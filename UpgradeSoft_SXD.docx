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47C9D" w14:textId="4F426392" w:rsidR="00B40AAF" w:rsidRPr="00A37CFA" w:rsidRDefault="00746E6D">
      <w:pPr>
        <w:widowControl w:val="0"/>
        <w:pBdr>
          <w:top w:val="nil"/>
          <w:left w:val="nil"/>
          <w:bottom w:val="nil"/>
          <w:right w:val="nil"/>
          <w:between w:val="nil"/>
        </w:pBdr>
        <w:spacing w:after="0"/>
        <w:jc w:val="left"/>
        <w:rPr>
          <w:lang w:val="en-US"/>
        </w:rPr>
      </w:pPr>
      <w:r>
        <w:pict w14:anchorId="1915648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76" type="#_x0000_t34" style="position:absolute;margin-left:0;margin-top:0;width:50pt;height:50pt;z-index:251657728;visibility:hidden">
            <o:lock v:ext="edit" selection="t"/>
          </v:shape>
        </w:pict>
      </w:r>
      <w:r w:rsidR="00A37CFA">
        <w:rPr>
          <w:lang w:val="en-US"/>
        </w:rPr>
        <w:t>\</w:t>
      </w:r>
    </w:p>
    <w:p w14:paraId="47AD8F57" w14:textId="77777777" w:rsidR="00B40AAF" w:rsidRDefault="00B40AAF">
      <w:pPr>
        <w:widowControl w:val="0"/>
        <w:pBdr>
          <w:top w:val="nil"/>
          <w:left w:val="nil"/>
          <w:bottom w:val="nil"/>
          <w:right w:val="nil"/>
          <w:between w:val="nil"/>
        </w:pBdr>
        <w:spacing w:after="0"/>
        <w:jc w:val="left"/>
        <w:rPr>
          <w:rFonts w:ascii="Arial" w:eastAsia="Arial" w:hAnsi="Arial" w:cs="Arial"/>
          <w:color w:val="000000"/>
          <w:sz w:val="22"/>
          <w:szCs w:val="22"/>
        </w:rPr>
      </w:pPr>
    </w:p>
    <w:tbl>
      <w:tblPr>
        <w:tblStyle w:val="a6"/>
        <w:tblW w:w="9637" w:type="dxa"/>
        <w:jc w:val="center"/>
        <w:tblLayout w:type="fixed"/>
        <w:tblLook w:val="0400" w:firstRow="0" w:lastRow="0" w:firstColumn="0" w:lastColumn="0" w:noHBand="0" w:noVBand="1"/>
      </w:tblPr>
      <w:tblGrid>
        <w:gridCol w:w="9637"/>
      </w:tblGrid>
      <w:tr w:rsidR="00B40AAF" w14:paraId="68098E53" w14:textId="77777777">
        <w:trPr>
          <w:trHeight w:val="440"/>
          <w:jc w:val="center"/>
        </w:trPr>
        <w:tc>
          <w:tcPr>
            <w:tcW w:w="9637" w:type="dxa"/>
          </w:tcPr>
          <w:p w14:paraId="6860E3A1" w14:textId="77777777" w:rsidR="00B40AAF" w:rsidRDefault="00746E6D">
            <w:pPr>
              <w:pBdr>
                <w:top w:val="nil"/>
                <w:left w:val="nil"/>
                <w:bottom w:val="nil"/>
                <w:right w:val="nil"/>
                <w:between w:val="nil"/>
              </w:pBdr>
              <w:spacing w:before="120" w:after="120" w:line="240" w:lineRule="auto"/>
              <w:jc w:val="center"/>
              <w:rPr>
                <w:rFonts w:ascii="Cambria" w:eastAsia="Cambria" w:hAnsi="Cambria" w:cs="Cambria"/>
                <w:b/>
                <w:smallCaps/>
                <w:color w:val="000000"/>
                <w:sz w:val="28"/>
                <w:szCs w:val="28"/>
              </w:rPr>
            </w:pPr>
            <w:r>
              <w:rPr>
                <w:rFonts w:ascii="Cambria" w:eastAsia="Cambria" w:hAnsi="Cambria" w:cs="Cambria"/>
                <w:smallCaps/>
                <w:color w:val="000000"/>
                <w:sz w:val="28"/>
                <w:szCs w:val="28"/>
              </w:rPr>
              <w:t>UBND THÀNH PH</w:t>
            </w:r>
            <w:r>
              <w:rPr>
                <w:rFonts w:ascii="Cambria" w:eastAsia="Cambria" w:hAnsi="Cambria" w:cs="Cambria"/>
                <w:smallCaps/>
                <w:color w:val="000000"/>
                <w:sz w:val="28"/>
                <w:szCs w:val="28"/>
              </w:rPr>
              <w:t>Ố</w:t>
            </w:r>
            <w:r>
              <w:rPr>
                <w:rFonts w:ascii="Cambria" w:eastAsia="Cambria" w:hAnsi="Cambria" w:cs="Cambria"/>
                <w:smallCaps/>
                <w:color w:val="000000"/>
                <w:sz w:val="28"/>
                <w:szCs w:val="28"/>
              </w:rPr>
              <w:t xml:space="preserve"> H</w:t>
            </w:r>
            <w:r>
              <w:rPr>
                <w:rFonts w:ascii="Cambria" w:eastAsia="Cambria" w:hAnsi="Cambria" w:cs="Cambria"/>
                <w:smallCaps/>
                <w:color w:val="000000"/>
                <w:sz w:val="28"/>
                <w:szCs w:val="28"/>
              </w:rPr>
              <w:t>Ồ</w:t>
            </w:r>
            <w:r>
              <w:rPr>
                <w:rFonts w:ascii="Cambria" w:eastAsia="Cambria" w:hAnsi="Cambria" w:cs="Cambria"/>
                <w:smallCaps/>
                <w:color w:val="000000"/>
                <w:sz w:val="28"/>
                <w:szCs w:val="28"/>
              </w:rPr>
              <w:t xml:space="preserve"> CHÍ MINH</w:t>
            </w:r>
          </w:p>
        </w:tc>
      </w:tr>
    </w:tbl>
    <w:p w14:paraId="51A5E323" w14:textId="77777777" w:rsidR="00B40AAF" w:rsidRDefault="00746E6D">
      <w:pPr>
        <w:spacing w:before="120" w:after="120"/>
        <w:jc w:val="center"/>
        <w:rPr>
          <w:rFonts w:ascii="Cambria" w:eastAsia="Cambria" w:hAnsi="Cambria" w:cs="Cambria"/>
          <w:b/>
          <w:color w:val="000000"/>
          <w:sz w:val="28"/>
          <w:szCs w:val="28"/>
        </w:rPr>
      </w:pPr>
      <w:r>
        <w:rPr>
          <w:rFonts w:ascii="Cambria" w:eastAsia="Cambria" w:hAnsi="Cambria" w:cs="Cambria"/>
          <w:b/>
          <w:smallCaps/>
          <w:color w:val="000000"/>
          <w:sz w:val="28"/>
          <w:szCs w:val="28"/>
        </w:rPr>
        <w:t>S</w:t>
      </w:r>
      <w:r>
        <w:rPr>
          <w:rFonts w:ascii="Cambria" w:eastAsia="Cambria" w:hAnsi="Cambria" w:cs="Cambria"/>
          <w:b/>
          <w:smallCaps/>
          <w:color w:val="000000"/>
          <w:sz w:val="28"/>
          <w:szCs w:val="28"/>
        </w:rPr>
        <w:t>Ở</w:t>
      </w:r>
      <w:r>
        <w:rPr>
          <w:rFonts w:ascii="Cambria" w:eastAsia="Cambria" w:hAnsi="Cambria" w:cs="Cambria"/>
          <w:b/>
          <w:smallCaps/>
          <w:color w:val="000000"/>
          <w:sz w:val="28"/>
          <w:szCs w:val="28"/>
        </w:rPr>
        <w:t xml:space="preserve"> XÂY D</w:t>
      </w:r>
      <w:r>
        <w:rPr>
          <w:rFonts w:ascii="Cambria" w:eastAsia="Cambria" w:hAnsi="Cambria" w:cs="Cambria"/>
          <w:b/>
          <w:smallCaps/>
          <w:color w:val="000000"/>
          <w:sz w:val="28"/>
          <w:szCs w:val="28"/>
        </w:rPr>
        <w:t>Ự</w:t>
      </w:r>
      <w:r>
        <w:rPr>
          <w:rFonts w:ascii="Cambria" w:eastAsia="Cambria" w:hAnsi="Cambria" w:cs="Cambria"/>
          <w:b/>
          <w:smallCaps/>
          <w:color w:val="000000"/>
          <w:sz w:val="28"/>
          <w:szCs w:val="28"/>
        </w:rPr>
        <w:t xml:space="preserve">NG </w:t>
      </w:r>
    </w:p>
    <w:p w14:paraId="64079F83" w14:textId="77777777" w:rsidR="00B40AAF" w:rsidRDefault="00B40AAF">
      <w:pPr>
        <w:spacing w:before="120" w:after="120"/>
        <w:rPr>
          <w:rFonts w:ascii="Cambria" w:eastAsia="Cambria" w:hAnsi="Cambria" w:cs="Cambria"/>
          <w:color w:val="000000"/>
          <w:sz w:val="28"/>
          <w:szCs w:val="28"/>
        </w:rPr>
      </w:pPr>
    </w:p>
    <w:tbl>
      <w:tblPr>
        <w:tblStyle w:val="a7"/>
        <w:tblW w:w="9637" w:type="dxa"/>
        <w:tblLayout w:type="fixed"/>
        <w:tblLook w:val="0400" w:firstRow="0" w:lastRow="0" w:firstColumn="0" w:lastColumn="0" w:noHBand="0" w:noVBand="1"/>
      </w:tblPr>
      <w:tblGrid>
        <w:gridCol w:w="9637"/>
      </w:tblGrid>
      <w:tr w:rsidR="00B40AAF" w14:paraId="16483415" w14:textId="77777777">
        <w:tc>
          <w:tcPr>
            <w:tcW w:w="9637" w:type="dxa"/>
          </w:tcPr>
          <w:p w14:paraId="137F50B7" w14:textId="77777777" w:rsidR="00B40AAF" w:rsidRDefault="00746E6D">
            <w:pPr>
              <w:pBdr>
                <w:top w:val="nil"/>
                <w:left w:val="nil"/>
                <w:bottom w:val="nil"/>
                <w:right w:val="nil"/>
                <w:between w:val="nil"/>
              </w:pBdr>
              <w:spacing w:before="120" w:after="120" w:line="240" w:lineRule="auto"/>
              <w:jc w:val="center"/>
              <w:rPr>
                <w:rFonts w:ascii="Cambria" w:eastAsia="Cambria" w:hAnsi="Cambria" w:cs="Cambria"/>
                <w:b/>
                <w:color w:val="000000"/>
                <w:sz w:val="28"/>
                <w:szCs w:val="28"/>
              </w:rPr>
            </w:pPr>
            <w:r>
              <w:rPr>
                <w:rFonts w:ascii="Cambria" w:eastAsia="Cambria" w:hAnsi="Cambria" w:cs="Cambria"/>
                <w:b/>
                <w:color w:val="000000"/>
                <w:sz w:val="28"/>
                <w:szCs w:val="28"/>
              </w:rPr>
              <w:t>TPHCM, tháng 05/2022</w:t>
            </w:r>
          </w:p>
        </w:tc>
      </w:tr>
    </w:tbl>
    <w:p w14:paraId="6B02B48F" w14:textId="77777777" w:rsidR="00B40AAF" w:rsidRDefault="00B40AAF">
      <w:pPr>
        <w:spacing w:before="120" w:after="120"/>
        <w:rPr>
          <w:rFonts w:ascii="Cambria" w:eastAsia="Cambria" w:hAnsi="Cambria" w:cs="Cambria"/>
          <w:color w:val="000000"/>
          <w:sz w:val="28"/>
          <w:szCs w:val="28"/>
        </w:rPr>
      </w:pPr>
    </w:p>
    <w:p w14:paraId="61D5D539" w14:textId="77777777" w:rsidR="00B40AAF" w:rsidRDefault="00B40AAF">
      <w:pPr>
        <w:spacing w:before="120" w:after="120"/>
        <w:jc w:val="center"/>
        <w:rPr>
          <w:rFonts w:ascii="Cambria" w:eastAsia="Cambria" w:hAnsi="Cambria" w:cs="Cambria"/>
          <w:color w:val="000000"/>
          <w:sz w:val="28"/>
          <w:szCs w:val="28"/>
        </w:rPr>
      </w:pPr>
    </w:p>
    <w:p w14:paraId="6361CE89" w14:textId="77777777" w:rsidR="00B40AAF" w:rsidRDefault="00B40AAF">
      <w:pPr>
        <w:spacing w:before="120" w:after="120"/>
        <w:jc w:val="center"/>
        <w:rPr>
          <w:rFonts w:ascii="Cambria" w:eastAsia="Cambria" w:hAnsi="Cambria" w:cs="Cambria"/>
          <w:color w:val="000000"/>
          <w:sz w:val="28"/>
          <w:szCs w:val="28"/>
        </w:rPr>
      </w:pPr>
    </w:p>
    <w:p w14:paraId="3A3D4E03" w14:textId="77777777" w:rsidR="00B40AAF" w:rsidRDefault="00B40AAF">
      <w:pPr>
        <w:spacing w:before="120" w:after="120"/>
        <w:jc w:val="center"/>
        <w:rPr>
          <w:rFonts w:ascii="Cambria" w:eastAsia="Cambria" w:hAnsi="Cambria" w:cs="Cambria"/>
          <w:color w:val="000000"/>
          <w:sz w:val="28"/>
          <w:szCs w:val="28"/>
        </w:rPr>
      </w:pPr>
    </w:p>
    <w:p w14:paraId="5CE6A6AD" w14:textId="77777777" w:rsidR="00B40AAF" w:rsidRDefault="00B40AAF">
      <w:pPr>
        <w:spacing w:before="120" w:after="120"/>
        <w:jc w:val="center"/>
        <w:rPr>
          <w:rFonts w:ascii="Cambria" w:eastAsia="Cambria" w:hAnsi="Cambria" w:cs="Cambria"/>
          <w:color w:val="000000"/>
          <w:sz w:val="28"/>
          <w:szCs w:val="28"/>
        </w:rPr>
      </w:pPr>
    </w:p>
    <w:p w14:paraId="17950FAB" w14:textId="77777777" w:rsidR="00B40AAF" w:rsidRDefault="00B40AAF">
      <w:pPr>
        <w:spacing w:before="120" w:after="120"/>
        <w:jc w:val="center"/>
        <w:rPr>
          <w:rFonts w:ascii="Cambria" w:eastAsia="Cambria" w:hAnsi="Cambria" w:cs="Cambria"/>
          <w:color w:val="000000"/>
          <w:sz w:val="28"/>
          <w:szCs w:val="28"/>
        </w:rPr>
      </w:pPr>
    </w:p>
    <w:p w14:paraId="4C86DE46" w14:textId="77777777" w:rsidR="00B40AAF" w:rsidRDefault="00B40AAF">
      <w:pPr>
        <w:spacing w:before="120" w:after="120"/>
        <w:jc w:val="center"/>
        <w:rPr>
          <w:rFonts w:ascii="Cambria" w:eastAsia="Cambria" w:hAnsi="Cambria" w:cs="Cambria"/>
          <w:color w:val="000000"/>
          <w:sz w:val="28"/>
          <w:szCs w:val="28"/>
        </w:rPr>
      </w:pPr>
    </w:p>
    <w:p w14:paraId="6D0A0462" w14:textId="77777777" w:rsidR="00B40AAF" w:rsidRDefault="00B40AAF">
      <w:pPr>
        <w:spacing w:before="120" w:after="120"/>
        <w:jc w:val="center"/>
        <w:rPr>
          <w:rFonts w:ascii="Cambria" w:eastAsia="Cambria" w:hAnsi="Cambria" w:cs="Cambria"/>
          <w:color w:val="000000"/>
          <w:sz w:val="28"/>
          <w:szCs w:val="28"/>
        </w:rPr>
      </w:pPr>
    </w:p>
    <w:p w14:paraId="34572574" w14:textId="77777777" w:rsidR="00B40AAF" w:rsidRDefault="00B40AAF">
      <w:pPr>
        <w:spacing w:before="120" w:after="120"/>
        <w:jc w:val="center"/>
        <w:rPr>
          <w:rFonts w:ascii="Cambria" w:eastAsia="Cambria" w:hAnsi="Cambria" w:cs="Cambria"/>
          <w:color w:val="000000"/>
          <w:sz w:val="28"/>
          <w:szCs w:val="28"/>
        </w:rPr>
      </w:pPr>
    </w:p>
    <w:p w14:paraId="0E44A4BE" w14:textId="77777777" w:rsidR="00B40AAF" w:rsidRDefault="00746E6D">
      <w:pPr>
        <w:spacing w:before="240" w:after="0" w:line="288" w:lineRule="auto"/>
        <w:jc w:val="center"/>
        <w:rPr>
          <w:rFonts w:ascii="Times" w:eastAsia="Times" w:hAnsi="Times" w:cs="Times"/>
          <w:b/>
          <w:color w:val="000000"/>
          <w:sz w:val="36"/>
          <w:szCs w:val="36"/>
        </w:rPr>
      </w:pPr>
      <w:r>
        <w:rPr>
          <w:rFonts w:ascii="Times" w:eastAsia="Times" w:hAnsi="Times" w:cs="Times"/>
          <w:b/>
          <w:color w:val="000000"/>
          <w:sz w:val="36"/>
          <w:szCs w:val="36"/>
        </w:rPr>
        <w:t>Đ</w:t>
      </w:r>
      <w:r>
        <w:rPr>
          <w:rFonts w:ascii="Times" w:eastAsia="Times" w:hAnsi="Times" w:cs="Times"/>
          <w:b/>
          <w:color w:val="000000"/>
          <w:sz w:val="36"/>
          <w:szCs w:val="36"/>
        </w:rPr>
        <w:t>Ề</w:t>
      </w:r>
      <w:r>
        <w:rPr>
          <w:rFonts w:ascii="Times" w:eastAsia="Times" w:hAnsi="Times" w:cs="Times"/>
          <w:b/>
          <w:color w:val="000000"/>
          <w:sz w:val="36"/>
          <w:szCs w:val="36"/>
        </w:rPr>
        <w:t xml:space="preserve"> CƯƠNG VÀ D</w:t>
      </w:r>
      <w:r>
        <w:rPr>
          <w:rFonts w:ascii="Times" w:eastAsia="Times" w:hAnsi="Times" w:cs="Times"/>
          <w:b/>
          <w:color w:val="000000"/>
          <w:sz w:val="36"/>
          <w:szCs w:val="36"/>
        </w:rPr>
        <w:t>Ự</w:t>
      </w:r>
      <w:r>
        <w:rPr>
          <w:rFonts w:ascii="Times" w:eastAsia="Times" w:hAnsi="Times" w:cs="Times"/>
          <w:b/>
          <w:color w:val="000000"/>
          <w:sz w:val="36"/>
          <w:szCs w:val="36"/>
        </w:rPr>
        <w:t xml:space="preserve"> TOÁN CHI TI</w:t>
      </w:r>
      <w:r>
        <w:rPr>
          <w:rFonts w:ascii="Times" w:eastAsia="Times" w:hAnsi="Times" w:cs="Times"/>
          <w:b/>
          <w:color w:val="000000"/>
          <w:sz w:val="36"/>
          <w:szCs w:val="36"/>
        </w:rPr>
        <w:t>Ế</w:t>
      </w:r>
      <w:r>
        <w:rPr>
          <w:rFonts w:ascii="Times" w:eastAsia="Times" w:hAnsi="Times" w:cs="Times"/>
          <w:b/>
          <w:color w:val="000000"/>
          <w:sz w:val="36"/>
          <w:szCs w:val="36"/>
        </w:rPr>
        <w:t>T</w:t>
      </w:r>
    </w:p>
    <w:p w14:paraId="7A70B914" w14:textId="77777777" w:rsidR="00B40AAF" w:rsidRDefault="00746E6D">
      <w:pPr>
        <w:spacing w:before="240" w:after="0" w:line="288" w:lineRule="auto"/>
        <w:jc w:val="center"/>
        <w:rPr>
          <w:rFonts w:ascii="Times" w:eastAsia="Times" w:hAnsi="Times" w:cs="Times"/>
          <w:b/>
          <w:color w:val="000000"/>
          <w:sz w:val="28"/>
          <w:szCs w:val="28"/>
        </w:rPr>
      </w:pPr>
      <w:r>
        <w:rPr>
          <w:rFonts w:ascii="Times" w:eastAsia="Times" w:hAnsi="Times" w:cs="Times"/>
          <w:b/>
          <w:color w:val="000000"/>
          <w:sz w:val="28"/>
          <w:szCs w:val="28"/>
        </w:rPr>
        <w:t>Nâng c</w:t>
      </w:r>
      <w:r>
        <w:rPr>
          <w:rFonts w:ascii="Times" w:eastAsia="Times" w:hAnsi="Times" w:cs="Times"/>
          <w:b/>
          <w:color w:val="000000"/>
          <w:sz w:val="28"/>
          <w:szCs w:val="28"/>
        </w:rPr>
        <w:t>ấ</w:t>
      </w:r>
      <w:r>
        <w:rPr>
          <w:rFonts w:ascii="Times" w:eastAsia="Times" w:hAnsi="Times" w:cs="Times"/>
          <w:b/>
          <w:color w:val="000000"/>
          <w:sz w:val="28"/>
          <w:szCs w:val="28"/>
        </w:rPr>
        <w:t>p, xây d</w:t>
      </w:r>
      <w:r>
        <w:rPr>
          <w:rFonts w:ascii="Times" w:eastAsia="Times" w:hAnsi="Times" w:cs="Times"/>
          <w:b/>
          <w:color w:val="000000"/>
          <w:sz w:val="28"/>
          <w:szCs w:val="28"/>
        </w:rPr>
        <w:t>ự</w:t>
      </w:r>
      <w:r>
        <w:rPr>
          <w:rFonts w:ascii="Times" w:eastAsia="Times" w:hAnsi="Times" w:cs="Times"/>
          <w:b/>
          <w:color w:val="000000"/>
          <w:sz w:val="28"/>
          <w:szCs w:val="28"/>
        </w:rPr>
        <w:t>ng, hi</w:t>
      </w:r>
      <w:r>
        <w:rPr>
          <w:rFonts w:ascii="Times" w:eastAsia="Times" w:hAnsi="Times" w:cs="Times"/>
          <w:b/>
          <w:color w:val="000000"/>
          <w:sz w:val="28"/>
          <w:szCs w:val="28"/>
        </w:rPr>
        <w:t>ệ</w:t>
      </w:r>
      <w:r>
        <w:rPr>
          <w:rFonts w:ascii="Times" w:eastAsia="Times" w:hAnsi="Times" w:cs="Times"/>
          <w:b/>
          <w:color w:val="000000"/>
          <w:sz w:val="28"/>
          <w:szCs w:val="28"/>
        </w:rPr>
        <w:t>u ch</w:t>
      </w:r>
      <w:r>
        <w:rPr>
          <w:rFonts w:ascii="Times" w:eastAsia="Times" w:hAnsi="Times" w:cs="Times"/>
          <w:b/>
          <w:color w:val="000000"/>
          <w:sz w:val="28"/>
          <w:szCs w:val="28"/>
        </w:rPr>
        <w:t>ỉ</w:t>
      </w:r>
      <w:r>
        <w:rPr>
          <w:rFonts w:ascii="Times" w:eastAsia="Times" w:hAnsi="Times" w:cs="Times"/>
          <w:b/>
          <w:color w:val="000000"/>
          <w:sz w:val="28"/>
          <w:szCs w:val="28"/>
        </w:rPr>
        <w:t>nh và tri</w:t>
      </w:r>
      <w:r>
        <w:rPr>
          <w:rFonts w:ascii="Times" w:eastAsia="Times" w:hAnsi="Times" w:cs="Times"/>
          <w:b/>
          <w:color w:val="000000"/>
          <w:sz w:val="28"/>
          <w:szCs w:val="28"/>
        </w:rPr>
        <w:t>ể</w:t>
      </w:r>
      <w:r>
        <w:rPr>
          <w:rFonts w:ascii="Times" w:eastAsia="Times" w:hAnsi="Times" w:cs="Times"/>
          <w:b/>
          <w:color w:val="000000"/>
          <w:sz w:val="28"/>
          <w:szCs w:val="28"/>
        </w:rPr>
        <w:t>n khai b</w:t>
      </w:r>
      <w:r>
        <w:rPr>
          <w:rFonts w:ascii="Times" w:eastAsia="Times" w:hAnsi="Times" w:cs="Times"/>
          <w:b/>
          <w:color w:val="000000"/>
          <w:sz w:val="28"/>
          <w:szCs w:val="28"/>
        </w:rPr>
        <w:t>ổ</w:t>
      </w:r>
      <w:r>
        <w:rPr>
          <w:rFonts w:ascii="Times" w:eastAsia="Times" w:hAnsi="Times" w:cs="Times"/>
          <w:b/>
          <w:color w:val="000000"/>
          <w:sz w:val="28"/>
          <w:szCs w:val="28"/>
        </w:rPr>
        <w:t xml:space="preserve"> sung các ph</w:t>
      </w:r>
      <w:r>
        <w:rPr>
          <w:rFonts w:ascii="Times" w:eastAsia="Times" w:hAnsi="Times" w:cs="Times"/>
          <w:b/>
          <w:color w:val="000000"/>
          <w:sz w:val="28"/>
          <w:szCs w:val="28"/>
        </w:rPr>
        <w:t>ầ</w:t>
      </w:r>
      <w:r>
        <w:rPr>
          <w:rFonts w:ascii="Times" w:eastAsia="Times" w:hAnsi="Times" w:cs="Times"/>
          <w:b/>
          <w:color w:val="000000"/>
          <w:sz w:val="28"/>
          <w:szCs w:val="28"/>
        </w:rPr>
        <w:t>n m</w:t>
      </w:r>
      <w:r>
        <w:rPr>
          <w:rFonts w:ascii="Times" w:eastAsia="Times" w:hAnsi="Times" w:cs="Times"/>
          <w:b/>
          <w:color w:val="000000"/>
          <w:sz w:val="28"/>
          <w:szCs w:val="28"/>
        </w:rPr>
        <w:t>ề</w:t>
      </w:r>
      <w:r>
        <w:rPr>
          <w:rFonts w:ascii="Times" w:eastAsia="Times" w:hAnsi="Times" w:cs="Times"/>
          <w:b/>
          <w:color w:val="000000"/>
          <w:sz w:val="28"/>
          <w:szCs w:val="28"/>
        </w:rPr>
        <w:t>m chuyên ngành t</w:t>
      </w:r>
      <w:r>
        <w:rPr>
          <w:rFonts w:ascii="Times" w:eastAsia="Times" w:hAnsi="Times" w:cs="Times"/>
          <w:b/>
          <w:color w:val="000000"/>
          <w:sz w:val="28"/>
          <w:szCs w:val="28"/>
        </w:rPr>
        <w:t>ạ</w:t>
      </w:r>
      <w:r>
        <w:rPr>
          <w:rFonts w:ascii="Times" w:eastAsia="Times" w:hAnsi="Times" w:cs="Times"/>
          <w:b/>
          <w:color w:val="000000"/>
          <w:sz w:val="28"/>
          <w:szCs w:val="28"/>
        </w:rPr>
        <w:t>i S</w:t>
      </w:r>
      <w:r>
        <w:rPr>
          <w:rFonts w:ascii="Times" w:eastAsia="Times" w:hAnsi="Times" w:cs="Times"/>
          <w:b/>
          <w:color w:val="000000"/>
          <w:sz w:val="28"/>
          <w:szCs w:val="28"/>
        </w:rPr>
        <w:t>ở</w:t>
      </w:r>
      <w:r>
        <w:rPr>
          <w:rFonts w:ascii="Times" w:eastAsia="Times" w:hAnsi="Times" w:cs="Times"/>
          <w:b/>
          <w:color w:val="000000"/>
          <w:sz w:val="28"/>
          <w:szCs w:val="28"/>
        </w:rPr>
        <w:t xml:space="preserve"> Xây d</w:t>
      </w:r>
      <w:r>
        <w:rPr>
          <w:rFonts w:ascii="Times" w:eastAsia="Times" w:hAnsi="Times" w:cs="Times"/>
          <w:b/>
          <w:color w:val="000000"/>
          <w:sz w:val="28"/>
          <w:szCs w:val="28"/>
        </w:rPr>
        <w:t>ự</w:t>
      </w:r>
      <w:r>
        <w:rPr>
          <w:rFonts w:ascii="Times" w:eastAsia="Times" w:hAnsi="Times" w:cs="Times"/>
          <w:b/>
          <w:color w:val="000000"/>
          <w:sz w:val="28"/>
          <w:szCs w:val="28"/>
        </w:rPr>
        <w:t>ng giai đo</w:t>
      </w:r>
      <w:r>
        <w:rPr>
          <w:rFonts w:ascii="Times" w:eastAsia="Times" w:hAnsi="Times" w:cs="Times"/>
          <w:b/>
          <w:color w:val="000000"/>
          <w:sz w:val="28"/>
          <w:szCs w:val="28"/>
        </w:rPr>
        <w:t>ạ</w:t>
      </w:r>
      <w:r>
        <w:rPr>
          <w:rFonts w:ascii="Times" w:eastAsia="Times" w:hAnsi="Times" w:cs="Times"/>
          <w:b/>
          <w:color w:val="000000"/>
          <w:sz w:val="28"/>
          <w:szCs w:val="28"/>
        </w:rPr>
        <w:t xml:space="preserve">n 2 </w:t>
      </w:r>
    </w:p>
    <w:p w14:paraId="51792CF9" w14:textId="77777777" w:rsidR="00B40AAF" w:rsidRDefault="00B40AAF">
      <w:pPr>
        <w:jc w:val="center"/>
        <w:rPr>
          <w:b/>
          <w:color w:val="000000"/>
          <w:sz w:val="28"/>
          <w:szCs w:val="28"/>
        </w:rPr>
      </w:pPr>
    </w:p>
    <w:p w14:paraId="30BF3E46" w14:textId="77777777" w:rsidR="00B40AAF" w:rsidRDefault="00746E6D">
      <w:pPr>
        <w:jc w:val="left"/>
        <w:rPr>
          <w:rFonts w:ascii="Cambria" w:eastAsia="Cambria" w:hAnsi="Cambria" w:cs="Cambria"/>
          <w:b/>
          <w:color w:val="000000"/>
          <w:sz w:val="28"/>
          <w:szCs w:val="28"/>
        </w:rPr>
      </w:pPr>
      <w:bookmarkStart w:id="0" w:name="_heading=h.gjdgxs" w:colFirst="0" w:colLast="0"/>
      <w:bookmarkEnd w:id="0"/>
      <w:r>
        <w:br w:type="page"/>
      </w:r>
    </w:p>
    <w:p w14:paraId="33C4D9E6" w14:textId="77777777" w:rsidR="00B40AAF" w:rsidRDefault="00746E6D">
      <w:pPr>
        <w:pBdr>
          <w:top w:val="nil"/>
          <w:left w:val="nil"/>
          <w:bottom w:val="nil"/>
          <w:right w:val="nil"/>
          <w:between w:val="nil"/>
        </w:pBdr>
        <w:spacing w:before="120" w:after="120"/>
        <w:ind w:firstLine="360"/>
        <w:jc w:val="center"/>
        <w:rPr>
          <w:rFonts w:ascii="Cambria" w:eastAsia="Cambria" w:hAnsi="Cambria" w:cs="Cambria"/>
          <w:b/>
          <w:color w:val="000000"/>
          <w:sz w:val="28"/>
          <w:szCs w:val="28"/>
        </w:rPr>
      </w:pPr>
      <w:r>
        <w:rPr>
          <w:rFonts w:ascii="Cambria" w:eastAsia="Cambria" w:hAnsi="Cambria" w:cs="Cambria"/>
          <w:b/>
          <w:color w:val="000000"/>
          <w:sz w:val="28"/>
          <w:szCs w:val="28"/>
        </w:rPr>
        <w:lastRenderedPageBreak/>
        <w:t>M</w:t>
      </w:r>
      <w:r>
        <w:rPr>
          <w:rFonts w:ascii="Cambria" w:eastAsia="Cambria" w:hAnsi="Cambria" w:cs="Cambria"/>
          <w:b/>
          <w:color w:val="000000"/>
          <w:sz w:val="28"/>
          <w:szCs w:val="28"/>
        </w:rPr>
        <w:t>Ụ</w:t>
      </w:r>
      <w:r>
        <w:rPr>
          <w:rFonts w:ascii="Cambria" w:eastAsia="Cambria" w:hAnsi="Cambria" w:cs="Cambria"/>
          <w:b/>
          <w:color w:val="000000"/>
          <w:sz w:val="28"/>
          <w:szCs w:val="28"/>
        </w:rPr>
        <w:t>C L</w:t>
      </w:r>
      <w:r>
        <w:rPr>
          <w:rFonts w:ascii="Cambria" w:eastAsia="Cambria" w:hAnsi="Cambria" w:cs="Cambria"/>
          <w:b/>
          <w:color w:val="000000"/>
          <w:sz w:val="28"/>
          <w:szCs w:val="28"/>
        </w:rPr>
        <w:t>Ụ</w:t>
      </w:r>
      <w:r>
        <w:rPr>
          <w:rFonts w:ascii="Cambria" w:eastAsia="Cambria" w:hAnsi="Cambria" w:cs="Cambria"/>
          <w:b/>
          <w:color w:val="000000"/>
          <w:sz w:val="28"/>
          <w:szCs w:val="28"/>
        </w:rPr>
        <w:t>C</w:t>
      </w:r>
    </w:p>
    <w:sdt>
      <w:sdtPr>
        <w:id w:val="-535662436"/>
        <w:docPartObj>
          <w:docPartGallery w:val="Table of Contents"/>
          <w:docPartUnique/>
        </w:docPartObj>
      </w:sdtPr>
      <w:sdtEndPr/>
      <w:sdtContent>
        <w:p w14:paraId="21E8178F" w14:textId="77777777" w:rsidR="00B40AAF" w:rsidRDefault="00746E6D">
          <w:pPr>
            <w:pBdr>
              <w:top w:val="nil"/>
              <w:left w:val="nil"/>
              <w:bottom w:val="nil"/>
              <w:right w:val="nil"/>
              <w:between w:val="nil"/>
            </w:pBdr>
            <w:tabs>
              <w:tab w:val="right" w:pos="9627"/>
            </w:tabs>
            <w:spacing w:before="120"/>
            <w:rPr>
              <w:rFonts w:ascii="Calibri" w:eastAsia="Calibri" w:hAnsi="Calibri" w:cs="Calibri"/>
              <w:color w:val="000000"/>
            </w:rPr>
          </w:pPr>
          <w:r>
            <w:fldChar w:fldCharType="begin"/>
          </w:r>
          <w:r>
            <w:instrText xml:space="preserve"> TOC \h \u \z \t "Heading 1,1,Heading 2,2,Heading 3,3,"</w:instrText>
          </w:r>
          <w:r>
            <w:fldChar w:fldCharType="separate"/>
          </w:r>
          <w:hyperlink w:anchor="_heading=h.1fob9te">
            <w:r>
              <w:rPr>
                <w:b/>
                <w:color w:val="404040"/>
              </w:rPr>
              <w:t>GIẢI THÍCH THUẬT NGỮ VÀ TỪ VIẾT TẮT</w:t>
            </w:r>
            <w:r>
              <w:rPr>
                <w:b/>
                <w:color w:val="404040"/>
              </w:rPr>
              <w:tab/>
              <w:t>9</w:t>
            </w:r>
          </w:hyperlink>
        </w:p>
        <w:p w14:paraId="5FDC9BF8" w14:textId="77777777" w:rsidR="00B40AAF" w:rsidRDefault="00746E6D">
          <w:pPr>
            <w:pBdr>
              <w:top w:val="nil"/>
              <w:left w:val="nil"/>
              <w:bottom w:val="nil"/>
              <w:right w:val="nil"/>
              <w:between w:val="nil"/>
            </w:pBdr>
            <w:tabs>
              <w:tab w:val="right" w:pos="9627"/>
              <w:tab w:val="left" w:pos="520"/>
            </w:tabs>
            <w:spacing w:before="120"/>
            <w:rPr>
              <w:rFonts w:ascii="Calibri" w:eastAsia="Calibri" w:hAnsi="Calibri" w:cs="Calibri"/>
              <w:color w:val="000000"/>
            </w:rPr>
          </w:pPr>
          <w:hyperlink w:anchor="_heading=h.2et92p0">
            <w:r>
              <w:rPr>
                <w:b/>
                <w:color w:val="404040"/>
              </w:rPr>
              <w:t>I.</w:t>
            </w:r>
          </w:hyperlink>
          <w:hyperlink w:anchor="_heading=h.2et92p0">
            <w:r>
              <w:rPr>
                <w:rFonts w:ascii="Calibri" w:eastAsia="Calibri" w:hAnsi="Calibri" w:cs="Calibri"/>
                <w:color w:val="000000"/>
              </w:rPr>
              <w:tab/>
            </w:r>
          </w:hyperlink>
          <w:r>
            <w:fldChar w:fldCharType="begin"/>
          </w:r>
          <w:r>
            <w:instrText xml:space="preserve"> PAGEREF _heading=h.2et92p0 \h </w:instrText>
          </w:r>
          <w:r>
            <w:fldChar w:fldCharType="separate"/>
          </w:r>
          <w:r>
            <w:rPr>
              <w:b/>
              <w:color w:val="404040"/>
            </w:rPr>
            <w:t>THÔNG TIN CHUNG</w:t>
          </w:r>
          <w:r>
            <w:rPr>
              <w:b/>
              <w:color w:val="404040"/>
            </w:rPr>
            <w:tab/>
            <w:t>10</w:t>
          </w:r>
          <w:r>
            <w:fldChar w:fldCharType="end"/>
          </w:r>
        </w:p>
        <w:p w14:paraId="2D585CD3"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tyjcwt">
            <w:r>
              <w:rPr>
                <w:b/>
                <w:color w:val="404040"/>
              </w:rPr>
              <w:t>I.1. Tên hoạt động ứng dụng công nghệ thông tin</w:t>
            </w:r>
            <w:r>
              <w:rPr>
                <w:b/>
                <w:color w:val="404040"/>
              </w:rPr>
              <w:tab/>
              <w:t>10</w:t>
            </w:r>
          </w:hyperlink>
        </w:p>
        <w:p w14:paraId="31EDDB6D"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3dy6vkm">
            <w:r>
              <w:rPr>
                <w:b/>
                <w:color w:val="404040"/>
              </w:rPr>
              <w:t>I.2. Mục tiêu đầu tư</w:t>
            </w:r>
            <w:r>
              <w:rPr>
                <w:b/>
                <w:color w:val="404040"/>
              </w:rPr>
              <w:tab/>
              <w:t>10</w:t>
            </w:r>
          </w:hyperlink>
        </w:p>
        <w:p w14:paraId="0D07B719"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1t3h5sf">
            <w:r>
              <w:rPr>
                <w:color w:val="404040"/>
              </w:rPr>
              <w:t>I.2.1 Mục tiêu tổng quát</w:t>
            </w:r>
            <w:r>
              <w:rPr>
                <w:color w:val="404040"/>
              </w:rPr>
              <w:tab/>
              <w:t>10</w:t>
            </w:r>
          </w:hyperlink>
        </w:p>
        <w:p w14:paraId="7C07ED08"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4d34og8">
            <w:r>
              <w:rPr>
                <w:color w:val="404040"/>
              </w:rPr>
              <w:t>I.2.2 Mục tiêu cụ thể</w:t>
            </w:r>
            <w:r>
              <w:rPr>
                <w:color w:val="404040"/>
              </w:rPr>
              <w:tab/>
              <w:t>10</w:t>
            </w:r>
          </w:hyperlink>
        </w:p>
        <w:p w14:paraId="571D3986"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2s8eyo1">
            <w:r>
              <w:rPr>
                <w:b/>
                <w:color w:val="404040"/>
              </w:rPr>
              <w:t>I.3. Các căn cứ pháp lý</w:t>
            </w:r>
            <w:r>
              <w:rPr>
                <w:b/>
                <w:color w:val="404040"/>
              </w:rPr>
              <w:tab/>
              <w:t>12</w:t>
            </w:r>
          </w:hyperlink>
        </w:p>
        <w:p w14:paraId="1734BFFF"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3rdcrjn">
            <w:r>
              <w:rPr>
                <w:b/>
                <w:color w:val="404040"/>
              </w:rPr>
              <w:t>I.4. Thời gian</w:t>
            </w:r>
            <w:r>
              <w:rPr>
                <w:b/>
                <w:color w:val="404040"/>
              </w:rPr>
              <w:t xml:space="preserve"> thực hiện</w:t>
            </w:r>
            <w:r>
              <w:rPr>
                <w:b/>
                <w:color w:val="404040"/>
              </w:rPr>
              <w:tab/>
              <w:t>15</w:t>
            </w:r>
          </w:hyperlink>
        </w:p>
        <w:p w14:paraId="5DB645D8"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lnxbz9">
            <w:r>
              <w:rPr>
                <w:b/>
                <w:color w:val="404040"/>
              </w:rPr>
              <w:t>I.5. Địa điểm thực hiện</w:t>
            </w:r>
            <w:r>
              <w:rPr>
                <w:b/>
                <w:color w:val="404040"/>
              </w:rPr>
              <w:tab/>
              <w:t>15</w:t>
            </w:r>
          </w:hyperlink>
        </w:p>
        <w:p w14:paraId="34A24FC1"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35nkun2">
            <w:r>
              <w:rPr>
                <w:b/>
                <w:color w:val="404040"/>
              </w:rPr>
              <w:t>I.6. Nguồn vốn</w:t>
            </w:r>
            <w:r>
              <w:rPr>
                <w:b/>
                <w:color w:val="404040"/>
              </w:rPr>
              <w:tab/>
              <w:t>15</w:t>
            </w:r>
          </w:hyperlink>
        </w:p>
        <w:p w14:paraId="51DA6240"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1ksv4uv">
            <w:r>
              <w:rPr>
                <w:b/>
                <w:color w:val="404040"/>
              </w:rPr>
              <w:t>I.7.</w:t>
            </w:r>
          </w:hyperlink>
          <w:hyperlink w:anchor="_heading=h.1ksv4uv">
            <w:r>
              <w:rPr>
                <w:b/>
                <w:color w:val="404040"/>
                <w:highlight w:val="white"/>
              </w:rPr>
              <w:t xml:space="preserve"> Tổng dự toán:</w:t>
            </w:r>
          </w:hyperlink>
          <w:hyperlink w:anchor="_heading=h.1ksv4uv">
            <w:r>
              <w:rPr>
                <w:b/>
                <w:color w:val="404040"/>
              </w:rPr>
              <w:tab/>
              <w:t>15</w:t>
            </w:r>
          </w:hyperlink>
        </w:p>
        <w:p w14:paraId="41F80180"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44sinio">
            <w:r>
              <w:rPr>
                <w:b/>
                <w:color w:val="404040"/>
              </w:rPr>
              <w:t>I.8.</w:t>
            </w:r>
          </w:hyperlink>
          <w:hyperlink w:anchor="_heading=h.44sinio">
            <w:r>
              <w:rPr>
                <w:b/>
                <w:color w:val="404040"/>
                <w:highlight w:val="white"/>
              </w:rPr>
              <w:t xml:space="preserve"> Tổ chức, đơn vị lập đề cương và dự toán chi tiết</w:t>
            </w:r>
          </w:hyperlink>
          <w:hyperlink w:anchor="_heading=h.44sinio">
            <w:r>
              <w:rPr>
                <w:b/>
                <w:color w:val="404040"/>
              </w:rPr>
              <w:tab/>
              <w:t>16</w:t>
            </w:r>
          </w:hyperlink>
        </w:p>
        <w:p w14:paraId="625E5394"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2jxsxqh">
            <w:r>
              <w:rPr>
                <w:b/>
                <w:color w:val="404040"/>
              </w:rPr>
              <w:t>I.9. Đơn vị sử dụng ngân sách</w:t>
            </w:r>
            <w:r>
              <w:rPr>
                <w:b/>
                <w:color w:val="404040"/>
              </w:rPr>
              <w:tab/>
              <w:t>16</w:t>
            </w:r>
          </w:hyperlink>
        </w:p>
        <w:p w14:paraId="57B94AED" w14:textId="77777777" w:rsidR="00B40AAF" w:rsidRDefault="00746E6D">
          <w:pPr>
            <w:pBdr>
              <w:top w:val="nil"/>
              <w:left w:val="nil"/>
              <w:bottom w:val="nil"/>
              <w:right w:val="nil"/>
              <w:between w:val="nil"/>
            </w:pBdr>
            <w:tabs>
              <w:tab w:val="right" w:pos="9627"/>
              <w:tab w:val="left" w:pos="520"/>
            </w:tabs>
            <w:spacing w:before="120"/>
            <w:rPr>
              <w:rFonts w:ascii="Calibri" w:eastAsia="Calibri" w:hAnsi="Calibri" w:cs="Calibri"/>
              <w:color w:val="000000"/>
            </w:rPr>
          </w:pPr>
          <w:hyperlink w:anchor="_heading=h.z337ya">
            <w:r>
              <w:rPr>
                <w:b/>
                <w:color w:val="404040"/>
              </w:rPr>
              <w:t>II.</w:t>
            </w:r>
          </w:hyperlink>
          <w:hyperlink w:anchor="_heading=h.z337ya">
            <w:r>
              <w:rPr>
                <w:rFonts w:ascii="Calibri" w:eastAsia="Calibri" w:hAnsi="Calibri" w:cs="Calibri"/>
                <w:color w:val="000000"/>
              </w:rPr>
              <w:tab/>
            </w:r>
          </w:hyperlink>
          <w:r>
            <w:fldChar w:fldCharType="begin"/>
          </w:r>
          <w:r>
            <w:instrText xml:space="preserve"> PAGEREF _heading=h.z337ya \h </w:instrText>
          </w:r>
          <w:r>
            <w:fldChar w:fldCharType="separate"/>
          </w:r>
          <w:r>
            <w:rPr>
              <w:b/>
              <w:color w:val="404040"/>
            </w:rPr>
            <w:t>SỰ CẦN THIẾT PHẢI ĐẦU TƯ</w:t>
          </w:r>
          <w:r>
            <w:rPr>
              <w:b/>
              <w:color w:val="404040"/>
            </w:rPr>
            <w:tab/>
            <w:t>17</w:t>
          </w:r>
          <w:r>
            <w:fldChar w:fldCharType="end"/>
          </w:r>
        </w:p>
        <w:p w14:paraId="7A7C5118"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3j2qqm3">
            <w:r>
              <w:rPr>
                <w:b/>
                <w:color w:val="404040"/>
              </w:rPr>
              <w:t>II.1. Thông tin hiện trạng và nhu cầu ứng dụng CNTT</w:t>
            </w:r>
            <w:r>
              <w:rPr>
                <w:b/>
                <w:color w:val="404040"/>
              </w:rPr>
              <w:tab/>
              <w:t>17</w:t>
            </w:r>
          </w:hyperlink>
        </w:p>
        <w:p w14:paraId="0E3FEE3F"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1y810tw">
            <w:r>
              <w:rPr>
                <w:color w:val="404040"/>
              </w:rPr>
              <w:t>II.1.1 Hiện trạng hạ</w:t>
            </w:r>
            <w:r>
              <w:rPr>
                <w:color w:val="404040"/>
              </w:rPr>
              <w:t xml:space="preserve"> tầng công nghệ thông tin</w:t>
            </w:r>
            <w:r>
              <w:rPr>
                <w:color w:val="404040"/>
              </w:rPr>
              <w:tab/>
              <w:t>17</w:t>
            </w:r>
          </w:hyperlink>
        </w:p>
        <w:p w14:paraId="45A3A959"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147n2zr">
            <w:r>
              <w:rPr>
                <w:color w:val="404040"/>
              </w:rPr>
              <w:t>II.1.2 Hiện trạng ứng dụng công nghệ thông tin</w:t>
            </w:r>
            <w:r>
              <w:rPr>
                <w:color w:val="404040"/>
              </w:rPr>
              <w:tab/>
              <w:t>23</w:t>
            </w:r>
          </w:hyperlink>
        </w:p>
        <w:p w14:paraId="32A49998"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3o7alnk">
            <w:r>
              <w:rPr>
                <w:color w:val="404040"/>
              </w:rPr>
              <w:t>II.1.3 Hiện trạng về dữ liệu các hệ thống dự kiến triển khai</w:t>
            </w:r>
            <w:r>
              <w:rPr>
                <w:color w:val="404040"/>
              </w:rPr>
              <w:tab/>
              <w:t>26</w:t>
            </w:r>
          </w:hyperlink>
        </w:p>
        <w:p w14:paraId="6FA52306"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23ckvvd">
            <w:r>
              <w:rPr>
                <w:color w:val="404040"/>
              </w:rPr>
              <w:t>II.1.4 Nhu cầu ứng dụng CNTT tại đơn vị</w:t>
            </w:r>
            <w:r>
              <w:rPr>
                <w:color w:val="404040"/>
              </w:rPr>
              <w:tab/>
              <w:t>28</w:t>
            </w:r>
          </w:hyperlink>
        </w:p>
        <w:p w14:paraId="2D3D8FF9"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ihv636">
            <w:r>
              <w:rPr>
                <w:b/>
                <w:color w:val="404040"/>
              </w:rPr>
              <w:t>II.2. Sự cần thiết của đầu tư</w:t>
            </w:r>
            <w:r>
              <w:rPr>
                <w:b/>
                <w:color w:val="404040"/>
              </w:rPr>
              <w:tab/>
              <w:t>40</w:t>
            </w:r>
          </w:hyperlink>
        </w:p>
        <w:p w14:paraId="2DC9016D"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32hioqz">
            <w:r>
              <w:rPr>
                <w:b/>
                <w:color w:val="404040"/>
              </w:rPr>
              <w:t>II.3. Thuận lợi và khó khăn</w:t>
            </w:r>
            <w:r>
              <w:rPr>
                <w:b/>
                <w:color w:val="404040"/>
              </w:rPr>
              <w:tab/>
              <w:t>41</w:t>
            </w:r>
          </w:hyperlink>
        </w:p>
        <w:p w14:paraId="13486E65"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1hmsyys">
            <w:r>
              <w:rPr>
                <w:color w:val="404040"/>
              </w:rPr>
              <w:t>II.3.1 Thuận lợi</w:t>
            </w:r>
            <w:r>
              <w:rPr>
                <w:color w:val="404040"/>
              </w:rPr>
              <w:tab/>
              <w:t>41</w:t>
            </w:r>
          </w:hyperlink>
        </w:p>
        <w:p w14:paraId="5CBFCA38"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41mghml">
            <w:r>
              <w:rPr>
                <w:color w:val="404040"/>
              </w:rPr>
              <w:t>II.3.2 Khó khăn</w:t>
            </w:r>
            <w:r>
              <w:rPr>
                <w:color w:val="404040"/>
              </w:rPr>
              <w:tab/>
              <w:t>41</w:t>
            </w:r>
          </w:hyperlink>
        </w:p>
        <w:p w14:paraId="44BDA2A8" w14:textId="77777777" w:rsidR="00B40AAF" w:rsidRDefault="00746E6D">
          <w:pPr>
            <w:pBdr>
              <w:top w:val="nil"/>
              <w:left w:val="nil"/>
              <w:bottom w:val="nil"/>
              <w:right w:val="nil"/>
              <w:between w:val="nil"/>
            </w:pBdr>
            <w:tabs>
              <w:tab w:val="right" w:pos="9627"/>
              <w:tab w:val="left" w:pos="780"/>
            </w:tabs>
            <w:spacing w:before="120"/>
            <w:rPr>
              <w:rFonts w:ascii="Calibri" w:eastAsia="Calibri" w:hAnsi="Calibri" w:cs="Calibri"/>
              <w:color w:val="000000"/>
            </w:rPr>
          </w:pPr>
          <w:hyperlink w:anchor="_heading=h.2grqrue">
            <w:r>
              <w:rPr>
                <w:b/>
                <w:color w:val="404040"/>
              </w:rPr>
              <w:t>III.</w:t>
            </w:r>
          </w:hyperlink>
          <w:hyperlink w:anchor="_heading=h.2grqrue">
            <w:r>
              <w:rPr>
                <w:rFonts w:ascii="Calibri" w:eastAsia="Calibri" w:hAnsi="Calibri" w:cs="Calibri"/>
                <w:color w:val="000000"/>
              </w:rPr>
              <w:tab/>
            </w:r>
          </w:hyperlink>
          <w:r>
            <w:fldChar w:fldCharType="begin"/>
          </w:r>
          <w:r>
            <w:instrText xml:space="preserve"> PAGEREF _heading=h.2grqrue \h </w:instrText>
          </w:r>
          <w:r>
            <w:fldChar w:fldCharType="separate"/>
          </w:r>
          <w:r>
            <w:rPr>
              <w:b/>
              <w:color w:val="404040"/>
            </w:rPr>
            <w:t>QUY MÔ ĐẦU TƯ</w:t>
          </w:r>
          <w:r>
            <w:rPr>
              <w:b/>
              <w:color w:val="404040"/>
            </w:rPr>
            <w:tab/>
            <w:t>42</w:t>
          </w:r>
          <w:r>
            <w:fldChar w:fldCharType="end"/>
          </w:r>
        </w:p>
        <w:p w14:paraId="3A15D87B" w14:textId="77777777" w:rsidR="00B40AAF" w:rsidRDefault="00746E6D">
          <w:pPr>
            <w:pBdr>
              <w:top w:val="nil"/>
              <w:left w:val="nil"/>
              <w:bottom w:val="nil"/>
              <w:right w:val="nil"/>
              <w:between w:val="nil"/>
            </w:pBdr>
            <w:tabs>
              <w:tab w:val="right" w:pos="9627"/>
              <w:tab w:val="left" w:pos="780"/>
            </w:tabs>
            <w:spacing w:before="120"/>
            <w:rPr>
              <w:rFonts w:ascii="Calibri" w:eastAsia="Calibri" w:hAnsi="Calibri" w:cs="Calibri"/>
              <w:color w:val="000000"/>
            </w:rPr>
          </w:pPr>
          <w:hyperlink w:anchor="_heading=h.3fwokq0">
            <w:r>
              <w:rPr>
                <w:b/>
                <w:color w:val="404040"/>
              </w:rPr>
              <w:t>IV.</w:t>
            </w:r>
          </w:hyperlink>
          <w:hyperlink w:anchor="_heading=h.3fwokq0">
            <w:r>
              <w:rPr>
                <w:rFonts w:ascii="Calibri" w:eastAsia="Calibri" w:hAnsi="Calibri" w:cs="Calibri"/>
                <w:color w:val="000000"/>
              </w:rPr>
              <w:tab/>
            </w:r>
          </w:hyperlink>
          <w:r>
            <w:fldChar w:fldCharType="begin"/>
          </w:r>
          <w:r>
            <w:instrText xml:space="preserve"> PAGEREF _heading=h.3fwokq0 \h </w:instrText>
          </w:r>
          <w:r>
            <w:fldChar w:fldCharType="separate"/>
          </w:r>
          <w:r>
            <w:rPr>
              <w:b/>
              <w:color w:val="404040"/>
            </w:rPr>
            <w:t>THUYẾT MINH PHƯƠNG ÁN, GIẢI PHÁP KỸ THUẬT, CÔNG NGHỆ ĐƯỢC ĐỀ XUẤT</w:t>
          </w:r>
          <w:r>
            <w:rPr>
              <w:b/>
              <w:color w:val="404040"/>
            </w:rPr>
            <w:tab/>
            <w:t>44</w:t>
          </w:r>
          <w:r>
            <w:fldChar w:fldCharType="end"/>
          </w:r>
        </w:p>
        <w:p w14:paraId="731EAB2A"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1v1yuxt">
            <w:r>
              <w:rPr>
                <w:b/>
                <w:color w:val="404040"/>
              </w:rPr>
              <w:t>IV.</w:t>
            </w:r>
            <w:r>
              <w:rPr>
                <w:b/>
                <w:color w:val="404040"/>
              </w:rPr>
              <w:t>1. Mô hình hệ thống</w:t>
            </w:r>
            <w:r>
              <w:rPr>
                <w:b/>
                <w:color w:val="404040"/>
              </w:rPr>
              <w:tab/>
              <w:t>44</w:t>
            </w:r>
          </w:hyperlink>
        </w:p>
        <w:p w14:paraId="7A996B35"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4f1mdlm">
            <w:r>
              <w:rPr>
                <w:color w:val="404040"/>
              </w:rPr>
              <w:t>IV.1.1 Mô hình kiến trúc hệ thống</w:t>
            </w:r>
            <w:r>
              <w:rPr>
                <w:color w:val="404040"/>
              </w:rPr>
              <w:tab/>
              <w:t>44</w:t>
            </w:r>
          </w:hyperlink>
        </w:p>
        <w:p w14:paraId="6AB2C152"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2u6wntf">
            <w:r>
              <w:rPr>
                <w:color w:val="404040"/>
              </w:rPr>
              <w:t>IV.1.2 Mô hình triển khai hệ thống</w:t>
            </w:r>
            <w:r>
              <w:rPr>
                <w:color w:val="404040"/>
              </w:rPr>
              <w:tab/>
              <w:t>46</w:t>
            </w:r>
          </w:hyperlink>
        </w:p>
        <w:p w14:paraId="66AF445F"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19c6y18">
            <w:r>
              <w:rPr>
                <w:color w:val="404040"/>
              </w:rPr>
              <w:t>IV.1.3 Mô hình CSDL toàn hệ thống</w:t>
            </w:r>
            <w:r>
              <w:rPr>
                <w:color w:val="404040"/>
              </w:rPr>
              <w:tab/>
              <w:t>4</w:t>
            </w:r>
            <w:r>
              <w:rPr>
                <w:color w:val="404040"/>
              </w:rPr>
              <w:t>7</w:t>
            </w:r>
          </w:hyperlink>
        </w:p>
        <w:p w14:paraId="6CDEEBB1"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3tbugp1">
            <w:r>
              <w:rPr>
                <w:b/>
                <w:color w:val="404040"/>
              </w:rPr>
              <w:t>IV.2. Phân hệ chức năng phần mềm Quản lý tài sản</w:t>
            </w:r>
            <w:r>
              <w:rPr>
                <w:b/>
                <w:color w:val="404040"/>
              </w:rPr>
              <w:tab/>
              <w:t>47</w:t>
            </w:r>
          </w:hyperlink>
        </w:p>
        <w:p w14:paraId="3F04D6D1"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28h4qwu">
            <w:r>
              <w:rPr>
                <w:color w:val="404040"/>
              </w:rPr>
              <w:t>IV.2.1 Yêu cầu chức năng phần mềm</w:t>
            </w:r>
            <w:r>
              <w:rPr>
                <w:color w:val="404040"/>
              </w:rPr>
              <w:tab/>
              <w:t>47</w:t>
            </w:r>
          </w:hyperlink>
        </w:p>
        <w:p w14:paraId="37B1F0F5"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nmf14n">
            <w:r>
              <w:rPr>
                <w:color w:val="404040"/>
              </w:rPr>
              <w:t>IV.2.2 Yêu cầu phi chức năng</w:t>
            </w:r>
            <w:r>
              <w:rPr>
                <w:color w:val="404040"/>
              </w:rPr>
              <w:tab/>
              <w:t>47</w:t>
            </w:r>
          </w:hyperlink>
        </w:p>
        <w:p w14:paraId="4075C976"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37m2jsg">
            <w:r>
              <w:rPr>
                <w:color w:val="404040"/>
              </w:rPr>
              <w:t>IV.2.3 Danh sách Use-case</w:t>
            </w:r>
            <w:r>
              <w:rPr>
                <w:color w:val="404040"/>
              </w:rPr>
              <w:tab/>
              <w:t>48</w:t>
            </w:r>
          </w:hyperlink>
        </w:p>
        <w:p w14:paraId="01BE8146"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1mrcu09">
            <w:r>
              <w:rPr>
                <w:color w:val="404040"/>
              </w:rPr>
              <w:t>IV.2.4 Sơ đồ Use-case</w:t>
            </w:r>
            <w:r>
              <w:rPr>
                <w:color w:val="404040"/>
              </w:rPr>
              <w:tab/>
              <w:t>48</w:t>
            </w:r>
          </w:hyperlink>
        </w:p>
        <w:p w14:paraId="0471FFE6"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46r0co2">
            <w:r>
              <w:rPr>
                <w:b/>
                <w:color w:val="404040"/>
              </w:rPr>
              <w:t>IV.3. Phân hệ chức năng phần mềm</w:t>
            </w:r>
            <w:r>
              <w:rPr>
                <w:b/>
                <w:color w:val="404040"/>
              </w:rPr>
              <w:t xml:space="preserve"> </w:t>
            </w:r>
            <w:r>
              <w:rPr>
                <w:b/>
                <w:color w:val="404040"/>
              </w:rPr>
              <w:t>Quản lý tiền lương</w:t>
            </w:r>
            <w:r>
              <w:rPr>
                <w:b/>
                <w:color w:val="404040"/>
              </w:rPr>
              <w:tab/>
              <w:t>48</w:t>
            </w:r>
          </w:hyperlink>
        </w:p>
        <w:p w14:paraId="2472C724"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2lwamvv">
            <w:r>
              <w:rPr>
                <w:color w:val="404040"/>
              </w:rPr>
              <w:t>IV.3.1 Yêu cầu chức năng phần mềm</w:t>
            </w:r>
            <w:r>
              <w:rPr>
                <w:color w:val="404040"/>
              </w:rPr>
              <w:tab/>
              <w:t>48</w:t>
            </w:r>
          </w:hyperlink>
        </w:p>
        <w:p w14:paraId="624E7D78"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111kx3o">
            <w:r>
              <w:rPr>
                <w:color w:val="404040"/>
              </w:rPr>
              <w:t>IV.3.2 Yêu cầu phi chức năng</w:t>
            </w:r>
            <w:r>
              <w:rPr>
                <w:color w:val="404040"/>
              </w:rPr>
              <w:tab/>
              <w:t>48</w:t>
            </w:r>
          </w:hyperlink>
        </w:p>
        <w:p w14:paraId="78304789"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3l18frh">
            <w:r>
              <w:rPr>
                <w:color w:val="404040"/>
              </w:rPr>
              <w:t>IV.3.3 Da</w:t>
            </w:r>
            <w:r>
              <w:rPr>
                <w:color w:val="404040"/>
              </w:rPr>
              <w:t>nh sách Use-case</w:t>
            </w:r>
            <w:r>
              <w:rPr>
                <w:color w:val="404040"/>
              </w:rPr>
              <w:tab/>
              <w:t>49</w:t>
            </w:r>
          </w:hyperlink>
        </w:p>
        <w:p w14:paraId="6F353A51"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206ipza">
            <w:r>
              <w:rPr>
                <w:color w:val="404040"/>
              </w:rPr>
              <w:t>IV.3.4 Sơ đồ Use-case</w:t>
            </w:r>
            <w:r>
              <w:rPr>
                <w:color w:val="404040"/>
              </w:rPr>
              <w:tab/>
              <w:t>50</w:t>
            </w:r>
          </w:hyperlink>
        </w:p>
        <w:p w14:paraId="680B36D3"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4k668n3">
            <w:r>
              <w:rPr>
                <w:b/>
                <w:color w:val="404040"/>
              </w:rPr>
              <w:t>IV.4. Phân hệ chức năng phần mềm Quản lý giao việc</w:t>
            </w:r>
            <w:r>
              <w:rPr>
                <w:b/>
                <w:color w:val="404040"/>
              </w:rPr>
              <w:tab/>
              <w:t>50</w:t>
            </w:r>
          </w:hyperlink>
        </w:p>
        <w:p w14:paraId="1143312B"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2zbgiuw">
            <w:r>
              <w:rPr>
                <w:color w:val="404040"/>
              </w:rPr>
              <w:t>IV.4.1 Yêu cầu chức năng phần mềm</w:t>
            </w:r>
            <w:r>
              <w:rPr>
                <w:color w:val="404040"/>
              </w:rPr>
              <w:tab/>
            </w:r>
            <w:r>
              <w:rPr>
                <w:color w:val="404040"/>
              </w:rPr>
              <w:t>50</w:t>
            </w:r>
          </w:hyperlink>
        </w:p>
        <w:p w14:paraId="59C20367"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1egqt2p">
            <w:r>
              <w:rPr>
                <w:color w:val="404040"/>
              </w:rPr>
              <w:t>IV.4.2 Yêu cầu phi chức năng</w:t>
            </w:r>
            <w:r>
              <w:rPr>
                <w:color w:val="404040"/>
              </w:rPr>
              <w:tab/>
              <w:t>50</w:t>
            </w:r>
          </w:hyperlink>
        </w:p>
        <w:p w14:paraId="03097CE2"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3ygebqi">
            <w:r>
              <w:rPr>
                <w:color w:val="404040"/>
              </w:rPr>
              <w:t>IV.4.3 Danh sách Use-case</w:t>
            </w:r>
            <w:r>
              <w:rPr>
                <w:color w:val="404040"/>
              </w:rPr>
              <w:tab/>
              <w:t>51</w:t>
            </w:r>
          </w:hyperlink>
        </w:p>
        <w:p w14:paraId="1E08A440"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2dlolyb">
            <w:r>
              <w:rPr>
                <w:color w:val="404040"/>
              </w:rPr>
              <w:t>IV.4.4 Sơ đồ Use-case</w:t>
            </w:r>
            <w:r>
              <w:rPr>
                <w:color w:val="404040"/>
              </w:rPr>
              <w:tab/>
              <w:t>51</w:t>
            </w:r>
          </w:hyperlink>
        </w:p>
        <w:p w14:paraId="4C91DCEE"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sqyw64">
            <w:r>
              <w:rPr>
                <w:b/>
                <w:color w:val="404040"/>
              </w:rPr>
              <w:t>IV.5. Phân hệ chức năng phần mềm Quản lý pháp chế</w:t>
            </w:r>
            <w:r>
              <w:rPr>
                <w:b/>
                <w:color w:val="404040"/>
              </w:rPr>
              <w:tab/>
              <w:t>52</w:t>
            </w:r>
          </w:hyperlink>
        </w:p>
        <w:p w14:paraId="12D5715A"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3cqmetx">
            <w:r>
              <w:rPr>
                <w:color w:val="404040"/>
              </w:rPr>
              <w:t>IV.5.1 Yêu cầu chức năng phần mềm</w:t>
            </w:r>
            <w:r>
              <w:rPr>
                <w:color w:val="404040"/>
              </w:rPr>
              <w:tab/>
              <w:t>52</w:t>
            </w:r>
          </w:hyperlink>
        </w:p>
        <w:p w14:paraId="216A49D6"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1rvwp1q">
            <w:r>
              <w:rPr>
                <w:color w:val="404040"/>
              </w:rPr>
              <w:t>IV.5.2 Yêu cầu phi chức năng</w:t>
            </w:r>
            <w:r>
              <w:rPr>
                <w:color w:val="404040"/>
              </w:rPr>
              <w:tab/>
              <w:t>52</w:t>
            </w:r>
          </w:hyperlink>
        </w:p>
        <w:p w14:paraId="059F5CCE"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4bvk7pj">
            <w:r>
              <w:rPr>
                <w:color w:val="404040"/>
              </w:rPr>
              <w:t>IV.5.3 Danh</w:t>
            </w:r>
            <w:r>
              <w:rPr>
                <w:color w:val="404040"/>
              </w:rPr>
              <w:t xml:space="preserve"> sách Use-case</w:t>
            </w:r>
            <w:r>
              <w:rPr>
                <w:color w:val="404040"/>
              </w:rPr>
              <w:tab/>
              <w:t>52</w:t>
            </w:r>
          </w:hyperlink>
        </w:p>
        <w:p w14:paraId="4DB7F7F1"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2r0uhxc">
            <w:r>
              <w:rPr>
                <w:color w:val="404040"/>
              </w:rPr>
              <w:t>IV.5.4 Sơ đồ Use-case</w:t>
            </w:r>
            <w:r>
              <w:rPr>
                <w:color w:val="404040"/>
              </w:rPr>
              <w:tab/>
              <w:t>53</w:t>
            </w:r>
          </w:hyperlink>
        </w:p>
        <w:p w14:paraId="25AFBFBB"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1664s55">
            <w:r>
              <w:rPr>
                <w:b/>
                <w:color w:val="404040"/>
              </w:rPr>
              <w:t>IV.6. Phân hệ chức năng phần mềm Quản lý vật liệu xây dựng</w:t>
            </w:r>
            <w:r>
              <w:rPr>
                <w:b/>
                <w:color w:val="404040"/>
              </w:rPr>
              <w:tab/>
              <w:t>55</w:t>
            </w:r>
          </w:hyperlink>
        </w:p>
        <w:p w14:paraId="625B20FA"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3q5sasy">
            <w:r>
              <w:rPr>
                <w:color w:val="404040"/>
              </w:rPr>
              <w:t>IV.6.1 Yêu cầu chức năng phầ</w:t>
            </w:r>
            <w:r>
              <w:rPr>
                <w:color w:val="404040"/>
              </w:rPr>
              <w:t>n mềm</w:t>
            </w:r>
            <w:r>
              <w:rPr>
                <w:color w:val="404040"/>
              </w:rPr>
              <w:tab/>
              <w:t>55</w:t>
            </w:r>
          </w:hyperlink>
        </w:p>
        <w:p w14:paraId="5D0D11ED"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25b2l0r">
            <w:r>
              <w:rPr>
                <w:color w:val="404040"/>
              </w:rPr>
              <w:t>IV.6.2 Yêu cầu phi chức năng</w:t>
            </w:r>
            <w:r>
              <w:rPr>
                <w:color w:val="404040"/>
              </w:rPr>
              <w:tab/>
              <w:t>55</w:t>
            </w:r>
          </w:hyperlink>
        </w:p>
        <w:p w14:paraId="59759BA5"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kgcv8k">
            <w:r>
              <w:rPr>
                <w:color w:val="404040"/>
              </w:rPr>
              <w:t>IV.6.3 Danh sách Use-case</w:t>
            </w:r>
            <w:r>
              <w:rPr>
                <w:color w:val="404040"/>
              </w:rPr>
              <w:tab/>
              <w:t>56</w:t>
            </w:r>
          </w:hyperlink>
        </w:p>
        <w:p w14:paraId="0FE0EE06"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34g0dwd">
            <w:r>
              <w:rPr>
                <w:color w:val="404040"/>
              </w:rPr>
              <w:t>IV.6.4 Sơ đồ Use-case</w:t>
            </w:r>
            <w:r>
              <w:rPr>
                <w:color w:val="404040"/>
              </w:rPr>
              <w:tab/>
              <w:t>56</w:t>
            </w:r>
          </w:hyperlink>
        </w:p>
        <w:p w14:paraId="431810EE"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1jlao46">
            <w:r>
              <w:rPr>
                <w:b/>
                <w:color w:val="404040"/>
              </w:rPr>
              <w:t>IV.7. Phân hệ chức năng phần mềm Quản lý nhân sự</w:t>
            </w:r>
            <w:r>
              <w:rPr>
                <w:b/>
                <w:color w:val="404040"/>
              </w:rPr>
              <w:tab/>
              <w:t>58</w:t>
            </w:r>
          </w:hyperlink>
        </w:p>
        <w:p w14:paraId="0D4E4F82"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43ky6rz">
            <w:r>
              <w:rPr>
                <w:color w:val="404040"/>
              </w:rPr>
              <w:t>IV.7.1 Yêu cầu chức năng phần mềm</w:t>
            </w:r>
            <w:r>
              <w:rPr>
                <w:color w:val="404040"/>
              </w:rPr>
              <w:tab/>
              <w:t>58</w:t>
            </w:r>
          </w:hyperlink>
        </w:p>
        <w:p w14:paraId="104CE7ED"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2iq8gzs">
            <w:r>
              <w:rPr>
                <w:color w:val="404040"/>
              </w:rPr>
              <w:t>IV.7.2 Yêu cầu phi chức năng</w:t>
            </w:r>
            <w:r>
              <w:rPr>
                <w:color w:val="404040"/>
              </w:rPr>
              <w:tab/>
              <w:t>58</w:t>
            </w:r>
          </w:hyperlink>
        </w:p>
        <w:p w14:paraId="716A1D53"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xvir7l">
            <w:r>
              <w:rPr>
                <w:color w:val="404040"/>
              </w:rPr>
              <w:t>IV.7.3 Danh sách Use-case</w:t>
            </w:r>
            <w:r>
              <w:rPr>
                <w:color w:val="404040"/>
              </w:rPr>
              <w:tab/>
              <w:t>59</w:t>
            </w:r>
          </w:hyperlink>
        </w:p>
        <w:p w14:paraId="0EF3FC21"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3hv69ve">
            <w:r>
              <w:rPr>
                <w:color w:val="404040"/>
              </w:rPr>
              <w:t>IV.7.4 Sơ đồ Use-case</w:t>
            </w:r>
            <w:r>
              <w:rPr>
                <w:color w:val="404040"/>
              </w:rPr>
              <w:tab/>
              <w:t>59</w:t>
            </w:r>
          </w:hyperlink>
        </w:p>
        <w:p w14:paraId="411C44F2"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1x0gk37">
            <w:r>
              <w:rPr>
                <w:b/>
                <w:color w:val="404040"/>
              </w:rPr>
              <w:t>IV.8. Phân hệ chức năng phần mềm Quản lý Thanh tra</w:t>
            </w:r>
            <w:r>
              <w:rPr>
                <w:b/>
                <w:color w:val="404040"/>
              </w:rPr>
              <w:tab/>
              <w:t>60</w:t>
            </w:r>
          </w:hyperlink>
        </w:p>
        <w:p w14:paraId="748DD246"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4h042r0">
            <w:r>
              <w:rPr>
                <w:color w:val="404040"/>
              </w:rPr>
              <w:t>IV.8.1 Yêu cầu chức năng phần mềm</w:t>
            </w:r>
            <w:r>
              <w:rPr>
                <w:color w:val="404040"/>
              </w:rPr>
              <w:tab/>
              <w:t>60</w:t>
            </w:r>
          </w:hyperlink>
        </w:p>
        <w:p w14:paraId="7FC8C9E0"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2w5ecyt">
            <w:r>
              <w:rPr>
                <w:color w:val="404040"/>
              </w:rPr>
              <w:t>IV.8.2 Yêu cầu phi chức năng</w:t>
            </w:r>
            <w:r>
              <w:rPr>
                <w:color w:val="404040"/>
              </w:rPr>
              <w:tab/>
              <w:t>60</w:t>
            </w:r>
          </w:hyperlink>
        </w:p>
        <w:p w14:paraId="54F59FB8"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1baon6m">
            <w:r>
              <w:rPr>
                <w:color w:val="404040"/>
              </w:rPr>
              <w:t>IV.8.3 Danh sách Use-case</w:t>
            </w:r>
            <w:r>
              <w:rPr>
                <w:color w:val="404040"/>
              </w:rPr>
              <w:tab/>
              <w:t>60</w:t>
            </w:r>
          </w:hyperlink>
        </w:p>
        <w:p w14:paraId="6DFD2DBB"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3vac5uf">
            <w:r>
              <w:rPr>
                <w:color w:val="404040"/>
              </w:rPr>
              <w:t>IV.8.4 Sơ đồ Use-case</w:t>
            </w:r>
            <w:r>
              <w:rPr>
                <w:color w:val="404040"/>
              </w:rPr>
              <w:tab/>
            </w:r>
            <w:r>
              <w:rPr>
                <w:color w:val="404040"/>
              </w:rPr>
              <w:t>61</w:t>
            </w:r>
          </w:hyperlink>
        </w:p>
        <w:p w14:paraId="24D0619C"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2afmg28">
            <w:r>
              <w:rPr>
                <w:b/>
                <w:color w:val="404040"/>
              </w:rPr>
              <w:t>IV.9. Phân hệ chức năng phần mềm Quản lý hạ tầng</w:t>
            </w:r>
            <w:r>
              <w:rPr>
                <w:b/>
                <w:color w:val="404040"/>
              </w:rPr>
              <w:tab/>
              <w:t>62</w:t>
            </w:r>
          </w:hyperlink>
        </w:p>
        <w:p w14:paraId="693D6F1E"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pkwqa1">
            <w:r>
              <w:rPr>
                <w:color w:val="404040"/>
              </w:rPr>
              <w:t>IV.9.1 Yêu cầu chức năng phần mềm</w:t>
            </w:r>
            <w:r>
              <w:rPr>
                <w:color w:val="404040"/>
              </w:rPr>
              <w:tab/>
              <w:t>62</w:t>
            </w:r>
          </w:hyperlink>
        </w:p>
        <w:p w14:paraId="74DCBCBE"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39kk8xu">
            <w:r>
              <w:rPr>
                <w:color w:val="404040"/>
              </w:rPr>
              <w:t>IV.9.2 Yêu cầu phi chức năng</w:t>
            </w:r>
            <w:r>
              <w:rPr>
                <w:color w:val="404040"/>
              </w:rPr>
              <w:tab/>
              <w:t>62</w:t>
            </w:r>
          </w:hyperlink>
        </w:p>
        <w:p w14:paraId="5341C5F9"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1opuj5n">
            <w:r>
              <w:rPr>
                <w:color w:val="404040"/>
              </w:rPr>
              <w:t>IV.9.3 Danh sách Use-case</w:t>
            </w:r>
            <w:r>
              <w:rPr>
                <w:color w:val="404040"/>
              </w:rPr>
              <w:tab/>
              <w:t>63</w:t>
            </w:r>
          </w:hyperlink>
        </w:p>
        <w:p w14:paraId="1D54D287"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48pi1tg">
            <w:r>
              <w:rPr>
                <w:color w:val="404040"/>
              </w:rPr>
              <w:t>IV.9.4 Sơ đồ Use-case</w:t>
            </w:r>
            <w:r>
              <w:rPr>
                <w:color w:val="404040"/>
              </w:rPr>
              <w:tab/>
              <w:t>63</w:t>
            </w:r>
          </w:hyperlink>
        </w:p>
        <w:p w14:paraId="5A1D3C30"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2nusc19">
            <w:r>
              <w:rPr>
                <w:b/>
                <w:color w:val="404040"/>
              </w:rPr>
              <w:t>IV.10. Phân hệ chức năng phần mềm Quản lý Chứng chỉ môi giới bất động sản</w:t>
            </w:r>
            <w:r>
              <w:rPr>
                <w:b/>
                <w:color w:val="404040"/>
              </w:rPr>
              <w:tab/>
              <w:t>63</w:t>
            </w:r>
          </w:hyperlink>
        </w:p>
        <w:p w14:paraId="2E9AF1A7"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1302m92">
            <w:r>
              <w:rPr>
                <w:color w:val="404040"/>
              </w:rPr>
              <w:t>IV.10.1 Yêu cầu chức năng phần mềm</w:t>
            </w:r>
            <w:r>
              <w:rPr>
                <w:color w:val="404040"/>
              </w:rPr>
              <w:tab/>
              <w:t>63</w:t>
            </w:r>
          </w:hyperlink>
        </w:p>
        <w:p w14:paraId="093562F2"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3mzq4wv">
            <w:r>
              <w:rPr>
                <w:color w:val="404040"/>
              </w:rPr>
              <w:t>IV.10.2 Yêu cầu phi chức năng</w:t>
            </w:r>
            <w:r>
              <w:rPr>
                <w:color w:val="404040"/>
              </w:rPr>
              <w:tab/>
              <w:t>64</w:t>
            </w:r>
          </w:hyperlink>
        </w:p>
        <w:p w14:paraId="60219822"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2250f4o">
            <w:r>
              <w:rPr>
                <w:color w:val="404040"/>
              </w:rPr>
              <w:t>IV.10.3 Danh sách Use-case</w:t>
            </w:r>
            <w:r>
              <w:rPr>
                <w:color w:val="404040"/>
              </w:rPr>
              <w:tab/>
              <w:t>64</w:t>
            </w:r>
          </w:hyperlink>
        </w:p>
        <w:p w14:paraId="03D62F5D"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haapch">
            <w:r>
              <w:rPr>
                <w:color w:val="404040"/>
              </w:rPr>
              <w:t>IV.10.4 Sơ đồ Use-case</w:t>
            </w:r>
            <w:r>
              <w:rPr>
                <w:color w:val="404040"/>
              </w:rPr>
              <w:tab/>
              <w:t>65</w:t>
            </w:r>
          </w:hyperlink>
        </w:p>
        <w:p w14:paraId="4AE3C28C"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319y80a">
            <w:r>
              <w:rPr>
                <w:b/>
                <w:color w:val="404040"/>
              </w:rPr>
              <w:t>IV.11. Phân hệ chức năng phần mềm App mobile khai thác, tra cứu, tổng hợp báo cá</w:t>
            </w:r>
            <w:r>
              <w:rPr>
                <w:b/>
                <w:color w:val="404040"/>
              </w:rPr>
              <w:t>o của phòng chuyên môn, đơn vị sự nghiệp</w:t>
            </w:r>
            <w:r>
              <w:rPr>
                <w:b/>
                <w:color w:val="404040"/>
              </w:rPr>
              <w:tab/>
              <w:t>65</w:t>
            </w:r>
          </w:hyperlink>
        </w:p>
        <w:p w14:paraId="1EAB64CE"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1gf8i83">
            <w:r>
              <w:rPr>
                <w:color w:val="404040"/>
              </w:rPr>
              <w:t>IV.11.1 Yêu cầu chức năng phần mềm</w:t>
            </w:r>
            <w:r>
              <w:rPr>
                <w:color w:val="404040"/>
              </w:rPr>
              <w:tab/>
              <w:t>65</w:t>
            </w:r>
          </w:hyperlink>
        </w:p>
        <w:p w14:paraId="3046F48D"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40ew0vw">
            <w:r>
              <w:rPr>
                <w:color w:val="404040"/>
              </w:rPr>
              <w:t>IV.11.2 Yêu cầu phi chức năng</w:t>
            </w:r>
            <w:r>
              <w:rPr>
                <w:color w:val="404040"/>
              </w:rPr>
              <w:tab/>
              <w:t>65</w:t>
            </w:r>
          </w:hyperlink>
        </w:p>
        <w:p w14:paraId="2D20842A"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2fk6b3p">
            <w:r>
              <w:rPr>
                <w:color w:val="404040"/>
              </w:rPr>
              <w:t xml:space="preserve">IV.11.3 Danh sách </w:t>
            </w:r>
            <w:r>
              <w:rPr>
                <w:color w:val="404040"/>
              </w:rPr>
              <w:t>Use-case</w:t>
            </w:r>
            <w:r>
              <w:rPr>
                <w:color w:val="404040"/>
              </w:rPr>
              <w:tab/>
              <w:t>66</w:t>
            </w:r>
          </w:hyperlink>
        </w:p>
        <w:p w14:paraId="537B08E9"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upglbi">
            <w:r>
              <w:rPr>
                <w:color w:val="404040"/>
              </w:rPr>
              <w:t>IV.11.4 Sơ đồ Use-case</w:t>
            </w:r>
            <w:r>
              <w:rPr>
                <w:color w:val="404040"/>
              </w:rPr>
              <w:tab/>
              <w:t>67</w:t>
            </w:r>
          </w:hyperlink>
        </w:p>
        <w:p w14:paraId="3211C1B0"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3ep43zb">
            <w:r>
              <w:rPr>
                <w:b/>
                <w:color w:val="404040"/>
              </w:rPr>
              <w:t>IV.12. Phân hệ chức năng phần mềm cấp phép xây dựng bổ sung chức năng Quản lý thông tin quận, huyện</w:t>
            </w:r>
            <w:r>
              <w:rPr>
                <w:b/>
                <w:color w:val="404040"/>
              </w:rPr>
              <w:tab/>
              <w:t>75</w:t>
            </w:r>
          </w:hyperlink>
        </w:p>
        <w:p w14:paraId="6E405E1E"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1tuee74">
            <w:r>
              <w:rPr>
                <w:color w:val="404040"/>
              </w:rPr>
              <w:t>IV.12.1 Yêu cầu chức năng phần mềm</w:t>
            </w:r>
            <w:r>
              <w:rPr>
                <w:color w:val="404040"/>
              </w:rPr>
              <w:tab/>
              <w:t>75</w:t>
            </w:r>
          </w:hyperlink>
        </w:p>
        <w:p w14:paraId="3667954B"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4du1wux">
            <w:r>
              <w:rPr>
                <w:color w:val="404040"/>
              </w:rPr>
              <w:t>IV.12.2 Yêu cầu phi chức năng</w:t>
            </w:r>
            <w:r>
              <w:rPr>
                <w:color w:val="404040"/>
              </w:rPr>
              <w:tab/>
              <w:t>75</w:t>
            </w:r>
          </w:hyperlink>
        </w:p>
        <w:p w14:paraId="3ED72368"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2szc72q">
            <w:r>
              <w:rPr>
                <w:color w:val="404040"/>
              </w:rPr>
              <w:t>IV.12.3 Danh sách Use-case</w:t>
            </w:r>
            <w:r>
              <w:rPr>
                <w:color w:val="404040"/>
              </w:rPr>
              <w:tab/>
              <w:t>76</w:t>
            </w:r>
          </w:hyperlink>
        </w:p>
        <w:p w14:paraId="5E76195B"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184mhaj">
            <w:r>
              <w:rPr>
                <w:color w:val="404040"/>
              </w:rPr>
              <w:t>IV.12.4 Sơ đồ Use-case</w:t>
            </w:r>
            <w:r>
              <w:rPr>
                <w:color w:val="404040"/>
              </w:rPr>
              <w:tab/>
              <w:t>76</w:t>
            </w:r>
          </w:hyperlink>
        </w:p>
        <w:p w14:paraId="73B7AA52"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3s49zyc">
            <w:r>
              <w:rPr>
                <w:b/>
                <w:color w:val="404040"/>
              </w:rPr>
              <w:t>IV.13. Phân hệ chức năng phần mềm Quản lý dự án - Bổ sung tính năng quản lý Thẩm định giá bán nhà ở xã hội</w:t>
            </w:r>
            <w:r>
              <w:rPr>
                <w:b/>
                <w:color w:val="404040"/>
              </w:rPr>
              <w:tab/>
              <w:t>76</w:t>
            </w:r>
          </w:hyperlink>
        </w:p>
        <w:p w14:paraId="680E0C10"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279ka65">
            <w:r>
              <w:rPr>
                <w:color w:val="404040"/>
              </w:rPr>
              <w:t>IV.13.1 Yêu cầu chức năng phần mềm</w:t>
            </w:r>
            <w:r>
              <w:rPr>
                <w:color w:val="404040"/>
              </w:rPr>
              <w:tab/>
              <w:t>76</w:t>
            </w:r>
          </w:hyperlink>
        </w:p>
        <w:p w14:paraId="7DF1C0D0"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meukdy">
            <w:r>
              <w:rPr>
                <w:color w:val="404040"/>
              </w:rPr>
              <w:t>IV.13.2 Yêu cầu phi chức năng</w:t>
            </w:r>
            <w:r>
              <w:rPr>
                <w:color w:val="404040"/>
              </w:rPr>
              <w:tab/>
              <w:t>77</w:t>
            </w:r>
          </w:hyperlink>
        </w:p>
        <w:p w14:paraId="3E7EE732"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36ei31r">
            <w:r>
              <w:rPr>
                <w:color w:val="404040"/>
              </w:rPr>
              <w:t>IV.13.3 Danh sách Use-case</w:t>
            </w:r>
            <w:r>
              <w:rPr>
                <w:color w:val="404040"/>
              </w:rPr>
              <w:tab/>
              <w:t>77</w:t>
            </w:r>
          </w:hyperlink>
        </w:p>
        <w:p w14:paraId="257837EA"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1ljsd9k">
            <w:r>
              <w:rPr>
                <w:color w:val="404040"/>
              </w:rPr>
              <w:t>IV.13.4 Sơ đồ Use-case</w:t>
            </w:r>
            <w:r>
              <w:rPr>
                <w:color w:val="404040"/>
              </w:rPr>
              <w:tab/>
              <w:t>78</w:t>
            </w:r>
          </w:hyperlink>
        </w:p>
        <w:p w14:paraId="1005E22E"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45jfvxd">
            <w:r>
              <w:rPr>
                <w:b/>
                <w:color w:val="404040"/>
              </w:rPr>
              <w:t>IV.14. Phân hệ chức năng phần mềm Quản lý dự án - Bổ sung tính năng quản lý hồ sơ dự án điện tử (Tạo mô hình chuẩn liên thông giữa các phòng ban, rút ngắn thời gian xử lý TTHC liên quan đến các dự án nhà ở thương mại)</w:t>
            </w:r>
            <w:r>
              <w:rPr>
                <w:b/>
                <w:color w:val="404040"/>
              </w:rPr>
              <w:tab/>
              <w:t>78</w:t>
            </w:r>
          </w:hyperlink>
        </w:p>
        <w:p w14:paraId="4CC2ADD7"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2koq656">
            <w:r>
              <w:rPr>
                <w:color w:val="404040"/>
              </w:rPr>
              <w:t>IV.14.1 Yêu cầu chức năng phần mềm</w:t>
            </w:r>
            <w:r>
              <w:rPr>
                <w:color w:val="404040"/>
              </w:rPr>
              <w:tab/>
              <w:t>78</w:t>
            </w:r>
          </w:hyperlink>
        </w:p>
        <w:p w14:paraId="6393F49C"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zu0gcz">
            <w:r>
              <w:rPr>
                <w:color w:val="404040"/>
              </w:rPr>
              <w:t>IV.14.2 Yêu cầu phi chức năng</w:t>
            </w:r>
            <w:r>
              <w:rPr>
                <w:color w:val="404040"/>
              </w:rPr>
              <w:tab/>
              <w:t>78</w:t>
            </w:r>
          </w:hyperlink>
        </w:p>
        <w:p w14:paraId="3E1BE6E7"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3jtnz0s">
            <w:r>
              <w:rPr>
                <w:color w:val="404040"/>
              </w:rPr>
              <w:t>IV.14.3 Danh sách Use-case</w:t>
            </w:r>
            <w:r>
              <w:rPr>
                <w:color w:val="404040"/>
              </w:rPr>
              <w:tab/>
              <w:t>79</w:t>
            </w:r>
          </w:hyperlink>
        </w:p>
        <w:p w14:paraId="4F760AC7"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1yyy98l">
            <w:r>
              <w:rPr>
                <w:color w:val="404040"/>
              </w:rPr>
              <w:t>IV.14.4 Sơ đồ Use-case</w:t>
            </w:r>
            <w:r>
              <w:rPr>
                <w:color w:val="404040"/>
              </w:rPr>
              <w:tab/>
              <w:t>79</w:t>
            </w:r>
          </w:hyperlink>
        </w:p>
        <w:p w14:paraId="7E884C7B"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4iylrwe">
            <w:r>
              <w:rPr>
                <w:b/>
                <w:color w:val="404040"/>
              </w:rPr>
              <w:t>IV.15. Phân hệ chức năng phần mềm Quản lý dự án - Bổ sung thêm tính năng quản lý nhà ở tái định cư, nhà ở nông thôn, chuyển nhượng dự án BĐS</w:t>
            </w:r>
            <w:r>
              <w:rPr>
                <w:b/>
                <w:color w:val="404040"/>
              </w:rPr>
              <w:tab/>
              <w:t>79</w:t>
            </w:r>
          </w:hyperlink>
        </w:p>
        <w:p w14:paraId="4DEB02DE"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2y3w247">
            <w:r>
              <w:rPr>
                <w:color w:val="404040"/>
              </w:rPr>
              <w:t>IV.15.1 Yêu cầu chức năng phần mềm</w:t>
            </w:r>
            <w:r>
              <w:rPr>
                <w:color w:val="404040"/>
              </w:rPr>
              <w:tab/>
              <w:t>79</w:t>
            </w:r>
          </w:hyperlink>
        </w:p>
        <w:p w14:paraId="4BD9E5F9"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1d96cc0">
            <w:r>
              <w:rPr>
                <w:color w:val="404040"/>
              </w:rPr>
              <w:t>IV.15.2 Yêu cầu phi chức năng</w:t>
            </w:r>
            <w:r>
              <w:rPr>
                <w:color w:val="404040"/>
              </w:rPr>
              <w:tab/>
              <w:t>80</w:t>
            </w:r>
          </w:hyperlink>
        </w:p>
        <w:p w14:paraId="01586DCF"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3x8tuzt">
            <w:r>
              <w:rPr>
                <w:color w:val="404040"/>
              </w:rPr>
              <w:t>IV.15.3 Danh sách Use-case</w:t>
            </w:r>
            <w:r>
              <w:rPr>
                <w:color w:val="404040"/>
              </w:rPr>
              <w:tab/>
              <w:t>80</w:t>
            </w:r>
          </w:hyperlink>
        </w:p>
        <w:p w14:paraId="38794457"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2ce457m">
            <w:r>
              <w:rPr>
                <w:color w:val="404040"/>
              </w:rPr>
              <w:t>IV.15.4 Sơ đồ Use-case</w:t>
            </w:r>
            <w:r>
              <w:rPr>
                <w:color w:val="404040"/>
              </w:rPr>
              <w:tab/>
              <w:t>81</w:t>
            </w:r>
          </w:hyperlink>
        </w:p>
        <w:p w14:paraId="1F3F828B"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rjefff">
            <w:r>
              <w:rPr>
                <w:b/>
                <w:color w:val="404040"/>
              </w:rPr>
              <w:t>IV.16. Danh mục quy chuẩn, tiêu chuẩn kỹ thuật áp dụng</w:t>
            </w:r>
            <w:r>
              <w:rPr>
                <w:b/>
                <w:color w:val="404040"/>
              </w:rPr>
              <w:tab/>
              <w:t>81</w:t>
            </w:r>
          </w:hyperlink>
        </w:p>
        <w:p w14:paraId="627FD1A1"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1qoc8b1">
            <w:r>
              <w:rPr>
                <w:b/>
                <w:color w:val="404040"/>
              </w:rPr>
              <w:t>IV.17. Yêu cầu về công tác kiểm thử và đánh giá an t</w:t>
            </w:r>
            <w:r>
              <w:rPr>
                <w:b/>
                <w:color w:val="404040"/>
              </w:rPr>
              <w:t>oàn thông tin</w:t>
            </w:r>
            <w:r>
              <w:rPr>
                <w:b/>
                <w:color w:val="404040"/>
              </w:rPr>
              <w:tab/>
              <w:t>96</w:t>
            </w:r>
          </w:hyperlink>
        </w:p>
        <w:p w14:paraId="5C9A0419"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4anzqyu">
            <w:r>
              <w:rPr>
                <w:b/>
                <w:color w:val="404040"/>
              </w:rPr>
              <w:t>IV.18. Yêu cầu về giải pháp chuyển đổi dữ liệu</w:t>
            </w:r>
            <w:r>
              <w:rPr>
                <w:b/>
                <w:color w:val="404040"/>
              </w:rPr>
              <w:tab/>
              <w:t>96</w:t>
            </w:r>
          </w:hyperlink>
        </w:p>
        <w:p w14:paraId="1B9C2187"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2pta16n">
            <w:r>
              <w:rPr>
                <w:b/>
                <w:color w:val="404040"/>
              </w:rPr>
              <w:t>IV.19. Yêu cầu về giải pháp công nghệ</w:t>
            </w:r>
            <w:r>
              <w:rPr>
                <w:b/>
                <w:color w:val="404040"/>
              </w:rPr>
              <w:tab/>
              <w:t>98</w:t>
            </w:r>
          </w:hyperlink>
        </w:p>
        <w:p w14:paraId="4FBF07D7"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3oy7u29">
            <w:r>
              <w:rPr>
                <w:b/>
                <w:color w:val="404040"/>
              </w:rPr>
              <w:t>IV.20. Yêu cầu về an toàn, bảo mật thông tin</w:t>
            </w:r>
            <w:r>
              <w:rPr>
                <w:b/>
                <w:color w:val="404040"/>
              </w:rPr>
              <w:tab/>
              <w:t>98</w:t>
            </w:r>
          </w:hyperlink>
        </w:p>
        <w:p w14:paraId="6E9CAE1A"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j8sehv">
            <w:r>
              <w:rPr>
                <w:b/>
                <w:color w:val="404040"/>
              </w:rPr>
              <w:t>IV.21. Yêu cầu về mức độ chịu đựng sai hỏng đối với các lỗi cú pháp lập trình, lỗi xử lý logic trong dữ liệu, l</w:t>
            </w:r>
            <w:r>
              <w:rPr>
                <w:b/>
                <w:color w:val="404040"/>
              </w:rPr>
              <w:t>ỗi kiểm soát tính đúng đắn của dữ liệu đầu vào</w:t>
            </w:r>
            <w:r>
              <w:rPr>
                <w:b/>
                <w:color w:val="404040"/>
              </w:rPr>
              <w:tab/>
              <w:t>101</w:t>
            </w:r>
          </w:hyperlink>
        </w:p>
        <w:p w14:paraId="0BD003F9"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338fx5o">
            <w:r>
              <w:rPr>
                <w:b/>
                <w:color w:val="404040"/>
              </w:rPr>
              <w:t>IV.22. Yêu cầu về mỹ thuật, kỹ thuật cần đạt được của các giao diện chương trình</w:t>
            </w:r>
            <w:r>
              <w:rPr>
                <w:b/>
                <w:color w:val="404040"/>
              </w:rPr>
              <w:tab/>
              <w:t>101</w:t>
            </w:r>
          </w:hyperlink>
        </w:p>
        <w:p w14:paraId="463529EB"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1idq7dh">
            <w:r>
              <w:rPr>
                <w:b/>
                <w:color w:val="404040"/>
              </w:rPr>
              <w:t xml:space="preserve">IV.23. Yêu cầu về tính sẵn </w:t>
            </w:r>
            <w:r>
              <w:rPr>
                <w:b/>
                <w:color w:val="404040"/>
              </w:rPr>
              <w:t>sàng với IPv6</w:t>
            </w:r>
            <w:r>
              <w:rPr>
                <w:b/>
                <w:color w:val="404040"/>
              </w:rPr>
              <w:tab/>
              <w:t>102</w:t>
            </w:r>
          </w:hyperlink>
        </w:p>
        <w:p w14:paraId="0095FAA3"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42ddq1a">
            <w:r>
              <w:rPr>
                <w:b/>
                <w:color w:val="404040"/>
              </w:rPr>
              <w:t>IV.24. Yêu cầu về năng lực của cán bộ tham gia xây dựng, phát triển, nâng cấp, mở rộng phần mềm</w:t>
            </w:r>
            <w:r>
              <w:rPr>
                <w:b/>
                <w:color w:val="404040"/>
              </w:rPr>
              <w:tab/>
              <w:t>102</w:t>
            </w:r>
          </w:hyperlink>
        </w:p>
        <w:p w14:paraId="14BCDFA9"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wnyagw">
            <w:r>
              <w:rPr>
                <w:b/>
                <w:color w:val="404040"/>
              </w:rPr>
              <w:t>IV.25. Yêu cầu chi tiết về việc đào tạo hướng dẫn sử dụng</w:t>
            </w:r>
            <w:r>
              <w:rPr>
                <w:b/>
                <w:color w:val="404040"/>
              </w:rPr>
              <w:t>; triển khai, hỗ trợ, quản trị, vận hành sản phẩm hoặc hạng mục công việc của dự án trước khi nghiệm thu bàn giao</w:t>
            </w:r>
            <w:r>
              <w:rPr>
                <w:b/>
                <w:color w:val="404040"/>
              </w:rPr>
              <w:tab/>
              <w:t>104</w:t>
            </w:r>
          </w:hyperlink>
        </w:p>
        <w:p w14:paraId="2CDD22D3"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3gnlt4p">
            <w:r>
              <w:rPr>
                <w:color w:val="404040"/>
              </w:rPr>
              <w:t>IV.25.1 Yêu cầu triển khai, cài đặt phần mềm</w:t>
            </w:r>
            <w:r>
              <w:rPr>
                <w:color w:val="404040"/>
              </w:rPr>
              <w:tab/>
              <w:t>104</w:t>
            </w:r>
          </w:hyperlink>
        </w:p>
        <w:p w14:paraId="3A8DC21F"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3u2rp3q">
            <w:r>
              <w:rPr>
                <w:color w:val="404040"/>
              </w:rPr>
              <w:t>IV.25.2 Tổ chức đào tạo chuyển giao công nghệ, đào tạo hướng dẫn người sử dụng</w:t>
            </w:r>
            <w:r>
              <w:rPr>
                <w:color w:val="404040"/>
              </w:rPr>
              <w:tab/>
              <w:t>105</w:t>
            </w:r>
          </w:hyperlink>
        </w:p>
        <w:p w14:paraId="6B5CE9B3"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2981zbj">
            <w:r>
              <w:rPr>
                <w:color w:val="404040"/>
              </w:rPr>
              <w:t>IV.25.3 Tài liệu bàn giao</w:t>
            </w:r>
            <w:r>
              <w:rPr>
                <w:color w:val="404040"/>
              </w:rPr>
              <w:tab/>
              <w:t>107</w:t>
            </w:r>
          </w:hyperlink>
        </w:p>
        <w:p w14:paraId="667E76A7"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odc9jc">
            <w:r>
              <w:rPr>
                <w:b/>
                <w:color w:val="404040"/>
              </w:rPr>
              <w:t>IV.26. Yêu cầu về bảo h</w:t>
            </w:r>
            <w:r>
              <w:rPr>
                <w:b/>
                <w:color w:val="404040"/>
              </w:rPr>
              <w:t>ành, bảo trì</w:t>
            </w:r>
            <w:r>
              <w:rPr>
                <w:b/>
                <w:color w:val="404040"/>
              </w:rPr>
              <w:tab/>
              <w:t>107</w:t>
            </w:r>
          </w:hyperlink>
        </w:p>
        <w:p w14:paraId="1C9AE3F9"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38czs75">
            <w:r>
              <w:rPr>
                <w:color w:val="404040"/>
              </w:rPr>
              <w:t>IV.26.1 Yêu cầu về triển khai, hỗ trợ, quản trị, vận hành sản phẩm</w:t>
            </w:r>
            <w:r>
              <w:rPr>
                <w:color w:val="404040"/>
              </w:rPr>
              <w:tab/>
              <w:t>107</w:t>
            </w:r>
          </w:hyperlink>
        </w:p>
        <w:p w14:paraId="7D28923B"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1nia2ey">
            <w:r>
              <w:rPr>
                <w:color w:val="404040"/>
              </w:rPr>
              <w:t>IV.26.2 Yêu cầu về bảo hành và bảo trì</w:t>
            </w:r>
            <w:r>
              <w:rPr>
                <w:color w:val="404040"/>
              </w:rPr>
              <w:tab/>
              <w:t>107</w:t>
            </w:r>
          </w:hyperlink>
        </w:p>
        <w:p w14:paraId="187EEC47"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3ls5o66">
            <w:r>
              <w:rPr>
                <w:b/>
                <w:color w:val="404040"/>
              </w:rPr>
              <w:t>IV</w:t>
            </w:r>
            <w:r>
              <w:rPr>
                <w:b/>
                <w:color w:val="404040"/>
              </w:rPr>
              <w:t>.27. Yêu cầu về môi trường vận hành hệ thống</w:t>
            </w:r>
            <w:r>
              <w:rPr>
                <w:b/>
                <w:color w:val="404040"/>
              </w:rPr>
              <w:tab/>
              <w:t>108</w:t>
            </w:r>
          </w:hyperlink>
        </w:p>
        <w:p w14:paraId="583B2999"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4kx3h1s">
            <w:r>
              <w:rPr>
                <w:b/>
                <w:color w:val="404040"/>
              </w:rPr>
              <w:t>IV.28. Yêu cầu về hạ tầng triển khai</w:t>
            </w:r>
            <w:r>
              <w:rPr>
                <w:b/>
                <w:color w:val="404040"/>
              </w:rPr>
              <w:tab/>
              <w:t>109</w:t>
            </w:r>
          </w:hyperlink>
        </w:p>
        <w:p w14:paraId="70B7A932"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302dr9l">
            <w:r>
              <w:rPr>
                <w:color w:val="404040"/>
              </w:rPr>
              <w:t>IV.28.1 Hệ thống máy chủ</w:t>
            </w:r>
            <w:r>
              <w:rPr>
                <w:color w:val="404040"/>
              </w:rPr>
              <w:tab/>
              <w:t>109</w:t>
            </w:r>
          </w:hyperlink>
        </w:p>
        <w:p w14:paraId="50E2E277"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2eclud0">
            <w:r>
              <w:rPr>
                <w:color w:val="404040"/>
              </w:rPr>
              <w:t>IV.28.2 Hệ thố</w:t>
            </w:r>
            <w:r>
              <w:rPr>
                <w:color w:val="404040"/>
              </w:rPr>
              <w:t>ng mạng và thiết bị ngoại vi</w:t>
            </w:r>
            <w:r>
              <w:rPr>
                <w:color w:val="404040"/>
              </w:rPr>
              <w:tab/>
              <w:t>109</w:t>
            </w:r>
          </w:hyperlink>
        </w:p>
        <w:p w14:paraId="2B16E073" w14:textId="77777777" w:rsidR="00B40AAF" w:rsidRDefault="00746E6D">
          <w:pPr>
            <w:pBdr>
              <w:top w:val="nil"/>
              <w:left w:val="nil"/>
              <w:bottom w:val="nil"/>
              <w:right w:val="nil"/>
              <w:between w:val="nil"/>
            </w:pBdr>
            <w:tabs>
              <w:tab w:val="right" w:pos="9627"/>
              <w:tab w:val="left" w:pos="520"/>
            </w:tabs>
            <w:spacing w:before="120"/>
            <w:rPr>
              <w:rFonts w:ascii="Calibri" w:eastAsia="Calibri" w:hAnsi="Calibri" w:cs="Calibri"/>
              <w:color w:val="000000"/>
            </w:rPr>
          </w:pPr>
          <w:hyperlink w:anchor="_heading=h.thw4kt">
            <w:r>
              <w:rPr>
                <w:b/>
                <w:color w:val="404040"/>
              </w:rPr>
              <w:t>V.</w:t>
            </w:r>
          </w:hyperlink>
          <w:hyperlink w:anchor="_heading=h.thw4kt">
            <w:r>
              <w:rPr>
                <w:rFonts w:ascii="Calibri" w:eastAsia="Calibri" w:hAnsi="Calibri" w:cs="Calibri"/>
                <w:color w:val="000000"/>
              </w:rPr>
              <w:tab/>
            </w:r>
          </w:hyperlink>
          <w:r>
            <w:fldChar w:fldCharType="begin"/>
          </w:r>
          <w:r>
            <w:instrText xml:space="preserve"> PAGEREF _heading=h.thw4kt \h </w:instrText>
          </w:r>
          <w:r>
            <w:fldChar w:fldCharType="separate"/>
          </w:r>
          <w:r>
            <w:rPr>
              <w:b/>
              <w:color w:val="404040"/>
            </w:rPr>
            <w:t>THUYẾT MINH ĐỀ XUẤT CẤP ĐỘ AN TOÀN HỆ THỐNG THÔNG TIN</w:t>
          </w:r>
          <w:r>
            <w:rPr>
              <w:b/>
              <w:color w:val="404040"/>
            </w:rPr>
            <w:tab/>
            <w:t>111</w:t>
          </w:r>
          <w:r>
            <w:fldChar w:fldCharType="end"/>
          </w:r>
        </w:p>
        <w:p w14:paraId="27AD60DD"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3dhjn8m">
            <w:r>
              <w:rPr>
                <w:b/>
                <w:color w:val="404040"/>
              </w:rPr>
              <w:t>V.1. Thông tin tổng quan hệ thống thông tin</w:t>
            </w:r>
            <w:r>
              <w:rPr>
                <w:b/>
                <w:color w:val="404040"/>
              </w:rPr>
              <w:tab/>
              <w:t>111</w:t>
            </w:r>
          </w:hyperlink>
        </w:p>
        <w:p w14:paraId="4169C3E5"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1smtxgf">
            <w:r>
              <w:rPr>
                <w:color w:val="404040"/>
              </w:rPr>
              <w:t>V.1.1 Thông tin Chủ quản hệ thống thông tin</w:t>
            </w:r>
            <w:r>
              <w:rPr>
                <w:color w:val="404040"/>
              </w:rPr>
              <w:tab/>
              <w:t>111</w:t>
            </w:r>
          </w:hyperlink>
        </w:p>
        <w:p w14:paraId="118CF838"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4cmhg48">
            <w:r>
              <w:rPr>
                <w:color w:val="404040"/>
              </w:rPr>
              <w:t>V.1.2 Thông tin Đơn vị vận hành</w:t>
            </w:r>
            <w:r>
              <w:rPr>
                <w:color w:val="404040"/>
              </w:rPr>
              <w:tab/>
              <w:t>111</w:t>
            </w:r>
          </w:hyperlink>
        </w:p>
        <w:p w14:paraId="681B2F85"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2rrrqc1">
            <w:r>
              <w:rPr>
                <w:color w:val="404040"/>
              </w:rPr>
              <w:t>V.1.3 Mô tả phạm vi, quy mô của hệ thống</w:t>
            </w:r>
            <w:r>
              <w:rPr>
                <w:color w:val="404040"/>
              </w:rPr>
              <w:tab/>
              <w:t>112</w:t>
            </w:r>
          </w:hyperlink>
        </w:p>
        <w:p w14:paraId="75FADD7A"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l7a3n9">
            <w:r>
              <w:rPr>
                <w:b/>
                <w:color w:val="404040"/>
              </w:rPr>
              <w:t>V.2. Thuyết minh cấp độ đề xuất</w:t>
            </w:r>
            <w:r>
              <w:rPr>
                <w:b/>
                <w:color w:val="404040"/>
              </w:rPr>
              <w:tab/>
              <w:t>113</w:t>
            </w:r>
          </w:hyperlink>
        </w:p>
        <w:p w14:paraId="340F7B32"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356xmb2">
            <w:r>
              <w:rPr>
                <w:color w:val="404040"/>
              </w:rPr>
              <w:t>V.2.1 Các hệ thống thông tin và cấp độ đề xuất tương ứng</w:t>
            </w:r>
            <w:r>
              <w:rPr>
                <w:color w:val="404040"/>
              </w:rPr>
              <w:tab/>
              <w:t>113</w:t>
            </w:r>
          </w:hyperlink>
        </w:p>
        <w:p w14:paraId="50F5F9F7"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1kc7wiv">
            <w:r>
              <w:rPr>
                <w:color w:val="404040"/>
              </w:rPr>
              <w:t>V.2.2 Thuyết minh phương án đảm bảo an toàn thông tin</w:t>
            </w:r>
            <w:r>
              <w:rPr>
                <w:color w:val="404040"/>
              </w:rPr>
              <w:tab/>
              <w:t>114</w:t>
            </w:r>
          </w:hyperlink>
        </w:p>
        <w:p w14:paraId="0783598B" w14:textId="77777777" w:rsidR="00B40AAF" w:rsidRDefault="00746E6D">
          <w:pPr>
            <w:pBdr>
              <w:top w:val="nil"/>
              <w:left w:val="nil"/>
              <w:bottom w:val="nil"/>
              <w:right w:val="nil"/>
              <w:between w:val="nil"/>
            </w:pBdr>
            <w:tabs>
              <w:tab w:val="right" w:pos="9627"/>
              <w:tab w:val="left" w:pos="780"/>
            </w:tabs>
            <w:spacing w:before="120"/>
            <w:rPr>
              <w:rFonts w:ascii="Calibri" w:eastAsia="Calibri" w:hAnsi="Calibri" w:cs="Calibri"/>
              <w:color w:val="000000"/>
            </w:rPr>
          </w:pPr>
          <w:hyperlink w:anchor="_heading=h.1c1lvlb">
            <w:r>
              <w:rPr>
                <w:b/>
                <w:color w:val="404040"/>
              </w:rPr>
              <w:t>VI.</w:t>
            </w:r>
          </w:hyperlink>
          <w:hyperlink w:anchor="_heading=h.1c1lvlb">
            <w:r>
              <w:rPr>
                <w:rFonts w:ascii="Calibri" w:eastAsia="Calibri" w:hAnsi="Calibri" w:cs="Calibri"/>
                <w:color w:val="000000"/>
              </w:rPr>
              <w:tab/>
            </w:r>
          </w:hyperlink>
          <w:r>
            <w:fldChar w:fldCharType="begin"/>
          </w:r>
          <w:r>
            <w:instrText xml:space="preserve"> PAGEREF _heading=h.1c1lvlb \h </w:instrText>
          </w:r>
          <w:r>
            <w:fldChar w:fldCharType="separate"/>
          </w:r>
          <w:r>
            <w:rPr>
              <w:b/>
              <w:color w:val="404040"/>
            </w:rPr>
            <w:t>DỰ TOÁN CHI TIẾT</w:t>
          </w:r>
          <w:r>
            <w:rPr>
              <w:b/>
              <w:color w:val="404040"/>
            </w:rPr>
            <w:tab/>
            <w:t>117</w:t>
          </w:r>
          <w:r>
            <w:fldChar w:fldCharType="end"/>
          </w:r>
        </w:p>
        <w:p w14:paraId="550ED0AF"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3w19e94">
            <w:r>
              <w:rPr>
                <w:b/>
                <w:color w:val="404040"/>
              </w:rPr>
              <w:t>VI.1. Cơ sở pháp lý</w:t>
            </w:r>
            <w:r>
              <w:rPr>
                <w:b/>
                <w:color w:val="404040"/>
              </w:rPr>
              <w:tab/>
              <w:t>117</w:t>
            </w:r>
          </w:hyperlink>
        </w:p>
        <w:p w14:paraId="3468A357"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2b6jogx">
            <w:r>
              <w:rPr>
                <w:b/>
                <w:color w:val="404040"/>
              </w:rPr>
              <w:t>VI.2. Tổng hợp dự toán</w:t>
            </w:r>
            <w:r>
              <w:rPr>
                <w:b/>
                <w:color w:val="404040"/>
              </w:rPr>
              <w:tab/>
              <w:t>119</w:t>
            </w:r>
          </w:hyperlink>
        </w:p>
        <w:p w14:paraId="2D4F0B4F"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3abhhcj">
            <w:r>
              <w:rPr>
                <w:b/>
                <w:color w:val="404040"/>
              </w:rPr>
              <w:t>VI.3. Dự toá</w:t>
            </w:r>
            <w:r>
              <w:rPr>
                <w:b/>
                <w:color w:val="404040"/>
              </w:rPr>
              <w:t>n chi tiết</w:t>
            </w:r>
            <w:r>
              <w:rPr>
                <w:b/>
                <w:color w:val="404040"/>
              </w:rPr>
              <w:tab/>
              <w:t>120</w:t>
            </w:r>
          </w:hyperlink>
        </w:p>
        <w:p w14:paraId="4C71B336" w14:textId="77777777" w:rsidR="00B40AAF" w:rsidRDefault="00746E6D">
          <w:pPr>
            <w:pBdr>
              <w:top w:val="nil"/>
              <w:left w:val="nil"/>
              <w:bottom w:val="nil"/>
              <w:right w:val="nil"/>
              <w:between w:val="nil"/>
            </w:pBdr>
            <w:tabs>
              <w:tab w:val="right" w:pos="9627"/>
              <w:tab w:val="left" w:pos="780"/>
            </w:tabs>
            <w:spacing w:before="120"/>
            <w:rPr>
              <w:rFonts w:ascii="Calibri" w:eastAsia="Calibri" w:hAnsi="Calibri" w:cs="Calibri"/>
              <w:color w:val="000000"/>
            </w:rPr>
          </w:pPr>
          <w:hyperlink w:anchor="_heading=h.1pgrrkc">
            <w:r>
              <w:rPr>
                <w:b/>
                <w:color w:val="404040"/>
              </w:rPr>
              <w:t>VII.</w:t>
            </w:r>
          </w:hyperlink>
          <w:hyperlink w:anchor="_heading=h.1pgrrkc">
            <w:r>
              <w:rPr>
                <w:rFonts w:ascii="Calibri" w:eastAsia="Calibri" w:hAnsi="Calibri" w:cs="Calibri"/>
                <w:color w:val="000000"/>
              </w:rPr>
              <w:tab/>
            </w:r>
          </w:hyperlink>
          <w:r>
            <w:fldChar w:fldCharType="begin"/>
          </w:r>
          <w:r>
            <w:instrText xml:space="preserve"> PAGEREF _heading=h.1pgrrkc \h </w:instrText>
          </w:r>
          <w:r>
            <w:fldChar w:fldCharType="separate"/>
          </w:r>
          <w:r>
            <w:rPr>
              <w:b/>
              <w:color w:val="404040"/>
            </w:rPr>
            <w:t>DỰ KIẾN CÁC MỐC THỜI GIAN, TIẾN ĐỘ THỰC HIỆN</w:t>
          </w:r>
          <w:r>
            <w:rPr>
              <w:b/>
              <w:color w:val="404040"/>
            </w:rPr>
            <w:tab/>
            <w:t>126</w:t>
          </w:r>
          <w:r>
            <w:fldChar w:fldCharType="end"/>
          </w:r>
        </w:p>
        <w:p w14:paraId="40F4EC78"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49gfa85">
            <w:r>
              <w:rPr>
                <w:b/>
                <w:color w:val="404040"/>
              </w:rPr>
              <w:t>VII.1. Dự kiến các mốc thời gian thực hiện</w:t>
            </w:r>
            <w:r>
              <w:rPr>
                <w:b/>
                <w:color w:val="404040"/>
              </w:rPr>
              <w:tab/>
              <w:t>126</w:t>
            </w:r>
          </w:hyperlink>
        </w:p>
        <w:p w14:paraId="0F2086DF"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2olpkfy">
            <w:r>
              <w:rPr>
                <w:b/>
                <w:color w:val="404040"/>
              </w:rPr>
              <w:t>VII.2. Dự kiến tiến độ thực hiện</w:t>
            </w:r>
            <w:r>
              <w:rPr>
                <w:b/>
                <w:color w:val="404040"/>
              </w:rPr>
              <w:tab/>
              <w:t>126</w:t>
            </w:r>
          </w:hyperlink>
        </w:p>
        <w:p w14:paraId="6DE2D33B" w14:textId="77777777" w:rsidR="00B40AAF" w:rsidRDefault="00746E6D">
          <w:pPr>
            <w:pBdr>
              <w:top w:val="nil"/>
              <w:left w:val="nil"/>
              <w:bottom w:val="nil"/>
              <w:right w:val="nil"/>
              <w:between w:val="nil"/>
            </w:pBdr>
            <w:tabs>
              <w:tab w:val="right" w:pos="9627"/>
              <w:tab w:val="left" w:pos="780"/>
            </w:tabs>
            <w:spacing w:before="120"/>
            <w:rPr>
              <w:rFonts w:ascii="Calibri" w:eastAsia="Calibri" w:hAnsi="Calibri" w:cs="Calibri"/>
              <w:color w:val="000000"/>
            </w:rPr>
          </w:pPr>
          <w:hyperlink w:anchor="_heading=h.13qzunr">
            <w:r>
              <w:rPr>
                <w:b/>
                <w:color w:val="404040"/>
              </w:rPr>
              <w:t>VIII.</w:t>
            </w:r>
          </w:hyperlink>
          <w:hyperlink w:anchor="_heading=h.13qzunr">
            <w:r>
              <w:rPr>
                <w:rFonts w:ascii="Calibri" w:eastAsia="Calibri" w:hAnsi="Calibri" w:cs="Calibri"/>
                <w:color w:val="000000"/>
              </w:rPr>
              <w:tab/>
            </w:r>
          </w:hyperlink>
          <w:r>
            <w:fldChar w:fldCharType="begin"/>
          </w:r>
          <w:r>
            <w:instrText xml:space="preserve"> PAG</w:instrText>
          </w:r>
          <w:r>
            <w:instrText xml:space="preserve">EREF _heading=h.13qzunr \h </w:instrText>
          </w:r>
          <w:r>
            <w:fldChar w:fldCharType="separate"/>
          </w:r>
          <w:r>
            <w:rPr>
              <w:b/>
              <w:color w:val="404040"/>
            </w:rPr>
            <w:t>PHƯƠNG ÁN TỔ CHỨC QUẢN LÝ THỰC HIỆN, ĐƯA VÀO VẬN HÀNH, KHAI THÁC</w:t>
          </w:r>
          <w:r>
            <w:rPr>
              <w:b/>
              <w:color w:val="404040"/>
            </w:rPr>
            <w:tab/>
            <w:t>127</w:t>
          </w:r>
          <w:r>
            <w:fldChar w:fldCharType="end"/>
          </w:r>
        </w:p>
        <w:p w14:paraId="31CE5D72"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3nqndbk">
            <w:r>
              <w:rPr>
                <w:b/>
                <w:color w:val="404040"/>
              </w:rPr>
              <w:t>VIII.1. Xác định mối quan hệ và trách nhiệm của các cơ quan liên quan</w:t>
            </w:r>
            <w:r>
              <w:rPr>
                <w:b/>
                <w:color w:val="404040"/>
              </w:rPr>
              <w:tab/>
              <w:t>127</w:t>
            </w:r>
          </w:hyperlink>
        </w:p>
        <w:p w14:paraId="54E39E2D"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22vxnjd">
            <w:r>
              <w:rPr>
                <w:color w:val="404040"/>
              </w:rPr>
              <w:t>VIII.1.1 Chủ đầu tư</w:t>
            </w:r>
            <w:r>
              <w:rPr>
                <w:color w:val="404040"/>
              </w:rPr>
              <w:tab/>
              <w:t>127</w:t>
            </w:r>
          </w:hyperlink>
        </w:p>
        <w:p w14:paraId="3B38144B"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320vgez">
            <w:r>
              <w:rPr>
                <w:color w:val="404040"/>
              </w:rPr>
              <w:t>VIII.1.2 Nhà thầu thi công</w:t>
            </w:r>
            <w:r>
              <w:rPr>
                <w:color w:val="404040"/>
              </w:rPr>
              <w:tab/>
              <w:t>127</w:t>
            </w:r>
          </w:hyperlink>
        </w:p>
        <w:p w14:paraId="716F42F5"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1h65qms">
            <w:r>
              <w:rPr>
                <w:color w:val="404040"/>
              </w:rPr>
              <w:t>VIII.1.3 Đơn vị giám sát</w:t>
            </w:r>
            <w:r>
              <w:rPr>
                <w:color w:val="404040"/>
              </w:rPr>
              <w:tab/>
              <w:t>127</w:t>
            </w:r>
          </w:hyperlink>
        </w:p>
        <w:p w14:paraId="5468964E"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415t9al">
            <w:r>
              <w:rPr>
                <w:color w:val="404040"/>
              </w:rPr>
              <w:t>VIII.1.4 Đơn vị tham gia khai thác vận hành hệ thống</w:t>
            </w:r>
            <w:r>
              <w:rPr>
                <w:color w:val="404040"/>
              </w:rPr>
              <w:tab/>
              <w:t>127</w:t>
            </w:r>
          </w:hyperlink>
        </w:p>
        <w:p w14:paraId="4B5B1E5A"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2gb3jie">
            <w:r>
              <w:rPr>
                <w:b/>
                <w:color w:val="404040"/>
              </w:rPr>
              <w:t>VIII.2. Phân tích rủi ro và biện pháp phòng ngừa</w:t>
            </w:r>
            <w:r>
              <w:rPr>
                <w:b/>
                <w:color w:val="404040"/>
              </w:rPr>
              <w:tab/>
            </w:r>
            <w:r>
              <w:rPr>
                <w:b/>
                <w:color w:val="404040"/>
              </w:rPr>
              <w:t>128</w:t>
            </w:r>
          </w:hyperlink>
        </w:p>
        <w:p w14:paraId="01A851BE"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vgdtq7">
            <w:r>
              <w:rPr>
                <w:b/>
                <w:color w:val="404040"/>
              </w:rPr>
              <w:t>VIII.3. Cơ chế quản lý và khai thác sau khi hoàn thành</w:t>
            </w:r>
            <w:r>
              <w:rPr>
                <w:b/>
                <w:color w:val="404040"/>
              </w:rPr>
              <w:tab/>
              <w:t>128</w:t>
            </w:r>
          </w:hyperlink>
        </w:p>
        <w:p w14:paraId="3154A0D8"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3fg1ce0">
            <w:r>
              <w:rPr>
                <w:color w:val="404040"/>
              </w:rPr>
              <w:t>VIII.3.1 Tổ chức bộ máy quản lý</w:t>
            </w:r>
            <w:r>
              <w:rPr>
                <w:color w:val="404040"/>
              </w:rPr>
              <w:tab/>
              <w:t>128</w:t>
            </w:r>
          </w:hyperlink>
        </w:p>
        <w:p w14:paraId="16AB4880"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2tq9fhf">
            <w:r>
              <w:rPr>
                <w:color w:val="404040"/>
              </w:rPr>
              <w:t>VIII.3.2 Chi phí vận hành hệ thống</w:t>
            </w:r>
            <w:r>
              <w:rPr>
                <w:color w:val="404040"/>
              </w:rPr>
              <w:tab/>
            </w:r>
            <w:r>
              <w:rPr>
                <w:color w:val="404040"/>
              </w:rPr>
              <w:t>128</w:t>
            </w:r>
          </w:hyperlink>
        </w:p>
        <w:p w14:paraId="44092729"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18vjpp8">
            <w:r>
              <w:rPr>
                <w:b/>
                <w:color w:val="404040"/>
              </w:rPr>
              <w:t>VIII.4. Kế hoạch lựa chọn nhà thầu</w:t>
            </w:r>
            <w:r>
              <w:rPr>
                <w:b/>
                <w:color w:val="404040"/>
              </w:rPr>
              <w:tab/>
              <w:t>129</w:t>
            </w:r>
          </w:hyperlink>
        </w:p>
        <w:p w14:paraId="2E302B1F"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3sv78d1">
            <w:r>
              <w:rPr>
                <w:color w:val="404040"/>
              </w:rPr>
              <w:t>VIII.4.1 Phần công việc đã thực hiện</w:t>
            </w:r>
            <w:r>
              <w:rPr>
                <w:color w:val="404040"/>
              </w:rPr>
              <w:tab/>
              <w:t>129</w:t>
            </w:r>
          </w:hyperlink>
        </w:p>
        <w:p w14:paraId="08F3108B"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280hiku">
            <w:r>
              <w:rPr>
                <w:color w:val="404040"/>
              </w:rPr>
              <w:t>VIII.4.1 Phần công việc không áp dụng được một tr</w:t>
            </w:r>
            <w:r>
              <w:rPr>
                <w:color w:val="404040"/>
              </w:rPr>
              <w:t>ong các hình thức lựa chọn nhà thầu</w:t>
            </w:r>
            <w:r>
              <w:rPr>
                <w:color w:val="404040"/>
              </w:rPr>
              <w:tab/>
              <w:t>129</w:t>
            </w:r>
          </w:hyperlink>
        </w:p>
        <w:p w14:paraId="6FCE5486"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n5rssn">
            <w:r>
              <w:rPr>
                <w:color w:val="404040"/>
              </w:rPr>
              <w:t>VIII.4.1 Phần công việc thuộc kế hoạch lựa chọn nhà thầu</w:t>
            </w:r>
            <w:r>
              <w:rPr>
                <w:color w:val="404040"/>
              </w:rPr>
              <w:tab/>
              <w:t>130</w:t>
            </w:r>
          </w:hyperlink>
        </w:p>
        <w:p w14:paraId="598D8314"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375fbgg">
            <w:r>
              <w:rPr>
                <w:color w:val="404040"/>
              </w:rPr>
              <w:t>VIII.4.2 Tổng giá trị các phần công việc</w:t>
            </w:r>
            <w:r>
              <w:rPr>
                <w:color w:val="404040"/>
              </w:rPr>
              <w:tab/>
              <w:t>131</w:t>
            </w:r>
          </w:hyperlink>
        </w:p>
        <w:p w14:paraId="24EA6D69" w14:textId="77777777" w:rsidR="00B40AAF" w:rsidRDefault="00746E6D">
          <w:pPr>
            <w:pBdr>
              <w:top w:val="nil"/>
              <w:left w:val="nil"/>
              <w:bottom w:val="nil"/>
              <w:right w:val="nil"/>
              <w:between w:val="nil"/>
            </w:pBdr>
            <w:tabs>
              <w:tab w:val="right" w:leader="dot" w:pos="9627"/>
            </w:tabs>
            <w:ind w:left="520"/>
            <w:rPr>
              <w:rFonts w:ascii="Calibri" w:eastAsia="Calibri" w:hAnsi="Calibri" w:cs="Calibri"/>
              <w:color w:val="000000"/>
            </w:rPr>
          </w:pPr>
          <w:hyperlink w:anchor="_heading=h.1maplo9">
            <w:r>
              <w:rPr>
                <w:color w:val="404040"/>
              </w:rPr>
              <w:t>VIII.4.1 Kiến nghị hình thức quản lý thực hiện hoạt động ứng dụng CNTT</w:t>
            </w:r>
            <w:r>
              <w:rPr>
                <w:color w:val="404040"/>
              </w:rPr>
              <w:tab/>
              <w:t>131</w:t>
            </w:r>
          </w:hyperlink>
        </w:p>
        <w:p w14:paraId="50741223" w14:textId="77777777" w:rsidR="00B40AAF" w:rsidRDefault="00746E6D">
          <w:pPr>
            <w:pBdr>
              <w:top w:val="nil"/>
              <w:left w:val="nil"/>
              <w:bottom w:val="nil"/>
              <w:right w:val="nil"/>
              <w:between w:val="nil"/>
            </w:pBdr>
            <w:tabs>
              <w:tab w:val="right" w:pos="9627"/>
              <w:tab w:val="left" w:pos="780"/>
            </w:tabs>
            <w:spacing w:before="120"/>
            <w:rPr>
              <w:rFonts w:ascii="Calibri" w:eastAsia="Calibri" w:hAnsi="Calibri" w:cs="Calibri"/>
              <w:color w:val="000000"/>
            </w:rPr>
          </w:pPr>
          <w:hyperlink w:anchor="_heading=h.46ad4c2">
            <w:r>
              <w:rPr>
                <w:b/>
                <w:color w:val="404040"/>
              </w:rPr>
              <w:t>IX.</w:t>
            </w:r>
          </w:hyperlink>
          <w:hyperlink w:anchor="_heading=h.46ad4c2">
            <w:r>
              <w:rPr>
                <w:rFonts w:ascii="Calibri" w:eastAsia="Calibri" w:hAnsi="Calibri" w:cs="Calibri"/>
                <w:color w:val="000000"/>
              </w:rPr>
              <w:tab/>
            </w:r>
          </w:hyperlink>
          <w:r>
            <w:fldChar w:fldCharType="begin"/>
          </w:r>
          <w:r>
            <w:instrText xml:space="preserve"> PAGEREF _heading=h.46ad4c2 \h </w:instrText>
          </w:r>
          <w:r>
            <w:fldChar w:fldCharType="separate"/>
          </w:r>
          <w:r>
            <w:rPr>
              <w:b/>
              <w:color w:val="404040"/>
            </w:rPr>
            <w:t>KẾT LUẬN VÀ KIẾN NGHỊ</w:t>
          </w:r>
          <w:r>
            <w:rPr>
              <w:b/>
              <w:color w:val="404040"/>
            </w:rPr>
            <w:tab/>
            <w:t>132</w:t>
          </w:r>
          <w:r>
            <w:fldChar w:fldCharType="end"/>
          </w:r>
        </w:p>
        <w:p w14:paraId="0FE89D03"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rPr>
          </w:pPr>
          <w:hyperlink w:anchor="_heading=h.2lfnejv">
            <w:r>
              <w:rPr>
                <w:b/>
                <w:color w:val="404040"/>
              </w:rPr>
              <w:t>IX.1. Đề xuất</w:t>
            </w:r>
            <w:r>
              <w:rPr>
                <w:b/>
                <w:color w:val="404040"/>
              </w:rPr>
              <w:tab/>
              <w:t>132</w:t>
            </w:r>
          </w:hyperlink>
        </w:p>
        <w:p w14:paraId="69DC3CD3" w14:textId="77777777" w:rsidR="00B40AAF" w:rsidRDefault="00746E6D">
          <w:pPr>
            <w:pBdr>
              <w:top w:val="nil"/>
              <w:left w:val="nil"/>
              <w:bottom w:val="nil"/>
              <w:right w:val="nil"/>
              <w:between w:val="nil"/>
            </w:pBdr>
            <w:tabs>
              <w:tab w:val="right" w:leader="dot" w:pos="9627"/>
            </w:tabs>
            <w:ind w:left="260"/>
            <w:rPr>
              <w:rFonts w:ascii="Calibri" w:eastAsia="Calibri" w:hAnsi="Calibri" w:cs="Calibri"/>
              <w:color w:val="000000"/>
              <w:sz w:val="22"/>
              <w:szCs w:val="22"/>
            </w:rPr>
          </w:pPr>
          <w:hyperlink w:anchor="_heading=h.10kxoro">
            <w:r>
              <w:rPr>
                <w:b/>
                <w:color w:val="404040"/>
              </w:rPr>
              <w:t>IX.2. Kiến nghị</w:t>
            </w:r>
            <w:r>
              <w:rPr>
                <w:b/>
                <w:color w:val="404040"/>
              </w:rPr>
              <w:tab/>
              <w:t>132</w:t>
            </w:r>
          </w:hyperlink>
        </w:p>
        <w:p w14:paraId="41166875" w14:textId="77777777" w:rsidR="00B40AAF" w:rsidRDefault="00746E6D">
          <w:pPr>
            <w:rPr>
              <w:color w:val="000000"/>
            </w:rPr>
          </w:pPr>
          <w:r>
            <w:fldChar w:fldCharType="end"/>
          </w:r>
        </w:p>
      </w:sdtContent>
    </w:sdt>
    <w:p w14:paraId="13B2295F" w14:textId="77777777" w:rsidR="00B40AAF" w:rsidRDefault="00746E6D">
      <w:pPr>
        <w:jc w:val="left"/>
        <w:rPr>
          <w:rFonts w:ascii="Cambria" w:eastAsia="Cambria" w:hAnsi="Cambria" w:cs="Cambria"/>
          <w:b/>
          <w:color w:val="000000"/>
          <w:sz w:val="28"/>
          <w:szCs w:val="28"/>
        </w:rPr>
      </w:pPr>
      <w:bookmarkStart w:id="1" w:name="_heading=h.30j0zll" w:colFirst="0" w:colLast="0"/>
      <w:bookmarkEnd w:id="1"/>
      <w:r>
        <w:br w:type="page"/>
      </w:r>
    </w:p>
    <w:p w14:paraId="34E9E553" w14:textId="77777777" w:rsidR="00B40AAF" w:rsidRPr="00A37CFA" w:rsidRDefault="00746E6D">
      <w:pPr>
        <w:pStyle w:val="Heading1"/>
        <w:rPr>
          <w:lang w:val="vi-VN"/>
        </w:rPr>
      </w:pPr>
      <w:bookmarkStart w:id="2" w:name="_heading=h.1fob9te" w:colFirst="0" w:colLast="0"/>
      <w:bookmarkEnd w:id="2"/>
      <w:r w:rsidRPr="00A37CFA">
        <w:rPr>
          <w:lang w:val="vi-VN"/>
        </w:rPr>
        <w:lastRenderedPageBreak/>
        <w:t>GI</w:t>
      </w:r>
      <w:r w:rsidRPr="00A37CFA">
        <w:rPr>
          <w:lang w:val="vi-VN"/>
        </w:rPr>
        <w:t>Ả</w:t>
      </w:r>
      <w:r w:rsidRPr="00A37CFA">
        <w:rPr>
          <w:lang w:val="vi-VN"/>
        </w:rPr>
        <w:t>I THÍCH THU</w:t>
      </w:r>
      <w:r w:rsidRPr="00A37CFA">
        <w:rPr>
          <w:lang w:val="vi-VN"/>
        </w:rPr>
        <w:t>Ậ</w:t>
      </w:r>
      <w:r w:rsidRPr="00A37CFA">
        <w:rPr>
          <w:lang w:val="vi-VN"/>
        </w:rPr>
        <w:t>T NG</w:t>
      </w:r>
      <w:r w:rsidRPr="00A37CFA">
        <w:rPr>
          <w:lang w:val="vi-VN"/>
        </w:rPr>
        <w:t>Ữ</w:t>
      </w:r>
      <w:r w:rsidRPr="00A37CFA">
        <w:rPr>
          <w:lang w:val="vi-VN"/>
        </w:rPr>
        <w:t xml:space="preserve"> VÀ T</w:t>
      </w:r>
      <w:r w:rsidRPr="00A37CFA">
        <w:rPr>
          <w:lang w:val="vi-VN"/>
        </w:rPr>
        <w:t>Ừ</w:t>
      </w:r>
      <w:r w:rsidRPr="00A37CFA">
        <w:rPr>
          <w:lang w:val="vi-VN"/>
        </w:rPr>
        <w:t xml:space="preserve"> VI</w:t>
      </w:r>
      <w:r w:rsidRPr="00A37CFA">
        <w:rPr>
          <w:lang w:val="vi-VN"/>
        </w:rPr>
        <w:t>Ế</w:t>
      </w:r>
      <w:r w:rsidRPr="00A37CFA">
        <w:rPr>
          <w:lang w:val="vi-VN"/>
        </w:rPr>
        <w:t>T T</w:t>
      </w:r>
      <w:r w:rsidRPr="00A37CFA">
        <w:rPr>
          <w:lang w:val="vi-VN"/>
        </w:rPr>
        <w:t>Ắ</w:t>
      </w:r>
      <w:r w:rsidRPr="00A37CFA">
        <w:rPr>
          <w:lang w:val="vi-VN"/>
        </w:rPr>
        <w:t>T</w:t>
      </w:r>
    </w:p>
    <w:tbl>
      <w:tblPr>
        <w:tblStyle w:val="a9"/>
        <w:tblW w:w="963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908"/>
        <w:gridCol w:w="3623"/>
        <w:gridCol w:w="5103"/>
      </w:tblGrid>
      <w:tr w:rsidR="00B40AAF" w14:paraId="630462B0" w14:textId="77777777">
        <w:tc>
          <w:tcPr>
            <w:tcW w:w="908" w:type="dxa"/>
            <w:shd w:val="clear" w:color="auto" w:fill="auto"/>
          </w:tcPr>
          <w:p w14:paraId="0C0F6364" w14:textId="77777777" w:rsidR="00B40AAF" w:rsidRDefault="00746E6D">
            <w:pPr>
              <w:spacing w:before="120" w:after="120" w:line="240" w:lineRule="auto"/>
              <w:jc w:val="center"/>
              <w:rPr>
                <w:rFonts w:ascii="Cambria" w:eastAsia="Cambria" w:hAnsi="Cambria" w:cs="Cambria"/>
                <w:b/>
                <w:color w:val="000000"/>
                <w:sz w:val="28"/>
                <w:szCs w:val="28"/>
              </w:rPr>
            </w:pPr>
            <w:bookmarkStart w:id="3" w:name="_heading=h.3znysh7" w:colFirst="0" w:colLast="0"/>
            <w:bookmarkEnd w:id="3"/>
            <w:r>
              <w:rPr>
                <w:rFonts w:ascii="Cambria" w:eastAsia="Cambria" w:hAnsi="Cambria" w:cs="Cambria"/>
                <w:b/>
                <w:color w:val="000000"/>
                <w:sz w:val="28"/>
                <w:szCs w:val="28"/>
              </w:rPr>
              <w:t>STT</w:t>
            </w:r>
          </w:p>
        </w:tc>
        <w:tc>
          <w:tcPr>
            <w:tcW w:w="3623" w:type="dxa"/>
            <w:shd w:val="clear" w:color="auto" w:fill="auto"/>
          </w:tcPr>
          <w:p w14:paraId="4564BCAF" w14:textId="77777777" w:rsidR="00B40AAF" w:rsidRDefault="00746E6D">
            <w:pPr>
              <w:spacing w:before="120" w:after="120" w:line="240" w:lineRule="auto"/>
              <w:jc w:val="center"/>
              <w:rPr>
                <w:rFonts w:ascii="Cambria" w:eastAsia="Cambria" w:hAnsi="Cambria" w:cs="Cambria"/>
                <w:b/>
                <w:color w:val="000000"/>
                <w:sz w:val="28"/>
                <w:szCs w:val="28"/>
              </w:rPr>
            </w:pPr>
            <w:r>
              <w:rPr>
                <w:rFonts w:ascii="Cambria" w:eastAsia="Cambria" w:hAnsi="Cambria" w:cs="Cambria"/>
                <w:b/>
                <w:color w:val="000000"/>
                <w:sz w:val="28"/>
                <w:szCs w:val="28"/>
              </w:rPr>
              <w:t>Thu</w:t>
            </w:r>
            <w:r>
              <w:rPr>
                <w:rFonts w:ascii="Cambria" w:eastAsia="Cambria" w:hAnsi="Cambria" w:cs="Cambria"/>
                <w:b/>
                <w:color w:val="000000"/>
                <w:sz w:val="28"/>
                <w:szCs w:val="28"/>
              </w:rPr>
              <w:t>ậ</w:t>
            </w:r>
            <w:r>
              <w:rPr>
                <w:rFonts w:ascii="Cambria" w:eastAsia="Cambria" w:hAnsi="Cambria" w:cs="Cambria"/>
                <w:b/>
                <w:color w:val="000000"/>
                <w:sz w:val="28"/>
                <w:szCs w:val="28"/>
              </w:rPr>
              <w:t>t ng</w:t>
            </w:r>
            <w:r>
              <w:rPr>
                <w:rFonts w:ascii="Cambria" w:eastAsia="Cambria" w:hAnsi="Cambria" w:cs="Cambria"/>
                <w:b/>
                <w:color w:val="000000"/>
                <w:sz w:val="28"/>
                <w:szCs w:val="28"/>
              </w:rPr>
              <w:t>ữ</w:t>
            </w:r>
            <w:r>
              <w:rPr>
                <w:rFonts w:ascii="Cambria" w:eastAsia="Cambria" w:hAnsi="Cambria" w:cs="Cambria"/>
                <w:b/>
                <w:color w:val="000000"/>
                <w:sz w:val="28"/>
                <w:szCs w:val="28"/>
              </w:rPr>
              <w:t>/ T</w:t>
            </w:r>
            <w:r>
              <w:rPr>
                <w:rFonts w:ascii="Cambria" w:eastAsia="Cambria" w:hAnsi="Cambria" w:cs="Cambria"/>
                <w:b/>
                <w:color w:val="000000"/>
                <w:sz w:val="28"/>
                <w:szCs w:val="28"/>
              </w:rPr>
              <w:t>ừ</w:t>
            </w:r>
            <w:r>
              <w:rPr>
                <w:rFonts w:ascii="Cambria" w:eastAsia="Cambria" w:hAnsi="Cambria" w:cs="Cambria"/>
                <w:b/>
                <w:color w:val="000000"/>
                <w:sz w:val="28"/>
                <w:szCs w:val="28"/>
              </w:rPr>
              <w:t xml:space="preserve"> vi</w:t>
            </w:r>
            <w:r>
              <w:rPr>
                <w:rFonts w:ascii="Cambria" w:eastAsia="Cambria" w:hAnsi="Cambria" w:cs="Cambria"/>
                <w:b/>
                <w:color w:val="000000"/>
                <w:sz w:val="28"/>
                <w:szCs w:val="28"/>
              </w:rPr>
              <w:t>ế</w:t>
            </w:r>
            <w:r>
              <w:rPr>
                <w:rFonts w:ascii="Cambria" w:eastAsia="Cambria" w:hAnsi="Cambria" w:cs="Cambria"/>
                <w:b/>
                <w:color w:val="000000"/>
                <w:sz w:val="28"/>
                <w:szCs w:val="28"/>
              </w:rPr>
              <w:t>t t</w:t>
            </w:r>
            <w:r>
              <w:rPr>
                <w:rFonts w:ascii="Cambria" w:eastAsia="Cambria" w:hAnsi="Cambria" w:cs="Cambria"/>
                <w:b/>
                <w:color w:val="000000"/>
                <w:sz w:val="28"/>
                <w:szCs w:val="28"/>
              </w:rPr>
              <w:t>ắ</w:t>
            </w:r>
            <w:r>
              <w:rPr>
                <w:rFonts w:ascii="Cambria" w:eastAsia="Cambria" w:hAnsi="Cambria" w:cs="Cambria"/>
                <w:b/>
                <w:color w:val="000000"/>
                <w:sz w:val="28"/>
                <w:szCs w:val="28"/>
              </w:rPr>
              <w:t>t</w:t>
            </w:r>
          </w:p>
        </w:tc>
        <w:tc>
          <w:tcPr>
            <w:tcW w:w="5103" w:type="dxa"/>
            <w:shd w:val="clear" w:color="auto" w:fill="auto"/>
          </w:tcPr>
          <w:p w14:paraId="44A758BF" w14:textId="77777777" w:rsidR="00B40AAF" w:rsidRDefault="00746E6D">
            <w:pPr>
              <w:spacing w:before="120" w:after="120" w:line="240" w:lineRule="auto"/>
              <w:jc w:val="center"/>
              <w:rPr>
                <w:rFonts w:ascii="Cambria" w:eastAsia="Cambria" w:hAnsi="Cambria" w:cs="Cambria"/>
                <w:b/>
                <w:color w:val="000000"/>
                <w:sz w:val="28"/>
                <w:szCs w:val="28"/>
              </w:rPr>
            </w:pPr>
            <w:r>
              <w:rPr>
                <w:rFonts w:ascii="Cambria" w:eastAsia="Cambria" w:hAnsi="Cambria" w:cs="Cambria"/>
                <w:b/>
                <w:color w:val="000000"/>
                <w:sz w:val="28"/>
                <w:szCs w:val="28"/>
              </w:rPr>
              <w:t>Gi</w:t>
            </w:r>
            <w:r>
              <w:rPr>
                <w:rFonts w:ascii="Cambria" w:eastAsia="Cambria" w:hAnsi="Cambria" w:cs="Cambria"/>
                <w:b/>
                <w:color w:val="000000"/>
                <w:sz w:val="28"/>
                <w:szCs w:val="28"/>
              </w:rPr>
              <w:t>ả</w:t>
            </w:r>
            <w:r>
              <w:rPr>
                <w:rFonts w:ascii="Cambria" w:eastAsia="Cambria" w:hAnsi="Cambria" w:cs="Cambria"/>
                <w:b/>
                <w:color w:val="000000"/>
                <w:sz w:val="28"/>
                <w:szCs w:val="28"/>
              </w:rPr>
              <w:t>i thích</w:t>
            </w:r>
          </w:p>
        </w:tc>
      </w:tr>
      <w:tr w:rsidR="00B40AAF" w14:paraId="6EDFDF76" w14:textId="77777777">
        <w:tc>
          <w:tcPr>
            <w:tcW w:w="908" w:type="dxa"/>
          </w:tcPr>
          <w:p w14:paraId="3A4AE8D5" w14:textId="77777777" w:rsidR="00B40AAF" w:rsidRDefault="00B40AAF">
            <w:pPr>
              <w:numPr>
                <w:ilvl w:val="0"/>
                <w:numId w:val="2"/>
              </w:numPr>
              <w:pBdr>
                <w:top w:val="nil"/>
                <w:left w:val="nil"/>
                <w:bottom w:val="nil"/>
                <w:right w:val="nil"/>
                <w:between w:val="nil"/>
              </w:pBdr>
              <w:spacing w:before="120" w:after="120" w:line="240" w:lineRule="auto"/>
              <w:jc w:val="center"/>
              <w:rPr>
                <w:rFonts w:ascii="Cambria" w:eastAsia="Cambria" w:hAnsi="Cambria" w:cs="Cambria"/>
                <w:color w:val="000000"/>
                <w:sz w:val="28"/>
                <w:szCs w:val="28"/>
              </w:rPr>
            </w:pPr>
          </w:p>
        </w:tc>
        <w:tc>
          <w:tcPr>
            <w:tcW w:w="3623" w:type="dxa"/>
          </w:tcPr>
          <w:p w14:paraId="66D3069F" w14:textId="77777777" w:rsidR="00B40AAF" w:rsidRDefault="00746E6D">
            <w:pPr>
              <w:spacing w:before="120" w:after="120" w:line="240" w:lineRule="auto"/>
              <w:rPr>
                <w:rFonts w:ascii="Cambria" w:eastAsia="Cambria" w:hAnsi="Cambria" w:cs="Cambria"/>
                <w:color w:val="000000"/>
                <w:sz w:val="28"/>
                <w:szCs w:val="28"/>
              </w:rPr>
            </w:pPr>
            <w:r>
              <w:rPr>
                <w:rFonts w:ascii="Cambria" w:eastAsia="Cambria" w:hAnsi="Cambria" w:cs="Cambria"/>
                <w:color w:val="000000"/>
                <w:sz w:val="28"/>
                <w:szCs w:val="28"/>
              </w:rPr>
              <w:t>CNTT</w:t>
            </w:r>
          </w:p>
        </w:tc>
        <w:tc>
          <w:tcPr>
            <w:tcW w:w="5103" w:type="dxa"/>
          </w:tcPr>
          <w:p w14:paraId="48B1FA65" w14:textId="77777777" w:rsidR="00B40AAF" w:rsidRDefault="00746E6D">
            <w:pPr>
              <w:spacing w:before="120" w:after="120" w:line="240" w:lineRule="auto"/>
              <w:rPr>
                <w:rFonts w:ascii="Cambria" w:eastAsia="Cambria" w:hAnsi="Cambria" w:cs="Cambria"/>
                <w:color w:val="000000"/>
                <w:sz w:val="28"/>
                <w:szCs w:val="28"/>
              </w:rPr>
            </w:pPr>
            <w:r>
              <w:rPr>
                <w:rFonts w:ascii="Cambria" w:eastAsia="Cambria" w:hAnsi="Cambria" w:cs="Cambria"/>
                <w:color w:val="000000"/>
                <w:sz w:val="28"/>
                <w:szCs w:val="28"/>
              </w:rPr>
              <w:t>Công ngh</w:t>
            </w:r>
            <w:r>
              <w:rPr>
                <w:rFonts w:ascii="Cambria" w:eastAsia="Cambria" w:hAnsi="Cambria" w:cs="Cambria"/>
                <w:color w:val="000000"/>
                <w:sz w:val="28"/>
                <w:szCs w:val="28"/>
              </w:rPr>
              <w:t>ệ</w:t>
            </w:r>
            <w:r>
              <w:rPr>
                <w:rFonts w:ascii="Cambria" w:eastAsia="Cambria" w:hAnsi="Cambria" w:cs="Cambria"/>
                <w:color w:val="000000"/>
                <w:sz w:val="28"/>
                <w:szCs w:val="28"/>
              </w:rPr>
              <w:t xml:space="preserve"> thông tin</w:t>
            </w:r>
          </w:p>
        </w:tc>
      </w:tr>
      <w:tr w:rsidR="00B40AAF" w14:paraId="6022C51F" w14:textId="77777777">
        <w:tc>
          <w:tcPr>
            <w:tcW w:w="908" w:type="dxa"/>
          </w:tcPr>
          <w:p w14:paraId="1D8CABDA" w14:textId="77777777" w:rsidR="00B40AAF" w:rsidRDefault="00B40AAF">
            <w:pPr>
              <w:numPr>
                <w:ilvl w:val="0"/>
                <w:numId w:val="2"/>
              </w:numPr>
              <w:pBdr>
                <w:top w:val="nil"/>
                <w:left w:val="nil"/>
                <w:bottom w:val="nil"/>
                <w:right w:val="nil"/>
                <w:between w:val="nil"/>
              </w:pBdr>
              <w:spacing w:before="120" w:after="120" w:line="240" w:lineRule="auto"/>
              <w:jc w:val="center"/>
              <w:rPr>
                <w:rFonts w:ascii="Cambria" w:eastAsia="Cambria" w:hAnsi="Cambria" w:cs="Cambria"/>
                <w:color w:val="000000"/>
                <w:sz w:val="28"/>
                <w:szCs w:val="28"/>
              </w:rPr>
            </w:pPr>
          </w:p>
        </w:tc>
        <w:tc>
          <w:tcPr>
            <w:tcW w:w="3623" w:type="dxa"/>
          </w:tcPr>
          <w:p w14:paraId="38A998F2" w14:textId="77777777" w:rsidR="00B40AAF" w:rsidRDefault="00746E6D">
            <w:pPr>
              <w:spacing w:before="120" w:after="120" w:line="240" w:lineRule="auto"/>
              <w:rPr>
                <w:rFonts w:ascii="Cambria" w:eastAsia="Cambria" w:hAnsi="Cambria" w:cs="Cambria"/>
                <w:color w:val="000000"/>
                <w:sz w:val="28"/>
                <w:szCs w:val="28"/>
              </w:rPr>
            </w:pPr>
            <w:r>
              <w:rPr>
                <w:rFonts w:ascii="Cambria" w:eastAsia="Cambria" w:hAnsi="Cambria" w:cs="Cambria"/>
                <w:color w:val="000000"/>
                <w:sz w:val="28"/>
                <w:szCs w:val="28"/>
              </w:rPr>
              <w:t>CSDL</w:t>
            </w:r>
          </w:p>
        </w:tc>
        <w:tc>
          <w:tcPr>
            <w:tcW w:w="5103" w:type="dxa"/>
          </w:tcPr>
          <w:p w14:paraId="5D5D5215" w14:textId="77777777" w:rsidR="00B40AAF" w:rsidRDefault="00746E6D">
            <w:pPr>
              <w:spacing w:before="120" w:after="120" w:line="240" w:lineRule="auto"/>
              <w:rPr>
                <w:rFonts w:ascii="Cambria" w:eastAsia="Cambria" w:hAnsi="Cambria" w:cs="Cambria"/>
                <w:color w:val="000000"/>
                <w:sz w:val="28"/>
                <w:szCs w:val="28"/>
              </w:rPr>
            </w:pPr>
            <w:r>
              <w:rPr>
                <w:rFonts w:ascii="Cambria" w:eastAsia="Cambria" w:hAnsi="Cambria" w:cs="Cambria"/>
                <w:color w:val="000000"/>
                <w:sz w:val="28"/>
                <w:szCs w:val="28"/>
              </w:rPr>
              <w:t>Cơ s</w:t>
            </w:r>
            <w:r>
              <w:rPr>
                <w:rFonts w:ascii="Cambria" w:eastAsia="Cambria" w:hAnsi="Cambria" w:cs="Cambria"/>
                <w:color w:val="000000"/>
                <w:sz w:val="28"/>
                <w:szCs w:val="28"/>
              </w:rPr>
              <w:t>ở</w:t>
            </w:r>
            <w:r>
              <w:rPr>
                <w:rFonts w:ascii="Cambria" w:eastAsia="Cambria" w:hAnsi="Cambria" w:cs="Cambria"/>
                <w:color w:val="000000"/>
                <w:sz w:val="28"/>
                <w:szCs w:val="28"/>
              </w:rPr>
              <w:t xml:space="preserve">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w:t>
            </w:r>
          </w:p>
        </w:tc>
      </w:tr>
      <w:tr w:rsidR="00B40AAF" w14:paraId="46594644" w14:textId="77777777">
        <w:tc>
          <w:tcPr>
            <w:tcW w:w="908" w:type="dxa"/>
          </w:tcPr>
          <w:p w14:paraId="30F119C5" w14:textId="77777777" w:rsidR="00B40AAF" w:rsidRDefault="00B40AAF">
            <w:pPr>
              <w:numPr>
                <w:ilvl w:val="0"/>
                <w:numId w:val="2"/>
              </w:numPr>
              <w:pBdr>
                <w:top w:val="nil"/>
                <w:left w:val="nil"/>
                <w:bottom w:val="nil"/>
                <w:right w:val="nil"/>
                <w:between w:val="nil"/>
              </w:pBdr>
              <w:spacing w:before="120" w:after="120" w:line="240" w:lineRule="auto"/>
              <w:jc w:val="center"/>
              <w:rPr>
                <w:rFonts w:ascii="Cambria" w:eastAsia="Cambria" w:hAnsi="Cambria" w:cs="Cambria"/>
                <w:color w:val="000000"/>
                <w:sz w:val="28"/>
                <w:szCs w:val="28"/>
              </w:rPr>
            </w:pPr>
          </w:p>
        </w:tc>
        <w:tc>
          <w:tcPr>
            <w:tcW w:w="3623" w:type="dxa"/>
          </w:tcPr>
          <w:p w14:paraId="2C765670" w14:textId="77777777" w:rsidR="00B40AAF" w:rsidRDefault="00746E6D">
            <w:pPr>
              <w:spacing w:before="120" w:after="120" w:line="240" w:lineRule="auto"/>
              <w:rPr>
                <w:rFonts w:ascii="Cambria" w:eastAsia="Cambria" w:hAnsi="Cambria" w:cs="Cambria"/>
                <w:color w:val="000000"/>
                <w:sz w:val="28"/>
                <w:szCs w:val="28"/>
              </w:rPr>
            </w:pPr>
            <w:r>
              <w:rPr>
                <w:rFonts w:ascii="Cambria" w:eastAsia="Cambria" w:hAnsi="Cambria" w:cs="Cambria"/>
                <w:color w:val="000000"/>
                <w:sz w:val="28"/>
                <w:szCs w:val="28"/>
              </w:rPr>
              <w:t>UBND</w:t>
            </w:r>
          </w:p>
        </w:tc>
        <w:tc>
          <w:tcPr>
            <w:tcW w:w="5103" w:type="dxa"/>
          </w:tcPr>
          <w:p w14:paraId="52DEBF2F" w14:textId="77777777" w:rsidR="00B40AAF" w:rsidRDefault="00746E6D">
            <w:pPr>
              <w:spacing w:before="120" w:after="120" w:line="240" w:lineRule="auto"/>
              <w:rPr>
                <w:rFonts w:ascii="Cambria" w:eastAsia="Cambria" w:hAnsi="Cambria" w:cs="Cambria"/>
                <w:color w:val="000000"/>
                <w:sz w:val="28"/>
                <w:szCs w:val="28"/>
              </w:rPr>
            </w:pPr>
            <w:r>
              <w:rPr>
                <w:rFonts w:ascii="Cambria" w:eastAsia="Cambria" w:hAnsi="Cambria" w:cs="Cambria"/>
                <w:color w:val="000000"/>
                <w:sz w:val="28"/>
                <w:szCs w:val="28"/>
              </w:rPr>
              <w:t>Ủ</w:t>
            </w:r>
            <w:r>
              <w:rPr>
                <w:rFonts w:ascii="Cambria" w:eastAsia="Cambria" w:hAnsi="Cambria" w:cs="Cambria"/>
                <w:color w:val="000000"/>
                <w:sz w:val="28"/>
                <w:szCs w:val="28"/>
              </w:rPr>
              <w:t>y ban nhân dân</w:t>
            </w:r>
          </w:p>
        </w:tc>
      </w:tr>
      <w:tr w:rsidR="00B40AAF" w14:paraId="4B94A89E" w14:textId="77777777">
        <w:tc>
          <w:tcPr>
            <w:tcW w:w="908" w:type="dxa"/>
          </w:tcPr>
          <w:p w14:paraId="69E97086" w14:textId="77777777" w:rsidR="00B40AAF" w:rsidRDefault="00B40AAF">
            <w:pPr>
              <w:numPr>
                <w:ilvl w:val="0"/>
                <w:numId w:val="2"/>
              </w:numPr>
              <w:pBdr>
                <w:top w:val="nil"/>
                <w:left w:val="nil"/>
                <w:bottom w:val="nil"/>
                <w:right w:val="nil"/>
                <w:between w:val="nil"/>
              </w:pBdr>
              <w:spacing w:before="120" w:after="120" w:line="240" w:lineRule="auto"/>
              <w:jc w:val="center"/>
              <w:rPr>
                <w:rFonts w:ascii="Cambria" w:eastAsia="Cambria" w:hAnsi="Cambria" w:cs="Cambria"/>
                <w:color w:val="000000"/>
                <w:sz w:val="28"/>
                <w:szCs w:val="28"/>
              </w:rPr>
            </w:pPr>
          </w:p>
        </w:tc>
        <w:tc>
          <w:tcPr>
            <w:tcW w:w="3623" w:type="dxa"/>
          </w:tcPr>
          <w:p w14:paraId="3B8EAC02" w14:textId="77777777" w:rsidR="00B40AAF" w:rsidRDefault="00746E6D">
            <w:pPr>
              <w:spacing w:before="120" w:after="120" w:line="240" w:lineRule="auto"/>
              <w:rPr>
                <w:rFonts w:ascii="Cambria" w:eastAsia="Cambria" w:hAnsi="Cambria" w:cs="Cambria"/>
                <w:color w:val="000000"/>
                <w:sz w:val="28"/>
                <w:szCs w:val="28"/>
              </w:rPr>
            </w:pPr>
            <w:r>
              <w:rPr>
                <w:rFonts w:ascii="Cambria" w:eastAsia="Cambria" w:hAnsi="Cambria" w:cs="Cambria"/>
                <w:color w:val="000000"/>
                <w:sz w:val="28"/>
                <w:szCs w:val="28"/>
              </w:rPr>
              <w:t>LAN</w:t>
            </w:r>
          </w:p>
        </w:tc>
        <w:tc>
          <w:tcPr>
            <w:tcW w:w="5103" w:type="dxa"/>
          </w:tcPr>
          <w:p w14:paraId="6B698EB5" w14:textId="77777777" w:rsidR="00B40AAF" w:rsidRDefault="00746E6D">
            <w:pPr>
              <w:spacing w:before="120" w:after="120" w:line="240" w:lineRule="auto"/>
              <w:rPr>
                <w:rFonts w:ascii="Cambria" w:eastAsia="Cambria" w:hAnsi="Cambria" w:cs="Cambria"/>
                <w:color w:val="000000"/>
                <w:sz w:val="28"/>
                <w:szCs w:val="28"/>
              </w:rPr>
            </w:pPr>
            <w:r>
              <w:rPr>
                <w:rFonts w:ascii="Cambria" w:eastAsia="Cambria" w:hAnsi="Cambria" w:cs="Cambria"/>
                <w:color w:val="000000"/>
                <w:sz w:val="28"/>
                <w:szCs w:val="28"/>
              </w:rPr>
              <w:t>M</w:t>
            </w:r>
            <w:r>
              <w:rPr>
                <w:rFonts w:ascii="Cambria" w:eastAsia="Cambria" w:hAnsi="Cambria" w:cs="Cambria"/>
                <w:color w:val="000000"/>
                <w:sz w:val="28"/>
                <w:szCs w:val="28"/>
              </w:rPr>
              <w:t>ạ</w:t>
            </w:r>
            <w:r>
              <w:rPr>
                <w:rFonts w:ascii="Cambria" w:eastAsia="Cambria" w:hAnsi="Cambria" w:cs="Cambria"/>
                <w:color w:val="000000"/>
                <w:sz w:val="28"/>
                <w:szCs w:val="28"/>
              </w:rPr>
              <w:t>ng n</w:t>
            </w:r>
            <w:r>
              <w:rPr>
                <w:rFonts w:ascii="Cambria" w:eastAsia="Cambria" w:hAnsi="Cambria" w:cs="Cambria"/>
                <w:color w:val="000000"/>
                <w:sz w:val="28"/>
                <w:szCs w:val="28"/>
              </w:rPr>
              <w:t>ộ</w:t>
            </w:r>
            <w:r>
              <w:rPr>
                <w:rFonts w:ascii="Cambria" w:eastAsia="Cambria" w:hAnsi="Cambria" w:cs="Cambria"/>
                <w:color w:val="000000"/>
                <w:sz w:val="28"/>
                <w:szCs w:val="28"/>
              </w:rPr>
              <w:t>i b</w:t>
            </w:r>
            <w:r>
              <w:rPr>
                <w:rFonts w:ascii="Cambria" w:eastAsia="Cambria" w:hAnsi="Cambria" w:cs="Cambria"/>
                <w:color w:val="000000"/>
                <w:sz w:val="28"/>
                <w:szCs w:val="28"/>
              </w:rPr>
              <w:t>ộ</w:t>
            </w:r>
          </w:p>
        </w:tc>
      </w:tr>
      <w:tr w:rsidR="00B40AAF" w14:paraId="4288FF3D" w14:textId="77777777">
        <w:tc>
          <w:tcPr>
            <w:tcW w:w="908" w:type="dxa"/>
          </w:tcPr>
          <w:p w14:paraId="2115A0C6" w14:textId="77777777" w:rsidR="00B40AAF" w:rsidRDefault="00B40AAF">
            <w:pPr>
              <w:numPr>
                <w:ilvl w:val="0"/>
                <w:numId w:val="2"/>
              </w:numPr>
              <w:pBdr>
                <w:top w:val="nil"/>
                <w:left w:val="nil"/>
                <w:bottom w:val="nil"/>
                <w:right w:val="nil"/>
                <w:between w:val="nil"/>
              </w:pBdr>
              <w:spacing w:before="120" w:after="120" w:line="240" w:lineRule="auto"/>
              <w:jc w:val="center"/>
              <w:rPr>
                <w:rFonts w:ascii="Cambria" w:eastAsia="Cambria" w:hAnsi="Cambria" w:cs="Cambria"/>
                <w:color w:val="000000"/>
                <w:sz w:val="28"/>
                <w:szCs w:val="28"/>
              </w:rPr>
            </w:pPr>
          </w:p>
        </w:tc>
        <w:tc>
          <w:tcPr>
            <w:tcW w:w="3623" w:type="dxa"/>
          </w:tcPr>
          <w:p w14:paraId="55C58A92" w14:textId="77777777" w:rsidR="00B40AAF" w:rsidRDefault="00746E6D">
            <w:pPr>
              <w:spacing w:before="120" w:after="120" w:line="240" w:lineRule="auto"/>
              <w:rPr>
                <w:rFonts w:ascii="Cambria" w:eastAsia="Cambria" w:hAnsi="Cambria" w:cs="Cambria"/>
                <w:color w:val="000000"/>
                <w:sz w:val="28"/>
                <w:szCs w:val="28"/>
              </w:rPr>
            </w:pPr>
            <w:r>
              <w:rPr>
                <w:rFonts w:ascii="Cambria" w:eastAsia="Cambria" w:hAnsi="Cambria" w:cs="Cambria"/>
                <w:color w:val="000000"/>
                <w:sz w:val="28"/>
                <w:szCs w:val="28"/>
              </w:rPr>
              <w:t>WAN</w:t>
            </w:r>
          </w:p>
        </w:tc>
        <w:tc>
          <w:tcPr>
            <w:tcW w:w="5103" w:type="dxa"/>
          </w:tcPr>
          <w:p w14:paraId="1661D730" w14:textId="77777777" w:rsidR="00B40AAF" w:rsidRDefault="00746E6D">
            <w:pPr>
              <w:spacing w:before="120" w:after="120" w:line="240" w:lineRule="auto"/>
              <w:rPr>
                <w:rFonts w:ascii="Cambria" w:eastAsia="Cambria" w:hAnsi="Cambria" w:cs="Cambria"/>
                <w:color w:val="000000"/>
                <w:sz w:val="28"/>
                <w:szCs w:val="28"/>
              </w:rPr>
            </w:pPr>
            <w:r>
              <w:rPr>
                <w:rFonts w:ascii="Cambria" w:eastAsia="Cambria" w:hAnsi="Cambria" w:cs="Cambria"/>
                <w:color w:val="000000"/>
                <w:sz w:val="28"/>
                <w:szCs w:val="28"/>
              </w:rPr>
              <w:t>M</w:t>
            </w:r>
            <w:r>
              <w:rPr>
                <w:rFonts w:ascii="Cambria" w:eastAsia="Cambria" w:hAnsi="Cambria" w:cs="Cambria"/>
                <w:color w:val="000000"/>
                <w:sz w:val="28"/>
                <w:szCs w:val="28"/>
              </w:rPr>
              <w:t>ạ</w:t>
            </w:r>
            <w:r>
              <w:rPr>
                <w:rFonts w:ascii="Cambria" w:eastAsia="Cambria" w:hAnsi="Cambria" w:cs="Cambria"/>
                <w:color w:val="000000"/>
                <w:sz w:val="28"/>
                <w:szCs w:val="28"/>
              </w:rPr>
              <w:t>ng di</w:t>
            </w:r>
            <w:r>
              <w:rPr>
                <w:rFonts w:ascii="Cambria" w:eastAsia="Cambria" w:hAnsi="Cambria" w:cs="Cambria"/>
                <w:color w:val="000000"/>
                <w:sz w:val="28"/>
                <w:szCs w:val="28"/>
              </w:rPr>
              <w:t>ệ</w:t>
            </w:r>
            <w:r>
              <w:rPr>
                <w:rFonts w:ascii="Cambria" w:eastAsia="Cambria" w:hAnsi="Cambria" w:cs="Cambria"/>
                <w:color w:val="000000"/>
                <w:sz w:val="28"/>
                <w:szCs w:val="28"/>
              </w:rPr>
              <w:t>n r</w:t>
            </w:r>
            <w:r>
              <w:rPr>
                <w:rFonts w:ascii="Cambria" w:eastAsia="Cambria" w:hAnsi="Cambria" w:cs="Cambria"/>
                <w:color w:val="000000"/>
                <w:sz w:val="28"/>
                <w:szCs w:val="28"/>
              </w:rPr>
              <w:t>ộ</w:t>
            </w:r>
            <w:r>
              <w:rPr>
                <w:rFonts w:ascii="Cambria" w:eastAsia="Cambria" w:hAnsi="Cambria" w:cs="Cambria"/>
                <w:color w:val="000000"/>
                <w:sz w:val="28"/>
                <w:szCs w:val="28"/>
              </w:rPr>
              <w:t>ng</w:t>
            </w:r>
          </w:p>
        </w:tc>
      </w:tr>
      <w:tr w:rsidR="00B40AAF" w14:paraId="37BCD06B" w14:textId="77777777">
        <w:tc>
          <w:tcPr>
            <w:tcW w:w="908" w:type="dxa"/>
          </w:tcPr>
          <w:p w14:paraId="1CB4A6D9" w14:textId="77777777" w:rsidR="00B40AAF" w:rsidRDefault="00B40AAF">
            <w:pPr>
              <w:numPr>
                <w:ilvl w:val="0"/>
                <w:numId w:val="2"/>
              </w:numPr>
              <w:pBdr>
                <w:top w:val="nil"/>
                <w:left w:val="nil"/>
                <w:bottom w:val="nil"/>
                <w:right w:val="nil"/>
                <w:between w:val="nil"/>
              </w:pBdr>
              <w:spacing w:before="120" w:after="120" w:line="240" w:lineRule="auto"/>
              <w:jc w:val="center"/>
              <w:rPr>
                <w:rFonts w:ascii="Cambria" w:eastAsia="Cambria" w:hAnsi="Cambria" w:cs="Cambria"/>
                <w:color w:val="000000"/>
                <w:sz w:val="28"/>
                <w:szCs w:val="28"/>
              </w:rPr>
            </w:pPr>
          </w:p>
        </w:tc>
        <w:tc>
          <w:tcPr>
            <w:tcW w:w="3623" w:type="dxa"/>
          </w:tcPr>
          <w:p w14:paraId="59718495" w14:textId="77777777" w:rsidR="00B40AAF" w:rsidRDefault="00746E6D">
            <w:pPr>
              <w:spacing w:before="120" w:after="120" w:line="240" w:lineRule="auto"/>
              <w:rPr>
                <w:rFonts w:ascii="Cambria" w:eastAsia="Cambria" w:hAnsi="Cambria" w:cs="Cambria"/>
                <w:color w:val="000000"/>
                <w:sz w:val="28"/>
                <w:szCs w:val="28"/>
              </w:rPr>
            </w:pPr>
            <w:r>
              <w:rPr>
                <w:rFonts w:ascii="Cambria" w:eastAsia="Cambria" w:hAnsi="Cambria" w:cs="Cambria"/>
                <w:color w:val="000000"/>
                <w:sz w:val="28"/>
                <w:szCs w:val="28"/>
              </w:rPr>
              <w:t>STT</w:t>
            </w:r>
          </w:p>
        </w:tc>
        <w:tc>
          <w:tcPr>
            <w:tcW w:w="5103" w:type="dxa"/>
          </w:tcPr>
          <w:p w14:paraId="72F83958" w14:textId="77777777" w:rsidR="00B40AAF" w:rsidRDefault="00746E6D">
            <w:pPr>
              <w:spacing w:before="120" w:after="120" w:line="240" w:lineRule="auto"/>
              <w:rPr>
                <w:rFonts w:ascii="Cambria" w:eastAsia="Cambria" w:hAnsi="Cambria" w:cs="Cambria"/>
                <w:color w:val="000000"/>
                <w:sz w:val="28"/>
                <w:szCs w:val="28"/>
              </w:rPr>
            </w:pPr>
            <w:r>
              <w:rPr>
                <w:rFonts w:ascii="Cambria" w:eastAsia="Cambria" w:hAnsi="Cambria" w:cs="Cambria"/>
                <w:color w:val="000000"/>
                <w:sz w:val="28"/>
                <w:szCs w:val="28"/>
              </w:rPr>
              <w:t>S</w:t>
            </w:r>
            <w:r>
              <w:rPr>
                <w:rFonts w:ascii="Cambria" w:eastAsia="Cambria" w:hAnsi="Cambria" w:cs="Cambria"/>
                <w:color w:val="000000"/>
                <w:sz w:val="28"/>
                <w:szCs w:val="28"/>
              </w:rPr>
              <w:t>ố</w:t>
            </w:r>
            <w:r>
              <w:rPr>
                <w:rFonts w:ascii="Cambria" w:eastAsia="Cambria" w:hAnsi="Cambria" w:cs="Cambria"/>
                <w:color w:val="000000"/>
                <w:sz w:val="28"/>
                <w:szCs w:val="28"/>
              </w:rPr>
              <w:t xml:space="preserve"> th</w:t>
            </w:r>
            <w:r>
              <w:rPr>
                <w:rFonts w:ascii="Cambria" w:eastAsia="Cambria" w:hAnsi="Cambria" w:cs="Cambria"/>
                <w:color w:val="000000"/>
                <w:sz w:val="28"/>
                <w:szCs w:val="28"/>
              </w:rPr>
              <w:t>ứ</w:t>
            </w:r>
            <w:r>
              <w:rPr>
                <w:rFonts w:ascii="Cambria" w:eastAsia="Cambria" w:hAnsi="Cambria" w:cs="Cambria"/>
                <w:color w:val="000000"/>
                <w:sz w:val="28"/>
                <w:szCs w:val="28"/>
              </w:rPr>
              <w:t xml:space="preserve"> t</w:t>
            </w:r>
            <w:r>
              <w:rPr>
                <w:rFonts w:ascii="Cambria" w:eastAsia="Cambria" w:hAnsi="Cambria" w:cs="Cambria"/>
                <w:color w:val="000000"/>
                <w:sz w:val="28"/>
                <w:szCs w:val="28"/>
              </w:rPr>
              <w:t>ự</w:t>
            </w:r>
          </w:p>
        </w:tc>
      </w:tr>
      <w:tr w:rsidR="00B40AAF" w14:paraId="57CFB2D0" w14:textId="77777777">
        <w:tc>
          <w:tcPr>
            <w:tcW w:w="908" w:type="dxa"/>
          </w:tcPr>
          <w:p w14:paraId="61945EA1" w14:textId="77777777" w:rsidR="00B40AAF" w:rsidRDefault="00B40AAF">
            <w:pPr>
              <w:numPr>
                <w:ilvl w:val="0"/>
                <w:numId w:val="2"/>
              </w:numPr>
              <w:pBdr>
                <w:top w:val="nil"/>
                <w:left w:val="nil"/>
                <w:bottom w:val="nil"/>
                <w:right w:val="nil"/>
                <w:between w:val="nil"/>
              </w:pBdr>
              <w:spacing w:before="120" w:after="120" w:line="240" w:lineRule="auto"/>
              <w:jc w:val="center"/>
              <w:rPr>
                <w:rFonts w:ascii="Cambria" w:eastAsia="Cambria" w:hAnsi="Cambria" w:cs="Cambria"/>
                <w:color w:val="000000"/>
                <w:sz w:val="28"/>
                <w:szCs w:val="28"/>
              </w:rPr>
            </w:pPr>
          </w:p>
        </w:tc>
        <w:tc>
          <w:tcPr>
            <w:tcW w:w="3623" w:type="dxa"/>
          </w:tcPr>
          <w:p w14:paraId="13FF2474" w14:textId="77777777" w:rsidR="00B40AAF" w:rsidRDefault="00746E6D">
            <w:pPr>
              <w:spacing w:before="120" w:after="120" w:line="240" w:lineRule="auto"/>
              <w:rPr>
                <w:rFonts w:ascii="Cambria" w:eastAsia="Cambria" w:hAnsi="Cambria" w:cs="Cambria"/>
                <w:color w:val="000000"/>
                <w:sz w:val="28"/>
                <w:szCs w:val="28"/>
              </w:rPr>
            </w:pPr>
            <w:r>
              <w:rPr>
                <w:rFonts w:ascii="Cambria" w:eastAsia="Cambria" w:hAnsi="Cambria" w:cs="Cambria"/>
                <w:color w:val="000000"/>
                <w:sz w:val="28"/>
                <w:szCs w:val="28"/>
              </w:rPr>
              <w:t>PM</w:t>
            </w:r>
          </w:p>
        </w:tc>
        <w:tc>
          <w:tcPr>
            <w:tcW w:w="5103" w:type="dxa"/>
          </w:tcPr>
          <w:p w14:paraId="3E262113" w14:textId="77777777" w:rsidR="00B40AAF" w:rsidRDefault="00746E6D">
            <w:pPr>
              <w:spacing w:before="120" w:after="120" w:line="240" w:lineRule="auto"/>
              <w:rPr>
                <w:rFonts w:ascii="Cambria" w:eastAsia="Cambria" w:hAnsi="Cambria" w:cs="Cambria"/>
                <w:color w:val="000000"/>
                <w:sz w:val="28"/>
                <w:szCs w:val="28"/>
              </w:rPr>
            </w:pPr>
            <w:r>
              <w:rPr>
                <w:rFonts w:ascii="Cambria" w:eastAsia="Cambria" w:hAnsi="Cambria" w:cs="Cambria"/>
                <w:color w:val="000000"/>
                <w:sz w:val="28"/>
                <w:szCs w:val="28"/>
              </w:rPr>
              <w:t>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w:t>
            </w:r>
          </w:p>
        </w:tc>
      </w:tr>
      <w:tr w:rsidR="00B40AAF" w14:paraId="171AB8F2" w14:textId="77777777">
        <w:tc>
          <w:tcPr>
            <w:tcW w:w="908" w:type="dxa"/>
          </w:tcPr>
          <w:p w14:paraId="560BB864" w14:textId="77777777" w:rsidR="00B40AAF" w:rsidRDefault="00B40AAF">
            <w:pPr>
              <w:numPr>
                <w:ilvl w:val="0"/>
                <w:numId w:val="2"/>
              </w:numPr>
              <w:pBdr>
                <w:top w:val="nil"/>
                <w:left w:val="nil"/>
                <w:bottom w:val="nil"/>
                <w:right w:val="nil"/>
                <w:between w:val="nil"/>
              </w:pBdr>
              <w:spacing w:before="120" w:after="120" w:line="240" w:lineRule="auto"/>
              <w:jc w:val="center"/>
              <w:rPr>
                <w:rFonts w:ascii="Cambria" w:eastAsia="Cambria" w:hAnsi="Cambria" w:cs="Cambria"/>
                <w:color w:val="000000"/>
                <w:sz w:val="28"/>
                <w:szCs w:val="28"/>
              </w:rPr>
            </w:pPr>
          </w:p>
        </w:tc>
        <w:tc>
          <w:tcPr>
            <w:tcW w:w="3623" w:type="dxa"/>
          </w:tcPr>
          <w:p w14:paraId="1AADC493" w14:textId="77777777" w:rsidR="00B40AAF" w:rsidRDefault="00746E6D">
            <w:pPr>
              <w:spacing w:before="120" w:after="120" w:line="240" w:lineRule="auto"/>
              <w:rPr>
                <w:rFonts w:ascii="Cambria" w:eastAsia="Cambria" w:hAnsi="Cambria" w:cs="Cambria"/>
                <w:color w:val="000000"/>
                <w:sz w:val="28"/>
                <w:szCs w:val="28"/>
              </w:rPr>
            </w:pPr>
            <w:r>
              <w:rPr>
                <w:rFonts w:ascii="Cambria" w:eastAsia="Cambria" w:hAnsi="Cambria" w:cs="Cambria"/>
                <w:color w:val="000000"/>
                <w:sz w:val="28"/>
                <w:szCs w:val="28"/>
              </w:rPr>
              <w:t>CBCC</w:t>
            </w:r>
          </w:p>
        </w:tc>
        <w:tc>
          <w:tcPr>
            <w:tcW w:w="5103" w:type="dxa"/>
          </w:tcPr>
          <w:p w14:paraId="175AF2A1" w14:textId="77777777" w:rsidR="00B40AAF" w:rsidRDefault="00746E6D">
            <w:pPr>
              <w:spacing w:before="120" w:after="120" w:line="240" w:lineRule="auto"/>
              <w:rPr>
                <w:rFonts w:ascii="Cambria" w:eastAsia="Cambria" w:hAnsi="Cambria" w:cs="Cambria"/>
                <w:color w:val="000000"/>
                <w:sz w:val="28"/>
                <w:szCs w:val="28"/>
              </w:rPr>
            </w:pPr>
            <w:r>
              <w:rPr>
                <w:rFonts w:ascii="Cambria" w:eastAsia="Cambria" w:hAnsi="Cambria" w:cs="Cambria"/>
                <w:color w:val="000000"/>
                <w:sz w:val="28"/>
                <w:szCs w:val="28"/>
              </w:rPr>
              <w:t>Cán b</w:t>
            </w:r>
            <w:r>
              <w:rPr>
                <w:rFonts w:ascii="Cambria" w:eastAsia="Cambria" w:hAnsi="Cambria" w:cs="Cambria"/>
                <w:color w:val="000000"/>
                <w:sz w:val="28"/>
                <w:szCs w:val="28"/>
              </w:rPr>
              <w:t>ộ</w:t>
            </w:r>
            <w:r>
              <w:rPr>
                <w:rFonts w:ascii="Cambria" w:eastAsia="Cambria" w:hAnsi="Cambria" w:cs="Cambria"/>
                <w:color w:val="000000"/>
                <w:sz w:val="28"/>
                <w:szCs w:val="28"/>
              </w:rPr>
              <w:t xml:space="preserve"> công ch</w:t>
            </w:r>
            <w:r>
              <w:rPr>
                <w:rFonts w:ascii="Cambria" w:eastAsia="Cambria" w:hAnsi="Cambria" w:cs="Cambria"/>
                <w:color w:val="000000"/>
                <w:sz w:val="28"/>
                <w:szCs w:val="28"/>
              </w:rPr>
              <w:t>ứ</w:t>
            </w:r>
            <w:r>
              <w:rPr>
                <w:rFonts w:ascii="Cambria" w:eastAsia="Cambria" w:hAnsi="Cambria" w:cs="Cambria"/>
                <w:color w:val="000000"/>
                <w:sz w:val="28"/>
                <w:szCs w:val="28"/>
              </w:rPr>
              <w:t>c</w:t>
            </w:r>
          </w:p>
        </w:tc>
      </w:tr>
      <w:tr w:rsidR="00B40AAF" w14:paraId="65E5285E" w14:textId="77777777">
        <w:tc>
          <w:tcPr>
            <w:tcW w:w="908" w:type="dxa"/>
          </w:tcPr>
          <w:p w14:paraId="7735E710" w14:textId="77777777" w:rsidR="00B40AAF" w:rsidRDefault="00B40AAF">
            <w:pPr>
              <w:numPr>
                <w:ilvl w:val="0"/>
                <w:numId w:val="2"/>
              </w:numPr>
              <w:pBdr>
                <w:top w:val="nil"/>
                <w:left w:val="nil"/>
                <w:bottom w:val="nil"/>
                <w:right w:val="nil"/>
                <w:between w:val="nil"/>
              </w:pBdr>
              <w:spacing w:before="120" w:after="120" w:line="240" w:lineRule="auto"/>
              <w:jc w:val="center"/>
              <w:rPr>
                <w:rFonts w:ascii="Cambria" w:eastAsia="Cambria" w:hAnsi="Cambria" w:cs="Cambria"/>
                <w:color w:val="000000"/>
                <w:sz w:val="28"/>
                <w:szCs w:val="28"/>
              </w:rPr>
            </w:pPr>
          </w:p>
        </w:tc>
        <w:tc>
          <w:tcPr>
            <w:tcW w:w="3623" w:type="dxa"/>
          </w:tcPr>
          <w:p w14:paraId="69EE5821" w14:textId="77777777" w:rsidR="00B40AAF" w:rsidRDefault="00746E6D">
            <w:pPr>
              <w:spacing w:before="120" w:after="120" w:line="240" w:lineRule="auto"/>
              <w:rPr>
                <w:rFonts w:ascii="Cambria" w:eastAsia="Cambria" w:hAnsi="Cambria" w:cs="Cambria"/>
                <w:color w:val="000000"/>
                <w:sz w:val="28"/>
                <w:szCs w:val="28"/>
              </w:rPr>
            </w:pPr>
            <w:r>
              <w:rPr>
                <w:rFonts w:ascii="Cambria" w:eastAsia="Cambria" w:hAnsi="Cambria" w:cs="Cambria"/>
                <w:color w:val="000000"/>
                <w:sz w:val="28"/>
                <w:szCs w:val="28"/>
              </w:rPr>
              <w:t>TTHC</w:t>
            </w:r>
          </w:p>
        </w:tc>
        <w:tc>
          <w:tcPr>
            <w:tcW w:w="5103" w:type="dxa"/>
          </w:tcPr>
          <w:p w14:paraId="77B7EBFC" w14:textId="77777777" w:rsidR="00B40AAF" w:rsidRDefault="00746E6D">
            <w:pPr>
              <w:spacing w:before="120" w:after="120" w:line="240" w:lineRule="auto"/>
              <w:rPr>
                <w:rFonts w:ascii="Cambria" w:eastAsia="Cambria" w:hAnsi="Cambria" w:cs="Cambria"/>
                <w:color w:val="000000"/>
                <w:sz w:val="28"/>
                <w:szCs w:val="28"/>
              </w:rPr>
            </w:pPr>
            <w:r>
              <w:rPr>
                <w:rFonts w:ascii="Cambria" w:eastAsia="Cambria" w:hAnsi="Cambria" w:cs="Cambria"/>
                <w:color w:val="000000"/>
                <w:sz w:val="28"/>
                <w:szCs w:val="28"/>
              </w:rPr>
              <w:t>Th</w:t>
            </w:r>
            <w:r>
              <w:rPr>
                <w:rFonts w:ascii="Cambria" w:eastAsia="Cambria" w:hAnsi="Cambria" w:cs="Cambria"/>
                <w:color w:val="000000"/>
                <w:sz w:val="28"/>
                <w:szCs w:val="28"/>
              </w:rPr>
              <w:t>ủ</w:t>
            </w:r>
            <w:r>
              <w:rPr>
                <w:rFonts w:ascii="Cambria" w:eastAsia="Cambria" w:hAnsi="Cambria" w:cs="Cambria"/>
                <w:color w:val="000000"/>
                <w:sz w:val="28"/>
                <w:szCs w:val="28"/>
              </w:rPr>
              <w:t xml:space="preserve"> t</w:t>
            </w:r>
            <w:r>
              <w:rPr>
                <w:rFonts w:ascii="Cambria" w:eastAsia="Cambria" w:hAnsi="Cambria" w:cs="Cambria"/>
                <w:color w:val="000000"/>
                <w:sz w:val="28"/>
                <w:szCs w:val="28"/>
              </w:rPr>
              <w:t>ụ</w:t>
            </w:r>
            <w:r>
              <w:rPr>
                <w:rFonts w:ascii="Cambria" w:eastAsia="Cambria" w:hAnsi="Cambria" w:cs="Cambria"/>
                <w:color w:val="000000"/>
                <w:sz w:val="28"/>
                <w:szCs w:val="28"/>
              </w:rPr>
              <w:t>c hành chính</w:t>
            </w:r>
          </w:p>
        </w:tc>
      </w:tr>
      <w:tr w:rsidR="00B40AAF" w14:paraId="3118A69B" w14:textId="77777777">
        <w:tc>
          <w:tcPr>
            <w:tcW w:w="908" w:type="dxa"/>
          </w:tcPr>
          <w:p w14:paraId="234A87E0" w14:textId="77777777" w:rsidR="00B40AAF" w:rsidRDefault="00B40AAF">
            <w:pPr>
              <w:numPr>
                <w:ilvl w:val="0"/>
                <w:numId w:val="2"/>
              </w:numPr>
              <w:pBdr>
                <w:top w:val="nil"/>
                <w:left w:val="nil"/>
                <w:bottom w:val="nil"/>
                <w:right w:val="nil"/>
                <w:between w:val="nil"/>
              </w:pBdr>
              <w:spacing w:before="120" w:after="120" w:line="240" w:lineRule="auto"/>
              <w:jc w:val="center"/>
              <w:rPr>
                <w:rFonts w:ascii="Cambria" w:eastAsia="Cambria" w:hAnsi="Cambria" w:cs="Cambria"/>
                <w:color w:val="000000"/>
                <w:sz w:val="28"/>
                <w:szCs w:val="28"/>
              </w:rPr>
            </w:pPr>
          </w:p>
        </w:tc>
        <w:tc>
          <w:tcPr>
            <w:tcW w:w="3623" w:type="dxa"/>
          </w:tcPr>
          <w:p w14:paraId="7D4B5B29" w14:textId="77777777" w:rsidR="00B40AAF" w:rsidRDefault="00746E6D">
            <w:pPr>
              <w:spacing w:before="120" w:after="120" w:line="240" w:lineRule="auto"/>
              <w:rPr>
                <w:rFonts w:ascii="Cambria" w:eastAsia="Cambria" w:hAnsi="Cambria" w:cs="Cambria"/>
                <w:color w:val="000000"/>
                <w:sz w:val="28"/>
                <w:szCs w:val="28"/>
              </w:rPr>
            </w:pPr>
            <w:r>
              <w:rPr>
                <w:rFonts w:ascii="Cambria" w:eastAsia="Cambria" w:hAnsi="Cambria" w:cs="Cambria"/>
                <w:color w:val="000000"/>
                <w:sz w:val="28"/>
                <w:szCs w:val="28"/>
              </w:rPr>
              <w:t>CCHN</w:t>
            </w:r>
          </w:p>
        </w:tc>
        <w:tc>
          <w:tcPr>
            <w:tcW w:w="5103" w:type="dxa"/>
          </w:tcPr>
          <w:p w14:paraId="4EF53C57" w14:textId="77777777" w:rsidR="00B40AAF" w:rsidRDefault="00746E6D">
            <w:pPr>
              <w:spacing w:before="120" w:after="120" w:line="240" w:lineRule="auto"/>
              <w:rPr>
                <w:rFonts w:ascii="Cambria" w:eastAsia="Cambria" w:hAnsi="Cambria" w:cs="Cambria"/>
                <w:color w:val="000000"/>
                <w:sz w:val="28"/>
                <w:szCs w:val="28"/>
              </w:rPr>
            </w:pPr>
            <w:r>
              <w:rPr>
                <w:rFonts w:ascii="Cambria" w:eastAsia="Cambria" w:hAnsi="Cambria" w:cs="Cambria"/>
                <w:color w:val="000000"/>
                <w:sz w:val="28"/>
                <w:szCs w:val="28"/>
              </w:rPr>
              <w:t>Ch</w:t>
            </w:r>
            <w:r>
              <w:rPr>
                <w:rFonts w:ascii="Cambria" w:eastAsia="Cambria" w:hAnsi="Cambria" w:cs="Cambria"/>
                <w:color w:val="000000"/>
                <w:sz w:val="28"/>
                <w:szCs w:val="28"/>
              </w:rPr>
              <w:t>ứ</w:t>
            </w:r>
            <w:r>
              <w:rPr>
                <w:rFonts w:ascii="Cambria" w:eastAsia="Cambria" w:hAnsi="Cambria" w:cs="Cambria"/>
                <w:color w:val="000000"/>
                <w:sz w:val="28"/>
                <w:szCs w:val="28"/>
              </w:rPr>
              <w:t>ng ch</w:t>
            </w:r>
            <w:r>
              <w:rPr>
                <w:rFonts w:ascii="Cambria" w:eastAsia="Cambria" w:hAnsi="Cambria" w:cs="Cambria"/>
                <w:color w:val="000000"/>
                <w:sz w:val="28"/>
                <w:szCs w:val="28"/>
              </w:rPr>
              <w:t>ỉ</w:t>
            </w:r>
            <w:r>
              <w:rPr>
                <w:rFonts w:ascii="Cambria" w:eastAsia="Cambria" w:hAnsi="Cambria" w:cs="Cambria"/>
                <w:color w:val="000000"/>
                <w:sz w:val="28"/>
                <w:szCs w:val="28"/>
              </w:rPr>
              <w:t xml:space="preserve"> hành ngh</w:t>
            </w:r>
            <w:r>
              <w:rPr>
                <w:rFonts w:ascii="Cambria" w:eastAsia="Cambria" w:hAnsi="Cambria" w:cs="Cambria"/>
                <w:color w:val="000000"/>
                <w:sz w:val="28"/>
                <w:szCs w:val="28"/>
              </w:rPr>
              <w:t>ề</w:t>
            </w:r>
          </w:p>
        </w:tc>
      </w:tr>
    </w:tbl>
    <w:p w14:paraId="19BC4959" w14:textId="77777777" w:rsidR="00B40AAF" w:rsidRDefault="00B40AAF">
      <w:pPr>
        <w:spacing w:before="120" w:after="120"/>
        <w:rPr>
          <w:rFonts w:ascii="Cambria" w:eastAsia="Cambria" w:hAnsi="Cambria" w:cs="Cambria"/>
          <w:color w:val="000000"/>
          <w:sz w:val="28"/>
          <w:szCs w:val="28"/>
        </w:rPr>
      </w:pPr>
    </w:p>
    <w:p w14:paraId="6756A848" w14:textId="77777777" w:rsidR="00B40AAF" w:rsidRDefault="00B40AAF">
      <w:pPr>
        <w:rPr>
          <w:rFonts w:ascii="Cambria" w:eastAsia="Cambria" w:hAnsi="Cambria" w:cs="Cambria"/>
          <w:sz w:val="28"/>
          <w:szCs w:val="28"/>
        </w:rPr>
      </w:pPr>
    </w:p>
    <w:p w14:paraId="0282C0E8" w14:textId="77777777" w:rsidR="00B40AAF" w:rsidRDefault="00B40AAF">
      <w:pPr>
        <w:rPr>
          <w:rFonts w:ascii="Cambria" w:eastAsia="Cambria" w:hAnsi="Cambria" w:cs="Cambria"/>
          <w:sz w:val="28"/>
          <w:szCs w:val="28"/>
        </w:rPr>
      </w:pPr>
    </w:p>
    <w:p w14:paraId="6D2F2339" w14:textId="77777777" w:rsidR="00B40AAF" w:rsidRDefault="00B40AAF">
      <w:pPr>
        <w:rPr>
          <w:rFonts w:ascii="Cambria" w:eastAsia="Cambria" w:hAnsi="Cambria" w:cs="Cambria"/>
          <w:sz w:val="28"/>
          <w:szCs w:val="28"/>
        </w:rPr>
      </w:pPr>
    </w:p>
    <w:p w14:paraId="44674296" w14:textId="77777777" w:rsidR="00B40AAF" w:rsidRDefault="00B40AAF">
      <w:pPr>
        <w:rPr>
          <w:rFonts w:ascii="Cambria" w:eastAsia="Cambria" w:hAnsi="Cambria" w:cs="Cambria"/>
          <w:sz w:val="28"/>
          <w:szCs w:val="28"/>
        </w:rPr>
      </w:pPr>
    </w:p>
    <w:p w14:paraId="48724F3B" w14:textId="77777777" w:rsidR="00B40AAF" w:rsidRDefault="00B40AAF">
      <w:pPr>
        <w:rPr>
          <w:rFonts w:ascii="Cambria" w:eastAsia="Cambria" w:hAnsi="Cambria" w:cs="Cambria"/>
          <w:sz w:val="28"/>
          <w:szCs w:val="28"/>
        </w:rPr>
      </w:pPr>
    </w:p>
    <w:p w14:paraId="645662FF" w14:textId="77777777" w:rsidR="00B40AAF" w:rsidRDefault="00B40AAF">
      <w:pPr>
        <w:rPr>
          <w:rFonts w:ascii="Cambria" w:eastAsia="Cambria" w:hAnsi="Cambria" w:cs="Cambria"/>
          <w:sz w:val="28"/>
          <w:szCs w:val="28"/>
        </w:rPr>
      </w:pPr>
    </w:p>
    <w:p w14:paraId="6120C54C" w14:textId="77777777" w:rsidR="00B40AAF" w:rsidRDefault="00B40AAF">
      <w:pPr>
        <w:rPr>
          <w:rFonts w:ascii="Cambria" w:eastAsia="Cambria" w:hAnsi="Cambria" w:cs="Cambria"/>
          <w:sz w:val="28"/>
          <w:szCs w:val="28"/>
        </w:rPr>
      </w:pPr>
    </w:p>
    <w:p w14:paraId="413DEDB2" w14:textId="77777777" w:rsidR="00B40AAF" w:rsidRDefault="00746E6D">
      <w:pPr>
        <w:tabs>
          <w:tab w:val="left" w:pos="8854"/>
        </w:tabs>
        <w:rPr>
          <w:rFonts w:ascii="Cambria" w:eastAsia="Cambria" w:hAnsi="Cambria" w:cs="Cambria"/>
          <w:color w:val="000000"/>
          <w:sz w:val="28"/>
          <w:szCs w:val="28"/>
        </w:rPr>
      </w:pPr>
      <w:r>
        <w:rPr>
          <w:rFonts w:ascii="Cambria" w:eastAsia="Cambria" w:hAnsi="Cambria" w:cs="Cambria"/>
          <w:color w:val="000000"/>
          <w:sz w:val="28"/>
          <w:szCs w:val="28"/>
        </w:rPr>
        <w:tab/>
      </w:r>
    </w:p>
    <w:p w14:paraId="7FD48D84" w14:textId="77777777" w:rsidR="00B40AAF" w:rsidRDefault="00746E6D">
      <w:pPr>
        <w:tabs>
          <w:tab w:val="left" w:pos="8854"/>
        </w:tabs>
        <w:rPr>
          <w:rFonts w:ascii="Cambria" w:eastAsia="Cambria" w:hAnsi="Cambria" w:cs="Cambria"/>
          <w:sz w:val="28"/>
          <w:szCs w:val="28"/>
        </w:rPr>
        <w:sectPr w:rsidR="00B40AAF">
          <w:headerReference w:type="default" r:id="rId8"/>
          <w:footerReference w:type="default" r:id="rId9"/>
          <w:pgSz w:w="11906" w:h="16838"/>
          <w:pgMar w:top="1134" w:right="851" w:bottom="1134" w:left="1418" w:header="708" w:footer="147" w:gutter="0"/>
          <w:pgNumType w:start="1"/>
          <w:cols w:space="720"/>
          <w:titlePg/>
        </w:sectPr>
      </w:pPr>
      <w:r>
        <w:rPr>
          <w:rFonts w:ascii="Cambria" w:eastAsia="Cambria" w:hAnsi="Cambria" w:cs="Cambria"/>
          <w:sz w:val="28"/>
          <w:szCs w:val="28"/>
        </w:rPr>
        <w:lastRenderedPageBreak/>
        <w:tab/>
      </w:r>
    </w:p>
    <w:p w14:paraId="18460893" w14:textId="77777777" w:rsidR="00B40AAF" w:rsidRDefault="00746E6D">
      <w:pPr>
        <w:pStyle w:val="Heading1"/>
        <w:numPr>
          <w:ilvl w:val="0"/>
          <w:numId w:val="1"/>
        </w:numPr>
      </w:pPr>
      <w:bookmarkStart w:id="4" w:name="_heading=h.2et92p0" w:colFirst="0" w:colLast="0"/>
      <w:bookmarkEnd w:id="4"/>
      <w:r>
        <w:lastRenderedPageBreak/>
        <w:t>THÔNG TIN CHUNG</w:t>
      </w:r>
    </w:p>
    <w:p w14:paraId="51C3C08D" w14:textId="77777777" w:rsidR="00B40AAF" w:rsidRDefault="00746E6D">
      <w:pPr>
        <w:pStyle w:val="Heading2"/>
        <w:numPr>
          <w:ilvl w:val="1"/>
          <w:numId w:val="1"/>
        </w:numPr>
      </w:pPr>
      <w:bookmarkStart w:id="5" w:name="_heading=h.tyjcwt" w:colFirst="0" w:colLast="0"/>
      <w:bookmarkEnd w:id="5"/>
      <w:r>
        <w:t>Tên ho</w:t>
      </w:r>
      <w:r>
        <w:t>ạ</w:t>
      </w:r>
      <w:r>
        <w:t>t đ</w:t>
      </w:r>
      <w:r>
        <w:t>ộ</w:t>
      </w:r>
      <w:r>
        <w:t xml:space="preserve">ng </w:t>
      </w:r>
      <w:r>
        <w:t>ứ</w:t>
      </w:r>
      <w:r>
        <w:t>ng d</w:t>
      </w:r>
      <w:r>
        <w:t>ụ</w:t>
      </w:r>
      <w:r>
        <w:t>ng công ngh</w:t>
      </w:r>
      <w:r>
        <w:t>ệ</w:t>
      </w:r>
      <w:r>
        <w:t xml:space="preserve"> thông tin</w:t>
      </w:r>
    </w:p>
    <w:p w14:paraId="5DBEB032"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Nâng c</w:t>
      </w:r>
      <w:r>
        <w:rPr>
          <w:rFonts w:ascii="Cambria" w:eastAsia="Cambria" w:hAnsi="Cambria" w:cs="Cambria"/>
          <w:color w:val="000000"/>
          <w:sz w:val="28"/>
          <w:szCs w:val="28"/>
        </w:rPr>
        <w:t>ấ</w:t>
      </w:r>
      <w:r>
        <w:rPr>
          <w:rFonts w:ascii="Cambria" w:eastAsia="Cambria" w:hAnsi="Cambria" w:cs="Cambria"/>
          <w:color w:val="000000"/>
          <w:sz w:val="28"/>
          <w:szCs w:val="28"/>
        </w:rPr>
        <w:t>p, xây d</w:t>
      </w:r>
      <w:r>
        <w:rPr>
          <w:rFonts w:ascii="Cambria" w:eastAsia="Cambria" w:hAnsi="Cambria" w:cs="Cambria"/>
          <w:color w:val="000000"/>
          <w:sz w:val="28"/>
          <w:szCs w:val="28"/>
        </w:rPr>
        <w:t>ự</w:t>
      </w:r>
      <w:r>
        <w:rPr>
          <w:rFonts w:ascii="Cambria" w:eastAsia="Cambria" w:hAnsi="Cambria" w:cs="Cambria"/>
          <w:color w:val="000000"/>
          <w:sz w:val="28"/>
          <w:szCs w:val="28"/>
        </w:rPr>
        <w:t>ng, hi</w:t>
      </w:r>
      <w:r>
        <w:rPr>
          <w:rFonts w:ascii="Cambria" w:eastAsia="Cambria" w:hAnsi="Cambria" w:cs="Cambria"/>
          <w:color w:val="000000"/>
          <w:sz w:val="28"/>
          <w:szCs w:val="28"/>
        </w:rPr>
        <w:t>ệ</w:t>
      </w:r>
      <w:r>
        <w:rPr>
          <w:rFonts w:ascii="Cambria" w:eastAsia="Cambria" w:hAnsi="Cambria" w:cs="Cambria"/>
          <w:color w:val="000000"/>
          <w:sz w:val="28"/>
          <w:szCs w:val="28"/>
        </w:rPr>
        <w:t>u ch</w:t>
      </w:r>
      <w:r>
        <w:rPr>
          <w:rFonts w:ascii="Cambria" w:eastAsia="Cambria" w:hAnsi="Cambria" w:cs="Cambria"/>
          <w:color w:val="000000"/>
          <w:sz w:val="28"/>
          <w:szCs w:val="28"/>
        </w:rPr>
        <w:t>ỉ</w:t>
      </w:r>
      <w:r>
        <w:rPr>
          <w:rFonts w:ascii="Cambria" w:eastAsia="Cambria" w:hAnsi="Cambria" w:cs="Cambria"/>
          <w:color w:val="000000"/>
          <w:sz w:val="28"/>
          <w:szCs w:val="28"/>
        </w:rPr>
        <w:t>nh và tri</w:t>
      </w:r>
      <w:r>
        <w:rPr>
          <w:rFonts w:ascii="Cambria" w:eastAsia="Cambria" w:hAnsi="Cambria" w:cs="Cambria"/>
          <w:color w:val="000000"/>
          <w:sz w:val="28"/>
          <w:szCs w:val="28"/>
        </w:rPr>
        <w:t>ể</w:t>
      </w:r>
      <w:r>
        <w:rPr>
          <w:rFonts w:ascii="Cambria" w:eastAsia="Cambria" w:hAnsi="Cambria" w:cs="Cambria"/>
          <w:color w:val="000000"/>
          <w:sz w:val="28"/>
          <w:szCs w:val="28"/>
        </w:rPr>
        <w:t>n khai b</w:t>
      </w:r>
      <w:r>
        <w:rPr>
          <w:rFonts w:ascii="Cambria" w:eastAsia="Cambria" w:hAnsi="Cambria" w:cs="Cambria"/>
          <w:color w:val="000000"/>
          <w:sz w:val="28"/>
          <w:szCs w:val="28"/>
        </w:rPr>
        <w:t>ổ</w:t>
      </w:r>
      <w:r>
        <w:rPr>
          <w:rFonts w:ascii="Cambria" w:eastAsia="Cambria" w:hAnsi="Cambria" w:cs="Cambria"/>
          <w:color w:val="000000"/>
          <w:sz w:val="28"/>
          <w:szCs w:val="28"/>
        </w:rPr>
        <w:t xml:space="preserve"> sung các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chuyên ngành t</w:t>
      </w:r>
      <w:r>
        <w:rPr>
          <w:rFonts w:ascii="Cambria" w:eastAsia="Cambria" w:hAnsi="Cambria" w:cs="Cambria"/>
          <w:color w:val="000000"/>
          <w:sz w:val="28"/>
          <w:szCs w:val="28"/>
        </w:rPr>
        <w:t>ạ</w:t>
      </w:r>
      <w:r>
        <w:rPr>
          <w:rFonts w:ascii="Cambria" w:eastAsia="Cambria" w:hAnsi="Cambria" w:cs="Cambria"/>
          <w:color w:val="000000"/>
          <w:sz w:val="28"/>
          <w:szCs w:val="28"/>
        </w:rPr>
        <w:t>i S</w:t>
      </w:r>
      <w:r>
        <w:rPr>
          <w:rFonts w:ascii="Cambria" w:eastAsia="Cambria" w:hAnsi="Cambria" w:cs="Cambria"/>
          <w:color w:val="000000"/>
          <w:sz w:val="28"/>
          <w:szCs w:val="28"/>
        </w:rPr>
        <w:t>ở</w:t>
      </w:r>
      <w:r>
        <w:rPr>
          <w:rFonts w:ascii="Cambria" w:eastAsia="Cambria" w:hAnsi="Cambria" w:cs="Cambria"/>
          <w:color w:val="000000"/>
          <w:sz w:val="28"/>
          <w:szCs w:val="28"/>
        </w:rPr>
        <w:t xml:space="preserve"> Xây d</w:t>
      </w:r>
      <w:r>
        <w:rPr>
          <w:rFonts w:ascii="Cambria" w:eastAsia="Cambria" w:hAnsi="Cambria" w:cs="Cambria"/>
          <w:color w:val="000000"/>
          <w:sz w:val="28"/>
          <w:szCs w:val="28"/>
        </w:rPr>
        <w:t>ự</w:t>
      </w:r>
      <w:r>
        <w:rPr>
          <w:rFonts w:ascii="Cambria" w:eastAsia="Cambria" w:hAnsi="Cambria" w:cs="Cambria"/>
          <w:color w:val="000000"/>
          <w:sz w:val="28"/>
          <w:szCs w:val="28"/>
        </w:rPr>
        <w:t>ng giai đo</w:t>
      </w:r>
      <w:r>
        <w:rPr>
          <w:rFonts w:ascii="Cambria" w:eastAsia="Cambria" w:hAnsi="Cambria" w:cs="Cambria"/>
          <w:color w:val="000000"/>
          <w:sz w:val="28"/>
          <w:szCs w:val="28"/>
        </w:rPr>
        <w:t>ạ</w:t>
      </w:r>
      <w:r>
        <w:rPr>
          <w:rFonts w:ascii="Cambria" w:eastAsia="Cambria" w:hAnsi="Cambria" w:cs="Cambria"/>
          <w:color w:val="000000"/>
          <w:sz w:val="28"/>
          <w:szCs w:val="28"/>
        </w:rPr>
        <w:t>n 2.</w:t>
      </w:r>
    </w:p>
    <w:p w14:paraId="777A593C" w14:textId="77777777" w:rsidR="00B40AAF" w:rsidRDefault="00746E6D">
      <w:pPr>
        <w:pStyle w:val="Heading2"/>
        <w:numPr>
          <w:ilvl w:val="1"/>
          <w:numId w:val="1"/>
        </w:numPr>
      </w:pPr>
      <w:bookmarkStart w:id="6" w:name="_heading=h.3dy6vkm" w:colFirst="0" w:colLast="0"/>
      <w:bookmarkEnd w:id="6"/>
      <w:r>
        <w:t>M</w:t>
      </w:r>
      <w:r>
        <w:t>ụ</w:t>
      </w:r>
      <w:r>
        <w:t>c tiêu đ</w:t>
      </w:r>
      <w:r>
        <w:t>ầ</w:t>
      </w:r>
      <w:r>
        <w:t>u tư</w:t>
      </w:r>
    </w:p>
    <w:p w14:paraId="2BBE424B" w14:textId="77777777" w:rsidR="00B40AAF" w:rsidRDefault="00746E6D">
      <w:pPr>
        <w:pStyle w:val="Heading3"/>
        <w:numPr>
          <w:ilvl w:val="2"/>
          <w:numId w:val="1"/>
        </w:numPr>
        <w:rPr>
          <w:color w:val="000000"/>
        </w:rPr>
      </w:pPr>
      <w:bookmarkStart w:id="7" w:name="_heading=h.1t3h5sf" w:colFirst="0" w:colLast="0"/>
      <w:bookmarkEnd w:id="7"/>
      <w:r>
        <w:rPr>
          <w:color w:val="000000"/>
        </w:rPr>
        <w:t>M</w:t>
      </w:r>
      <w:r>
        <w:rPr>
          <w:color w:val="000000"/>
        </w:rPr>
        <w:t>ụ</w:t>
      </w:r>
      <w:r>
        <w:rPr>
          <w:color w:val="000000"/>
        </w:rPr>
        <w:t>c tiêu t</w:t>
      </w:r>
      <w:r>
        <w:rPr>
          <w:color w:val="000000"/>
        </w:rPr>
        <w:t>ổ</w:t>
      </w:r>
      <w:r>
        <w:rPr>
          <w:color w:val="000000"/>
        </w:rPr>
        <w:t>ng quát</w:t>
      </w:r>
    </w:p>
    <w:p w14:paraId="3D01F583" w14:textId="77777777" w:rsidR="00B40AAF" w:rsidRDefault="00746E6D">
      <w:pPr>
        <w:numPr>
          <w:ilvl w:val="0"/>
          <w:numId w:val="28"/>
        </w:numPr>
        <w:pBdr>
          <w:top w:val="nil"/>
          <w:left w:val="nil"/>
          <w:bottom w:val="nil"/>
          <w:right w:val="nil"/>
          <w:between w:val="nil"/>
        </w:pBdr>
        <w:spacing w:before="120" w:after="0"/>
        <w:ind w:left="0" w:firstLine="499"/>
        <w:rPr>
          <w:color w:val="000000"/>
          <w:sz w:val="28"/>
          <w:szCs w:val="28"/>
        </w:rPr>
      </w:pPr>
      <w:r>
        <w:rPr>
          <w:color w:val="000000"/>
          <w:sz w:val="28"/>
          <w:szCs w:val="28"/>
        </w:rPr>
        <w:t xml:space="preserve">Triển khai thành công Đề án “Xây dựng Thành phố Hồ Chí Minh trở thành đô thị thông minh giai đoạn 2017 - 2020, tầm nhìn đến năm 2025” tại Sở Xây dựng và Chương trình chuyến đổi số của Thành phố Hồ Chí Minh. </w:t>
      </w:r>
    </w:p>
    <w:p w14:paraId="0F347A42" w14:textId="77777777" w:rsidR="00B40AAF" w:rsidRDefault="00746E6D">
      <w:pPr>
        <w:numPr>
          <w:ilvl w:val="0"/>
          <w:numId w:val="28"/>
        </w:numPr>
        <w:pBdr>
          <w:top w:val="nil"/>
          <w:left w:val="nil"/>
          <w:bottom w:val="nil"/>
          <w:right w:val="nil"/>
          <w:between w:val="nil"/>
        </w:pBdr>
        <w:spacing w:before="120" w:after="0"/>
        <w:ind w:left="0" w:firstLine="499"/>
        <w:rPr>
          <w:color w:val="000000"/>
          <w:sz w:val="28"/>
          <w:szCs w:val="28"/>
        </w:rPr>
      </w:pPr>
      <w:r>
        <w:rPr>
          <w:color w:val="000000"/>
          <w:sz w:val="28"/>
          <w:szCs w:val="28"/>
        </w:rPr>
        <w:t>Tăng cường công tác cải cách hành chính, nâ</w:t>
      </w:r>
      <w:r>
        <w:rPr>
          <w:color w:val="000000"/>
          <w:sz w:val="28"/>
          <w:szCs w:val="28"/>
        </w:rPr>
        <w:t xml:space="preserve">ng cao hiệu quả tổ chức hoạt động của Sở Xây dựng, góp phần cải tiến hình thức và chất lượng cung cấp dịch vụ công theo hướng trực tuyến phục vụ người dân và doanh nghiệp dựa trên cơ sở kế thừa và tiếp tục phát huy hiệu quả các dự </w:t>
      </w:r>
      <w:r>
        <w:rPr>
          <w:color w:val="000000"/>
          <w:sz w:val="28"/>
          <w:szCs w:val="28"/>
        </w:rPr>
        <w:t>án, hạng mục công nghệ thông tin đã được triển khai và vận hành hiệu quả tại Sở Xây dựng trong những năm qua.</w:t>
      </w:r>
    </w:p>
    <w:p w14:paraId="6B42FD62" w14:textId="77777777" w:rsidR="00B40AAF" w:rsidRDefault="00746E6D">
      <w:pPr>
        <w:pStyle w:val="Heading3"/>
        <w:numPr>
          <w:ilvl w:val="2"/>
          <w:numId w:val="1"/>
        </w:numPr>
        <w:rPr>
          <w:color w:val="000000"/>
        </w:rPr>
      </w:pPr>
      <w:bookmarkStart w:id="8" w:name="_heading=h.4d34og8" w:colFirst="0" w:colLast="0"/>
      <w:bookmarkEnd w:id="8"/>
      <w:r>
        <w:rPr>
          <w:color w:val="000000"/>
        </w:rPr>
        <w:t>M</w:t>
      </w:r>
      <w:r>
        <w:rPr>
          <w:color w:val="000000"/>
        </w:rPr>
        <w:t>ụ</w:t>
      </w:r>
      <w:r>
        <w:rPr>
          <w:color w:val="000000"/>
        </w:rPr>
        <w:t>c tiêu c</w:t>
      </w:r>
      <w:r>
        <w:rPr>
          <w:color w:val="000000"/>
        </w:rPr>
        <w:t>ụ</w:t>
      </w:r>
      <w:r>
        <w:rPr>
          <w:color w:val="000000"/>
        </w:rPr>
        <w:t xml:space="preserve"> th</w:t>
      </w:r>
      <w:r>
        <w:rPr>
          <w:color w:val="000000"/>
        </w:rPr>
        <w:t>ể</w:t>
      </w:r>
    </w:p>
    <w:p w14:paraId="03FF766A"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D</w:t>
      </w:r>
      <w:r>
        <w:rPr>
          <w:rFonts w:ascii="Cambria" w:eastAsia="Cambria" w:hAnsi="Cambria" w:cs="Cambria"/>
          <w:color w:val="000000"/>
          <w:sz w:val="28"/>
          <w:szCs w:val="28"/>
        </w:rPr>
        <w:t>ự</w:t>
      </w:r>
      <w:r>
        <w:rPr>
          <w:rFonts w:ascii="Cambria" w:eastAsia="Cambria" w:hAnsi="Cambria" w:cs="Cambria"/>
          <w:color w:val="000000"/>
          <w:sz w:val="28"/>
          <w:szCs w:val="28"/>
        </w:rPr>
        <w:t xml:space="preserve"> án đư</w:t>
      </w:r>
      <w:r>
        <w:rPr>
          <w:rFonts w:ascii="Cambria" w:eastAsia="Cambria" w:hAnsi="Cambria" w:cs="Cambria"/>
          <w:color w:val="000000"/>
          <w:sz w:val="28"/>
          <w:szCs w:val="28"/>
        </w:rPr>
        <w:t>ợ</w:t>
      </w:r>
      <w:r>
        <w:rPr>
          <w:rFonts w:ascii="Cambria" w:eastAsia="Cambria" w:hAnsi="Cambria" w:cs="Cambria"/>
          <w:color w:val="000000"/>
          <w:sz w:val="28"/>
          <w:szCs w:val="28"/>
        </w:rPr>
        <w:t>c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v</w:t>
      </w:r>
      <w:r>
        <w:rPr>
          <w:rFonts w:ascii="Cambria" w:eastAsia="Cambria" w:hAnsi="Cambria" w:cs="Cambria"/>
          <w:color w:val="000000"/>
          <w:sz w:val="28"/>
          <w:szCs w:val="28"/>
        </w:rPr>
        <w:t>ớ</w:t>
      </w:r>
      <w:r>
        <w:rPr>
          <w:rFonts w:ascii="Cambria" w:eastAsia="Cambria" w:hAnsi="Cambria" w:cs="Cambria"/>
          <w:color w:val="000000"/>
          <w:sz w:val="28"/>
          <w:szCs w:val="28"/>
        </w:rPr>
        <w:t>i các m</w:t>
      </w:r>
      <w:r>
        <w:rPr>
          <w:rFonts w:ascii="Cambria" w:eastAsia="Cambria" w:hAnsi="Cambria" w:cs="Cambria"/>
          <w:color w:val="000000"/>
          <w:sz w:val="28"/>
          <w:szCs w:val="28"/>
        </w:rPr>
        <w:t>ụ</w:t>
      </w:r>
      <w:r>
        <w:rPr>
          <w:rFonts w:ascii="Cambria" w:eastAsia="Cambria" w:hAnsi="Cambria" w:cs="Cambria"/>
          <w:color w:val="000000"/>
          <w:sz w:val="28"/>
          <w:szCs w:val="28"/>
        </w:rPr>
        <w:t>c tiêu c</w:t>
      </w:r>
      <w:r>
        <w:rPr>
          <w:rFonts w:ascii="Cambria" w:eastAsia="Cambria" w:hAnsi="Cambria" w:cs="Cambria"/>
          <w:color w:val="000000"/>
          <w:sz w:val="28"/>
          <w:szCs w:val="28"/>
        </w:rPr>
        <w:t>ụ</w:t>
      </w:r>
      <w:r>
        <w:rPr>
          <w:rFonts w:ascii="Cambria" w:eastAsia="Cambria" w:hAnsi="Cambria" w:cs="Cambria"/>
          <w:color w:val="000000"/>
          <w:sz w:val="28"/>
          <w:szCs w:val="28"/>
        </w:rPr>
        <w:t xml:space="preserve"> th</w:t>
      </w:r>
      <w:r>
        <w:rPr>
          <w:rFonts w:ascii="Cambria" w:eastAsia="Cambria" w:hAnsi="Cambria" w:cs="Cambria"/>
          <w:color w:val="000000"/>
          <w:sz w:val="28"/>
          <w:szCs w:val="28"/>
        </w:rPr>
        <w:t>ể</w:t>
      </w:r>
      <w:r>
        <w:rPr>
          <w:rFonts w:ascii="Cambria" w:eastAsia="Cambria" w:hAnsi="Cambria" w:cs="Cambria"/>
          <w:color w:val="000000"/>
          <w:sz w:val="28"/>
          <w:szCs w:val="28"/>
        </w:rPr>
        <w:t xml:space="preserve"> như sau:</w:t>
      </w:r>
    </w:p>
    <w:p w14:paraId="7A6E83DD" w14:textId="77777777" w:rsidR="00B40AAF" w:rsidRDefault="00746E6D">
      <w:pPr>
        <w:numPr>
          <w:ilvl w:val="0"/>
          <w:numId w:val="28"/>
        </w:numPr>
        <w:pBdr>
          <w:top w:val="nil"/>
          <w:left w:val="nil"/>
          <w:bottom w:val="nil"/>
          <w:right w:val="nil"/>
          <w:between w:val="nil"/>
        </w:pBdr>
        <w:spacing w:before="120" w:after="120" w:line="240" w:lineRule="auto"/>
        <w:rPr>
          <w:color w:val="000000"/>
          <w:sz w:val="28"/>
          <w:szCs w:val="28"/>
        </w:rPr>
      </w:pPr>
      <w:r>
        <w:rPr>
          <w:color w:val="000000"/>
          <w:sz w:val="28"/>
          <w:szCs w:val="28"/>
        </w:rPr>
        <w:t>Hoàn thành và đưa vào sử dụng các phân hệ phần mềm mới:</w:t>
      </w:r>
    </w:p>
    <w:p w14:paraId="7CC5C0CC" w14:textId="77777777" w:rsidR="00B40AAF" w:rsidRDefault="00746E6D">
      <w:pPr>
        <w:numPr>
          <w:ilvl w:val="0"/>
          <w:numId w:val="19"/>
        </w:numPr>
        <w:pBdr>
          <w:top w:val="nil"/>
          <w:left w:val="nil"/>
          <w:bottom w:val="nil"/>
          <w:right w:val="nil"/>
          <w:between w:val="nil"/>
        </w:pBdr>
        <w:spacing w:before="120" w:after="120"/>
        <w:ind w:left="1134"/>
        <w:rPr>
          <w:color w:val="000000"/>
          <w:sz w:val="28"/>
          <w:szCs w:val="28"/>
        </w:rPr>
      </w:pPr>
      <w:r>
        <w:rPr>
          <w:color w:val="000000"/>
          <w:sz w:val="28"/>
          <w:szCs w:val="28"/>
        </w:rPr>
        <w:t>Phần mềm Quản lý tài sản.</w:t>
      </w:r>
    </w:p>
    <w:p w14:paraId="49825AB4" w14:textId="77777777" w:rsidR="00B40AAF" w:rsidRDefault="00746E6D">
      <w:pPr>
        <w:numPr>
          <w:ilvl w:val="0"/>
          <w:numId w:val="19"/>
        </w:numPr>
        <w:pBdr>
          <w:top w:val="nil"/>
          <w:left w:val="nil"/>
          <w:bottom w:val="nil"/>
          <w:right w:val="nil"/>
          <w:between w:val="nil"/>
        </w:pBdr>
        <w:spacing w:before="120" w:after="120"/>
        <w:ind w:left="1134"/>
        <w:rPr>
          <w:b/>
          <w:color w:val="000000"/>
          <w:sz w:val="28"/>
          <w:szCs w:val="28"/>
        </w:rPr>
      </w:pPr>
      <w:r>
        <w:rPr>
          <w:b/>
          <w:color w:val="000000"/>
          <w:sz w:val="28"/>
          <w:szCs w:val="28"/>
        </w:rPr>
        <w:t>Phần mềm Quản lý tiền lương.</w:t>
      </w:r>
    </w:p>
    <w:p w14:paraId="28DE8A54" w14:textId="77777777" w:rsidR="00B40AAF" w:rsidRDefault="00746E6D">
      <w:pPr>
        <w:numPr>
          <w:ilvl w:val="0"/>
          <w:numId w:val="19"/>
        </w:numPr>
        <w:pBdr>
          <w:top w:val="nil"/>
          <w:left w:val="nil"/>
          <w:bottom w:val="nil"/>
          <w:right w:val="nil"/>
          <w:between w:val="nil"/>
        </w:pBdr>
        <w:spacing w:before="120" w:after="120"/>
        <w:ind w:left="1134"/>
        <w:rPr>
          <w:b/>
          <w:color w:val="000000"/>
          <w:sz w:val="28"/>
          <w:szCs w:val="28"/>
        </w:rPr>
      </w:pPr>
      <w:r>
        <w:rPr>
          <w:b/>
          <w:color w:val="000000"/>
          <w:sz w:val="28"/>
          <w:szCs w:val="28"/>
        </w:rPr>
        <w:t>Phần mềm Quản lý giao việc.</w:t>
      </w:r>
    </w:p>
    <w:p w14:paraId="7C6D714F" w14:textId="77777777" w:rsidR="00B40AAF" w:rsidRDefault="00746E6D">
      <w:pPr>
        <w:numPr>
          <w:ilvl w:val="0"/>
          <w:numId w:val="19"/>
        </w:numPr>
        <w:pBdr>
          <w:top w:val="nil"/>
          <w:left w:val="nil"/>
          <w:bottom w:val="nil"/>
          <w:right w:val="nil"/>
          <w:between w:val="nil"/>
        </w:pBdr>
        <w:spacing w:before="120" w:after="120"/>
        <w:ind w:left="1134"/>
        <w:rPr>
          <w:color w:val="000000"/>
          <w:sz w:val="28"/>
          <w:szCs w:val="28"/>
        </w:rPr>
      </w:pPr>
      <w:r>
        <w:rPr>
          <w:color w:val="000000"/>
          <w:sz w:val="28"/>
          <w:szCs w:val="28"/>
        </w:rPr>
        <w:t>Phần mềm Pháp chế xây dựng.</w:t>
      </w:r>
    </w:p>
    <w:p w14:paraId="0DA0D7C4" w14:textId="77777777" w:rsidR="00B40AAF" w:rsidRDefault="00746E6D">
      <w:pPr>
        <w:numPr>
          <w:ilvl w:val="0"/>
          <w:numId w:val="19"/>
        </w:numPr>
        <w:pBdr>
          <w:top w:val="nil"/>
          <w:left w:val="nil"/>
          <w:bottom w:val="nil"/>
          <w:right w:val="nil"/>
          <w:between w:val="nil"/>
        </w:pBdr>
        <w:spacing w:before="120" w:after="120"/>
        <w:ind w:left="1134"/>
        <w:rPr>
          <w:color w:val="000000"/>
          <w:sz w:val="28"/>
          <w:szCs w:val="28"/>
        </w:rPr>
      </w:pPr>
      <w:r>
        <w:rPr>
          <w:color w:val="000000"/>
          <w:sz w:val="28"/>
          <w:szCs w:val="28"/>
        </w:rPr>
        <w:t>Phần mềm Quản lý vật liệu xây dựng.</w:t>
      </w:r>
    </w:p>
    <w:p w14:paraId="6E823B9D" w14:textId="77777777" w:rsidR="00B40AAF" w:rsidRDefault="00746E6D">
      <w:pPr>
        <w:numPr>
          <w:ilvl w:val="0"/>
          <w:numId w:val="19"/>
        </w:numPr>
        <w:pBdr>
          <w:top w:val="nil"/>
          <w:left w:val="nil"/>
          <w:bottom w:val="nil"/>
          <w:right w:val="nil"/>
          <w:between w:val="nil"/>
        </w:pBdr>
        <w:spacing w:before="120" w:after="120"/>
        <w:ind w:left="1134"/>
        <w:rPr>
          <w:b/>
          <w:color w:val="000000"/>
          <w:sz w:val="28"/>
          <w:szCs w:val="28"/>
        </w:rPr>
      </w:pPr>
      <w:r>
        <w:rPr>
          <w:b/>
          <w:color w:val="000000"/>
          <w:sz w:val="28"/>
          <w:szCs w:val="28"/>
        </w:rPr>
        <w:t>Phần mềm Quản lý nhân sự.</w:t>
      </w:r>
    </w:p>
    <w:p w14:paraId="1535E5D5" w14:textId="77777777" w:rsidR="00B40AAF" w:rsidRDefault="00746E6D">
      <w:pPr>
        <w:numPr>
          <w:ilvl w:val="0"/>
          <w:numId w:val="19"/>
        </w:numPr>
        <w:pBdr>
          <w:top w:val="nil"/>
          <w:left w:val="nil"/>
          <w:bottom w:val="nil"/>
          <w:right w:val="nil"/>
          <w:between w:val="nil"/>
        </w:pBdr>
        <w:spacing w:before="120" w:after="120"/>
        <w:ind w:left="1134"/>
        <w:rPr>
          <w:b/>
        </w:rPr>
      </w:pPr>
      <w:r>
        <w:rPr>
          <w:b/>
          <w:color w:val="000000"/>
          <w:sz w:val="28"/>
          <w:szCs w:val="28"/>
        </w:rPr>
        <w:t>Phần mềm Thanh tra Sở.</w:t>
      </w:r>
    </w:p>
    <w:p w14:paraId="4FBED027" w14:textId="77777777" w:rsidR="00B40AAF" w:rsidRDefault="00746E6D">
      <w:pPr>
        <w:numPr>
          <w:ilvl w:val="0"/>
          <w:numId w:val="19"/>
        </w:numPr>
        <w:pBdr>
          <w:top w:val="nil"/>
          <w:left w:val="nil"/>
          <w:bottom w:val="nil"/>
          <w:right w:val="nil"/>
          <w:between w:val="nil"/>
        </w:pBdr>
        <w:spacing w:before="120" w:after="120"/>
        <w:ind w:left="1134"/>
      </w:pPr>
      <w:r>
        <w:rPr>
          <w:color w:val="000000"/>
          <w:sz w:val="28"/>
          <w:szCs w:val="28"/>
        </w:rPr>
        <w:t>Phần mềm Quản lý hạ tầng.</w:t>
      </w:r>
    </w:p>
    <w:p w14:paraId="664455B6" w14:textId="77777777" w:rsidR="00B40AAF" w:rsidRDefault="00746E6D">
      <w:pPr>
        <w:numPr>
          <w:ilvl w:val="0"/>
          <w:numId w:val="19"/>
        </w:numPr>
        <w:pBdr>
          <w:top w:val="nil"/>
          <w:left w:val="nil"/>
          <w:bottom w:val="nil"/>
          <w:right w:val="nil"/>
          <w:between w:val="nil"/>
        </w:pBdr>
        <w:spacing w:before="120" w:after="120"/>
        <w:ind w:left="1134"/>
      </w:pPr>
      <w:r>
        <w:rPr>
          <w:color w:val="000000"/>
          <w:sz w:val="28"/>
          <w:szCs w:val="28"/>
        </w:rPr>
        <w:t>Phần mềm Quản lý Chứng chỉ môi giới bất động sản.</w:t>
      </w:r>
    </w:p>
    <w:p w14:paraId="66991662" w14:textId="77777777" w:rsidR="00B40AAF" w:rsidRDefault="00746E6D">
      <w:pPr>
        <w:numPr>
          <w:ilvl w:val="0"/>
          <w:numId w:val="19"/>
        </w:numPr>
        <w:pBdr>
          <w:top w:val="nil"/>
          <w:left w:val="nil"/>
          <w:bottom w:val="nil"/>
          <w:right w:val="nil"/>
          <w:between w:val="nil"/>
        </w:pBdr>
        <w:spacing w:before="120" w:after="120"/>
        <w:ind w:left="1134"/>
      </w:pPr>
      <w:r>
        <w:rPr>
          <w:color w:val="000000"/>
          <w:sz w:val="28"/>
          <w:szCs w:val="28"/>
        </w:rPr>
        <w:t>App mobile khai thác, tra cứu, tổng hợp báo cáo của phòng chuyên môn, đơn vị sự nghiệp</w:t>
      </w:r>
    </w:p>
    <w:p w14:paraId="19FCA3B1" w14:textId="77777777" w:rsidR="00B40AAF" w:rsidRDefault="00746E6D">
      <w:pPr>
        <w:numPr>
          <w:ilvl w:val="0"/>
          <w:numId w:val="28"/>
        </w:numPr>
        <w:pBdr>
          <w:top w:val="nil"/>
          <w:left w:val="nil"/>
          <w:bottom w:val="nil"/>
          <w:right w:val="nil"/>
          <w:between w:val="nil"/>
        </w:pBdr>
        <w:spacing w:before="120" w:after="120" w:line="240" w:lineRule="auto"/>
      </w:pPr>
      <w:r>
        <w:rPr>
          <w:color w:val="000000"/>
          <w:sz w:val="28"/>
          <w:szCs w:val="28"/>
        </w:rPr>
        <w:t>Hoàn thành nâng cấp phần mềm đang vận hành:</w:t>
      </w:r>
    </w:p>
    <w:p w14:paraId="0C207AF8" w14:textId="77777777" w:rsidR="00B40AAF" w:rsidRDefault="00746E6D">
      <w:pPr>
        <w:numPr>
          <w:ilvl w:val="0"/>
          <w:numId w:val="19"/>
        </w:numPr>
        <w:pBdr>
          <w:top w:val="nil"/>
          <w:left w:val="nil"/>
          <w:bottom w:val="nil"/>
          <w:right w:val="nil"/>
          <w:between w:val="nil"/>
        </w:pBdr>
        <w:spacing w:before="120" w:after="120"/>
        <w:ind w:left="1134"/>
      </w:pPr>
      <w:r>
        <w:rPr>
          <w:color w:val="000000"/>
          <w:sz w:val="28"/>
          <w:szCs w:val="28"/>
        </w:rPr>
        <w:lastRenderedPageBreak/>
        <w:t>Nâng cấp phần mềm cấp phép</w:t>
      </w:r>
      <w:r>
        <w:rPr>
          <w:color w:val="000000"/>
          <w:sz w:val="28"/>
          <w:szCs w:val="28"/>
        </w:rPr>
        <w:t xml:space="preserve"> xây dựng bổ sung chức năng Quản lý thông tin quận, huyện.</w:t>
      </w:r>
    </w:p>
    <w:p w14:paraId="551A4260" w14:textId="77777777" w:rsidR="00B40AAF" w:rsidRDefault="00746E6D">
      <w:pPr>
        <w:numPr>
          <w:ilvl w:val="0"/>
          <w:numId w:val="19"/>
        </w:numPr>
        <w:pBdr>
          <w:top w:val="nil"/>
          <w:left w:val="nil"/>
          <w:bottom w:val="nil"/>
          <w:right w:val="nil"/>
          <w:between w:val="nil"/>
        </w:pBdr>
        <w:spacing w:before="120" w:after="120"/>
        <w:ind w:left="1134"/>
      </w:pPr>
      <w:r>
        <w:rPr>
          <w:color w:val="000000"/>
          <w:sz w:val="28"/>
          <w:szCs w:val="28"/>
        </w:rPr>
        <w:t xml:space="preserve">Nâng cấp phần mềm Quản lý dự án: </w:t>
      </w:r>
    </w:p>
    <w:p w14:paraId="6B71453F" w14:textId="77777777" w:rsidR="00B40AAF" w:rsidRDefault="00746E6D">
      <w:pPr>
        <w:numPr>
          <w:ilvl w:val="0"/>
          <w:numId w:val="27"/>
        </w:numPr>
        <w:pBdr>
          <w:top w:val="nil"/>
          <w:left w:val="nil"/>
          <w:bottom w:val="nil"/>
          <w:right w:val="nil"/>
          <w:between w:val="nil"/>
        </w:pBdr>
        <w:tabs>
          <w:tab w:val="left" w:pos="1418"/>
        </w:tabs>
        <w:spacing w:before="120" w:after="120"/>
        <w:ind w:left="709" w:firstLine="425"/>
        <w:rPr>
          <w:color w:val="000000"/>
          <w:sz w:val="28"/>
          <w:szCs w:val="28"/>
        </w:rPr>
      </w:pPr>
      <w:r>
        <w:rPr>
          <w:color w:val="000000"/>
          <w:sz w:val="28"/>
          <w:szCs w:val="28"/>
        </w:rPr>
        <w:t>Bổ sung tính năng quản lý Thẩm định giá bán nhà ở xã hội.</w:t>
      </w:r>
    </w:p>
    <w:p w14:paraId="737A830F" w14:textId="77777777" w:rsidR="00B40AAF" w:rsidRDefault="00746E6D">
      <w:pPr>
        <w:numPr>
          <w:ilvl w:val="0"/>
          <w:numId w:val="27"/>
        </w:numPr>
        <w:pBdr>
          <w:top w:val="nil"/>
          <w:left w:val="nil"/>
          <w:bottom w:val="nil"/>
          <w:right w:val="nil"/>
          <w:between w:val="nil"/>
        </w:pBdr>
        <w:tabs>
          <w:tab w:val="left" w:pos="1418"/>
        </w:tabs>
        <w:spacing w:before="120" w:after="120"/>
        <w:ind w:left="709" w:firstLine="425"/>
        <w:rPr>
          <w:color w:val="000000"/>
          <w:sz w:val="28"/>
          <w:szCs w:val="28"/>
        </w:rPr>
      </w:pPr>
      <w:r>
        <w:rPr>
          <w:color w:val="000000"/>
          <w:sz w:val="28"/>
          <w:szCs w:val="28"/>
        </w:rPr>
        <w:t>Bổ sung tính năng quản lý hồ sơ dự án điện tử giúp tạo mô hình chuẩn liên thông giữa các phòng ban, rút ngắn thời gian xử lý TTHC liên quan đến các dự án nhà ở thương mại.</w:t>
      </w:r>
    </w:p>
    <w:p w14:paraId="3E02DC59" w14:textId="77777777" w:rsidR="00B40AAF" w:rsidRDefault="00746E6D">
      <w:pPr>
        <w:numPr>
          <w:ilvl w:val="0"/>
          <w:numId w:val="27"/>
        </w:numPr>
        <w:pBdr>
          <w:top w:val="nil"/>
          <w:left w:val="nil"/>
          <w:bottom w:val="nil"/>
          <w:right w:val="nil"/>
          <w:between w:val="nil"/>
        </w:pBdr>
        <w:tabs>
          <w:tab w:val="left" w:pos="1418"/>
        </w:tabs>
        <w:spacing w:before="120" w:after="120"/>
        <w:ind w:left="709" w:firstLine="425"/>
        <w:rPr>
          <w:color w:val="000000"/>
          <w:sz w:val="28"/>
          <w:szCs w:val="28"/>
        </w:rPr>
      </w:pPr>
      <w:r>
        <w:rPr>
          <w:color w:val="000000"/>
          <w:sz w:val="28"/>
          <w:szCs w:val="28"/>
        </w:rPr>
        <w:t xml:space="preserve">Bổ sung thêm tính năng quản lý nhà ở tái định cư, nhà ở nông thôn, chuyển nhượng dự </w:t>
      </w:r>
      <w:r>
        <w:rPr>
          <w:color w:val="000000"/>
          <w:sz w:val="28"/>
          <w:szCs w:val="28"/>
        </w:rPr>
        <w:t>án bất động sản (BĐS).</w:t>
      </w:r>
    </w:p>
    <w:p w14:paraId="0ECC0C97" w14:textId="77777777" w:rsidR="00B40AAF" w:rsidRDefault="00746E6D">
      <w:pPr>
        <w:numPr>
          <w:ilvl w:val="0"/>
          <w:numId w:val="28"/>
        </w:numPr>
        <w:pBdr>
          <w:top w:val="nil"/>
          <w:left w:val="nil"/>
          <w:bottom w:val="nil"/>
          <w:right w:val="nil"/>
          <w:between w:val="nil"/>
        </w:pBdr>
        <w:spacing w:before="120" w:after="120" w:line="240" w:lineRule="auto"/>
        <w:rPr>
          <w:color w:val="000000"/>
          <w:sz w:val="28"/>
          <w:szCs w:val="28"/>
        </w:rPr>
      </w:pPr>
      <w:r>
        <w:rPr>
          <w:color w:val="000000"/>
          <w:sz w:val="28"/>
          <w:szCs w:val="28"/>
        </w:rPr>
        <w:t>Chuyển giao quản trị và hướng dẫn khai thác sử dụng mỗi phần mềm cho người dùng:</w:t>
      </w:r>
    </w:p>
    <w:p w14:paraId="450BB08E"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Phần mềm Quản lý tài sản (Sở xây dựng, Trường trung cấp Xây dựng – 01 lớp quản trị và 02 lớp khai thác mỗi lớp 25 người)</w:t>
      </w:r>
    </w:p>
    <w:p w14:paraId="6C811E29"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Phần mềm Quàn lý tiền lương (V</w:t>
      </w:r>
      <w:r>
        <w:rPr>
          <w:color w:val="000000"/>
          <w:sz w:val="28"/>
          <w:szCs w:val="28"/>
        </w:rPr>
        <w:t>ăn phòng Sở - 01 lớp quản trị và 01 lớp khai thác mỗi lớp 25 người)</w:t>
      </w:r>
    </w:p>
    <w:p w14:paraId="306EFE49"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Phần mềm Quản lý giao việc (Văn phòng Sở - 01 lớp quản trị và 01 lớp khai thác mỗi lớp 25 người)</w:t>
      </w:r>
    </w:p>
    <w:p w14:paraId="2D1E05DF"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Phần mềm Pháp chế xây dựng (Phòng Pháp chế - 01 lớp quản trị và 01 lớp khai thác mỗi lớp 25</w:t>
      </w:r>
      <w:r>
        <w:rPr>
          <w:color w:val="000000"/>
          <w:sz w:val="28"/>
          <w:szCs w:val="28"/>
        </w:rPr>
        <w:t xml:space="preserve"> người).</w:t>
      </w:r>
    </w:p>
    <w:p w14:paraId="73D3FD32"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Phần mềm Quản lý vật liệu xây dựng (Phòng Vật liệu xây dựng - 01 lớp quản trị và 01 lớp khai thác mỗi lớp 25 người).</w:t>
      </w:r>
    </w:p>
    <w:p w14:paraId="26A5686B"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Phần mềm Quản lý nhân sự (Sở xây dựng 01 lớp quản trị và 02 lớp khai thác mỗi lớp 25 người).</w:t>
      </w:r>
    </w:p>
    <w:p w14:paraId="32A39116"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Phần mềm Thanh tra Sở (Thanh tra Sở - 01 lớp quản trị và 01 lớp khai thác mỗi lớp 25 người).</w:t>
      </w:r>
    </w:p>
    <w:p w14:paraId="4801C605"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Phần mềm Quản lý hạ tầng (Trung tâm quản lý hạ tầng - 01 lớp quản trị và 01 lớp khai thác mỗi lớp 25 người).</w:t>
      </w:r>
    </w:p>
    <w:p w14:paraId="07167D2B"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Phần mềm Quản lý Chứng chỉ môi giới bất động sản (Trường Trung cấp xây dựng - 01 lớp quản trị và 01 lớp khai thác mỗi lớp 25 người).</w:t>
      </w:r>
    </w:p>
    <w:p w14:paraId="04CC9BD0"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lastRenderedPageBreak/>
        <w:t>App mobile kha</w:t>
      </w:r>
      <w:r>
        <w:rPr>
          <w:color w:val="000000"/>
          <w:sz w:val="28"/>
          <w:szCs w:val="28"/>
        </w:rPr>
        <w:t>i thác, tra cứu, tổng hợp báo cáo của phòng chuyên môn, đơn vị sự nghiệp (Sở Xây dựng - 01 lớp quản trị và 02 lớp khai thác mỗi lớp 25 người)</w:t>
      </w:r>
    </w:p>
    <w:p w14:paraId="38822F17"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Nâng cấp phần mềm cấp phép xây dựng bổ sung chức năng Quản lý thông tin quận, huyện (Phòng Cấp phép xây dựng, 30 q</w:t>
      </w:r>
      <w:r>
        <w:rPr>
          <w:color w:val="000000"/>
          <w:sz w:val="28"/>
          <w:szCs w:val="28"/>
        </w:rPr>
        <w:t>uận/huyện đơn vị liên quan - 01 lớp quản trị và 02 lớp khai thác mỗi lớp 25 người)</w:t>
      </w:r>
    </w:p>
    <w:p w14:paraId="7555457E"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 xml:space="preserve">Nâng cấp phần mềm Quản lý dự án: </w:t>
      </w:r>
    </w:p>
    <w:p w14:paraId="6357DF31" w14:textId="77777777" w:rsidR="00B40AAF" w:rsidRDefault="00746E6D">
      <w:pPr>
        <w:numPr>
          <w:ilvl w:val="0"/>
          <w:numId w:val="27"/>
        </w:numPr>
        <w:pBdr>
          <w:top w:val="nil"/>
          <w:left w:val="nil"/>
          <w:bottom w:val="nil"/>
          <w:right w:val="nil"/>
          <w:between w:val="nil"/>
        </w:pBdr>
        <w:tabs>
          <w:tab w:val="left" w:pos="1418"/>
        </w:tabs>
        <w:spacing w:before="120" w:after="120"/>
        <w:ind w:left="709" w:firstLine="425"/>
        <w:rPr>
          <w:color w:val="000000"/>
          <w:sz w:val="28"/>
          <w:szCs w:val="28"/>
        </w:rPr>
      </w:pPr>
      <w:r>
        <w:rPr>
          <w:color w:val="000000"/>
          <w:sz w:val="28"/>
          <w:szCs w:val="28"/>
        </w:rPr>
        <w:t>Bổ sung tính năng quản lý Thẩm định giá bán nhà ở xã hội (Phòng Kinh tế xây dựng - 01 lớp quản trị và 01 lớp khai thác mỗi lớp 25 người).</w:t>
      </w:r>
    </w:p>
    <w:p w14:paraId="3D1A54B6" w14:textId="77777777" w:rsidR="00B40AAF" w:rsidRDefault="00746E6D">
      <w:pPr>
        <w:numPr>
          <w:ilvl w:val="0"/>
          <w:numId w:val="27"/>
        </w:numPr>
        <w:pBdr>
          <w:top w:val="nil"/>
          <w:left w:val="nil"/>
          <w:bottom w:val="nil"/>
          <w:right w:val="nil"/>
          <w:between w:val="nil"/>
        </w:pBdr>
        <w:tabs>
          <w:tab w:val="left" w:pos="1418"/>
        </w:tabs>
        <w:spacing w:before="120" w:after="120"/>
        <w:ind w:left="709" w:firstLine="425"/>
        <w:rPr>
          <w:color w:val="000000"/>
          <w:sz w:val="28"/>
          <w:szCs w:val="28"/>
        </w:rPr>
      </w:pPr>
      <w:r>
        <w:rPr>
          <w:color w:val="000000"/>
          <w:sz w:val="28"/>
          <w:szCs w:val="28"/>
        </w:rPr>
        <w:t>B</w:t>
      </w:r>
      <w:r>
        <w:rPr>
          <w:color w:val="000000"/>
          <w:sz w:val="28"/>
          <w:szCs w:val="28"/>
        </w:rPr>
        <w:t>ổ sung tính năng quản lý hồ sơ dự án điện tử giúp tạo mô hình chuẩn liên thông giữa các phòng ban, rút ngắn thời gian xử lý TTHC liên quan đến các dự án nhà ở thương mại. (Phòng Phát triển đô thị - 01 lớp quản trị và 01 lớp khai thác mỗi lớp 25 người).</w:t>
      </w:r>
    </w:p>
    <w:p w14:paraId="363091E6" w14:textId="77777777" w:rsidR="00B40AAF" w:rsidRDefault="00746E6D">
      <w:pPr>
        <w:numPr>
          <w:ilvl w:val="0"/>
          <w:numId w:val="27"/>
        </w:numPr>
        <w:pBdr>
          <w:top w:val="nil"/>
          <w:left w:val="nil"/>
          <w:bottom w:val="nil"/>
          <w:right w:val="nil"/>
          <w:between w:val="nil"/>
        </w:pBdr>
        <w:tabs>
          <w:tab w:val="left" w:pos="1418"/>
        </w:tabs>
        <w:spacing w:before="120" w:after="120"/>
        <w:ind w:left="709" w:firstLine="425"/>
        <w:rPr>
          <w:color w:val="000000"/>
          <w:sz w:val="28"/>
          <w:szCs w:val="28"/>
        </w:rPr>
      </w:pPr>
      <w:r>
        <w:rPr>
          <w:color w:val="000000"/>
          <w:sz w:val="28"/>
          <w:szCs w:val="28"/>
        </w:rPr>
        <w:t xml:space="preserve">Bổ </w:t>
      </w:r>
      <w:r>
        <w:rPr>
          <w:color w:val="000000"/>
          <w:sz w:val="28"/>
          <w:szCs w:val="28"/>
        </w:rPr>
        <w:t>sung thêm tính năng quản lý nhà ở tái định cư, nhà ở nông thôn, chuyển nhượng dự án BĐS (Phòng Phát triển nhà và thị trường BĐS - 01 lớp quản trị và 01 lớp khai thác mỗi lớp 25 người).</w:t>
      </w:r>
    </w:p>
    <w:p w14:paraId="0059FED9" w14:textId="77777777" w:rsidR="00B40AAF" w:rsidRDefault="00746E6D">
      <w:pPr>
        <w:pStyle w:val="Heading2"/>
        <w:numPr>
          <w:ilvl w:val="1"/>
          <w:numId w:val="1"/>
        </w:numPr>
      </w:pPr>
      <w:bookmarkStart w:id="9" w:name="_heading=h.2s8eyo1" w:colFirst="0" w:colLast="0"/>
      <w:bookmarkEnd w:id="9"/>
      <w:r>
        <w:t>Các căn c</w:t>
      </w:r>
      <w:r>
        <w:t>ứ</w:t>
      </w:r>
      <w:r>
        <w:t xml:space="preserve"> pháp lý</w:t>
      </w:r>
    </w:p>
    <w:p w14:paraId="17927997" w14:textId="77777777" w:rsidR="00B40AAF" w:rsidRDefault="00746E6D">
      <w:pPr>
        <w:numPr>
          <w:ilvl w:val="0"/>
          <w:numId w:val="25"/>
        </w:numPr>
        <w:pBdr>
          <w:top w:val="nil"/>
          <w:left w:val="nil"/>
          <w:bottom w:val="nil"/>
          <w:right w:val="nil"/>
          <w:between w:val="nil"/>
        </w:pBdr>
        <w:spacing w:before="120" w:after="120"/>
        <w:ind w:left="0" w:firstLine="357"/>
        <w:rPr>
          <w:color w:val="000000"/>
          <w:sz w:val="28"/>
          <w:szCs w:val="28"/>
        </w:rPr>
      </w:pPr>
      <w:bookmarkStart w:id="10" w:name="_heading=h.17dp8vu" w:colFirst="0" w:colLast="0"/>
      <w:bookmarkEnd w:id="10"/>
      <w:r>
        <w:rPr>
          <w:color w:val="000000"/>
          <w:sz w:val="28"/>
          <w:szCs w:val="28"/>
        </w:rPr>
        <w:t>Luật Công nghệ thông tin ngày 29/6/2006;</w:t>
      </w:r>
    </w:p>
    <w:p w14:paraId="694F5685" w14:textId="77777777" w:rsidR="00B40AAF" w:rsidRDefault="00746E6D">
      <w:pPr>
        <w:numPr>
          <w:ilvl w:val="0"/>
          <w:numId w:val="25"/>
        </w:numPr>
        <w:pBdr>
          <w:top w:val="nil"/>
          <w:left w:val="nil"/>
          <w:bottom w:val="nil"/>
          <w:right w:val="nil"/>
          <w:between w:val="nil"/>
        </w:pBdr>
        <w:spacing w:before="120" w:after="120"/>
        <w:ind w:left="0" w:firstLine="357"/>
        <w:rPr>
          <w:color w:val="000000"/>
          <w:sz w:val="28"/>
          <w:szCs w:val="28"/>
        </w:rPr>
      </w:pPr>
      <w:r>
        <w:rPr>
          <w:color w:val="000000"/>
          <w:sz w:val="28"/>
          <w:szCs w:val="28"/>
        </w:rPr>
        <w:t>Luật Đấu thầu ngày 26/11/2013;</w:t>
      </w:r>
    </w:p>
    <w:p w14:paraId="23B70B29" w14:textId="77777777" w:rsidR="00B40AAF" w:rsidRDefault="00746E6D">
      <w:pPr>
        <w:numPr>
          <w:ilvl w:val="0"/>
          <w:numId w:val="25"/>
        </w:numPr>
        <w:pBdr>
          <w:top w:val="nil"/>
          <w:left w:val="nil"/>
          <w:bottom w:val="nil"/>
          <w:right w:val="nil"/>
          <w:between w:val="nil"/>
        </w:pBdr>
        <w:spacing w:before="120" w:after="120"/>
        <w:ind w:left="0" w:firstLine="357"/>
        <w:rPr>
          <w:color w:val="000000"/>
          <w:sz w:val="28"/>
          <w:szCs w:val="28"/>
        </w:rPr>
      </w:pPr>
      <w:r>
        <w:rPr>
          <w:color w:val="000000"/>
          <w:sz w:val="28"/>
          <w:szCs w:val="28"/>
        </w:rPr>
        <w:t>Luật Ngân sách nhà nước ngày 25/6/2015;</w:t>
      </w:r>
    </w:p>
    <w:p w14:paraId="4033DD97" w14:textId="77777777" w:rsidR="00B40AAF" w:rsidRDefault="00746E6D">
      <w:pPr>
        <w:numPr>
          <w:ilvl w:val="0"/>
          <w:numId w:val="25"/>
        </w:numPr>
        <w:pBdr>
          <w:top w:val="nil"/>
          <w:left w:val="nil"/>
          <w:bottom w:val="nil"/>
          <w:right w:val="nil"/>
          <w:between w:val="nil"/>
        </w:pBdr>
        <w:spacing w:before="120" w:after="120"/>
        <w:ind w:left="0" w:firstLine="357"/>
        <w:rPr>
          <w:color w:val="000000"/>
          <w:sz w:val="28"/>
          <w:szCs w:val="28"/>
        </w:rPr>
      </w:pPr>
      <w:r>
        <w:rPr>
          <w:color w:val="000000"/>
          <w:sz w:val="28"/>
          <w:szCs w:val="28"/>
        </w:rPr>
        <w:t>Nghị định số 64/2007/NĐ-CP ngày 10/4/2007 của Chính phủ về Ứng dụng công nghệ thông tin trong hoạt động cơ quan nhà nước;</w:t>
      </w:r>
    </w:p>
    <w:p w14:paraId="20C8BE74" w14:textId="77777777" w:rsidR="00B40AAF" w:rsidRDefault="00746E6D">
      <w:pPr>
        <w:numPr>
          <w:ilvl w:val="0"/>
          <w:numId w:val="25"/>
        </w:numPr>
        <w:pBdr>
          <w:top w:val="nil"/>
          <w:left w:val="nil"/>
          <w:bottom w:val="nil"/>
          <w:right w:val="nil"/>
          <w:between w:val="nil"/>
        </w:pBdr>
        <w:spacing w:before="120" w:after="120"/>
        <w:ind w:left="0" w:firstLine="357"/>
        <w:rPr>
          <w:color w:val="000000"/>
          <w:sz w:val="28"/>
          <w:szCs w:val="28"/>
        </w:rPr>
      </w:pPr>
      <w:r>
        <w:rPr>
          <w:color w:val="000000"/>
          <w:sz w:val="28"/>
          <w:szCs w:val="28"/>
        </w:rPr>
        <w:t>Nghị định số 63/2014/N</w:t>
      </w:r>
      <w:r>
        <w:rPr>
          <w:color w:val="000000"/>
          <w:sz w:val="28"/>
          <w:szCs w:val="28"/>
        </w:rPr>
        <w:t>Đ-CP ngày 26/6/2014 của Chính phủ về Quy định chi tiết thi hành một số điều của Luật đấu thầu về lựa chọn nhà thầu;</w:t>
      </w:r>
    </w:p>
    <w:p w14:paraId="503F1E63" w14:textId="77777777" w:rsidR="00B40AAF" w:rsidRDefault="00746E6D">
      <w:pPr>
        <w:numPr>
          <w:ilvl w:val="0"/>
          <w:numId w:val="25"/>
        </w:numPr>
        <w:pBdr>
          <w:top w:val="nil"/>
          <w:left w:val="nil"/>
          <w:bottom w:val="nil"/>
          <w:right w:val="nil"/>
          <w:between w:val="nil"/>
        </w:pBdr>
        <w:spacing w:before="120" w:after="120"/>
        <w:ind w:left="0" w:firstLine="357"/>
        <w:rPr>
          <w:color w:val="000000"/>
          <w:sz w:val="28"/>
          <w:szCs w:val="28"/>
        </w:rPr>
      </w:pPr>
      <w:r>
        <w:rPr>
          <w:color w:val="000000"/>
          <w:sz w:val="28"/>
          <w:szCs w:val="28"/>
        </w:rPr>
        <w:t xml:space="preserve">Nghị định số 29/2021/NĐ-CP ngày ngày 26/3/2021 của Chính phủ quy định về trình tự, thủ tục thẩm định dự án quan trọng quốc gia và giám sát, </w:t>
      </w:r>
      <w:r>
        <w:rPr>
          <w:color w:val="000000"/>
          <w:sz w:val="28"/>
          <w:szCs w:val="28"/>
        </w:rPr>
        <w:t>đánh giá đầu tư;</w:t>
      </w:r>
    </w:p>
    <w:p w14:paraId="207DA94A" w14:textId="77777777" w:rsidR="00B40AAF" w:rsidRDefault="00746E6D">
      <w:pPr>
        <w:numPr>
          <w:ilvl w:val="0"/>
          <w:numId w:val="25"/>
        </w:numPr>
        <w:pBdr>
          <w:top w:val="nil"/>
          <w:left w:val="nil"/>
          <w:bottom w:val="nil"/>
          <w:right w:val="nil"/>
          <w:between w:val="nil"/>
        </w:pBdr>
        <w:spacing w:before="120" w:after="120"/>
        <w:ind w:left="0" w:firstLine="357"/>
        <w:rPr>
          <w:color w:val="000000"/>
          <w:sz w:val="28"/>
          <w:szCs w:val="28"/>
        </w:rPr>
      </w:pPr>
      <w:r>
        <w:rPr>
          <w:color w:val="000000"/>
          <w:sz w:val="28"/>
          <w:szCs w:val="28"/>
        </w:rPr>
        <w:t>Nghị định số 85/2016/NĐ-CP ngày 01/7/2016 của Chính phủ về Bảo đảm an toàn hệ thống thông tin theo cấp độ;</w:t>
      </w:r>
    </w:p>
    <w:p w14:paraId="0FD42FE3" w14:textId="77777777" w:rsidR="00B40AAF" w:rsidRDefault="00746E6D">
      <w:pPr>
        <w:numPr>
          <w:ilvl w:val="0"/>
          <w:numId w:val="25"/>
        </w:numPr>
        <w:pBdr>
          <w:top w:val="nil"/>
          <w:left w:val="nil"/>
          <w:bottom w:val="nil"/>
          <w:right w:val="nil"/>
          <w:between w:val="nil"/>
        </w:pBdr>
        <w:spacing w:before="120" w:after="120"/>
        <w:ind w:left="0" w:firstLine="357"/>
        <w:rPr>
          <w:color w:val="000000"/>
          <w:sz w:val="28"/>
          <w:szCs w:val="28"/>
        </w:rPr>
      </w:pPr>
      <w:r>
        <w:rPr>
          <w:color w:val="000000"/>
          <w:sz w:val="28"/>
          <w:szCs w:val="28"/>
        </w:rPr>
        <w:t>Nghị định số 163/2016/NĐ-CP ngày 21/12/2016 của Chính phủ về Quy định chi tiết thi hành một số điều của Luật Ngân sách nhà nước;</w:t>
      </w:r>
    </w:p>
    <w:p w14:paraId="5A3DCD30" w14:textId="77777777" w:rsidR="00B40AAF" w:rsidRDefault="00746E6D">
      <w:pPr>
        <w:numPr>
          <w:ilvl w:val="0"/>
          <w:numId w:val="25"/>
        </w:numPr>
        <w:pBdr>
          <w:top w:val="nil"/>
          <w:left w:val="nil"/>
          <w:bottom w:val="nil"/>
          <w:right w:val="nil"/>
          <w:between w:val="nil"/>
        </w:pBdr>
        <w:spacing w:before="120" w:after="120"/>
        <w:ind w:left="0" w:firstLine="357"/>
        <w:rPr>
          <w:color w:val="000000"/>
          <w:sz w:val="28"/>
          <w:szCs w:val="28"/>
        </w:rPr>
      </w:pPr>
      <w:r>
        <w:rPr>
          <w:color w:val="000000"/>
          <w:sz w:val="28"/>
          <w:szCs w:val="28"/>
        </w:rPr>
        <w:lastRenderedPageBreak/>
        <w:t>Ngh</w:t>
      </w:r>
      <w:r>
        <w:rPr>
          <w:color w:val="000000"/>
          <w:sz w:val="28"/>
          <w:szCs w:val="28"/>
        </w:rPr>
        <w:t>ị định số 73/2019/NĐ-CP ngày 05/9/2019 của Chính phủ về Quy định quản lý đầu tư ứng dụng công nghệ thông tin sử dụng nguồn vốn ngân sách nhà nước;</w:t>
      </w:r>
    </w:p>
    <w:p w14:paraId="0FF58D59" w14:textId="77777777" w:rsidR="00B40AAF" w:rsidRDefault="00746E6D">
      <w:pPr>
        <w:numPr>
          <w:ilvl w:val="0"/>
          <w:numId w:val="25"/>
        </w:numPr>
        <w:pBdr>
          <w:top w:val="nil"/>
          <w:left w:val="nil"/>
          <w:bottom w:val="nil"/>
          <w:right w:val="nil"/>
          <w:between w:val="nil"/>
        </w:pBdr>
        <w:spacing w:before="120" w:after="120"/>
        <w:ind w:left="0" w:firstLine="357"/>
        <w:rPr>
          <w:color w:val="000000"/>
          <w:sz w:val="28"/>
          <w:szCs w:val="28"/>
        </w:rPr>
      </w:pPr>
      <w:r>
        <w:rPr>
          <w:color w:val="000000"/>
          <w:sz w:val="28"/>
          <w:szCs w:val="28"/>
        </w:rPr>
        <w:t>Nghị định số 47/2020/NĐ-CP ngày 09/4/2020 của Chính phủ về quản lý, kết nối và chia sẻ dữ liệu số của cơ quan</w:t>
      </w:r>
      <w:r>
        <w:rPr>
          <w:color w:val="000000"/>
          <w:sz w:val="28"/>
          <w:szCs w:val="28"/>
        </w:rPr>
        <w:t xml:space="preserve"> nhà nước;</w:t>
      </w:r>
    </w:p>
    <w:p w14:paraId="5A3C39D1" w14:textId="77777777" w:rsidR="00B40AAF" w:rsidRDefault="00746E6D">
      <w:pPr>
        <w:numPr>
          <w:ilvl w:val="0"/>
          <w:numId w:val="25"/>
        </w:numPr>
        <w:pBdr>
          <w:top w:val="nil"/>
          <w:left w:val="nil"/>
          <w:bottom w:val="nil"/>
          <w:right w:val="nil"/>
          <w:between w:val="nil"/>
        </w:pBdr>
        <w:spacing w:before="120" w:after="120"/>
        <w:ind w:left="0" w:firstLine="357"/>
        <w:rPr>
          <w:color w:val="000000"/>
          <w:sz w:val="28"/>
          <w:szCs w:val="28"/>
        </w:rPr>
      </w:pPr>
      <w:r>
        <w:rPr>
          <w:color w:val="000000"/>
          <w:sz w:val="28"/>
          <w:szCs w:val="28"/>
        </w:rPr>
        <w:t>Nghị quyết số 17/NQ-CP ngày 07/3/2019 của Chính phủ về một số nhiệm vụ, giải pháp trọng tâm phát triển chính phủ điện tử giai đoạn 2019 - 2020, định hướng đến 2025;</w:t>
      </w:r>
    </w:p>
    <w:p w14:paraId="5382E064" w14:textId="77777777" w:rsidR="00B40AAF" w:rsidRDefault="00746E6D">
      <w:pPr>
        <w:numPr>
          <w:ilvl w:val="0"/>
          <w:numId w:val="25"/>
        </w:numPr>
        <w:pBdr>
          <w:top w:val="nil"/>
          <w:left w:val="nil"/>
          <w:bottom w:val="nil"/>
          <w:right w:val="nil"/>
          <w:between w:val="nil"/>
        </w:pBdr>
        <w:spacing w:before="120" w:after="120"/>
        <w:ind w:left="0" w:firstLine="357"/>
        <w:rPr>
          <w:color w:val="000000"/>
          <w:sz w:val="28"/>
          <w:szCs w:val="28"/>
        </w:rPr>
      </w:pPr>
      <w:r>
        <w:rPr>
          <w:color w:val="000000"/>
          <w:sz w:val="28"/>
          <w:szCs w:val="28"/>
        </w:rPr>
        <w:t>Thông tư số 17/2015/TT-BLĐTBXH ngày 22/4/2015 của Bộ Lao động - Thương binh và x</w:t>
      </w:r>
      <w:r>
        <w:rPr>
          <w:color w:val="000000"/>
          <w:sz w:val="28"/>
          <w:szCs w:val="28"/>
        </w:rPr>
        <w:t>ã hội về Việc hướng dẫn xây dựng thang bảng lương đối với người lao động trong công ty trách nhiệm hữu hạn một thành viên do Nhà nước làm chủ sở hữu;</w:t>
      </w:r>
    </w:p>
    <w:p w14:paraId="5EE73185" w14:textId="77777777" w:rsidR="00B40AAF" w:rsidRDefault="00746E6D">
      <w:pPr>
        <w:numPr>
          <w:ilvl w:val="0"/>
          <w:numId w:val="25"/>
        </w:numPr>
        <w:pBdr>
          <w:top w:val="nil"/>
          <w:left w:val="nil"/>
          <w:bottom w:val="nil"/>
          <w:right w:val="nil"/>
          <w:between w:val="nil"/>
        </w:pBdr>
        <w:spacing w:before="120" w:after="120"/>
        <w:ind w:left="0" w:firstLine="357"/>
        <w:rPr>
          <w:color w:val="000000"/>
          <w:sz w:val="28"/>
          <w:szCs w:val="28"/>
        </w:rPr>
      </w:pPr>
      <w:r>
        <w:rPr>
          <w:color w:val="000000"/>
          <w:sz w:val="28"/>
          <w:szCs w:val="28"/>
        </w:rPr>
        <w:t>Thông tư số 03/2017/TT-BTTTT ngày 24/4/2017 của Bộ Thông tin Truyền thông về Quy định chi tiết và hướng dẫ</w:t>
      </w:r>
      <w:r>
        <w:rPr>
          <w:color w:val="000000"/>
          <w:sz w:val="28"/>
          <w:szCs w:val="28"/>
        </w:rPr>
        <w:t>n một số điều của nghị định số 85/2016/NĐ-CP ngày 01/7/2016 của chính phủ về bảo đảm an toàn hệ thống thông tin theo cấp độ;</w:t>
      </w:r>
    </w:p>
    <w:p w14:paraId="6663A94F" w14:textId="77777777" w:rsidR="00B40AAF" w:rsidRDefault="00746E6D">
      <w:pPr>
        <w:numPr>
          <w:ilvl w:val="0"/>
          <w:numId w:val="25"/>
        </w:numPr>
        <w:pBdr>
          <w:top w:val="nil"/>
          <w:left w:val="nil"/>
          <w:bottom w:val="nil"/>
          <w:right w:val="nil"/>
          <w:between w:val="nil"/>
        </w:pBdr>
        <w:spacing w:before="120" w:after="120"/>
        <w:ind w:left="0" w:firstLine="357"/>
        <w:rPr>
          <w:color w:val="000000"/>
          <w:sz w:val="28"/>
          <w:szCs w:val="28"/>
        </w:rPr>
      </w:pPr>
      <w:r>
        <w:rPr>
          <w:color w:val="000000"/>
          <w:sz w:val="28"/>
          <w:szCs w:val="28"/>
        </w:rPr>
        <w:t>Thông tư số 13/2017/TT-BTTTT ngày 23/6/2017 của Bộ Thông tin và Truyền thông về Quy định các yêu cầu kỹ thuật về kết nối các hệ thố</w:t>
      </w:r>
      <w:r>
        <w:rPr>
          <w:color w:val="000000"/>
          <w:sz w:val="28"/>
          <w:szCs w:val="28"/>
        </w:rPr>
        <w:t>ng thông tin, cơ sở dữ liệu với cơ sở dữ liệu quốc gia;</w:t>
      </w:r>
    </w:p>
    <w:p w14:paraId="18632E6B" w14:textId="77777777" w:rsidR="00B40AAF" w:rsidRDefault="00746E6D">
      <w:pPr>
        <w:numPr>
          <w:ilvl w:val="0"/>
          <w:numId w:val="25"/>
        </w:numPr>
        <w:pBdr>
          <w:top w:val="nil"/>
          <w:left w:val="nil"/>
          <w:bottom w:val="nil"/>
          <w:right w:val="nil"/>
          <w:between w:val="nil"/>
        </w:pBdr>
        <w:spacing w:before="120" w:after="120"/>
        <w:ind w:left="0" w:firstLine="357"/>
        <w:rPr>
          <w:color w:val="000000"/>
          <w:sz w:val="28"/>
          <w:szCs w:val="28"/>
        </w:rPr>
      </w:pPr>
      <w:r>
        <w:rPr>
          <w:color w:val="000000"/>
          <w:sz w:val="28"/>
          <w:szCs w:val="28"/>
        </w:rPr>
        <w:t xml:space="preserve">Thông tư số 27/2017/TT-BTTTT ngày 20/10/2017 của Bộ Thông tin Truyền thông Quy định về quản lý, vận hành, kết nối, sử dụng và bảo đảm an toàn thông tin trên mạng truyền số liệu chuyên dùng của các cơ </w:t>
      </w:r>
      <w:r>
        <w:rPr>
          <w:color w:val="000000"/>
          <w:sz w:val="28"/>
          <w:szCs w:val="28"/>
        </w:rPr>
        <w:t>quan đảng, nhà nước;</w:t>
      </w:r>
    </w:p>
    <w:p w14:paraId="2FF875DF" w14:textId="77777777" w:rsidR="00B40AAF" w:rsidRDefault="00746E6D">
      <w:pPr>
        <w:numPr>
          <w:ilvl w:val="0"/>
          <w:numId w:val="25"/>
        </w:numPr>
        <w:pBdr>
          <w:top w:val="nil"/>
          <w:left w:val="nil"/>
          <w:bottom w:val="nil"/>
          <w:right w:val="nil"/>
          <w:between w:val="nil"/>
        </w:pBdr>
        <w:spacing w:before="120" w:after="120"/>
        <w:ind w:left="0" w:firstLine="357"/>
        <w:rPr>
          <w:color w:val="000000"/>
          <w:sz w:val="28"/>
          <w:szCs w:val="28"/>
        </w:rPr>
      </w:pPr>
      <w:r>
        <w:rPr>
          <w:color w:val="000000"/>
          <w:sz w:val="28"/>
          <w:szCs w:val="28"/>
        </w:rPr>
        <w:t>Thông tư số 39/2017/TT-BTTTT ngày 15/12/2017 của Bộ Thông tin và Truyền thông về Ban hành Danh mục tiêu chuẩn kỹ thuật về ứng dụng công nghệ thông tin trong cơ quan nhà nước;</w:t>
      </w:r>
    </w:p>
    <w:p w14:paraId="69CEABEC" w14:textId="77777777" w:rsidR="00B40AAF" w:rsidRDefault="00746E6D">
      <w:pPr>
        <w:numPr>
          <w:ilvl w:val="0"/>
          <w:numId w:val="25"/>
        </w:numPr>
        <w:pBdr>
          <w:top w:val="nil"/>
          <w:left w:val="nil"/>
          <w:bottom w:val="nil"/>
          <w:right w:val="nil"/>
          <w:between w:val="nil"/>
        </w:pBdr>
        <w:spacing w:before="120" w:after="120"/>
        <w:ind w:left="0" w:firstLine="357"/>
        <w:rPr>
          <w:color w:val="000000"/>
          <w:sz w:val="28"/>
          <w:szCs w:val="28"/>
        </w:rPr>
      </w:pPr>
      <w:r>
        <w:rPr>
          <w:color w:val="000000"/>
          <w:sz w:val="28"/>
          <w:szCs w:val="28"/>
        </w:rPr>
        <w:t xml:space="preserve">Thông tư số 02/2019/TT-BNV ngày 24/01/2019 của Bộ Nội vụ về </w:t>
      </w:r>
      <w:r>
        <w:rPr>
          <w:color w:val="000000"/>
          <w:sz w:val="28"/>
          <w:szCs w:val="28"/>
        </w:rPr>
        <w:t>Quy định tiêu chuẩn dữ liệu thông tin đầu vào và yêu cầu bảo quản tài liệu lưu trữ điện tử;</w:t>
      </w:r>
    </w:p>
    <w:p w14:paraId="38A67A9D" w14:textId="77777777" w:rsidR="00B40AAF" w:rsidRDefault="00746E6D">
      <w:pPr>
        <w:numPr>
          <w:ilvl w:val="0"/>
          <w:numId w:val="25"/>
        </w:numPr>
        <w:pBdr>
          <w:top w:val="nil"/>
          <w:left w:val="nil"/>
          <w:bottom w:val="nil"/>
          <w:right w:val="nil"/>
          <w:between w:val="nil"/>
        </w:pBdr>
        <w:spacing w:before="120" w:after="120"/>
        <w:ind w:left="0" w:firstLine="357"/>
        <w:rPr>
          <w:color w:val="000000"/>
          <w:sz w:val="28"/>
          <w:szCs w:val="28"/>
        </w:rPr>
      </w:pPr>
      <w:r>
        <w:rPr>
          <w:color w:val="000000"/>
          <w:sz w:val="28"/>
          <w:szCs w:val="28"/>
        </w:rPr>
        <w:t>Thông tư số 03/2020/TT-BTTTT ngày 24/02/2020 của Bộ Thông tin Truyền thông về Quy định về lập đề cương và dự toán chi tiết đối với hoạt động ứng dụng công nghệ thôn</w:t>
      </w:r>
      <w:r>
        <w:rPr>
          <w:color w:val="000000"/>
          <w:sz w:val="28"/>
          <w:szCs w:val="28"/>
        </w:rPr>
        <w:t>g tin sử dụng kinh phí chi thường xuyên thuộc nguồn vốn ngân sách nhà nuớc;</w:t>
      </w:r>
    </w:p>
    <w:p w14:paraId="65BAB8DE" w14:textId="77777777" w:rsidR="00B40AAF" w:rsidRDefault="00746E6D">
      <w:pPr>
        <w:numPr>
          <w:ilvl w:val="0"/>
          <w:numId w:val="25"/>
        </w:numPr>
        <w:pBdr>
          <w:top w:val="nil"/>
          <w:left w:val="nil"/>
          <w:bottom w:val="nil"/>
          <w:right w:val="nil"/>
          <w:between w:val="nil"/>
        </w:pBdr>
        <w:spacing w:before="120" w:after="120"/>
        <w:ind w:left="0" w:firstLine="357"/>
        <w:rPr>
          <w:color w:val="000000"/>
          <w:sz w:val="28"/>
          <w:szCs w:val="28"/>
        </w:rPr>
      </w:pPr>
      <w:r>
        <w:rPr>
          <w:color w:val="000000"/>
          <w:sz w:val="28"/>
          <w:szCs w:val="28"/>
        </w:rPr>
        <w:lastRenderedPageBreak/>
        <w:t>Thông tư số 04/2020/TT-BTTTT ngày 24/02/2020 của Bộ Thông tin Truyền thông về Quy định về lập và quản lý chi phí dự án đầu tư ứng dụng công nghệ thông tin;</w:t>
      </w:r>
    </w:p>
    <w:p w14:paraId="475302B3" w14:textId="77777777" w:rsidR="00B40AAF" w:rsidRDefault="00746E6D">
      <w:pPr>
        <w:numPr>
          <w:ilvl w:val="0"/>
          <w:numId w:val="25"/>
        </w:numPr>
        <w:pBdr>
          <w:top w:val="nil"/>
          <w:left w:val="nil"/>
          <w:bottom w:val="nil"/>
          <w:right w:val="nil"/>
          <w:between w:val="nil"/>
        </w:pBdr>
        <w:spacing w:before="120" w:after="120"/>
        <w:ind w:left="0" w:firstLine="357"/>
        <w:rPr>
          <w:color w:val="000000"/>
          <w:sz w:val="28"/>
          <w:szCs w:val="28"/>
        </w:rPr>
      </w:pPr>
      <w:r>
        <w:rPr>
          <w:color w:val="000000"/>
          <w:sz w:val="28"/>
          <w:szCs w:val="28"/>
        </w:rPr>
        <w:t>Quyết định số 2378/QĐ-BT</w:t>
      </w:r>
      <w:r>
        <w:rPr>
          <w:color w:val="000000"/>
          <w:sz w:val="28"/>
          <w:szCs w:val="28"/>
        </w:rPr>
        <w:t xml:space="preserve">TTT ngày 30/12/2016 của Bộ Thông tin Truyền thông về Công bố định mức chi phí quản lý dự án, chi phí tư vấn đầu tư ứng dụng công nghệ thông tin sử dụng ngân sách nhà nước; </w:t>
      </w:r>
    </w:p>
    <w:p w14:paraId="569B7600" w14:textId="77777777" w:rsidR="00B40AAF" w:rsidRDefault="00746E6D">
      <w:pPr>
        <w:numPr>
          <w:ilvl w:val="0"/>
          <w:numId w:val="25"/>
        </w:numPr>
        <w:pBdr>
          <w:top w:val="nil"/>
          <w:left w:val="nil"/>
          <w:bottom w:val="nil"/>
          <w:right w:val="nil"/>
          <w:between w:val="nil"/>
        </w:pBdr>
        <w:spacing w:before="120" w:after="120"/>
        <w:ind w:left="0" w:firstLine="357"/>
        <w:rPr>
          <w:color w:val="000000"/>
          <w:sz w:val="28"/>
          <w:szCs w:val="28"/>
        </w:rPr>
      </w:pPr>
      <w:r>
        <w:rPr>
          <w:color w:val="000000"/>
          <w:sz w:val="28"/>
          <w:szCs w:val="28"/>
        </w:rPr>
        <w:t>Quyết định số 1688/QĐ-BTTTT ngày 11/10/2019 của Bộ Thông tin Truyền thông về Việc s</w:t>
      </w:r>
      <w:r>
        <w:rPr>
          <w:color w:val="000000"/>
          <w:sz w:val="28"/>
          <w:szCs w:val="28"/>
        </w:rPr>
        <w:t>ửa đổi, bổ sung Quyết định số 2378/QĐ-BTTTT ngày 30 tháng 12 năm 2016 của Bộ trưởng Bộ Thông tin và Truyền thông công bố Định mức chi phí quản lý dự án, chi phí tư vấn đầu tư ứng dụng công nghệ thông tin sử dụng ngân sách nhà nước;</w:t>
      </w:r>
    </w:p>
    <w:p w14:paraId="250ACA33" w14:textId="77777777" w:rsidR="00B40AAF" w:rsidRDefault="00746E6D">
      <w:pPr>
        <w:numPr>
          <w:ilvl w:val="0"/>
          <w:numId w:val="25"/>
        </w:numPr>
        <w:pBdr>
          <w:top w:val="nil"/>
          <w:left w:val="nil"/>
          <w:bottom w:val="nil"/>
          <w:right w:val="nil"/>
          <w:between w:val="nil"/>
        </w:pBdr>
        <w:spacing w:before="120" w:after="120"/>
        <w:ind w:left="0" w:firstLine="357"/>
        <w:rPr>
          <w:color w:val="000000"/>
          <w:sz w:val="28"/>
          <w:szCs w:val="28"/>
        </w:rPr>
      </w:pPr>
      <w:r>
        <w:rPr>
          <w:color w:val="000000"/>
          <w:sz w:val="28"/>
          <w:szCs w:val="28"/>
        </w:rPr>
        <w:t>Quyết định số 2331/QĐ-BT</w:t>
      </w:r>
      <w:r>
        <w:rPr>
          <w:color w:val="000000"/>
          <w:sz w:val="28"/>
          <w:szCs w:val="28"/>
        </w:rPr>
        <w:t>TTT ngày 15/12/2017 của Bộ Thông tin Truyền thông về Công bố định mức kinh tế - kỹ thuật trong hoạt động chuyển giao ứng dụng công nghệ thông tin;</w:t>
      </w:r>
    </w:p>
    <w:p w14:paraId="29FBC518" w14:textId="77777777" w:rsidR="00B40AAF" w:rsidRDefault="00746E6D">
      <w:pPr>
        <w:numPr>
          <w:ilvl w:val="0"/>
          <w:numId w:val="25"/>
        </w:numPr>
        <w:pBdr>
          <w:top w:val="nil"/>
          <w:left w:val="nil"/>
          <w:bottom w:val="nil"/>
          <w:right w:val="nil"/>
          <w:between w:val="nil"/>
        </w:pBdr>
        <w:spacing w:before="120" w:after="120"/>
        <w:ind w:left="0" w:firstLine="357"/>
        <w:rPr>
          <w:color w:val="000000"/>
          <w:sz w:val="28"/>
          <w:szCs w:val="28"/>
        </w:rPr>
      </w:pPr>
      <w:r>
        <w:rPr>
          <w:color w:val="000000"/>
          <w:sz w:val="28"/>
          <w:szCs w:val="28"/>
        </w:rPr>
        <w:t>Quyết định số 129/QĐ-BTTTT ngày 03/02/2021 của Bộ Thông tin và Truyền thông về ban hành hướng dẫn xác định đơn giá nhân công trong quản lý chi phí đầu tư ứng dụng công nghệ thông tin sử dụng nguồn vốn ngân sách nhà nước;</w:t>
      </w:r>
    </w:p>
    <w:p w14:paraId="3AC4F6E5" w14:textId="77777777" w:rsidR="00B40AAF" w:rsidRDefault="00746E6D">
      <w:pPr>
        <w:numPr>
          <w:ilvl w:val="0"/>
          <w:numId w:val="25"/>
        </w:numPr>
        <w:pBdr>
          <w:top w:val="nil"/>
          <w:left w:val="nil"/>
          <w:bottom w:val="nil"/>
          <w:right w:val="nil"/>
          <w:between w:val="nil"/>
        </w:pBdr>
        <w:spacing w:before="120" w:after="120"/>
        <w:ind w:left="0" w:firstLine="357"/>
        <w:rPr>
          <w:color w:val="000000"/>
          <w:sz w:val="28"/>
          <w:szCs w:val="28"/>
        </w:rPr>
      </w:pPr>
      <w:r>
        <w:rPr>
          <w:color w:val="000000"/>
          <w:sz w:val="28"/>
          <w:szCs w:val="28"/>
        </w:rPr>
        <w:t xml:space="preserve">Công văn số 2589/BTTTT-ƯDCNTT ngày </w:t>
      </w:r>
      <w:r>
        <w:rPr>
          <w:color w:val="000000"/>
          <w:sz w:val="28"/>
          <w:szCs w:val="28"/>
        </w:rPr>
        <w:t>24/8/2011 của Bộ Thông tin Truyền thông về Hướng dẫn xác định chi phí phát triển, nâng cấp phần mềm nội bộ;</w:t>
      </w:r>
    </w:p>
    <w:p w14:paraId="31408C7A" w14:textId="77777777" w:rsidR="00B40AAF" w:rsidRDefault="00746E6D">
      <w:pPr>
        <w:numPr>
          <w:ilvl w:val="0"/>
          <w:numId w:val="25"/>
        </w:numPr>
        <w:pBdr>
          <w:top w:val="nil"/>
          <w:left w:val="nil"/>
          <w:bottom w:val="nil"/>
          <w:right w:val="nil"/>
          <w:between w:val="nil"/>
        </w:pBdr>
        <w:spacing w:before="120" w:after="0" w:line="264" w:lineRule="auto"/>
        <w:ind w:left="0" w:firstLine="357"/>
        <w:rPr>
          <w:color w:val="000000"/>
          <w:sz w:val="28"/>
          <w:szCs w:val="28"/>
        </w:rPr>
      </w:pPr>
      <w:r>
        <w:rPr>
          <w:color w:val="000000"/>
          <w:sz w:val="28"/>
          <w:szCs w:val="28"/>
        </w:rPr>
        <w:t>Công văn số 2519/BTTTT-KHTC ngày 04/9/2014 của Bộ Thông tin Truyền thông về Đơn giá lắp đặt phần cứng và cài đặt phần mềm trong ứng dụng công nghệ t</w:t>
      </w:r>
      <w:r>
        <w:rPr>
          <w:color w:val="000000"/>
          <w:sz w:val="28"/>
          <w:szCs w:val="28"/>
        </w:rPr>
        <w:t>hông tin;</w:t>
      </w:r>
    </w:p>
    <w:p w14:paraId="145A03A2" w14:textId="77777777" w:rsidR="00B40AAF" w:rsidRDefault="00746E6D">
      <w:pPr>
        <w:numPr>
          <w:ilvl w:val="0"/>
          <w:numId w:val="25"/>
        </w:numPr>
        <w:pBdr>
          <w:top w:val="nil"/>
          <w:left w:val="nil"/>
          <w:bottom w:val="nil"/>
          <w:right w:val="nil"/>
          <w:between w:val="nil"/>
        </w:pBdr>
        <w:spacing w:before="120" w:after="0" w:line="264" w:lineRule="auto"/>
        <w:ind w:left="0" w:firstLine="357"/>
        <w:rPr>
          <w:color w:val="000000"/>
          <w:sz w:val="28"/>
          <w:szCs w:val="28"/>
          <w:highlight w:val="yellow"/>
        </w:rPr>
      </w:pPr>
      <w:r>
        <w:rPr>
          <w:color w:val="000000"/>
          <w:sz w:val="28"/>
          <w:szCs w:val="28"/>
          <w:highlight w:val="yellow"/>
        </w:rPr>
        <w:t>Công văn số 713/CATTT-TĐQLGS ngày 25/7/2019 của Cục An toàn thông tin về hướng dẫn xác định và thực thi bảo vệ hệ thống thông tin theo cấp độ;</w:t>
      </w:r>
    </w:p>
    <w:p w14:paraId="5C4A1320" w14:textId="77777777" w:rsidR="00B40AAF" w:rsidRDefault="00746E6D">
      <w:pPr>
        <w:numPr>
          <w:ilvl w:val="0"/>
          <w:numId w:val="25"/>
        </w:numPr>
        <w:pBdr>
          <w:top w:val="nil"/>
          <w:left w:val="nil"/>
          <w:bottom w:val="nil"/>
          <w:right w:val="nil"/>
          <w:between w:val="nil"/>
        </w:pBdr>
        <w:spacing w:before="120" w:after="0" w:line="264" w:lineRule="auto"/>
        <w:ind w:left="0" w:firstLine="357"/>
      </w:pPr>
      <w:r>
        <w:rPr>
          <w:color w:val="000000"/>
          <w:sz w:val="28"/>
          <w:szCs w:val="28"/>
        </w:rPr>
        <w:t>Quyết định số 6179/QĐ-UBND ngày 23/11/2017 của Ủy ban nhân dân Thành phố về phê duyệt Đề án “Xây dựng Thành phố Hồ Chí Minh trở thành đô thị thông minh giai đoạn 2017 - 2020, tầm nhìn đến năm 2025</w:t>
      </w:r>
    </w:p>
    <w:p w14:paraId="20CC9216" w14:textId="77777777" w:rsidR="00B40AAF" w:rsidRDefault="00746E6D">
      <w:pPr>
        <w:numPr>
          <w:ilvl w:val="0"/>
          <w:numId w:val="25"/>
        </w:numPr>
        <w:pBdr>
          <w:top w:val="nil"/>
          <w:left w:val="nil"/>
          <w:bottom w:val="nil"/>
          <w:right w:val="nil"/>
          <w:between w:val="nil"/>
        </w:pBdr>
        <w:spacing w:before="120" w:after="0" w:line="264" w:lineRule="auto"/>
        <w:ind w:left="0" w:firstLine="357"/>
      </w:pPr>
      <w:r>
        <w:rPr>
          <w:color w:val="000000"/>
          <w:sz w:val="28"/>
          <w:szCs w:val="28"/>
        </w:rPr>
        <w:t>Quyết định số 392/QĐ-UBND ngày 03/02/2021 của Ủy ban nh</w:t>
      </w:r>
      <w:r>
        <w:rPr>
          <w:color w:val="000000"/>
          <w:sz w:val="28"/>
          <w:szCs w:val="28"/>
        </w:rPr>
        <w:t>ân dân Thành phố về phê duyệt Chương trình triển khai Đề án Xây dựng Thành phố Hồ Chí Minh trở thành đô thị thông minh đến năm 2025;</w:t>
      </w:r>
    </w:p>
    <w:p w14:paraId="630D1933" w14:textId="77777777" w:rsidR="00B40AAF" w:rsidRDefault="00746E6D">
      <w:pPr>
        <w:numPr>
          <w:ilvl w:val="0"/>
          <w:numId w:val="25"/>
        </w:numPr>
        <w:pBdr>
          <w:top w:val="nil"/>
          <w:left w:val="nil"/>
          <w:bottom w:val="nil"/>
          <w:right w:val="nil"/>
          <w:between w:val="nil"/>
        </w:pBdr>
        <w:spacing w:before="120" w:after="0" w:line="264" w:lineRule="auto"/>
        <w:ind w:left="0" w:firstLine="357"/>
      </w:pPr>
      <w:r>
        <w:rPr>
          <w:color w:val="000000"/>
          <w:sz w:val="28"/>
          <w:szCs w:val="28"/>
        </w:rPr>
        <w:lastRenderedPageBreak/>
        <w:t>Kế hoạch số 626/KH-UBND ngày 05/3/2021 của Ủy ban nhân dân Thành phố về triển khai Đề án “Xây dựng Thành phố Hồ Ch</w:t>
      </w:r>
      <w:r>
        <w:rPr>
          <w:color w:val="000000"/>
          <w:sz w:val="28"/>
          <w:szCs w:val="28"/>
        </w:rPr>
        <w:t>í Minh trở thành đô thị thõng minh giai đoạn 2017-2020, tầm nhìn đến năm 2025” năm 2021;</w:t>
      </w:r>
    </w:p>
    <w:p w14:paraId="088CB71C" w14:textId="77777777" w:rsidR="00B40AAF" w:rsidRDefault="00746E6D">
      <w:pPr>
        <w:numPr>
          <w:ilvl w:val="0"/>
          <w:numId w:val="25"/>
        </w:numPr>
        <w:pBdr>
          <w:top w:val="nil"/>
          <w:left w:val="nil"/>
          <w:bottom w:val="nil"/>
          <w:right w:val="nil"/>
          <w:between w:val="nil"/>
        </w:pBdr>
        <w:spacing w:before="120" w:after="0" w:line="264" w:lineRule="auto"/>
        <w:ind w:left="0" w:firstLine="357"/>
      </w:pPr>
      <w:r>
        <w:rPr>
          <w:color w:val="000000"/>
          <w:sz w:val="28"/>
          <w:szCs w:val="28"/>
        </w:rPr>
        <w:t>Quyết định số 2392/QĐ-UBND ngày 03/7/2020 của Ủy ban nhân dân Thành phố về cập nhật Kiến trúc Chính quyền điện tử Thành phố Hồ Chí Minh;</w:t>
      </w:r>
    </w:p>
    <w:p w14:paraId="19597122" w14:textId="77777777" w:rsidR="00B40AAF" w:rsidRDefault="00746E6D">
      <w:pPr>
        <w:numPr>
          <w:ilvl w:val="0"/>
          <w:numId w:val="25"/>
        </w:numPr>
        <w:pBdr>
          <w:top w:val="nil"/>
          <w:left w:val="nil"/>
          <w:bottom w:val="nil"/>
          <w:right w:val="nil"/>
          <w:between w:val="nil"/>
        </w:pBdr>
        <w:spacing w:before="120" w:after="0" w:line="264" w:lineRule="auto"/>
        <w:ind w:left="0" w:firstLine="357"/>
      </w:pPr>
      <w:r>
        <w:rPr>
          <w:color w:val="000000"/>
          <w:sz w:val="28"/>
          <w:szCs w:val="28"/>
        </w:rPr>
        <w:t xml:space="preserve">Quyết định số 2393/QĐ-UBND </w:t>
      </w:r>
      <w:r>
        <w:rPr>
          <w:color w:val="000000"/>
          <w:sz w:val="28"/>
          <w:szCs w:val="28"/>
        </w:rPr>
        <w:t>ngày 03/7/2020 của Ủy ban nhân dân Thành phố về phê duyệt Chương trình chuyến đổi số của Thành phố Hồ Chí Minh;</w:t>
      </w:r>
    </w:p>
    <w:p w14:paraId="1755F587" w14:textId="77777777" w:rsidR="00B40AAF" w:rsidRDefault="00746E6D">
      <w:pPr>
        <w:numPr>
          <w:ilvl w:val="0"/>
          <w:numId w:val="25"/>
        </w:numPr>
        <w:pBdr>
          <w:top w:val="nil"/>
          <w:left w:val="nil"/>
          <w:bottom w:val="nil"/>
          <w:right w:val="nil"/>
          <w:between w:val="nil"/>
        </w:pBdr>
        <w:spacing w:before="120" w:after="0" w:line="264" w:lineRule="auto"/>
        <w:ind w:left="0" w:firstLine="357"/>
        <w:rPr>
          <w:color w:val="000000"/>
          <w:sz w:val="28"/>
          <w:szCs w:val="28"/>
          <w:highlight w:val="yellow"/>
        </w:rPr>
      </w:pPr>
      <w:r>
        <w:rPr>
          <w:color w:val="000000"/>
          <w:sz w:val="28"/>
          <w:szCs w:val="28"/>
          <w:highlight w:val="yellow"/>
        </w:rPr>
        <w:t xml:space="preserve">Công văn số 1883/STTTT-CNTT ngày 01/9/2020 của Sở Thông tin và Truyền thông về hướng dẫn việc lập và trình thẩm định hồ sơ đề xuất cấp độ an </w:t>
      </w:r>
      <w:r>
        <w:rPr>
          <w:color w:val="000000"/>
          <w:sz w:val="28"/>
          <w:szCs w:val="28"/>
          <w:highlight w:val="yellow"/>
        </w:rPr>
        <w:t>toàn thông tin;</w:t>
      </w:r>
    </w:p>
    <w:p w14:paraId="57B8FD28" w14:textId="77777777" w:rsidR="00B40AAF" w:rsidRDefault="00746E6D">
      <w:pPr>
        <w:numPr>
          <w:ilvl w:val="0"/>
          <w:numId w:val="25"/>
        </w:numPr>
        <w:pBdr>
          <w:top w:val="nil"/>
          <w:left w:val="nil"/>
          <w:bottom w:val="nil"/>
          <w:right w:val="nil"/>
          <w:between w:val="nil"/>
        </w:pBdr>
        <w:spacing w:before="120" w:after="0" w:line="264" w:lineRule="auto"/>
        <w:ind w:left="0" w:firstLine="357"/>
      </w:pPr>
      <w:r>
        <w:rPr>
          <w:color w:val="000000"/>
          <w:sz w:val="28"/>
          <w:szCs w:val="28"/>
        </w:rPr>
        <w:t>Quyết định số 1157/QĐ-SXD-PTĐT ngày 08/8/2019 của Sở Xây dựng về ban hành Kế hoạch triển khai Đề án “Xây dựng Thành phố Hồ Chí Minh trở thành đô thị thông minh từ nay đến năm 2020, tầm nhìn đến năm 2025” tại Sở Xây dựng;</w:t>
      </w:r>
    </w:p>
    <w:p w14:paraId="6ED4BB73" w14:textId="77777777" w:rsidR="00B40AAF" w:rsidRDefault="00746E6D">
      <w:pPr>
        <w:numPr>
          <w:ilvl w:val="0"/>
          <w:numId w:val="25"/>
        </w:numPr>
        <w:pBdr>
          <w:top w:val="nil"/>
          <w:left w:val="nil"/>
          <w:bottom w:val="nil"/>
          <w:right w:val="nil"/>
          <w:between w:val="nil"/>
        </w:pBdr>
        <w:spacing w:before="120" w:after="0" w:line="264" w:lineRule="auto"/>
        <w:ind w:left="0" w:firstLine="357"/>
      </w:pPr>
      <w:r>
        <w:rPr>
          <w:color w:val="000000"/>
          <w:sz w:val="28"/>
          <w:szCs w:val="28"/>
        </w:rPr>
        <w:t>Quyết định số 8</w:t>
      </w:r>
      <w:r>
        <w:rPr>
          <w:color w:val="000000"/>
          <w:sz w:val="28"/>
          <w:szCs w:val="28"/>
        </w:rPr>
        <w:t>54/QĐ-SXD-PTĐT ngày 08/7/2021 của Sở Xây dựng về ban hành Kế hoạch triển khai Đề án Xây dựng Thành phố Hồ Chí Minh trở thành đô thị thông minh từ nay đến năm 2025 tại Sở Xây dựng;</w:t>
      </w:r>
    </w:p>
    <w:p w14:paraId="72281566" w14:textId="77777777" w:rsidR="00B40AAF" w:rsidRDefault="00746E6D">
      <w:pPr>
        <w:numPr>
          <w:ilvl w:val="0"/>
          <w:numId w:val="25"/>
        </w:numPr>
        <w:pBdr>
          <w:top w:val="nil"/>
          <w:left w:val="nil"/>
          <w:bottom w:val="nil"/>
          <w:right w:val="nil"/>
          <w:between w:val="nil"/>
        </w:pBdr>
        <w:spacing w:before="120" w:after="0" w:line="264" w:lineRule="auto"/>
        <w:ind w:left="0" w:firstLine="357"/>
      </w:pPr>
      <w:r>
        <w:rPr>
          <w:color w:val="000000"/>
          <w:sz w:val="28"/>
          <w:szCs w:val="28"/>
        </w:rPr>
        <w:t>Quyết định số 4195/QĐ-UBND ngày 15/12/2021 của Ủy ban nhân dân Thành phô</w:t>
      </w:r>
      <w:r>
        <w:rPr>
          <w:color w:val="000000"/>
          <w:sz w:val="28"/>
          <w:szCs w:val="28"/>
        </w:rPr>
        <w:t>́ về giao chỉ tiêu dự toán thu, chi ngân sách nhà nước năm 2022;</w:t>
      </w:r>
    </w:p>
    <w:p w14:paraId="06C9D62E" w14:textId="77777777" w:rsidR="00B40AAF" w:rsidRDefault="00746E6D">
      <w:pPr>
        <w:numPr>
          <w:ilvl w:val="0"/>
          <w:numId w:val="25"/>
        </w:numPr>
        <w:pBdr>
          <w:top w:val="nil"/>
          <w:left w:val="nil"/>
          <w:bottom w:val="nil"/>
          <w:right w:val="nil"/>
          <w:between w:val="nil"/>
        </w:pBdr>
        <w:spacing w:before="120" w:after="0" w:line="264" w:lineRule="auto"/>
        <w:ind w:left="0" w:firstLine="357"/>
      </w:pPr>
      <w:r>
        <w:rPr>
          <w:color w:val="000000"/>
          <w:sz w:val="28"/>
          <w:szCs w:val="28"/>
        </w:rPr>
        <w:t>Quyết định số 1798/QĐ-SXD-VP ngày 31/12/2021 của Sở Xây dựng về giao dự toán ngân sách nhà nước năm 2022 cho Văn phòng cơ quan Sở xây dựng;</w:t>
      </w:r>
    </w:p>
    <w:p w14:paraId="082A5A63" w14:textId="77777777" w:rsidR="00B40AAF" w:rsidRDefault="00746E6D">
      <w:pPr>
        <w:numPr>
          <w:ilvl w:val="0"/>
          <w:numId w:val="25"/>
        </w:numPr>
        <w:pBdr>
          <w:top w:val="nil"/>
          <w:left w:val="nil"/>
          <w:bottom w:val="nil"/>
          <w:right w:val="nil"/>
          <w:between w:val="nil"/>
        </w:pBdr>
        <w:spacing w:before="120" w:after="0" w:line="264" w:lineRule="auto"/>
        <w:ind w:left="0" w:firstLine="357"/>
      </w:pPr>
      <w:r>
        <w:rPr>
          <w:color w:val="000000"/>
          <w:sz w:val="28"/>
          <w:szCs w:val="28"/>
        </w:rPr>
        <w:t>Công văn số 1065/UBND-KT ngày 08/0</w:t>
      </w:r>
      <w:r>
        <w:rPr>
          <w:color w:val="000000"/>
          <w:sz w:val="28"/>
          <w:szCs w:val="28"/>
        </w:rPr>
        <w:t>4/2022 của Ủy ban nhân dân thành phố về chấp thuận chủ trương triển khai thực hiện các hạng mục, hoạt động ứng dụng công nghệ thông tin đã được giao dự toán năm 2022;</w:t>
      </w:r>
    </w:p>
    <w:p w14:paraId="5BDA39DE" w14:textId="77777777" w:rsidR="00B40AAF" w:rsidRDefault="00746E6D">
      <w:pPr>
        <w:numPr>
          <w:ilvl w:val="0"/>
          <w:numId w:val="25"/>
        </w:numPr>
        <w:pBdr>
          <w:top w:val="nil"/>
          <w:left w:val="nil"/>
          <w:bottom w:val="nil"/>
          <w:right w:val="nil"/>
          <w:between w:val="nil"/>
        </w:pBdr>
        <w:spacing w:before="120" w:after="0" w:line="264" w:lineRule="auto"/>
        <w:ind w:left="0" w:firstLine="357"/>
        <w:rPr>
          <w:color w:val="000000"/>
          <w:sz w:val="28"/>
          <w:szCs w:val="28"/>
        </w:rPr>
      </w:pPr>
      <w:r>
        <w:rPr>
          <w:color w:val="000000"/>
          <w:sz w:val="28"/>
          <w:szCs w:val="28"/>
        </w:rPr>
        <w:t>Các căn cứ pháp lý khác có liên quan.</w:t>
      </w:r>
    </w:p>
    <w:p w14:paraId="5DEAD270" w14:textId="77777777" w:rsidR="00B40AAF" w:rsidRDefault="00746E6D">
      <w:pPr>
        <w:pStyle w:val="Heading2"/>
        <w:numPr>
          <w:ilvl w:val="1"/>
          <w:numId w:val="1"/>
        </w:numPr>
        <w:spacing w:after="0" w:line="264" w:lineRule="auto"/>
      </w:pPr>
      <w:bookmarkStart w:id="11" w:name="_heading=h.3rdcrjn" w:colFirst="0" w:colLast="0"/>
      <w:bookmarkEnd w:id="11"/>
      <w:r>
        <w:t>Th</w:t>
      </w:r>
      <w:r>
        <w:t>ờ</w:t>
      </w:r>
      <w:r>
        <w:t>i gian th</w:t>
      </w:r>
      <w:r>
        <w:t>ự</w:t>
      </w:r>
      <w:r>
        <w:t>c hi</w:t>
      </w:r>
      <w:r>
        <w:t>ệ</w:t>
      </w:r>
      <w:r>
        <w:t>n</w:t>
      </w:r>
    </w:p>
    <w:p w14:paraId="1497F5E5" w14:textId="77777777" w:rsidR="00B40AAF" w:rsidRDefault="00746E6D">
      <w:pPr>
        <w:pBdr>
          <w:top w:val="nil"/>
          <w:left w:val="nil"/>
          <w:bottom w:val="nil"/>
          <w:right w:val="nil"/>
          <w:between w:val="nil"/>
        </w:pBdr>
        <w:spacing w:before="120" w:after="0" w:line="264" w:lineRule="auto"/>
        <w:ind w:firstLine="360"/>
        <w:rPr>
          <w:rFonts w:ascii="Cambria" w:eastAsia="Cambria" w:hAnsi="Cambria" w:cs="Cambria"/>
          <w:color w:val="000000"/>
          <w:sz w:val="28"/>
          <w:szCs w:val="28"/>
        </w:rPr>
      </w:pPr>
      <w:bookmarkStart w:id="12" w:name="_heading=h.26in1rg" w:colFirst="0" w:colLast="0"/>
      <w:bookmarkEnd w:id="12"/>
      <w:r>
        <w:rPr>
          <w:rFonts w:ascii="Cambria" w:eastAsia="Cambria" w:hAnsi="Cambria" w:cs="Cambria"/>
          <w:color w:val="000000"/>
          <w:sz w:val="28"/>
          <w:szCs w:val="28"/>
        </w:rPr>
        <w:t>Năm 2022-2023.</w:t>
      </w:r>
    </w:p>
    <w:p w14:paraId="24C1188D" w14:textId="77777777" w:rsidR="00B40AAF" w:rsidRDefault="00746E6D">
      <w:pPr>
        <w:pStyle w:val="Heading2"/>
        <w:numPr>
          <w:ilvl w:val="1"/>
          <w:numId w:val="1"/>
        </w:numPr>
        <w:spacing w:after="0" w:line="264" w:lineRule="auto"/>
      </w:pPr>
      <w:bookmarkStart w:id="13" w:name="_heading=h.lnxbz9" w:colFirst="0" w:colLast="0"/>
      <w:bookmarkEnd w:id="13"/>
      <w:r>
        <w:t>Đ</w:t>
      </w:r>
      <w:r>
        <w:t>ị</w:t>
      </w:r>
      <w:r>
        <w:t>a đi</w:t>
      </w:r>
      <w:r>
        <w:t>ể</w:t>
      </w:r>
      <w:r>
        <w:t>m th</w:t>
      </w:r>
      <w:r>
        <w:t>ự</w:t>
      </w:r>
      <w:r>
        <w:t>c hi</w:t>
      </w:r>
      <w:r>
        <w:t>ệ</w:t>
      </w:r>
      <w:r>
        <w:t>n</w:t>
      </w:r>
    </w:p>
    <w:p w14:paraId="1ED7A235" w14:textId="77777777" w:rsidR="00B40AAF" w:rsidRDefault="00746E6D">
      <w:pPr>
        <w:pBdr>
          <w:top w:val="nil"/>
          <w:left w:val="nil"/>
          <w:bottom w:val="nil"/>
          <w:right w:val="nil"/>
          <w:between w:val="nil"/>
        </w:pBdr>
        <w:spacing w:before="120" w:after="0" w:line="264" w:lineRule="auto"/>
        <w:ind w:firstLine="360"/>
        <w:rPr>
          <w:rFonts w:ascii="Cambria" w:eastAsia="Cambria" w:hAnsi="Cambria" w:cs="Cambria"/>
          <w:color w:val="000000"/>
          <w:sz w:val="28"/>
          <w:szCs w:val="28"/>
        </w:rPr>
      </w:pPr>
      <w:r>
        <w:rPr>
          <w:rFonts w:ascii="Cambria" w:eastAsia="Cambria" w:hAnsi="Cambria" w:cs="Cambria"/>
          <w:color w:val="000000"/>
          <w:sz w:val="28"/>
          <w:szCs w:val="28"/>
        </w:rPr>
        <w:t>S</w:t>
      </w:r>
      <w:r>
        <w:rPr>
          <w:rFonts w:ascii="Cambria" w:eastAsia="Cambria" w:hAnsi="Cambria" w:cs="Cambria"/>
          <w:color w:val="000000"/>
          <w:sz w:val="28"/>
          <w:szCs w:val="28"/>
        </w:rPr>
        <w:t>ở</w:t>
      </w:r>
      <w:r>
        <w:rPr>
          <w:rFonts w:ascii="Cambria" w:eastAsia="Cambria" w:hAnsi="Cambria" w:cs="Cambria"/>
          <w:color w:val="000000"/>
          <w:sz w:val="28"/>
          <w:szCs w:val="28"/>
        </w:rPr>
        <w:t xml:space="preserve"> Xây d</w:t>
      </w:r>
      <w:r>
        <w:rPr>
          <w:rFonts w:ascii="Cambria" w:eastAsia="Cambria" w:hAnsi="Cambria" w:cs="Cambria"/>
          <w:color w:val="000000"/>
          <w:sz w:val="28"/>
          <w:szCs w:val="28"/>
        </w:rPr>
        <w:t>ự</w:t>
      </w:r>
      <w:r>
        <w:rPr>
          <w:rFonts w:ascii="Cambria" w:eastAsia="Cambria" w:hAnsi="Cambria" w:cs="Cambria"/>
          <w:color w:val="000000"/>
          <w:sz w:val="28"/>
          <w:szCs w:val="28"/>
        </w:rPr>
        <w:t>ng TP. H</w:t>
      </w:r>
      <w:r>
        <w:rPr>
          <w:rFonts w:ascii="Cambria" w:eastAsia="Cambria" w:hAnsi="Cambria" w:cs="Cambria"/>
          <w:color w:val="000000"/>
          <w:sz w:val="28"/>
          <w:szCs w:val="28"/>
        </w:rPr>
        <w:t>ồ</w:t>
      </w:r>
      <w:r>
        <w:rPr>
          <w:rFonts w:ascii="Cambria" w:eastAsia="Cambria" w:hAnsi="Cambria" w:cs="Cambria"/>
          <w:color w:val="000000"/>
          <w:sz w:val="28"/>
          <w:szCs w:val="28"/>
        </w:rPr>
        <w:t xml:space="preserve"> Chí Minh.</w:t>
      </w:r>
    </w:p>
    <w:p w14:paraId="51767B95" w14:textId="77777777" w:rsidR="00B40AAF" w:rsidRDefault="00746E6D">
      <w:pPr>
        <w:pStyle w:val="Heading2"/>
        <w:numPr>
          <w:ilvl w:val="1"/>
          <w:numId w:val="1"/>
        </w:numPr>
        <w:spacing w:after="0" w:line="264" w:lineRule="auto"/>
      </w:pPr>
      <w:bookmarkStart w:id="14" w:name="_heading=h.35nkun2" w:colFirst="0" w:colLast="0"/>
      <w:bookmarkEnd w:id="14"/>
      <w:r>
        <w:t>Ngu</w:t>
      </w:r>
      <w:r>
        <w:t>ồ</w:t>
      </w:r>
      <w:r>
        <w:t>n v</w:t>
      </w:r>
      <w:r>
        <w:t>ố</w:t>
      </w:r>
      <w:r>
        <w:t>n</w:t>
      </w:r>
    </w:p>
    <w:p w14:paraId="496FE309" w14:textId="77777777" w:rsidR="00B40AAF" w:rsidRDefault="00746E6D">
      <w:pPr>
        <w:pBdr>
          <w:top w:val="nil"/>
          <w:left w:val="nil"/>
          <w:bottom w:val="nil"/>
          <w:right w:val="nil"/>
          <w:between w:val="nil"/>
        </w:pBdr>
        <w:spacing w:before="120" w:after="0" w:line="264" w:lineRule="auto"/>
        <w:ind w:firstLine="360"/>
        <w:rPr>
          <w:rFonts w:ascii="Cambria" w:eastAsia="Cambria" w:hAnsi="Cambria" w:cs="Cambria"/>
          <w:color w:val="000000"/>
          <w:sz w:val="28"/>
          <w:szCs w:val="28"/>
        </w:rPr>
      </w:pPr>
      <w:r>
        <w:rPr>
          <w:rFonts w:ascii="Cambria" w:eastAsia="Cambria" w:hAnsi="Cambria" w:cs="Cambria"/>
          <w:color w:val="000000"/>
          <w:sz w:val="28"/>
          <w:szCs w:val="28"/>
        </w:rPr>
        <w:t>Ngân sách thành ph</w:t>
      </w:r>
      <w:r>
        <w:rPr>
          <w:rFonts w:ascii="Cambria" w:eastAsia="Cambria" w:hAnsi="Cambria" w:cs="Cambria"/>
          <w:color w:val="000000"/>
          <w:sz w:val="28"/>
          <w:szCs w:val="28"/>
        </w:rPr>
        <w:t>ố</w:t>
      </w:r>
      <w:r>
        <w:rPr>
          <w:rFonts w:ascii="Cambria" w:eastAsia="Cambria" w:hAnsi="Cambria" w:cs="Cambria"/>
          <w:color w:val="000000"/>
          <w:sz w:val="28"/>
          <w:szCs w:val="28"/>
        </w:rPr>
        <w:t xml:space="preserve"> năm 2022.</w:t>
      </w:r>
    </w:p>
    <w:p w14:paraId="6465BD4A" w14:textId="77777777" w:rsidR="00B40AAF" w:rsidRDefault="00746E6D">
      <w:pPr>
        <w:pStyle w:val="Heading2"/>
        <w:numPr>
          <w:ilvl w:val="1"/>
          <w:numId w:val="1"/>
        </w:numPr>
        <w:spacing w:after="0" w:line="264" w:lineRule="auto"/>
        <w:rPr>
          <w:highlight w:val="white"/>
        </w:rPr>
      </w:pPr>
      <w:bookmarkStart w:id="15" w:name="_heading=h.1ksv4uv" w:colFirst="0" w:colLast="0"/>
      <w:bookmarkEnd w:id="15"/>
      <w:r>
        <w:rPr>
          <w:highlight w:val="white"/>
        </w:rPr>
        <w:lastRenderedPageBreak/>
        <w:t>T</w:t>
      </w:r>
      <w:r>
        <w:rPr>
          <w:highlight w:val="white"/>
        </w:rPr>
        <w:t>ổ</w:t>
      </w:r>
      <w:r>
        <w:rPr>
          <w:highlight w:val="white"/>
        </w:rPr>
        <w:t>ng d</w:t>
      </w:r>
      <w:r>
        <w:rPr>
          <w:highlight w:val="white"/>
        </w:rPr>
        <w:t>ự</w:t>
      </w:r>
      <w:r>
        <w:rPr>
          <w:highlight w:val="white"/>
        </w:rPr>
        <w:t xml:space="preserve"> toán: </w:t>
      </w:r>
    </w:p>
    <w:p w14:paraId="2E1BA4BD" w14:textId="77777777" w:rsidR="00B40AAF" w:rsidRDefault="00746E6D">
      <w:pPr>
        <w:pBdr>
          <w:top w:val="nil"/>
          <w:left w:val="nil"/>
          <w:bottom w:val="nil"/>
          <w:right w:val="nil"/>
          <w:between w:val="nil"/>
        </w:pBdr>
        <w:spacing w:before="120" w:after="0" w:line="264" w:lineRule="auto"/>
        <w:ind w:firstLine="360"/>
        <w:rPr>
          <w:rFonts w:ascii="Cambria" w:eastAsia="Cambria" w:hAnsi="Cambria" w:cs="Cambria"/>
          <w:i/>
          <w:color w:val="000000"/>
          <w:sz w:val="28"/>
          <w:szCs w:val="28"/>
        </w:rPr>
      </w:pPr>
      <w:r>
        <w:rPr>
          <w:rFonts w:ascii="Cambria" w:eastAsia="Cambria" w:hAnsi="Cambria" w:cs="Cambria"/>
          <w:color w:val="000000"/>
          <w:sz w:val="28"/>
          <w:szCs w:val="28"/>
        </w:rPr>
        <w:t>T</w:t>
      </w:r>
      <w:r>
        <w:rPr>
          <w:rFonts w:ascii="Cambria" w:eastAsia="Cambria" w:hAnsi="Cambria" w:cs="Cambria"/>
          <w:color w:val="000000"/>
          <w:sz w:val="28"/>
          <w:szCs w:val="28"/>
        </w:rPr>
        <w:t>ổ</w:t>
      </w:r>
      <w:r>
        <w:rPr>
          <w:rFonts w:ascii="Cambria" w:eastAsia="Cambria" w:hAnsi="Cambria" w:cs="Cambria"/>
          <w:color w:val="000000"/>
          <w:sz w:val="28"/>
          <w:szCs w:val="28"/>
        </w:rPr>
        <w:t>ng d</w:t>
      </w:r>
      <w:r>
        <w:rPr>
          <w:rFonts w:ascii="Cambria" w:eastAsia="Cambria" w:hAnsi="Cambria" w:cs="Cambria"/>
          <w:color w:val="000000"/>
          <w:sz w:val="28"/>
          <w:szCs w:val="28"/>
        </w:rPr>
        <w:t>ự</w:t>
      </w:r>
      <w:r>
        <w:rPr>
          <w:rFonts w:ascii="Cambria" w:eastAsia="Cambria" w:hAnsi="Cambria" w:cs="Cambria"/>
          <w:color w:val="000000"/>
          <w:sz w:val="28"/>
          <w:szCs w:val="28"/>
        </w:rPr>
        <w:t xml:space="preserve"> toán là: </w:t>
      </w:r>
      <w:r>
        <w:rPr>
          <w:rFonts w:ascii="Cambria" w:eastAsia="Cambria" w:hAnsi="Cambria" w:cs="Cambria"/>
          <w:b/>
          <w:color w:val="000000"/>
          <w:sz w:val="28"/>
          <w:szCs w:val="28"/>
        </w:rPr>
        <w:t xml:space="preserve">9.979.000.000 </w:t>
      </w:r>
      <w:r>
        <w:rPr>
          <w:rFonts w:ascii="Cambria" w:eastAsia="Cambria" w:hAnsi="Cambria" w:cs="Cambria"/>
          <w:color w:val="000000"/>
          <w:sz w:val="28"/>
          <w:szCs w:val="28"/>
          <w:highlight w:val="yellow"/>
        </w:rPr>
        <w:t>đ</w:t>
      </w:r>
      <w:r>
        <w:rPr>
          <w:rFonts w:ascii="Cambria" w:eastAsia="Cambria" w:hAnsi="Cambria" w:cs="Cambria"/>
          <w:color w:val="000000"/>
          <w:sz w:val="28"/>
          <w:szCs w:val="28"/>
          <w:highlight w:val="yellow"/>
        </w:rPr>
        <w:t>ồ</w:t>
      </w:r>
      <w:r>
        <w:rPr>
          <w:rFonts w:ascii="Cambria" w:eastAsia="Cambria" w:hAnsi="Cambria" w:cs="Cambria"/>
          <w:color w:val="000000"/>
          <w:sz w:val="28"/>
          <w:szCs w:val="28"/>
          <w:highlight w:val="yellow"/>
        </w:rPr>
        <w:t xml:space="preserve">ng </w:t>
      </w:r>
      <w:r>
        <w:rPr>
          <w:rFonts w:ascii="Cambria" w:eastAsia="Cambria" w:hAnsi="Cambria" w:cs="Cambria"/>
          <w:i/>
          <w:color w:val="000000"/>
          <w:sz w:val="28"/>
          <w:szCs w:val="28"/>
          <w:highlight w:val="yellow"/>
        </w:rPr>
        <w:t>(B</w:t>
      </w:r>
      <w:r>
        <w:rPr>
          <w:rFonts w:ascii="Cambria" w:eastAsia="Cambria" w:hAnsi="Cambria" w:cs="Cambria"/>
          <w:i/>
          <w:color w:val="000000"/>
          <w:sz w:val="28"/>
          <w:szCs w:val="28"/>
          <w:highlight w:val="yellow"/>
        </w:rPr>
        <w:t>ằ</w:t>
      </w:r>
      <w:r>
        <w:rPr>
          <w:rFonts w:ascii="Cambria" w:eastAsia="Cambria" w:hAnsi="Cambria" w:cs="Cambria"/>
          <w:i/>
          <w:color w:val="000000"/>
          <w:sz w:val="28"/>
          <w:szCs w:val="28"/>
          <w:highlight w:val="yellow"/>
        </w:rPr>
        <w:t>ng ch</w:t>
      </w:r>
      <w:r>
        <w:rPr>
          <w:rFonts w:ascii="Cambria" w:eastAsia="Cambria" w:hAnsi="Cambria" w:cs="Cambria"/>
          <w:i/>
          <w:color w:val="000000"/>
          <w:sz w:val="28"/>
          <w:szCs w:val="28"/>
          <w:highlight w:val="yellow"/>
        </w:rPr>
        <w:t>ữ</w:t>
      </w:r>
      <w:r>
        <w:rPr>
          <w:rFonts w:ascii="Cambria" w:eastAsia="Cambria" w:hAnsi="Cambria" w:cs="Cambria"/>
          <w:i/>
          <w:color w:val="000000"/>
          <w:sz w:val="28"/>
          <w:szCs w:val="28"/>
          <w:highlight w:val="yellow"/>
        </w:rPr>
        <w:t>: Chín t</w:t>
      </w:r>
      <w:r>
        <w:rPr>
          <w:rFonts w:ascii="Cambria" w:eastAsia="Cambria" w:hAnsi="Cambria" w:cs="Cambria"/>
          <w:i/>
          <w:color w:val="000000"/>
          <w:sz w:val="28"/>
          <w:szCs w:val="28"/>
          <w:highlight w:val="yellow"/>
        </w:rPr>
        <w:t>ỷ</w:t>
      </w:r>
      <w:r>
        <w:rPr>
          <w:rFonts w:ascii="Cambria" w:eastAsia="Cambria" w:hAnsi="Cambria" w:cs="Cambria"/>
          <w:i/>
          <w:color w:val="000000"/>
          <w:sz w:val="28"/>
          <w:szCs w:val="28"/>
          <w:highlight w:val="yellow"/>
        </w:rPr>
        <w:t>, chín trăm b</w:t>
      </w:r>
      <w:r>
        <w:rPr>
          <w:rFonts w:ascii="Cambria" w:eastAsia="Cambria" w:hAnsi="Cambria" w:cs="Cambria"/>
          <w:i/>
          <w:color w:val="000000"/>
          <w:sz w:val="28"/>
          <w:szCs w:val="28"/>
          <w:highlight w:val="yellow"/>
        </w:rPr>
        <w:t>ả</w:t>
      </w:r>
      <w:r>
        <w:rPr>
          <w:rFonts w:ascii="Cambria" w:eastAsia="Cambria" w:hAnsi="Cambria" w:cs="Cambria"/>
          <w:i/>
          <w:color w:val="000000"/>
          <w:sz w:val="28"/>
          <w:szCs w:val="28"/>
          <w:highlight w:val="yellow"/>
        </w:rPr>
        <w:t>y mươi chín tri</w:t>
      </w:r>
      <w:r>
        <w:rPr>
          <w:rFonts w:ascii="Cambria" w:eastAsia="Cambria" w:hAnsi="Cambria" w:cs="Cambria"/>
          <w:i/>
          <w:color w:val="000000"/>
          <w:sz w:val="28"/>
          <w:szCs w:val="28"/>
          <w:highlight w:val="yellow"/>
        </w:rPr>
        <w:t>ệ</w:t>
      </w:r>
      <w:r>
        <w:rPr>
          <w:rFonts w:ascii="Cambria" w:eastAsia="Cambria" w:hAnsi="Cambria" w:cs="Cambria"/>
          <w:i/>
          <w:color w:val="000000"/>
          <w:sz w:val="28"/>
          <w:szCs w:val="28"/>
          <w:highlight w:val="yellow"/>
        </w:rPr>
        <w:t>u đ</w:t>
      </w:r>
      <w:r>
        <w:rPr>
          <w:rFonts w:ascii="Cambria" w:eastAsia="Cambria" w:hAnsi="Cambria" w:cs="Cambria"/>
          <w:i/>
          <w:color w:val="000000"/>
          <w:sz w:val="28"/>
          <w:szCs w:val="28"/>
          <w:highlight w:val="yellow"/>
        </w:rPr>
        <w:t>ồ</w:t>
      </w:r>
      <w:r>
        <w:rPr>
          <w:rFonts w:ascii="Cambria" w:eastAsia="Cambria" w:hAnsi="Cambria" w:cs="Cambria"/>
          <w:i/>
          <w:color w:val="000000"/>
          <w:sz w:val="28"/>
          <w:szCs w:val="28"/>
          <w:highlight w:val="yellow"/>
        </w:rPr>
        <w:t>ng).</w:t>
      </w:r>
    </w:p>
    <w:p w14:paraId="758BACDD" w14:textId="77777777" w:rsidR="00B40AAF" w:rsidRDefault="00746E6D">
      <w:pPr>
        <w:pBdr>
          <w:top w:val="nil"/>
          <w:left w:val="nil"/>
          <w:bottom w:val="nil"/>
          <w:right w:val="nil"/>
          <w:between w:val="nil"/>
        </w:pBdr>
        <w:spacing w:before="120" w:after="0" w:line="264" w:lineRule="auto"/>
        <w:ind w:firstLine="360"/>
        <w:rPr>
          <w:rFonts w:ascii="Cambria" w:eastAsia="Cambria" w:hAnsi="Cambria" w:cs="Cambria"/>
          <w:color w:val="000000"/>
          <w:sz w:val="28"/>
          <w:szCs w:val="28"/>
        </w:rPr>
      </w:pPr>
      <w:r>
        <w:rPr>
          <w:rFonts w:ascii="Cambria" w:eastAsia="Cambria" w:hAnsi="Cambria" w:cs="Cambria"/>
          <w:color w:val="000000"/>
          <w:sz w:val="28"/>
          <w:szCs w:val="28"/>
        </w:rPr>
        <w:t>Trong đó bao g</w:t>
      </w:r>
      <w:r>
        <w:rPr>
          <w:rFonts w:ascii="Cambria" w:eastAsia="Cambria" w:hAnsi="Cambria" w:cs="Cambria"/>
          <w:color w:val="000000"/>
          <w:sz w:val="28"/>
          <w:szCs w:val="28"/>
        </w:rPr>
        <w:t>ồ</w:t>
      </w:r>
      <w:r>
        <w:rPr>
          <w:rFonts w:ascii="Cambria" w:eastAsia="Cambria" w:hAnsi="Cambria" w:cs="Cambria"/>
          <w:color w:val="000000"/>
          <w:sz w:val="28"/>
          <w:szCs w:val="28"/>
        </w:rPr>
        <w:t>m:</w:t>
      </w:r>
    </w:p>
    <w:tbl>
      <w:tblPr>
        <w:tblStyle w:val="ac"/>
        <w:tblW w:w="79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
        <w:gridCol w:w="3319"/>
        <w:gridCol w:w="2440"/>
        <w:gridCol w:w="1359"/>
      </w:tblGrid>
      <w:tr w:rsidR="00B40AAF" w14:paraId="0F72B205" w14:textId="77777777">
        <w:trPr>
          <w:trHeight w:val="20"/>
          <w:jc w:val="center"/>
        </w:trPr>
        <w:tc>
          <w:tcPr>
            <w:tcW w:w="850" w:type="dxa"/>
            <w:shd w:val="clear" w:color="auto" w:fill="auto"/>
            <w:vAlign w:val="bottom"/>
          </w:tcPr>
          <w:p w14:paraId="0A73A20F" w14:textId="77777777" w:rsidR="00B40AAF" w:rsidRDefault="00746E6D">
            <w:pPr>
              <w:spacing w:before="120" w:after="0"/>
              <w:jc w:val="center"/>
              <w:rPr>
                <w:b/>
                <w:color w:val="000000"/>
                <w:sz w:val="28"/>
                <w:szCs w:val="28"/>
              </w:rPr>
            </w:pPr>
            <w:r>
              <w:rPr>
                <w:b/>
                <w:color w:val="000000"/>
                <w:sz w:val="28"/>
                <w:szCs w:val="28"/>
              </w:rPr>
              <w:t>STT</w:t>
            </w:r>
          </w:p>
        </w:tc>
        <w:tc>
          <w:tcPr>
            <w:tcW w:w="3319" w:type="dxa"/>
            <w:shd w:val="clear" w:color="auto" w:fill="auto"/>
          </w:tcPr>
          <w:p w14:paraId="111CD206" w14:textId="77777777" w:rsidR="00B40AAF" w:rsidRDefault="00746E6D">
            <w:pPr>
              <w:spacing w:before="120" w:after="0"/>
              <w:jc w:val="center"/>
              <w:rPr>
                <w:b/>
                <w:color w:val="000000"/>
                <w:sz w:val="28"/>
                <w:szCs w:val="28"/>
              </w:rPr>
            </w:pPr>
            <w:r>
              <w:rPr>
                <w:b/>
                <w:color w:val="000000"/>
                <w:sz w:val="28"/>
                <w:szCs w:val="28"/>
              </w:rPr>
              <w:t>Khoản mục</w:t>
            </w:r>
          </w:p>
        </w:tc>
        <w:tc>
          <w:tcPr>
            <w:tcW w:w="2440" w:type="dxa"/>
            <w:shd w:val="clear" w:color="auto" w:fill="auto"/>
            <w:vAlign w:val="bottom"/>
          </w:tcPr>
          <w:p w14:paraId="19B1E8FA" w14:textId="77777777" w:rsidR="00B40AAF" w:rsidRDefault="00746E6D">
            <w:pPr>
              <w:spacing w:before="120" w:after="0"/>
              <w:jc w:val="center"/>
              <w:rPr>
                <w:b/>
                <w:color w:val="000000"/>
                <w:sz w:val="28"/>
                <w:szCs w:val="28"/>
              </w:rPr>
            </w:pPr>
            <w:r>
              <w:rPr>
                <w:b/>
                <w:color w:val="000000"/>
                <w:sz w:val="28"/>
                <w:szCs w:val="28"/>
              </w:rPr>
              <w:t xml:space="preserve"> Thành tiền </w:t>
            </w:r>
          </w:p>
        </w:tc>
        <w:tc>
          <w:tcPr>
            <w:tcW w:w="1359" w:type="dxa"/>
            <w:shd w:val="clear" w:color="auto" w:fill="auto"/>
            <w:vAlign w:val="bottom"/>
          </w:tcPr>
          <w:p w14:paraId="59438C85" w14:textId="77777777" w:rsidR="00B40AAF" w:rsidRDefault="00746E6D">
            <w:pPr>
              <w:spacing w:before="120" w:after="0"/>
              <w:jc w:val="left"/>
              <w:rPr>
                <w:b/>
                <w:color w:val="000000"/>
                <w:sz w:val="28"/>
                <w:szCs w:val="28"/>
              </w:rPr>
            </w:pPr>
            <w:r>
              <w:rPr>
                <w:b/>
                <w:color w:val="000000"/>
                <w:sz w:val="28"/>
                <w:szCs w:val="28"/>
              </w:rPr>
              <w:t>Ký hiệu</w:t>
            </w:r>
          </w:p>
        </w:tc>
      </w:tr>
      <w:tr w:rsidR="00B40AAF" w14:paraId="6821A7BA" w14:textId="77777777">
        <w:trPr>
          <w:trHeight w:val="20"/>
          <w:jc w:val="center"/>
        </w:trPr>
        <w:tc>
          <w:tcPr>
            <w:tcW w:w="850" w:type="dxa"/>
            <w:shd w:val="clear" w:color="auto" w:fill="auto"/>
            <w:vAlign w:val="bottom"/>
          </w:tcPr>
          <w:p w14:paraId="3E242C47" w14:textId="77777777" w:rsidR="00B40AAF" w:rsidRDefault="00746E6D">
            <w:pPr>
              <w:spacing w:before="120" w:after="0"/>
              <w:jc w:val="center"/>
              <w:rPr>
                <w:b/>
                <w:color w:val="000000"/>
                <w:sz w:val="28"/>
                <w:szCs w:val="28"/>
              </w:rPr>
            </w:pPr>
            <w:r>
              <w:rPr>
                <w:b/>
                <w:color w:val="000000"/>
                <w:sz w:val="28"/>
                <w:szCs w:val="28"/>
              </w:rPr>
              <w:t>I</w:t>
            </w:r>
          </w:p>
        </w:tc>
        <w:tc>
          <w:tcPr>
            <w:tcW w:w="3319" w:type="dxa"/>
            <w:shd w:val="clear" w:color="auto" w:fill="auto"/>
            <w:vAlign w:val="bottom"/>
          </w:tcPr>
          <w:p w14:paraId="0CC37E0E" w14:textId="77777777" w:rsidR="00B40AAF" w:rsidRDefault="00746E6D">
            <w:pPr>
              <w:spacing w:before="120" w:after="0"/>
              <w:jc w:val="left"/>
              <w:rPr>
                <w:color w:val="000000"/>
                <w:sz w:val="28"/>
                <w:szCs w:val="28"/>
              </w:rPr>
            </w:pPr>
            <w:r>
              <w:rPr>
                <w:color w:val="000000"/>
                <w:sz w:val="28"/>
                <w:szCs w:val="28"/>
              </w:rPr>
              <w:t>Chi phí xây lắp</w:t>
            </w:r>
          </w:p>
        </w:tc>
        <w:tc>
          <w:tcPr>
            <w:tcW w:w="2440" w:type="dxa"/>
            <w:shd w:val="clear" w:color="auto" w:fill="auto"/>
            <w:vAlign w:val="center"/>
          </w:tcPr>
          <w:p w14:paraId="42C7A5E5" w14:textId="77777777" w:rsidR="00B40AAF" w:rsidRDefault="00746E6D">
            <w:pPr>
              <w:spacing w:before="120" w:after="0"/>
              <w:jc w:val="right"/>
              <w:rPr>
                <w:color w:val="000000"/>
                <w:sz w:val="28"/>
                <w:szCs w:val="28"/>
                <w:highlight w:val="yellow"/>
              </w:rPr>
            </w:pPr>
            <w:r>
              <w:rPr>
                <w:color w:val="000000"/>
                <w:sz w:val="28"/>
                <w:szCs w:val="28"/>
                <w:highlight w:val="yellow"/>
              </w:rPr>
              <w:t>0</w:t>
            </w:r>
          </w:p>
        </w:tc>
        <w:tc>
          <w:tcPr>
            <w:tcW w:w="1359" w:type="dxa"/>
            <w:shd w:val="clear" w:color="auto" w:fill="auto"/>
            <w:vAlign w:val="center"/>
          </w:tcPr>
          <w:p w14:paraId="00340E9F" w14:textId="77777777" w:rsidR="00B40AAF" w:rsidRDefault="00746E6D">
            <w:pPr>
              <w:spacing w:before="120" w:after="0"/>
              <w:jc w:val="center"/>
              <w:rPr>
                <w:color w:val="000000"/>
                <w:sz w:val="28"/>
                <w:szCs w:val="28"/>
                <w:highlight w:val="yellow"/>
              </w:rPr>
            </w:pPr>
            <w:r>
              <w:rPr>
                <w:color w:val="000000"/>
                <w:sz w:val="28"/>
                <w:szCs w:val="28"/>
                <w:highlight w:val="yellow"/>
              </w:rPr>
              <w:t>Gxl</w:t>
            </w:r>
          </w:p>
        </w:tc>
      </w:tr>
      <w:tr w:rsidR="00B40AAF" w14:paraId="4FD87A33" w14:textId="77777777">
        <w:trPr>
          <w:trHeight w:val="20"/>
          <w:jc w:val="center"/>
        </w:trPr>
        <w:tc>
          <w:tcPr>
            <w:tcW w:w="850" w:type="dxa"/>
            <w:shd w:val="clear" w:color="auto" w:fill="auto"/>
            <w:vAlign w:val="bottom"/>
          </w:tcPr>
          <w:p w14:paraId="6E2C6CBA" w14:textId="77777777" w:rsidR="00B40AAF" w:rsidRDefault="00746E6D">
            <w:pPr>
              <w:spacing w:before="120" w:after="0"/>
              <w:jc w:val="center"/>
              <w:rPr>
                <w:b/>
                <w:color w:val="000000"/>
                <w:sz w:val="28"/>
                <w:szCs w:val="28"/>
              </w:rPr>
            </w:pPr>
            <w:r>
              <w:rPr>
                <w:b/>
                <w:color w:val="000000"/>
                <w:sz w:val="28"/>
                <w:szCs w:val="28"/>
              </w:rPr>
              <w:t>II</w:t>
            </w:r>
          </w:p>
        </w:tc>
        <w:tc>
          <w:tcPr>
            <w:tcW w:w="3319" w:type="dxa"/>
            <w:shd w:val="clear" w:color="auto" w:fill="auto"/>
            <w:vAlign w:val="bottom"/>
          </w:tcPr>
          <w:p w14:paraId="395401D9" w14:textId="77777777" w:rsidR="00B40AAF" w:rsidRDefault="00746E6D">
            <w:pPr>
              <w:spacing w:before="120" w:after="0"/>
              <w:jc w:val="left"/>
              <w:rPr>
                <w:color w:val="000000"/>
                <w:sz w:val="28"/>
                <w:szCs w:val="28"/>
              </w:rPr>
            </w:pPr>
            <w:r>
              <w:rPr>
                <w:color w:val="000000"/>
                <w:sz w:val="28"/>
                <w:szCs w:val="28"/>
              </w:rPr>
              <w:t>Chi phí thiết bị</w:t>
            </w:r>
          </w:p>
        </w:tc>
        <w:tc>
          <w:tcPr>
            <w:tcW w:w="2440" w:type="dxa"/>
            <w:shd w:val="clear" w:color="auto" w:fill="auto"/>
            <w:vAlign w:val="center"/>
          </w:tcPr>
          <w:p w14:paraId="66D7B96C" w14:textId="77777777" w:rsidR="00B40AAF" w:rsidRDefault="00746E6D">
            <w:pPr>
              <w:spacing w:before="120" w:after="0"/>
              <w:jc w:val="right"/>
              <w:rPr>
                <w:color w:val="000000"/>
                <w:sz w:val="28"/>
                <w:szCs w:val="28"/>
                <w:highlight w:val="yellow"/>
              </w:rPr>
            </w:pPr>
            <w:r>
              <w:rPr>
                <w:color w:val="000000"/>
                <w:sz w:val="28"/>
                <w:szCs w:val="28"/>
                <w:highlight w:val="yellow"/>
              </w:rPr>
              <w:t>8.951.918.130</w:t>
            </w:r>
          </w:p>
        </w:tc>
        <w:tc>
          <w:tcPr>
            <w:tcW w:w="1359" w:type="dxa"/>
            <w:shd w:val="clear" w:color="auto" w:fill="auto"/>
            <w:vAlign w:val="center"/>
          </w:tcPr>
          <w:p w14:paraId="7CF14B08" w14:textId="77777777" w:rsidR="00B40AAF" w:rsidRDefault="00746E6D">
            <w:pPr>
              <w:spacing w:before="120" w:after="0"/>
              <w:jc w:val="center"/>
              <w:rPr>
                <w:color w:val="000000"/>
                <w:sz w:val="28"/>
                <w:szCs w:val="28"/>
                <w:highlight w:val="yellow"/>
              </w:rPr>
            </w:pPr>
            <w:r>
              <w:rPr>
                <w:color w:val="000000"/>
                <w:sz w:val="28"/>
                <w:szCs w:val="28"/>
                <w:highlight w:val="yellow"/>
              </w:rPr>
              <w:t>Gtb</w:t>
            </w:r>
          </w:p>
        </w:tc>
      </w:tr>
      <w:tr w:rsidR="00B40AAF" w14:paraId="79573A30" w14:textId="77777777">
        <w:trPr>
          <w:trHeight w:val="20"/>
          <w:jc w:val="center"/>
        </w:trPr>
        <w:tc>
          <w:tcPr>
            <w:tcW w:w="850" w:type="dxa"/>
            <w:shd w:val="clear" w:color="auto" w:fill="auto"/>
            <w:vAlign w:val="bottom"/>
          </w:tcPr>
          <w:p w14:paraId="3ED4DFF4" w14:textId="77777777" w:rsidR="00B40AAF" w:rsidRDefault="00746E6D">
            <w:pPr>
              <w:spacing w:before="120" w:after="0"/>
              <w:jc w:val="center"/>
              <w:rPr>
                <w:b/>
                <w:color w:val="000000"/>
                <w:sz w:val="28"/>
                <w:szCs w:val="28"/>
              </w:rPr>
            </w:pPr>
            <w:r>
              <w:rPr>
                <w:b/>
                <w:color w:val="000000"/>
                <w:sz w:val="28"/>
                <w:szCs w:val="28"/>
              </w:rPr>
              <w:t>III</w:t>
            </w:r>
          </w:p>
        </w:tc>
        <w:tc>
          <w:tcPr>
            <w:tcW w:w="3319" w:type="dxa"/>
            <w:shd w:val="clear" w:color="auto" w:fill="auto"/>
            <w:vAlign w:val="bottom"/>
          </w:tcPr>
          <w:p w14:paraId="07A05CED" w14:textId="77777777" w:rsidR="00B40AAF" w:rsidRDefault="00746E6D">
            <w:pPr>
              <w:spacing w:before="120" w:after="0"/>
              <w:jc w:val="left"/>
              <w:rPr>
                <w:color w:val="000000"/>
                <w:sz w:val="28"/>
                <w:szCs w:val="28"/>
              </w:rPr>
            </w:pPr>
            <w:r>
              <w:rPr>
                <w:color w:val="000000"/>
                <w:sz w:val="28"/>
                <w:szCs w:val="28"/>
              </w:rPr>
              <w:t>Chi phí quản lý dự án</w:t>
            </w:r>
          </w:p>
        </w:tc>
        <w:tc>
          <w:tcPr>
            <w:tcW w:w="2440" w:type="dxa"/>
            <w:shd w:val="clear" w:color="auto" w:fill="auto"/>
            <w:vAlign w:val="center"/>
          </w:tcPr>
          <w:p w14:paraId="2E1995F0" w14:textId="77777777" w:rsidR="00B40AAF" w:rsidRDefault="00746E6D">
            <w:pPr>
              <w:spacing w:before="120" w:after="0"/>
              <w:jc w:val="right"/>
              <w:rPr>
                <w:color w:val="000000"/>
                <w:sz w:val="28"/>
                <w:szCs w:val="28"/>
                <w:highlight w:val="yellow"/>
              </w:rPr>
            </w:pPr>
            <w:r>
              <w:rPr>
                <w:color w:val="000000"/>
                <w:sz w:val="28"/>
                <w:szCs w:val="28"/>
                <w:highlight w:val="yellow"/>
              </w:rPr>
              <w:t>170.278.428</w:t>
            </w:r>
          </w:p>
        </w:tc>
        <w:tc>
          <w:tcPr>
            <w:tcW w:w="1359" w:type="dxa"/>
            <w:shd w:val="clear" w:color="auto" w:fill="auto"/>
            <w:vAlign w:val="center"/>
          </w:tcPr>
          <w:p w14:paraId="2699E79D" w14:textId="77777777" w:rsidR="00B40AAF" w:rsidRDefault="00746E6D">
            <w:pPr>
              <w:spacing w:before="120" w:after="0"/>
              <w:jc w:val="center"/>
              <w:rPr>
                <w:color w:val="000000"/>
                <w:sz w:val="28"/>
                <w:szCs w:val="28"/>
                <w:highlight w:val="yellow"/>
              </w:rPr>
            </w:pPr>
            <w:r>
              <w:rPr>
                <w:color w:val="000000"/>
                <w:sz w:val="28"/>
                <w:szCs w:val="28"/>
                <w:highlight w:val="yellow"/>
              </w:rPr>
              <w:t>Gql</w:t>
            </w:r>
          </w:p>
        </w:tc>
      </w:tr>
      <w:tr w:rsidR="00B40AAF" w14:paraId="0978A5DE" w14:textId="77777777">
        <w:trPr>
          <w:trHeight w:val="20"/>
          <w:jc w:val="center"/>
        </w:trPr>
        <w:tc>
          <w:tcPr>
            <w:tcW w:w="850" w:type="dxa"/>
            <w:shd w:val="clear" w:color="auto" w:fill="auto"/>
            <w:vAlign w:val="bottom"/>
          </w:tcPr>
          <w:p w14:paraId="22604092" w14:textId="77777777" w:rsidR="00B40AAF" w:rsidRDefault="00746E6D">
            <w:pPr>
              <w:spacing w:before="120" w:after="0"/>
              <w:jc w:val="center"/>
              <w:rPr>
                <w:b/>
                <w:color w:val="000000"/>
                <w:sz w:val="28"/>
                <w:szCs w:val="28"/>
              </w:rPr>
            </w:pPr>
            <w:r>
              <w:rPr>
                <w:b/>
                <w:color w:val="000000"/>
                <w:sz w:val="28"/>
                <w:szCs w:val="28"/>
              </w:rPr>
              <w:t>IV</w:t>
            </w:r>
          </w:p>
        </w:tc>
        <w:tc>
          <w:tcPr>
            <w:tcW w:w="3319" w:type="dxa"/>
            <w:shd w:val="clear" w:color="auto" w:fill="auto"/>
            <w:vAlign w:val="bottom"/>
          </w:tcPr>
          <w:p w14:paraId="6199E1B3" w14:textId="77777777" w:rsidR="00B40AAF" w:rsidRDefault="00746E6D">
            <w:pPr>
              <w:spacing w:before="120" w:after="0"/>
              <w:jc w:val="left"/>
              <w:rPr>
                <w:color w:val="000000"/>
                <w:sz w:val="28"/>
                <w:szCs w:val="28"/>
              </w:rPr>
            </w:pPr>
            <w:r>
              <w:rPr>
                <w:color w:val="000000"/>
                <w:sz w:val="28"/>
                <w:szCs w:val="28"/>
              </w:rPr>
              <w:t>Chi phí tư vấn</w:t>
            </w:r>
          </w:p>
        </w:tc>
        <w:tc>
          <w:tcPr>
            <w:tcW w:w="2440" w:type="dxa"/>
            <w:shd w:val="clear" w:color="auto" w:fill="auto"/>
            <w:vAlign w:val="center"/>
          </w:tcPr>
          <w:p w14:paraId="677486DD" w14:textId="77777777" w:rsidR="00B40AAF" w:rsidRDefault="00746E6D">
            <w:pPr>
              <w:spacing w:before="120" w:after="0"/>
              <w:jc w:val="right"/>
              <w:rPr>
                <w:color w:val="000000"/>
                <w:sz w:val="28"/>
                <w:szCs w:val="28"/>
                <w:highlight w:val="yellow"/>
              </w:rPr>
            </w:pPr>
            <w:r>
              <w:rPr>
                <w:color w:val="000000"/>
                <w:sz w:val="28"/>
                <w:szCs w:val="28"/>
                <w:highlight w:val="yellow"/>
              </w:rPr>
              <w:t>601.720.473</w:t>
            </w:r>
          </w:p>
        </w:tc>
        <w:tc>
          <w:tcPr>
            <w:tcW w:w="1359" w:type="dxa"/>
            <w:shd w:val="clear" w:color="auto" w:fill="auto"/>
            <w:vAlign w:val="center"/>
          </w:tcPr>
          <w:p w14:paraId="7C66A945" w14:textId="77777777" w:rsidR="00B40AAF" w:rsidRDefault="00746E6D">
            <w:pPr>
              <w:spacing w:before="120" w:after="0"/>
              <w:jc w:val="center"/>
              <w:rPr>
                <w:color w:val="000000"/>
                <w:sz w:val="28"/>
                <w:szCs w:val="28"/>
                <w:highlight w:val="yellow"/>
              </w:rPr>
            </w:pPr>
            <w:r>
              <w:rPr>
                <w:color w:val="000000"/>
                <w:sz w:val="28"/>
                <w:szCs w:val="28"/>
                <w:highlight w:val="yellow"/>
              </w:rPr>
              <w:t>Gtv</w:t>
            </w:r>
          </w:p>
        </w:tc>
      </w:tr>
      <w:tr w:rsidR="00B40AAF" w14:paraId="156A7B83" w14:textId="77777777">
        <w:trPr>
          <w:trHeight w:val="20"/>
          <w:jc w:val="center"/>
        </w:trPr>
        <w:tc>
          <w:tcPr>
            <w:tcW w:w="850" w:type="dxa"/>
            <w:shd w:val="clear" w:color="auto" w:fill="auto"/>
            <w:vAlign w:val="bottom"/>
          </w:tcPr>
          <w:p w14:paraId="747FFB67" w14:textId="77777777" w:rsidR="00B40AAF" w:rsidRDefault="00746E6D">
            <w:pPr>
              <w:spacing w:before="120" w:after="0"/>
              <w:jc w:val="center"/>
              <w:rPr>
                <w:b/>
                <w:color w:val="000000"/>
                <w:sz w:val="28"/>
                <w:szCs w:val="28"/>
              </w:rPr>
            </w:pPr>
            <w:r>
              <w:rPr>
                <w:b/>
                <w:color w:val="000000"/>
                <w:sz w:val="28"/>
                <w:szCs w:val="28"/>
              </w:rPr>
              <w:t>V</w:t>
            </w:r>
          </w:p>
        </w:tc>
        <w:tc>
          <w:tcPr>
            <w:tcW w:w="3319" w:type="dxa"/>
            <w:shd w:val="clear" w:color="auto" w:fill="auto"/>
            <w:vAlign w:val="bottom"/>
          </w:tcPr>
          <w:p w14:paraId="6CDCA2BD" w14:textId="77777777" w:rsidR="00B40AAF" w:rsidRDefault="00746E6D">
            <w:pPr>
              <w:spacing w:before="120" w:after="0"/>
              <w:jc w:val="left"/>
              <w:rPr>
                <w:color w:val="000000"/>
                <w:sz w:val="28"/>
                <w:szCs w:val="28"/>
              </w:rPr>
            </w:pPr>
            <w:r>
              <w:rPr>
                <w:color w:val="000000"/>
                <w:sz w:val="28"/>
                <w:szCs w:val="28"/>
              </w:rPr>
              <w:t>Chi phí khác có liên quan</w:t>
            </w:r>
          </w:p>
        </w:tc>
        <w:tc>
          <w:tcPr>
            <w:tcW w:w="2440" w:type="dxa"/>
            <w:shd w:val="clear" w:color="auto" w:fill="auto"/>
            <w:vAlign w:val="center"/>
          </w:tcPr>
          <w:p w14:paraId="675C2478" w14:textId="77777777" w:rsidR="00B40AAF" w:rsidRDefault="00746E6D">
            <w:pPr>
              <w:spacing w:before="120" w:after="0"/>
              <w:jc w:val="right"/>
              <w:rPr>
                <w:color w:val="000000"/>
                <w:sz w:val="28"/>
                <w:szCs w:val="28"/>
                <w:highlight w:val="yellow"/>
              </w:rPr>
            </w:pPr>
            <w:r>
              <w:rPr>
                <w:color w:val="000000"/>
                <w:sz w:val="28"/>
                <w:szCs w:val="28"/>
                <w:highlight w:val="yellow"/>
              </w:rPr>
              <w:t>202.893.942</w:t>
            </w:r>
          </w:p>
        </w:tc>
        <w:tc>
          <w:tcPr>
            <w:tcW w:w="1359" w:type="dxa"/>
            <w:shd w:val="clear" w:color="auto" w:fill="auto"/>
            <w:vAlign w:val="center"/>
          </w:tcPr>
          <w:p w14:paraId="54EFFA84" w14:textId="77777777" w:rsidR="00B40AAF" w:rsidRDefault="00746E6D">
            <w:pPr>
              <w:spacing w:before="120" w:after="0"/>
              <w:jc w:val="center"/>
              <w:rPr>
                <w:color w:val="000000"/>
                <w:sz w:val="28"/>
                <w:szCs w:val="28"/>
                <w:highlight w:val="yellow"/>
              </w:rPr>
            </w:pPr>
            <w:r>
              <w:rPr>
                <w:color w:val="000000"/>
                <w:sz w:val="28"/>
                <w:szCs w:val="28"/>
                <w:highlight w:val="yellow"/>
              </w:rPr>
              <w:t>Gk</w:t>
            </w:r>
          </w:p>
        </w:tc>
      </w:tr>
      <w:tr w:rsidR="00B40AAF" w14:paraId="3E14072C" w14:textId="77777777">
        <w:trPr>
          <w:trHeight w:val="20"/>
          <w:jc w:val="center"/>
        </w:trPr>
        <w:tc>
          <w:tcPr>
            <w:tcW w:w="850" w:type="dxa"/>
            <w:shd w:val="clear" w:color="auto" w:fill="auto"/>
            <w:vAlign w:val="bottom"/>
          </w:tcPr>
          <w:p w14:paraId="31111719" w14:textId="77777777" w:rsidR="00B40AAF" w:rsidRDefault="00746E6D">
            <w:pPr>
              <w:spacing w:before="120" w:after="0"/>
              <w:jc w:val="center"/>
              <w:rPr>
                <w:b/>
                <w:color w:val="000000"/>
                <w:sz w:val="28"/>
                <w:szCs w:val="28"/>
              </w:rPr>
            </w:pPr>
            <w:r>
              <w:rPr>
                <w:b/>
                <w:color w:val="000000"/>
                <w:sz w:val="28"/>
                <w:szCs w:val="28"/>
              </w:rPr>
              <w:t>VI</w:t>
            </w:r>
          </w:p>
        </w:tc>
        <w:tc>
          <w:tcPr>
            <w:tcW w:w="3319" w:type="dxa"/>
            <w:shd w:val="clear" w:color="auto" w:fill="auto"/>
            <w:vAlign w:val="bottom"/>
          </w:tcPr>
          <w:p w14:paraId="77AFF0FF" w14:textId="77777777" w:rsidR="00B40AAF" w:rsidRDefault="00746E6D">
            <w:pPr>
              <w:spacing w:before="120" w:after="0"/>
              <w:jc w:val="left"/>
              <w:rPr>
                <w:color w:val="000000"/>
                <w:sz w:val="28"/>
                <w:szCs w:val="28"/>
              </w:rPr>
            </w:pPr>
            <w:r>
              <w:rPr>
                <w:color w:val="000000"/>
                <w:sz w:val="28"/>
                <w:szCs w:val="28"/>
              </w:rPr>
              <w:t>Chi phí dự phòng</w:t>
            </w:r>
          </w:p>
        </w:tc>
        <w:tc>
          <w:tcPr>
            <w:tcW w:w="2440" w:type="dxa"/>
            <w:shd w:val="clear" w:color="auto" w:fill="auto"/>
            <w:vAlign w:val="center"/>
          </w:tcPr>
          <w:p w14:paraId="33BD5B73" w14:textId="77777777" w:rsidR="00B40AAF" w:rsidRDefault="00746E6D">
            <w:pPr>
              <w:spacing w:before="120" w:after="0"/>
              <w:jc w:val="right"/>
              <w:rPr>
                <w:color w:val="000000"/>
                <w:sz w:val="28"/>
                <w:szCs w:val="28"/>
                <w:highlight w:val="yellow"/>
              </w:rPr>
            </w:pPr>
            <w:r>
              <w:rPr>
                <w:color w:val="000000"/>
                <w:sz w:val="28"/>
                <w:szCs w:val="28"/>
                <w:highlight w:val="yellow"/>
              </w:rPr>
              <w:t>52.189.027</w:t>
            </w:r>
          </w:p>
        </w:tc>
        <w:tc>
          <w:tcPr>
            <w:tcW w:w="1359" w:type="dxa"/>
            <w:shd w:val="clear" w:color="auto" w:fill="auto"/>
            <w:vAlign w:val="center"/>
          </w:tcPr>
          <w:p w14:paraId="026A2B84" w14:textId="77777777" w:rsidR="00B40AAF" w:rsidRDefault="00746E6D">
            <w:pPr>
              <w:spacing w:before="120" w:after="0"/>
              <w:jc w:val="center"/>
              <w:rPr>
                <w:color w:val="000000"/>
                <w:sz w:val="28"/>
                <w:szCs w:val="28"/>
                <w:highlight w:val="yellow"/>
              </w:rPr>
            </w:pPr>
            <w:r>
              <w:rPr>
                <w:color w:val="000000"/>
                <w:sz w:val="28"/>
                <w:szCs w:val="28"/>
                <w:highlight w:val="yellow"/>
              </w:rPr>
              <w:t>Gdp</w:t>
            </w:r>
          </w:p>
        </w:tc>
      </w:tr>
      <w:tr w:rsidR="00B40AAF" w14:paraId="44003822" w14:textId="77777777">
        <w:trPr>
          <w:trHeight w:val="20"/>
          <w:jc w:val="center"/>
        </w:trPr>
        <w:tc>
          <w:tcPr>
            <w:tcW w:w="850" w:type="dxa"/>
            <w:shd w:val="clear" w:color="auto" w:fill="auto"/>
            <w:vAlign w:val="bottom"/>
          </w:tcPr>
          <w:p w14:paraId="216400E0" w14:textId="77777777" w:rsidR="00B40AAF" w:rsidRDefault="00746E6D">
            <w:pPr>
              <w:spacing w:before="120" w:after="0"/>
              <w:jc w:val="left"/>
              <w:rPr>
                <w:b/>
                <w:color w:val="000000"/>
                <w:sz w:val="28"/>
                <w:szCs w:val="28"/>
              </w:rPr>
            </w:pPr>
            <w:r>
              <w:rPr>
                <w:b/>
                <w:color w:val="000000"/>
                <w:sz w:val="28"/>
                <w:szCs w:val="28"/>
              </w:rPr>
              <w:t> </w:t>
            </w:r>
          </w:p>
        </w:tc>
        <w:tc>
          <w:tcPr>
            <w:tcW w:w="3319" w:type="dxa"/>
            <w:shd w:val="clear" w:color="auto" w:fill="auto"/>
            <w:vAlign w:val="bottom"/>
          </w:tcPr>
          <w:p w14:paraId="14824C59" w14:textId="77777777" w:rsidR="00B40AAF" w:rsidRDefault="00746E6D">
            <w:pPr>
              <w:spacing w:before="120" w:after="0"/>
              <w:jc w:val="left"/>
              <w:rPr>
                <w:b/>
                <w:color w:val="000000"/>
                <w:sz w:val="28"/>
                <w:szCs w:val="28"/>
              </w:rPr>
            </w:pPr>
            <w:r>
              <w:rPr>
                <w:b/>
                <w:color w:val="000000"/>
                <w:sz w:val="28"/>
                <w:szCs w:val="28"/>
              </w:rPr>
              <w:t xml:space="preserve">TỔNG CỘNG  </w:t>
            </w:r>
          </w:p>
        </w:tc>
        <w:tc>
          <w:tcPr>
            <w:tcW w:w="2440" w:type="dxa"/>
            <w:shd w:val="clear" w:color="auto" w:fill="auto"/>
            <w:vAlign w:val="center"/>
          </w:tcPr>
          <w:p w14:paraId="65B7A3EF" w14:textId="77777777" w:rsidR="00B40AAF" w:rsidRDefault="00746E6D">
            <w:pPr>
              <w:spacing w:before="120" w:after="0"/>
              <w:jc w:val="right"/>
              <w:rPr>
                <w:b/>
                <w:color w:val="000000"/>
                <w:sz w:val="28"/>
                <w:szCs w:val="28"/>
                <w:highlight w:val="yellow"/>
              </w:rPr>
            </w:pPr>
            <w:r>
              <w:rPr>
                <w:b/>
                <w:color w:val="000000"/>
                <w:sz w:val="28"/>
                <w:szCs w:val="28"/>
              </w:rPr>
              <w:t>9.979.000.000</w:t>
            </w:r>
          </w:p>
        </w:tc>
        <w:tc>
          <w:tcPr>
            <w:tcW w:w="1359" w:type="dxa"/>
            <w:shd w:val="clear" w:color="auto" w:fill="auto"/>
            <w:vAlign w:val="center"/>
          </w:tcPr>
          <w:p w14:paraId="5118EB1A" w14:textId="77777777" w:rsidR="00B40AAF" w:rsidRDefault="00746E6D">
            <w:pPr>
              <w:spacing w:before="120" w:after="0"/>
              <w:jc w:val="center"/>
              <w:rPr>
                <w:b/>
                <w:color w:val="000000"/>
                <w:sz w:val="28"/>
                <w:szCs w:val="28"/>
                <w:highlight w:val="yellow"/>
              </w:rPr>
            </w:pPr>
            <w:r>
              <w:rPr>
                <w:b/>
                <w:color w:val="000000"/>
                <w:sz w:val="28"/>
                <w:szCs w:val="28"/>
                <w:highlight w:val="yellow"/>
              </w:rPr>
              <w:t>GT</w:t>
            </w:r>
          </w:p>
        </w:tc>
      </w:tr>
    </w:tbl>
    <w:p w14:paraId="57765B93" w14:textId="77777777" w:rsidR="00B40AAF" w:rsidRPr="00A37CFA" w:rsidRDefault="00746E6D">
      <w:pPr>
        <w:pStyle w:val="Heading2"/>
        <w:numPr>
          <w:ilvl w:val="1"/>
          <w:numId w:val="1"/>
        </w:numPr>
        <w:rPr>
          <w:lang w:val="vi-VN"/>
        </w:rPr>
      </w:pPr>
      <w:bookmarkStart w:id="16" w:name="_heading=h.44sinio" w:colFirst="0" w:colLast="0"/>
      <w:bookmarkEnd w:id="16"/>
      <w:r w:rsidRPr="00A37CFA">
        <w:rPr>
          <w:highlight w:val="white"/>
          <w:lang w:val="vi-VN"/>
        </w:rPr>
        <w:t>T</w:t>
      </w:r>
      <w:r w:rsidRPr="00A37CFA">
        <w:rPr>
          <w:highlight w:val="white"/>
          <w:lang w:val="vi-VN"/>
        </w:rPr>
        <w:t>ổ</w:t>
      </w:r>
      <w:r w:rsidRPr="00A37CFA">
        <w:rPr>
          <w:highlight w:val="white"/>
          <w:lang w:val="vi-VN"/>
        </w:rPr>
        <w:t xml:space="preserve"> ch</w:t>
      </w:r>
      <w:r w:rsidRPr="00A37CFA">
        <w:rPr>
          <w:highlight w:val="white"/>
          <w:lang w:val="vi-VN"/>
        </w:rPr>
        <w:t>ứ</w:t>
      </w:r>
      <w:r w:rsidRPr="00A37CFA">
        <w:rPr>
          <w:highlight w:val="white"/>
          <w:lang w:val="vi-VN"/>
        </w:rPr>
        <w:t>c, đơn v</w:t>
      </w:r>
      <w:r w:rsidRPr="00A37CFA">
        <w:rPr>
          <w:highlight w:val="white"/>
          <w:lang w:val="vi-VN"/>
        </w:rPr>
        <w:t>ị</w:t>
      </w:r>
      <w:r w:rsidRPr="00A37CFA">
        <w:rPr>
          <w:highlight w:val="white"/>
          <w:lang w:val="vi-VN"/>
        </w:rPr>
        <w:t xml:space="preserve"> l</w:t>
      </w:r>
      <w:r w:rsidRPr="00A37CFA">
        <w:rPr>
          <w:highlight w:val="white"/>
          <w:lang w:val="vi-VN"/>
        </w:rPr>
        <w:t>ậ</w:t>
      </w:r>
      <w:r w:rsidRPr="00A37CFA">
        <w:rPr>
          <w:highlight w:val="white"/>
          <w:lang w:val="vi-VN"/>
        </w:rPr>
        <w:t>p đ</w:t>
      </w:r>
      <w:r w:rsidRPr="00A37CFA">
        <w:rPr>
          <w:highlight w:val="white"/>
          <w:lang w:val="vi-VN"/>
        </w:rPr>
        <w:t>ề</w:t>
      </w:r>
      <w:r w:rsidRPr="00A37CFA">
        <w:rPr>
          <w:highlight w:val="white"/>
          <w:lang w:val="vi-VN"/>
        </w:rPr>
        <w:t xml:space="preserve"> cương và d</w:t>
      </w:r>
      <w:r w:rsidRPr="00A37CFA">
        <w:rPr>
          <w:highlight w:val="white"/>
          <w:lang w:val="vi-VN"/>
        </w:rPr>
        <w:t>ự</w:t>
      </w:r>
      <w:r w:rsidRPr="00A37CFA">
        <w:rPr>
          <w:highlight w:val="white"/>
          <w:lang w:val="vi-VN"/>
        </w:rPr>
        <w:t xml:space="preserve"> toán chi ti</w:t>
      </w:r>
      <w:r w:rsidRPr="00A37CFA">
        <w:rPr>
          <w:highlight w:val="white"/>
          <w:lang w:val="vi-VN"/>
        </w:rPr>
        <w:t>ế</w:t>
      </w:r>
      <w:r w:rsidRPr="00A37CFA">
        <w:rPr>
          <w:highlight w:val="white"/>
          <w:lang w:val="vi-VN"/>
        </w:rPr>
        <w:t>t</w:t>
      </w:r>
    </w:p>
    <w:p w14:paraId="72A3ED77"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Công ty TNHH Công ngh</w:t>
      </w:r>
      <w:r>
        <w:rPr>
          <w:rFonts w:ascii="Cambria" w:eastAsia="Cambria" w:hAnsi="Cambria" w:cs="Cambria"/>
          <w:color w:val="000000"/>
          <w:sz w:val="28"/>
          <w:szCs w:val="28"/>
        </w:rPr>
        <w:t>ệ</w:t>
      </w:r>
      <w:r>
        <w:rPr>
          <w:rFonts w:ascii="Cambria" w:eastAsia="Cambria" w:hAnsi="Cambria" w:cs="Cambria"/>
          <w:color w:val="000000"/>
          <w:sz w:val="28"/>
          <w:szCs w:val="28"/>
        </w:rPr>
        <w:t xml:space="preserve"> Sao Đ</w:t>
      </w:r>
      <w:r>
        <w:rPr>
          <w:rFonts w:ascii="Cambria" w:eastAsia="Cambria" w:hAnsi="Cambria" w:cs="Cambria"/>
          <w:color w:val="000000"/>
          <w:sz w:val="28"/>
          <w:szCs w:val="28"/>
        </w:rPr>
        <w:t>ỏ</w:t>
      </w:r>
      <w:r>
        <w:rPr>
          <w:rFonts w:ascii="Cambria" w:eastAsia="Cambria" w:hAnsi="Cambria" w:cs="Cambria"/>
          <w:color w:val="000000"/>
          <w:sz w:val="28"/>
          <w:szCs w:val="28"/>
        </w:rPr>
        <w:t>.</w:t>
      </w:r>
    </w:p>
    <w:p w14:paraId="15D9F0FC" w14:textId="77777777" w:rsidR="00B40AAF" w:rsidRPr="00A37CFA" w:rsidRDefault="00746E6D">
      <w:pPr>
        <w:pStyle w:val="Heading2"/>
        <w:numPr>
          <w:ilvl w:val="1"/>
          <w:numId w:val="1"/>
        </w:numPr>
        <w:rPr>
          <w:lang w:val="vi-VN"/>
        </w:rPr>
      </w:pPr>
      <w:bookmarkStart w:id="17" w:name="_heading=h.2jxsxqh" w:colFirst="0" w:colLast="0"/>
      <w:bookmarkEnd w:id="17"/>
      <w:r w:rsidRPr="00A37CFA">
        <w:rPr>
          <w:lang w:val="vi-VN"/>
        </w:rPr>
        <w:t>Đơn v</w:t>
      </w:r>
      <w:r w:rsidRPr="00A37CFA">
        <w:rPr>
          <w:lang w:val="vi-VN"/>
        </w:rPr>
        <w:t>ị</w:t>
      </w:r>
      <w:r w:rsidRPr="00A37CFA">
        <w:rPr>
          <w:lang w:val="vi-VN"/>
        </w:rPr>
        <w:t xml:space="preserve"> s</w:t>
      </w:r>
      <w:r w:rsidRPr="00A37CFA">
        <w:rPr>
          <w:lang w:val="vi-VN"/>
        </w:rPr>
        <w:t>ử</w:t>
      </w:r>
      <w:r w:rsidRPr="00A37CFA">
        <w:rPr>
          <w:lang w:val="vi-VN"/>
        </w:rPr>
        <w:t xml:space="preserve"> d</w:t>
      </w:r>
      <w:r w:rsidRPr="00A37CFA">
        <w:rPr>
          <w:lang w:val="vi-VN"/>
        </w:rPr>
        <w:t>ụ</w:t>
      </w:r>
      <w:r w:rsidRPr="00A37CFA">
        <w:rPr>
          <w:lang w:val="vi-VN"/>
        </w:rPr>
        <w:t>ng ngân sách</w:t>
      </w:r>
    </w:p>
    <w:p w14:paraId="64FEA5AC" w14:textId="77777777" w:rsidR="00B40AAF" w:rsidRDefault="00746E6D">
      <w:pPr>
        <w:pBdr>
          <w:top w:val="nil"/>
          <w:left w:val="nil"/>
          <w:bottom w:val="nil"/>
          <w:right w:val="nil"/>
          <w:between w:val="nil"/>
        </w:pBdr>
        <w:spacing w:before="120" w:after="120"/>
        <w:ind w:firstLine="360"/>
        <w:rPr>
          <w:rFonts w:ascii="Cambria" w:eastAsia="Cambria" w:hAnsi="Cambria" w:cs="Cambria"/>
          <w:b/>
          <w:color w:val="000000"/>
          <w:sz w:val="28"/>
          <w:szCs w:val="28"/>
        </w:rPr>
        <w:sectPr w:rsidR="00B40AAF">
          <w:footerReference w:type="even" r:id="rId10"/>
          <w:footerReference w:type="default" r:id="rId11"/>
          <w:pgSz w:w="11906" w:h="16838"/>
          <w:pgMar w:top="1134" w:right="1134" w:bottom="1134" w:left="1560" w:header="426" w:footer="567" w:gutter="0"/>
          <w:cols w:space="720"/>
        </w:sectPr>
      </w:pPr>
      <w:r>
        <w:rPr>
          <w:rFonts w:ascii="Cambria" w:eastAsia="Cambria" w:hAnsi="Cambria" w:cs="Cambria"/>
          <w:color w:val="000000"/>
          <w:sz w:val="28"/>
          <w:szCs w:val="28"/>
        </w:rPr>
        <w:t>S</w:t>
      </w:r>
      <w:r>
        <w:rPr>
          <w:rFonts w:ascii="Cambria" w:eastAsia="Cambria" w:hAnsi="Cambria" w:cs="Cambria"/>
          <w:color w:val="000000"/>
          <w:sz w:val="28"/>
          <w:szCs w:val="28"/>
        </w:rPr>
        <w:t>ở</w:t>
      </w:r>
      <w:r>
        <w:rPr>
          <w:rFonts w:ascii="Cambria" w:eastAsia="Cambria" w:hAnsi="Cambria" w:cs="Cambria"/>
          <w:color w:val="000000"/>
          <w:sz w:val="28"/>
          <w:szCs w:val="28"/>
        </w:rPr>
        <w:t xml:space="preserve"> Xây d</w:t>
      </w:r>
      <w:r>
        <w:rPr>
          <w:rFonts w:ascii="Cambria" w:eastAsia="Cambria" w:hAnsi="Cambria" w:cs="Cambria"/>
          <w:color w:val="000000"/>
          <w:sz w:val="28"/>
          <w:szCs w:val="28"/>
        </w:rPr>
        <w:t>ự</w:t>
      </w:r>
      <w:r>
        <w:rPr>
          <w:rFonts w:ascii="Cambria" w:eastAsia="Cambria" w:hAnsi="Cambria" w:cs="Cambria"/>
          <w:color w:val="000000"/>
          <w:sz w:val="28"/>
          <w:szCs w:val="28"/>
        </w:rPr>
        <w:t>ng TP. H</w:t>
      </w:r>
      <w:r>
        <w:rPr>
          <w:rFonts w:ascii="Cambria" w:eastAsia="Cambria" w:hAnsi="Cambria" w:cs="Cambria"/>
          <w:color w:val="000000"/>
          <w:sz w:val="28"/>
          <w:szCs w:val="28"/>
        </w:rPr>
        <w:t>ồ</w:t>
      </w:r>
      <w:r>
        <w:rPr>
          <w:rFonts w:ascii="Cambria" w:eastAsia="Cambria" w:hAnsi="Cambria" w:cs="Cambria"/>
          <w:color w:val="000000"/>
          <w:sz w:val="28"/>
          <w:szCs w:val="28"/>
        </w:rPr>
        <w:t xml:space="preserve"> Chí Minh. </w:t>
      </w:r>
      <w:r>
        <w:br w:type="page"/>
      </w:r>
    </w:p>
    <w:p w14:paraId="1826A52F" w14:textId="77777777" w:rsidR="00B40AAF" w:rsidRPr="00A37CFA" w:rsidRDefault="00746E6D">
      <w:pPr>
        <w:pStyle w:val="Heading1"/>
        <w:numPr>
          <w:ilvl w:val="0"/>
          <w:numId w:val="1"/>
        </w:numPr>
        <w:ind w:left="284" w:firstLine="141"/>
        <w:rPr>
          <w:lang w:val="vi-VN"/>
        </w:rPr>
      </w:pPr>
      <w:bookmarkStart w:id="18" w:name="_heading=h.z337ya" w:colFirst="0" w:colLast="0"/>
      <w:bookmarkEnd w:id="18"/>
      <w:r w:rsidRPr="00A37CFA">
        <w:rPr>
          <w:lang w:val="vi-VN"/>
        </w:rPr>
        <w:lastRenderedPageBreak/>
        <w:t>S</w:t>
      </w:r>
      <w:r w:rsidRPr="00A37CFA">
        <w:rPr>
          <w:lang w:val="vi-VN"/>
        </w:rPr>
        <w:t>Ự</w:t>
      </w:r>
      <w:r w:rsidRPr="00A37CFA">
        <w:rPr>
          <w:lang w:val="vi-VN"/>
        </w:rPr>
        <w:t xml:space="preserve"> C</w:t>
      </w:r>
      <w:r w:rsidRPr="00A37CFA">
        <w:rPr>
          <w:lang w:val="vi-VN"/>
        </w:rPr>
        <w:t>Ầ</w:t>
      </w:r>
      <w:r w:rsidRPr="00A37CFA">
        <w:rPr>
          <w:lang w:val="vi-VN"/>
        </w:rPr>
        <w:t>N THI</w:t>
      </w:r>
      <w:r w:rsidRPr="00A37CFA">
        <w:rPr>
          <w:lang w:val="vi-VN"/>
        </w:rPr>
        <w:t>Ế</w:t>
      </w:r>
      <w:r w:rsidRPr="00A37CFA">
        <w:rPr>
          <w:lang w:val="vi-VN"/>
        </w:rPr>
        <w:t>T PH</w:t>
      </w:r>
      <w:r w:rsidRPr="00A37CFA">
        <w:rPr>
          <w:lang w:val="vi-VN"/>
        </w:rPr>
        <w:t>Ả</w:t>
      </w:r>
      <w:r w:rsidRPr="00A37CFA">
        <w:rPr>
          <w:lang w:val="vi-VN"/>
        </w:rPr>
        <w:t>I Đ</w:t>
      </w:r>
      <w:r w:rsidRPr="00A37CFA">
        <w:rPr>
          <w:lang w:val="vi-VN"/>
        </w:rPr>
        <w:t>Ầ</w:t>
      </w:r>
      <w:r w:rsidRPr="00A37CFA">
        <w:rPr>
          <w:lang w:val="vi-VN"/>
        </w:rPr>
        <w:t>U TƯ</w:t>
      </w:r>
    </w:p>
    <w:p w14:paraId="1D9BAC8E" w14:textId="77777777" w:rsidR="00B40AAF" w:rsidRPr="00A37CFA" w:rsidRDefault="00746E6D">
      <w:pPr>
        <w:pStyle w:val="Heading2"/>
        <w:numPr>
          <w:ilvl w:val="1"/>
          <w:numId w:val="1"/>
        </w:numPr>
        <w:rPr>
          <w:lang w:val="vi-VN"/>
        </w:rPr>
      </w:pPr>
      <w:bookmarkStart w:id="19" w:name="_heading=h.3j2qqm3" w:colFirst="0" w:colLast="0"/>
      <w:bookmarkEnd w:id="19"/>
      <w:r w:rsidRPr="00A37CFA">
        <w:rPr>
          <w:lang w:val="vi-VN"/>
        </w:rPr>
        <w:t>Thông tin hi</w:t>
      </w:r>
      <w:r w:rsidRPr="00A37CFA">
        <w:rPr>
          <w:lang w:val="vi-VN"/>
        </w:rPr>
        <w:t>ệ</w:t>
      </w:r>
      <w:r w:rsidRPr="00A37CFA">
        <w:rPr>
          <w:lang w:val="vi-VN"/>
        </w:rPr>
        <w:t>n tr</w:t>
      </w:r>
      <w:r w:rsidRPr="00A37CFA">
        <w:rPr>
          <w:lang w:val="vi-VN"/>
        </w:rPr>
        <w:t>ạ</w:t>
      </w:r>
      <w:r w:rsidRPr="00A37CFA">
        <w:rPr>
          <w:lang w:val="vi-VN"/>
        </w:rPr>
        <w:t>ng và nhu c</w:t>
      </w:r>
      <w:r w:rsidRPr="00A37CFA">
        <w:rPr>
          <w:lang w:val="vi-VN"/>
        </w:rPr>
        <w:t>ầ</w:t>
      </w:r>
      <w:r w:rsidRPr="00A37CFA">
        <w:rPr>
          <w:lang w:val="vi-VN"/>
        </w:rPr>
        <w:t xml:space="preserve">u </w:t>
      </w:r>
      <w:r w:rsidRPr="00A37CFA">
        <w:rPr>
          <w:lang w:val="vi-VN"/>
        </w:rPr>
        <w:t>ứ</w:t>
      </w:r>
      <w:r w:rsidRPr="00A37CFA">
        <w:rPr>
          <w:lang w:val="vi-VN"/>
        </w:rPr>
        <w:t>ng d</w:t>
      </w:r>
      <w:r w:rsidRPr="00A37CFA">
        <w:rPr>
          <w:lang w:val="vi-VN"/>
        </w:rPr>
        <w:t>ụ</w:t>
      </w:r>
      <w:r w:rsidRPr="00A37CFA">
        <w:rPr>
          <w:lang w:val="vi-VN"/>
        </w:rPr>
        <w:t>ng CNTT</w:t>
      </w:r>
    </w:p>
    <w:p w14:paraId="78378B10" w14:textId="77777777" w:rsidR="00B40AAF" w:rsidRDefault="00746E6D">
      <w:pPr>
        <w:pStyle w:val="Heading3"/>
        <w:numPr>
          <w:ilvl w:val="2"/>
          <w:numId w:val="1"/>
        </w:numPr>
        <w:rPr>
          <w:color w:val="000000"/>
        </w:rPr>
      </w:pPr>
      <w:bookmarkStart w:id="20" w:name="_heading=h.1y810tw" w:colFirst="0" w:colLast="0"/>
      <w:bookmarkEnd w:id="20"/>
      <w:r>
        <w:rPr>
          <w:color w:val="000000"/>
        </w:rPr>
        <w:t>Hi</w:t>
      </w:r>
      <w:r>
        <w:rPr>
          <w:color w:val="000000"/>
        </w:rPr>
        <w:t>ệ</w:t>
      </w:r>
      <w:r>
        <w:rPr>
          <w:color w:val="000000"/>
        </w:rPr>
        <w:t>n tr</w:t>
      </w:r>
      <w:r>
        <w:rPr>
          <w:color w:val="000000"/>
        </w:rPr>
        <w:t>ạ</w:t>
      </w:r>
      <w:r>
        <w:rPr>
          <w:color w:val="000000"/>
        </w:rPr>
        <w:t>ng h</w:t>
      </w:r>
      <w:r>
        <w:rPr>
          <w:color w:val="000000"/>
        </w:rPr>
        <w:t>ạ</w:t>
      </w:r>
      <w:r>
        <w:rPr>
          <w:color w:val="000000"/>
        </w:rPr>
        <w:t xml:space="preserve"> t</w:t>
      </w:r>
      <w:r>
        <w:rPr>
          <w:color w:val="000000"/>
        </w:rPr>
        <w:t>ầ</w:t>
      </w:r>
      <w:r>
        <w:rPr>
          <w:color w:val="000000"/>
        </w:rPr>
        <w:t>ng công ngh</w:t>
      </w:r>
      <w:r>
        <w:rPr>
          <w:color w:val="000000"/>
        </w:rPr>
        <w:t>ệ</w:t>
      </w:r>
      <w:r>
        <w:rPr>
          <w:color w:val="000000"/>
        </w:rPr>
        <w:t xml:space="preserve"> thông tin</w:t>
      </w:r>
    </w:p>
    <w:p w14:paraId="05DEEFF5"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Các phòng trong S</w:t>
      </w:r>
      <w:r>
        <w:rPr>
          <w:rFonts w:ascii="Cambria" w:eastAsia="Cambria" w:hAnsi="Cambria" w:cs="Cambria"/>
          <w:color w:val="000000"/>
          <w:sz w:val="28"/>
          <w:szCs w:val="28"/>
        </w:rPr>
        <w:t>ở</w:t>
      </w:r>
      <w:r>
        <w:rPr>
          <w:rFonts w:ascii="Cambria" w:eastAsia="Cambria" w:hAnsi="Cambria" w:cs="Cambria"/>
          <w:color w:val="000000"/>
          <w:sz w:val="28"/>
          <w:szCs w:val="28"/>
        </w:rPr>
        <w:t xml:space="preserve"> k</w:t>
      </w:r>
      <w:r>
        <w:rPr>
          <w:rFonts w:ascii="Cambria" w:eastAsia="Cambria" w:hAnsi="Cambria" w:cs="Cambria"/>
          <w:color w:val="000000"/>
          <w:sz w:val="28"/>
          <w:szCs w:val="28"/>
        </w:rPr>
        <w:t>ế</w:t>
      </w:r>
      <w:r>
        <w:rPr>
          <w:rFonts w:ascii="Cambria" w:eastAsia="Cambria" w:hAnsi="Cambria" w:cs="Cambria"/>
          <w:color w:val="000000"/>
          <w:sz w:val="28"/>
          <w:szCs w:val="28"/>
        </w:rPr>
        <w:t>t n</w:t>
      </w:r>
      <w:r>
        <w:rPr>
          <w:rFonts w:ascii="Cambria" w:eastAsia="Cambria" w:hAnsi="Cambria" w:cs="Cambria"/>
          <w:color w:val="000000"/>
          <w:sz w:val="28"/>
          <w:szCs w:val="28"/>
        </w:rPr>
        <w:t>ố</w:t>
      </w:r>
      <w:r>
        <w:rPr>
          <w:rFonts w:ascii="Cambria" w:eastAsia="Cambria" w:hAnsi="Cambria" w:cs="Cambria"/>
          <w:color w:val="000000"/>
          <w:sz w:val="28"/>
          <w:szCs w:val="28"/>
        </w:rPr>
        <w:t>i và chia s</w:t>
      </w:r>
      <w:r>
        <w:rPr>
          <w:rFonts w:ascii="Cambria" w:eastAsia="Cambria" w:hAnsi="Cambria" w:cs="Cambria"/>
          <w:color w:val="000000"/>
          <w:sz w:val="28"/>
          <w:szCs w:val="28"/>
        </w:rPr>
        <w:t>ẻ</w:t>
      </w:r>
      <w:r>
        <w:rPr>
          <w:rFonts w:ascii="Cambria" w:eastAsia="Cambria" w:hAnsi="Cambria" w:cs="Cambria"/>
          <w:color w:val="000000"/>
          <w:sz w:val="28"/>
          <w:szCs w:val="28"/>
        </w:rPr>
        <w:t xml:space="preserve"> thông tin thông qua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m</w:t>
      </w:r>
      <w:r>
        <w:rPr>
          <w:rFonts w:ascii="Cambria" w:eastAsia="Cambria" w:hAnsi="Cambria" w:cs="Cambria"/>
          <w:color w:val="000000"/>
          <w:sz w:val="28"/>
          <w:szCs w:val="28"/>
        </w:rPr>
        <w:t>ạ</w:t>
      </w:r>
      <w:r>
        <w:rPr>
          <w:rFonts w:ascii="Cambria" w:eastAsia="Cambria" w:hAnsi="Cambria" w:cs="Cambria"/>
          <w:color w:val="000000"/>
          <w:sz w:val="28"/>
          <w:szCs w:val="28"/>
        </w:rPr>
        <w:t>ng n</w:t>
      </w:r>
      <w:r>
        <w:rPr>
          <w:rFonts w:ascii="Cambria" w:eastAsia="Cambria" w:hAnsi="Cambria" w:cs="Cambria"/>
          <w:color w:val="000000"/>
          <w:sz w:val="28"/>
          <w:szCs w:val="28"/>
        </w:rPr>
        <w:t>ộ</w:t>
      </w:r>
      <w:r>
        <w:rPr>
          <w:rFonts w:ascii="Cambria" w:eastAsia="Cambria" w:hAnsi="Cambria" w:cs="Cambria"/>
          <w:color w:val="000000"/>
          <w:sz w:val="28"/>
          <w:szCs w:val="28"/>
        </w:rPr>
        <w:t>i b</w:t>
      </w:r>
      <w:r>
        <w:rPr>
          <w:rFonts w:ascii="Cambria" w:eastAsia="Cambria" w:hAnsi="Cambria" w:cs="Cambria"/>
          <w:color w:val="000000"/>
          <w:sz w:val="28"/>
          <w:szCs w:val="28"/>
        </w:rPr>
        <w:t>ộ</w:t>
      </w:r>
      <w:r>
        <w:rPr>
          <w:rFonts w:ascii="Cambria" w:eastAsia="Cambria" w:hAnsi="Cambria" w:cs="Cambria"/>
          <w:color w:val="000000"/>
          <w:sz w:val="28"/>
          <w:szCs w:val="28"/>
        </w:rPr>
        <w:t xml:space="preserve"> c</w:t>
      </w:r>
      <w:r>
        <w:rPr>
          <w:rFonts w:ascii="Cambria" w:eastAsia="Cambria" w:hAnsi="Cambria" w:cs="Cambria"/>
          <w:color w:val="000000"/>
          <w:sz w:val="28"/>
          <w:szCs w:val="28"/>
        </w:rPr>
        <w:t>ủ</w:t>
      </w:r>
      <w:r>
        <w:rPr>
          <w:rFonts w:ascii="Cambria" w:eastAsia="Cambria" w:hAnsi="Cambria" w:cs="Cambria"/>
          <w:color w:val="000000"/>
          <w:sz w:val="28"/>
          <w:szCs w:val="28"/>
        </w:rPr>
        <w:t>a S</w:t>
      </w:r>
      <w:r>
        <w:rPr>
          <w:rFonts w:ascii="Cambria" w:eastAsia="Cambria" w:hAnsi="Cambria" w:cs="Cambria"/>
          <w:color w:val="000000"/>
          <w:sz w:val="28"/>
          <w:szCs w:val="28"/>
        </w:rPr>
        <w:t>ở</w:t>
      </w:r>
      <w:r>
        <w:rPr>
          <w:rFonts w:ascii="Cambria" w:eastAsia="Cambria" w:hAnsi="Cambria" w:cs="Cambria"/>
          <w:color w:val="000000"/>
          <w:sz w:val="28"/>
          <w:szCs w:val="28"/>
        </w:rPr>
        <w:t>. Toàn b</w:t>
      </w:r>
      <w:r>
        <w:rPr>
          <w:rFonts w:ascii="Cambria" w:eastAsia="Cambria" w:hAnsi="Cambria" w:cs="Cambria"/>
          <w:color w:val="000000"/>
          <w:sz w:val="28"/>
          <w:szCs w:val="28"/>
        </w:rPr>
        <w:t>ộ</w:t>
      </w:r>
      <w:r>
        <w:rPr>
          <w:rFonts w:ascii="Cambria" w:eastAsia="Cambria" w:hAnsi="Cambria" w:cs="Cambria"/>
          <w:color w:val="000000"/>
          <w:sz w:val="28"/>
          <w:szCs w:val="28"/>
        </w:rPr>
        <w:t xml:space="preserve">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đư</w:t>
      </w:r>
      <w:r>
        <w:rPr>
          <w:rFonts w:ascii="Cambria" w:eastAsia="Cambria" w:hAnsi="Cambria" w:cs="Cambria"/>
          <w:color w:val="000000"/>
          <w:sz w:val="28"/>
          <w:szCs w:val="28"/>
        </w:rPr>
        <w:t>ợ</w:t>
      </w:r>
      <w:r>
        <w:rPr>
          <w:rFonts w:ascii="Cambria" w:eastAsia="Cambria" w:hAnsi="Cambria" w:cs="Cambria"/>
          <w:color w:val="000000"/>
          <w:sz w:val="28"/>
          <w:szCs w:val="28"/>
        </w:rPr>
        <w:t>c lưu tr</w:t>
      </w:r>
      <w:r>
        <w:rPr>
          <w:rFonts w:ascii="Cambria" w:eastAsia="Cambria" w:hAnsi="Cambria" w:cs="Cambria"/>
          <w:color w:val="000000"/>
          <w:sz w:val="28"/>
          <w:szCs w:val="28"/>
        </w:rPr>
        <w:t>ữ</w:t>
      </w:r>
      <w:r>
        <w:rPr>
          <w:rFonts w:ascii="Cambria" w:eastAsia="Cambria" w:hAnsi="Cambria" w:cs="Cambria"/>
          <w:color w:val="000000"/>
          <w:sz w:val="28"/>
          <w:szCs w:val="28"/>
        </w:rPr>
        <w:t xml:space="preserve"> t</w:t>
      </w:r>
      <w:r>
        <w:rPr>
          <w:rFonts w:ascii="Cambria" w:eastAsia="Cambria" w:hAnsi="Cambria" w:cs="Cambria"/>
          <w:color w:val="000000"/>
          <w:sz w:val="28"/>
          <w:szCs w:val="28"/>
        </w:rPr>
        <w:t>ậ</w:t>
      </w:r>
      <w:r>
        <w:rPr>
          <w:rFonts w:ascii="Cambria" w:eastAsia="Cambria" w:hAnsi="Cambria" w:cs="Cambria"/>
          <w:color w:val="000000"/>
          <w:sz w:val="28"/>
          <w:szCs w:val="28"/>
        </w:rPr>
        <w:t>p trung t</w:t>
      </w:r>
      <w:r>
        <w:rPr>
          <w:rFonts w:ascii="Cambria" w:eastAsia="Cambria" w:hAnsi="Cambria" w:cs="Cambria"/>
          <w:color w:val="000000"/>
          <w:sz w:val="28"/>
          <w:szCs w:val="28"/>
        </w:rPr>
        <w:t>ạ</w:t>
      </w:r>
      <w:r>
        <w:rPr>
          <w:rFonts w:ascii="Cambria" w:eastAsia="Cambria" w:hAnsi="Cambria" w:cs="Cambria"/>
          <w:color w:val="000000"/>
          <w:sz w:val="28"/>
          <w:szCs w:val="28"/>
        </w:rPr>
        <w:t>i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máy ch</w:t>
      </w:r>
      <w:r>
        <w:rPr>
          <w:rFonts w:ascii="Cambria" w:eastAsia="Cambria" w:hAnsi="Cambria" w:cs="Cambria"/>
          <w:color w:val="000000"/>
          <w:sz w:val="28"/>
          <w:szCs w:val="28"/>
        </w:rPr>
        <w:t>ủ</w:t>
      </w:r>
      <w:r>
        <w:rPr>
          <w:rFonts w:ascii="Cambria" w:eastAsia="Cambria" w:hAnsi="Cambria" w:cs="Cambria"/>
          <w:color w:val="000000"/>
          <w:sz w:val="28"/>
          <w:szCs w:val="28"/>
        </w:rPr>
        <w:t xml:space="preserve"> do Văn phòng S</w:t>
      </w:r>
      <w:r>
        <w:rPr>
          <w:rFonts w:ascii="Cambria" w:eastAsia="Cambria" w:hAnsi="Cambria" w:cs="Cambria"/>
          <w:color w:val="000000"/>
          <w:sz w:val="28"/>
          <w:szCs w:val="28"/>
        </w:rPr>
        <w:t>ở</w:t>
      </w:r>
      <w:r>
        <w:rPr>
          <w:rFonts w:ascii="Cambria" w:eastAsia="Cambria" w:hAnsi="Cambria" w:cs="Cambria"/>
          <w:color w:val="000000"/>
          <w:sz w:val="28"/>
          <w:szCs w:val="28"/>
        </w:rPr>
        <w:t xml:space="preserve"> (T</w:t>
      </w:r>
      <w:r>
        <w:rPr>
          <w:rFonts w:ascii="Cambria" w:eastAsia="Cambria" w:hAnsi="Cambria" w:cs="Cambria"/>
          <w:color w:val="000000"/>
          <w:sz w:val="28"/>
          <w:szCs w:val="28"/>
        </w:rPr>
        <w:t>ổ</w:t>
      </w:r>
      <w:r>
        <w:rPr>
          <w:rFonts w:ascii="Cambria" w:eastAsia="Cambria" w:hAnsi="Cambria" w:cs="Cambria"/>
          <w:color w:val="000000"/>
          <w:sz w:val="28"/>
          <w:szCs w:val="28"/>
        </w:rPr>
        <w:t xml:space="preserve"> Công</w:t>
      </w:r>
      <w:r>
        <w:rPr>
          <w:rFonts w:ascii="Cambria" w:eastAsia="Cambria" w:hAnsi="Cambria" w:cs="Cambria"/>
          <w:color w:val="000000"/>
          <w:sz w:val="28"/>
          <w:szCs w:val="28"/>
        </w:rPr>
        <w:t xml:space="preserve"> ngh</w:t>
      </w:r>
      <w:r>
        <w:rPr>
          <w:rFonts w:ascii="Cambria" w:eastAsia="Cambria" w:hAnsi="Cambria" w:cs="Cambria"/>
          <w:color w:val="000000"/>
          <w:sz w:val="28"/>
          <w:szCs w:val="28"/>
        </w:rPr>
        <w:t>ệ</w:t>
      </w:r>
      <w:r>
        <w:rPr>
          <w:rFonts w:ascii="Cambria" w:eastAsia="Cambria" w:hAnsi="Cambria" w:cs="Cambria"/>
          <w:color w:val="000000"/>
          <w:sz w:val="28"/>
          <w:szCs w:val="28"/>
        </w:rPr>
        <w:t xml:space="preserve"> thông tin) qu</w:t>
      </w:r>
      <w:r>
        <w:rPr>
          <w:rFonts w:ascii="Cambria" w:eastAsia="Cambria" w:hAnsi="Cambria" w:cs="Cambria"/>
          <w:color w:val="000000"/>
          <w:sz w:val="28"/>
          <w:szCs w:val="28"/>
        </w:rPr>
        <w:t>ả</w:t>
      </w:r>
      <w:r>
        <w:rPr>
          <w:rFonts w:ascii="Cambria" w:eastAsia="Cambria" w:hAnsi="Cambria" w:cs="Cambria"/>
          <w:color w:val="000000"/>
          <w:sz w:val="28"/>
          <w:szCs w:val="28"/>
        </w:rPr>
        <w:t>n lý và v</w:t>
      </w:r>
      <w:r>
        <w:rPr>
          <w:rFonts w:ascii="Cambria" w:eastAsia="Cambria" w:hAnsi="Cambria" w:cs="Cambria"/>
          <w:color w:val="000000"/>
          <w:sz w:val="28"/>
          <w:szCs w:val="28"/>
        </w:rPr>
        <w:t>ậ</w:t>
      </w:r>
      <w:r>
        <w:rPr>
          <w:rFonts w:ascii="Cambria" w:eastAsia="Cambria" w:hAnsi="Cambria" w:cs="Cambria"/>
          <w:color w:val="000000"/>
          <w:sz w:val="28"/>
          <w:szCs w:val="28"/>
        </w:rPr>
        <w:t>n hành.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m</w:t>
      </w:r>
      <w:r>
        <w:rPr>
          <w:rFonts w:ascii="Cambria" w:eastAsia="Cambria" w:hAnsi="Cambria" w:cs="Cambria"/>
          <w:color w:val="000000"/>
          <w:sz w:val="28"/>
          <w:szCs w:val="28"/>
        </w:rPr>
        <w:t>ạ</w:t>
      </w:r>
      <w:r>
        <w:rPr>
          <w:rFonts w:ascii="Cambria" w:eastAsia="Cambria" w:hAnsi="Cambria" w:cs="Cambria"/>
          <w:color w:val="000000"/>
          <w:sz w:val="28"/>
          <w:szCs w:val="28"/>
        </w:rPr>
        <w:t>ng và máy ch</w:t>
      </w:r>
      <w:r>
        <w:rPr>
          <w:rFonts w:ascii="Cambria" w:eastAsia="Cambria" w:hAnsi="Cambria" w:cs="Cambria"/>
          <w:color w:val="000000"/>
          <w:sz w:val="28"/>
          <w:szCs w:val="28"/>
        </w:rPr>
        <w:t>ủ</w:t>
      </w:r>
      <w:r>
        <w:rPr>
          <w:rFonts w:ascii="Cambria" w:eastAsia="Cambria" w:hAnsi="Cambria" w:cs="Cambria"/>
          <w:color w:val="000000"/>
          <w:sz w:val="28"/>
          <w:szCs w:val="28"/>
        </w:rPr>
        <w:t xml:space="preserve"> c</w:t>
      </w:r>
      <w:r>
        <w:rPr>
          <w:rFonts w:ascii="Cambria" w:eastAsia="Cambria" w:hAnsi="Cambria" w:cs="Cambria"/>
          <w:color w:val="000000"/>
          <w:sz w:val="28"/>
          <w:szCs w:val="28"/>
        </w:rPr>
        <w:t>ủ</w:t>
      </w:r>
      <w:r>
        <w:rPr>
          <w:rFonts w:ascii="Cambria" w:eastAsia="Cambria" w:hAnsi="Cambria" w:cs="Cambria"/>
          <w:color w:val="000000"/>
          <w:sz w:val="28"/>
          <w:szCs w:val="28"/>
        </w:rPr>
        <w:t>a S</w:t>
      </w:r>
      <w:r>
        <w:rPr>
          <w:rFonts w:ascii="Cambria" w:eastAsia="Cambria" w:hAnsi="Cambria" w:cs="Cambria"/>
          <w:color w:val="000000"/>
          <w:sz w:val="28"/>
          <w:szCs w:val="28"/>
        </w:rPr>
        <w:t>ở</w:t>
      </w:r>
      <w:r>
        <w:rPr>
          <w:rFonts w:ascii="Cambria" w:eastAsia="Cambria" w:hAnsi="Cambria" w:cs="Cambria"/>
          <w:color w:val="000000"/>
          <w:sz w:val="28"/>
          <w:szCs w:val="28"/>
        </w:rPr>
        <w:t xml:space="preserve"> Xây d</w:t>
      </w:r>
      <w:r>
        <w:rPr>
          <w:rFonts w:ascii="Cambria" w:eastAsia="Cambria" w:hAnsi="Cambria" w:cs="Cambria"/>
          <w:color w:val="000000"/>
          <w:sz w:val="28"/>
          <w:szCs w:val="28"/>
        </w:rPr>
        <w:t>ự</w:t>
      </w:r>
      <w:r>
        <w:rPr>
          <w:rFonts w:ascii="Cambria" w:eastAsia="Cambria" w:hAnsi="Cambria" w:cs="Cambria"/>
          <w:color w:val="000000"/>
          <w:sz w:val="28"/>
          <w:szCs w:val="28"/>
        </w:rPr>
        <w:t>ng đang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đ</w:t>
      </w:r>
      <w:r>
        <w:rPr>
          <w:rFonts w:ascii="Cambria" w:eastAsia="Cambria" w:hAnsi="Cambria" w:cs="Cambria"/>
          <w:color w:val="000000"/>
          <w:sz w:val="28"/>
          <w:szCs w:val="28"/>
        </w:rPr>
        <w:t>ể</w:t>
      </w:r>
      <w:r>
        <w:rPr>
          <w:rFonts w:ascii="Cambria" w:eastAsia="Cambria" w:hAnsi="Cambria" w:cs="Cambria"/>
          <w:color w:val="000000"/>
          <w:sz w:val="28"/>
          <w:szCs w:val="28"/>
        </w:rPr>
        <w:t xml:space="preserve"> tri</w:t>
      </w:r>
      <w:r>
        <w:rPr>
          <w:rFonts w:ascii="Cambria" w:eastAsia="Cambria" w:hAnsi="Cambria" w:cs="Cambria"/>
          <w:color w:val="000000"/>
          <w:sz w:val="28"/>
          <w:szCs w:val="28"/>
        </w:rPr>
        <w:t>ể</w:t>
      </w:r>
      <w:r>
        <w:rPr>
          <w:rFonts w:ascii="Cambria" w:eastAsia="Cambria" w:hAnsi="Cambria" w:cs="Cambria"/>
          <w:color w:val="000000"/>
          <w:sz w:val="28"/>
          <w:szCs w:val="28"/>
        </w:rPr>
        <w:t>n khai các chương trình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ph</w:t>
      </w:r>
      <w:r>
        <w:rPr>
          <w:rFonts w:ascii="Cambria" w:eastAsia="Cambria" w:hAnsi="Cambria" w:cs="Cambria"/>
          <w:color w:val="000000"/>
          <w:sz w:val="28"/>
          <w:szCs w:val="28"/>
        </w:rPr>
        <w:t>ụ</w:t>
      </w:r>
      <w:r>
        <w:rPr>
          <w:rFonts w:ascii="Cambria" w:eastAsia="Cambria" w:hAnsi="Cambria" w:cs="Cambria"/>
          <w:color w:val="000000"/>
          <w:sz w:val="28"/>
          <w:szCs w:val="28"/>
        </w:rPr>
        <w:t>c v</w:t>
      </w:r>
      <w:r>
        <w:rPr>
          <w:rFonts w:ascii="Cambria" w:eastAsia="Cambria" w:hAnsi="Cambria" w:cs="Cambria"/>
          <w:color w:val="000000"/>
          <w:sz w:val="28"/>
          <w:szCs w:val="28"/>
        </w:rPr>
        <w:t>ụ</w:t>
      </w:r>
      <w:r>
        <w:rPr>
          <w:rFonts w:ascii="Cambria" w:eastAsia="Cambria" w:hAnsi="Cambria" w:cs="Cambria"/>
          <w:color w:val="000000"/>
          <w:sz w:val="28"/>
          <w:szCs w:val="28"/>
        </w:rPr>
        <w:t xml:space="preserve"> công vi</w:t>
      </w:r>
      <w:r>
        <w:rPr>
          <w:rFonts w:ascii="Cambria" w:eastAsia="Cambria" w:hAnsi="Cambria" w:cs="Cambria"/>
          <w:color w:val="000000"/>
          <w:sz w:val="28"/>
          <w:szCs w:val="28"/>
        </w:rPr>
        <w:t>ệ</w:t>
      </w:r>
      <w:r>
        <w:rPr>
          <w:rFonts w:ascii="Cambria" w:eastAsia="Cambria" w:hAnsi="Cambria" w:cs="Cambria"/>
          <w:color w:val="000000"/>
          <w:sz w:val="28"/>
          <w:szCs w:val="28"/>
        </w:rPr>
        <w:t>c c</w:t>
      </w:r>
      <w:r>
        <w:rPr>
          <w:rFonts w:ascii="Cambria" w:eastAsia="Cambria" w:hAnsi="Cambria" w:cs="Cambria"/>
          <w:color w:val="000000"/>
          <w:sz w:val="28"/>
          <w:szCs w:val="28"/>
        </w:rPr>
        <w:t>ủ</w:t>
      </w:r>
      <w:r>
        <w:rPr>
          <w:rFonts w:ascii="Cambria" w:eastAsia="Cambria" w:hAnsi="Cambria" w:cs="Cambria"/>
          <w:color w:val="000000"/>
          <w:sz w:val="28"/>
          <w:szCs w:val="28"/>
        </w:rPr>
        <w:t>a S</w:t>
      </w:r>
      <w:r>
        <w:rPr>
          <w:rFonts w:ascii="Cambria" w:eastAsia="Cambria" w:hAnsi="Cambria" w:cs="Cambria"/>
          <w:color w:val="000000"/>
          <w:sz w:val="28"/>
          <w:szCs w:val="28"/>
        </w:rPr>
        <w:t>ở</w:t>
      </w:r>
      <w:r>
        <w:rPr>
          <w:rFonts w:ascii="Cambria" w:eastAsia="Cambria" w:hAnsi="Cambria" w:cs="Cambria"/>
          <w:color w:val="000000"/>
          <w:sz w:val="28"/>
          <w:szCs w:val="28"/>
        </w:rPr>
        <w:t xml:space="preserve"> như sau:</w:t>
      </w:r>
    </w:p>
    <w:p w14:paraId="54A84951" w14:textId="77777777" w:rsidR="00B40AAF" w:rsidRDefault="00746E6D">
      <w:pPr>
        <w:jc w:val="center"/>
        <w:rPr>
          <w:color w:val="000000"/>
          <w:sz w:val="28"/>
          <w:szCs w:val="28"/>
        </w:rPr>
      </w:pPr>
      <w:r>
        <w:rPr>
          <w:noProof/>
          <w:color w:val="000000"/>
          <w:sz w:val="28"/>
          <w:szCs w:val="28"/>
        </w:rPr>
        <w:drawing>
          <wp:inline distT="0" distB="0" distL="0" distR="0" wp14:anchorId="64BD470F" wp14:editId="4C5BEC01">
            <wp:extent cx="6354952" cy="4158562"/>
            <wp:effectExtent l="0" t="0" r="0" b="0"/>
            <wp:docPr id="4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2"/>
                    <a:srcRect/>
                    <a:stretch>
                      <a:fillRect/>
                    </a:stretch>
                  </pic:blipFill>
                  <pic:spPr>
                    <a:xfrm>
                      <a:off x="0" y="0"/>
                      <a:ext cx="6354952" cy="4158562"/>
                    </a:xfrm>
                    <a:prstGeom prst="rect">
                      <a:avLst/>
                    </a:prstGeom>
                    <a:ln/>
                  </pic:spPr>
                </pic:pic>
              </a:graphicData>
            </a:graphic>
          </wp:inline>
        </w:drawing>
      </w:r>
    </w:p>
    <w:p w14:paraId="571194EC" w14:textId="77777777" w:rsidR="00B40AAF" w:rsidRDefault="00746E6D">
      <w:pPr>
        <w:pBdr>
          <w:top w:val="nil"/>
          <w:left w:val="nil"/>
          <w:bottom w:val="nil"/>
          <w:right w:val="nil"/>
          <w:between w:val="nil"/>
        </w:pBdr>
        <w:jc w:val="center"/>
        <w:rPr>
          <w:color w:val="000000"/>
          <w:sz w:val="28"/>
          <w:szCs w:val="28"/>
        </w:rPr>
      </w:pPr>
      <w:r>
        <w:rPr>
          <w:color w:val="000000"/>
          <w:sz w:val="28"/>
          <w:szCs w:val="28"/>
        </w:rPr>
        <w:t>Hình 1: Sơ đồ logic hệ thống mạng Sở Xây dựng</w:t>
      </w:r>
    </w:p>
    <w:p w14:paraId="588AFC2C"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bookmarkStart w:id="21" w:name="_heading=h.4i7ojhp" w:colFirst="0" w:colLast="0"/>
      <w:bookmarkEnd w:id="21"/>
      <w:r>
        <w:rPr>
          <w:rFonts w:ascii="Cambria" w:eastAsia="Cambria" w:hAnsi="Cambria" w:cs="Cambria"/>
          <w:color w:val="000000"/>
          <w:sz w:val="28"/>
          <w:szCs w:val="28"/>
        </w:rPr>
        <w:t>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h</w:t>
      </w:r>
      <w:r>
        <w:rPr>
          <w:rFonts w:ascii="Cambria" w:eastAsia="Cambria" w:hAnsi="Cambria" w:cs="Cambria"/>
          <w:color w:val="000000"/>
          <w:sz w:val="28"/>
          <w:szCs w:val="28"/>
        </w:rPr>
        <w:t>ạ</w:t>
      </w:r>
      <w:r>
        <w:rPr>
          <w:rFonts w:ascii="Cambria" w:eastAsia="Cambria" w:hAnsi="Cambria" w:cs="Cambria"/>
          <w:color w:val="000000"/>
          <w:sz w:val="28"/>
          <w:szCs w:val="28"/>
        </w:rPr>
        <w:t xml:space="preserve"> t</w:t>
      </w:r>
      <w:r>
        <w:rPr>
          <w:rFonts w:ascii="Cambria" w:eastAsia="Cambria" w:hAnsi="Cambria" w:cs="Cambria"/>
          <w:color w:val="000000"/>
          <w:sz w:val="28"/>
          <w:szCs w:val="28"/>
        </w:rPr>
        <w:t>ầ</w:t>
      </w:r>
      <w:r>
        <w:rPr>
          <w:rFonts w:ascii="Cambria" w:eastAsia="Cambria" w:hAnsi="Cambria" w:cs="Cambria"/>
          <w:color w:val="000000"/>
          <w:sz w:val="28"/>
          <w:szCs w:val="28"/>
        </w:rPr>
        <w:t>ng CNTT t</w:t>
      </w:r>
      <w:r>
        <w:rPr>
          <w:rFonts w:ascii="Cambria" w:eastAsia="Cambria" w:hAnsi="Cambria" w:cs="Cambria"/>
          <w:color w:val="000000"/>
          <w:sz w:val="28"/>
          <w:szCs w:val="28"/>
        </w:rPr>
        <w:t>ạ</w:t>
      </w:r>
      <w:r>
        <w:rPr>
          <w:rFonts w:ascii="Cambria" w:eastAsia="Cambria" w:hAnsi="Cambria" w:cs="Cambria"/>
          <w:color w:val="000000"/>
          <w:sz w:val="28"/>
          <w:szCs w:val="28"/>
        </w:rPr>
        <w:t>i đơn v</w:t>
      </w:r>
      <w:r>
        <w:rPr>
          <w:rFonts w:ascii="Cambria" w:eastAsia="Cambria" w:hAnsi="Cambria" w:cs="Cambria"/>
          <w:color w:val="000000"/>
          <w:sz w:val="28"/>
          <w:szCs w:val="28"/>
        </w:rPr>
        <w:t>ị</w:t>
      </w:r>
      <w:r>
        <w:rPr>
          <w:rFonts w:ascii="Cambria" w:eastAsia="Cambria" w:hAnsi="Cambria" w:cs="Cambria"/>
          <w:color w:val="000000"/>
          <w:sz w:val="28"/>
          <w:szCs w:val="28"/>
        </w:rPr>
        <w:t xml:space="preserve"> bao g</w:t>
      </w:r>
      <w:r>
        <w:rPr>
          <w:rFonts w:ascii="Cambria" w:eastAsia="Cambria" w:hAnsi="Cambria" w:cs="Cambria"/>
          <w:color w:val="000000"/>
          <w:sz w:val="28"/>
          <w:szCs w:val="28"/>
        </w:rPr>
        <w:t>ồ</w:t>
      </w:r>
      <w:r>
        <w:rPr>
          <w:rFonts w:ascii="Cambria" w:eastAsia="Cambria" w:hAnsi="Cambria" w:cs="Cambria"/>
          <w:color w:val="000000"/>
          <w:sz w:val="28"/>
          <w:szCs w:val="28"/>
        </w:rPr>
        <w:t>m các ph</w:t>
      </w:r>
      <w:r>
        <w:rPr>
          <w:rFonts w:ascii="Cambria" w:eastAsia="Cambria" w:hAnsi="Cambria" w:cs="Cambria"/>
          <w:color w:val="000000"/>
          <w:sz w:val="28"/>
          <w:szCs w:val="28"/>
        </w:rPr>
        <w:t>ầ</w:t>
      </w:r>
      <w:r>
        <w:rPr>
          <w:rFonts w:ascii="Cambria" w:eastAsia="Cambria" w:hAnsi="Cambria" w:cs="Cambria"/>
          <w:color w:val="000000"/>
          <w:sz w:val="28"/>
          <w:szCs w:val="28"/>
        </w:rPr>
        <w:t>n chính:</w:t>
      </w:r>
    </w:p>
    <w:p w14:paraId="66F9070A" w14:textId="77777777" w:rsidR="00B40AAF" w:rsidRDefault="00746E6D">
      <w:pPr>
        <w:pBdr>
          <w:top w:val="nil"/>
          <w:left w:val="nil"/>
          <w:bottom w:val="nil"/>
          <w:right w:val="nil"/>
          <w:between w:val="nil"/>
        </w:pBdr>
        <w:spacing w:before="120" w:after="120" w:line="240" w:lineRule="auto"/>
        <w:rPr>
          <w:color w:val="000000"/>
          <w:sz w:val="28"/>
          <w:szCs w:val="28"/>
        </w:rPr>
      </w:pPr>
      <w:r>
        <w:rPr>
          <w:color w:val="000000"/>
          <w:sz w:val="28"/>
          <w:szCs w:val="28"/>
        </w:rPr>
        <w:t>Hệ thống máy chủ;</w:t>
      </w:r>
    </w:p>
    <w:p w14:paraId="7A8FE96A" w14:textId="77777777" w:rsidR="00B40AAF" w:rsidRDefault="00746E6D">
      <w:pPr>
        <w:pBdr>
          <w:top w:val="nil"/>
          <w:left w:val="nil"/>
          <w:bottom w:val="nil"/>
          <w:right w:val="nil"/>
          <w:between w:val="nil"/>
        </w:pBdr>
        <w:spacing w:before="120" w:after="120" w:line="240" w:lineRule="auto"/>
        <w:rPr>
          <w:color w:val="000000"/>
          <w:sz w:val="28"/>
          <w:szCs w:val="28"/>
        </w:rPr>
      </w:pPr>
      <w:r>
        <w:rPr>
          <w:color w:val="000000"/>
          <w:sz w:val="28"/>
          <w:szCs w:val="28"/>
        </w:rPr>
        <w:t>Hệ thống máy trạm;</w:t>
      </w:r>
    </w:p>
    <w:p w14:paraId="7DFA7F17" w14:textId="77777777" w:rsidR="00B40AAF" w:rsidRDefault="00746E6D">
      <w:pPr>
        <w:pBdr>
          <w:top w:val="nil"/>
          <w:left w:val="nil"/>
          <w:bottom w:val="nil"/>
          <w:right w:val="nil"/>
          <w:between w:val="nil"/>
        </w:pBdr>
        <w:spacing w:before="120" w:after="120" w:line="240" w:lineRule="auto"/>
        <w:rPr>
          <w:color w:val="000000"/>
          <w:sz w:val="28"/>
          <w:szCs w:val="28"/>
        </w:rPr>
      </w:pPr>
      <w:r>
        <w:rPr>
          <w:color w:val="000000"/>
          <w:sz w:val="28"/>
          <w:szCs w:val="28"/>
        </w:rPr>
        <w:t>Hệ thống máy in và máy scan;</w:t>
      </w:r>
    </w:p>
    <w:p w14:paraId="0DEA91AA" w14:textId="77777777" w:rsidR="00B40AAF" w:rsidRDefault="00746E6D">
      <w:pPr>
        <w:pBdr>
          <w:top w:val="nil"/>
          <w:left w:val="nil"/>
          <w:bottom w:val="nil"/>
          <w:right w:val="nil"/>
          <w:between w:val="nil"/>
        </w:pBdr>
        <w:spacing w:before="120" w:after="120" w:line="240" w:lineRule="auto"/>
        <w:rPr>
          <w:color w:val="000000"/>
          <w:sz w:val="28"/>
          <w:szCs w:val="28"/>
        </w:rPr>
      </w:pPr>
      <w:r>
        <w:rPr>
          <w:color w:val="000000"/>
          <w:sz w:val="28"/>
          <w:szCs w:val="28"/>
        </w:rPr>
        <w:t>Hạ tầng mạng và các thiết bị khác;</w:t>
      </w:r>
    </w:p>
    <w:p w14:paraId="7AE2E76B" w14:textId="77777777" w:rsidR="00B40AAF" w:rsidRDefault="00746E6D">
      <w:pPr>
        <w:pBdr>
          <w:top w:val="nil"/>
          <w:left w:val="nil"/>
          <w:bottom w:val="nil"/>
          <w:right w:val="nil"/>
          <w:between w:val="nil"/>
        </w:pBdr>
        <w:spacing w:before="120" w:after="120" w:line="240" w:lineRule="auto"/>
        <w:rPr>
          <w:color w:val="000000"/>
          <w:sz w:val="28"/>
          <w:szCs w:val="28"/>
        </w:rPr>
      </w:pPr>
      <w:r>
        <w:rPr>
          <w:color w:val="000000"/>
          <w:sz w:val="28"/>
          <w:szCs w:val="28"/>
        </w:rPr>
        <w:lastRenderedPageBreak/>
        <w:t>Hệ thống an ninh mạng.</w:t>
      </w:r>
    </w:p>
    <w:p w14:paraId="6DD4EAB4" w14:textId="77777777" w:rsidR="00B40AAF" w:rsidRDefault="00746E6D">
      <w:pPr>
        <w:pStyle w:val="Heading4"/>
        <w:numPr>
          <w:ilvl w:val="3"/>
          <w:numId w:val="1"/>
        </w:numPr>
        <w:rPr>
          <w:color w:val="000000"/>
        </w:rPr>
      </w:pPr>
      <w:bookmarkStart w:id="22" w:name="_heading=h.2xcytpi" w:colFirst="0" w:colLast="0"/>
      <w:bookmarkEnd w:id="22"/>
      <w:r>
        <w:rPr>
          <w:color w:val="000000"/>
        </w:rPr>
        <w:t>H</w:t>
      </w:r>
      <w:r>
        <w:rPr>
          <w:color w:val="000000"/>
        </w:rPr>
        <w:t>ệ</w:t>
      </w:r>
      <w:r>
        <w:rPr>
          <w:color w:val="000000"/>
        </w:rPr>
        <w:t xml:space="preserve"> th</w:t>
      </w:r>
      <w:r>
        <w:rPr>
          <w:color w:val="000000"/>
        </w:rPr>
        <w:t>ố</w:t>
      </w:r>
      <w:r>
        <w:rPr>
          <w:color w:val="000000"/>
        </w:rPr>
        <w:t>ng máy ch</w:t>
      </w:r>
      <w:r>
        <w:rPr>
          <w:color w:val="000000"/>
        </w:rPr>
        <w:t>ủ</w:t>
      </w:r>
    </w:p>
    <w:p w14:paraId="1C3CFEE4"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Danh sách chi ti</w:t>
      </w:r>
      <w:r>
        <w:rPr>
          <w:rFonts w:ascii="Cambria" w:eastAsia="Cambria" w:hAnsi="Cambria" w:cs="Cambria"/>
          <w:color w:val="000000"/>
          <w:sz w:val="28"/>
          <w:szCs w:val="28"/>
        </w:rPr>
        <w:t>ế</w:t>
      </w:r>
      <w:r>
        <w:rPr>
          <w:rFonts w:ascii="Cambria" w:eastAsia="Cambria" w:hAnsi="Cambria" w:cs="Cambria"/>
          <w:color w:val="000000"/>
          <w:sz w:val="28"/>
          <w:szCs w:val="28"/>
        </w:rPr>
        <w:t>t các máy ch</w:t>
      </w:r>
      <w:r>
        <w:rPr>
          <w:rFonts w:ascii="Cambria" w:eastAsia="Cambria" w:hAnsi="Cambria" w:cs="Cambria"/>
          <w:color w:val="000000"/>
          <w:sz w:val="28"/>
          <w:szCs w:val="28"/>
        </w:rPr>
        <w:t>ủ</w:t>
      </w:r>
      <w:r>
        <w:rPr>
          <w:rFonts w:ascii="Cambria" w:eastAsia="Cambria" w:hAnsi="Cambria" w:cs="Cambria"/>
          <w:color w:val="000000"/>
          <w:sz w:val="28"/>
          <w:szCs w:val="28"/>
        </w:rPr>
        <w:t xml:space="preserve"> t</w:t>
      </w:r>
      <w:r>
        <w:rPr>
          <w:rFonts w:ascii="Cambria" w:eastAsia="Cambria" w:hAnsi="Cambria" w:cs="Cambria"/>
          <w:color w:val="000000"/>
          <w:sz w:val="28"/>
          <w:szCs w:val="28"/>
        </w:rPr>
        <w:t>ạ</w:t>
      </w:r>
      <w:r>
        <w:rPr>
          <w:rFonts w:ascii="Cambria" w:eastAsia="Cambria" w:hAnsi="Cambria" w:cs="Cambria"/>
          <w:color w:val="000000"/>
          <w:sz w:val="28"/>
          <w:szCs w:val="28"/>
        </w:rPr>
        <w:t>i đơn v</w:t>
      </w:r>
      <w:r>
        <w:rPr>
          <w:rFonts w:ascii="Cambria" w:eastAsia="Cambria" w:hAnsi="Cambria" w:cs="Cambria"/>
          <w:color w:val="000000"/>
          <w:sz w:val="28"/>
          <w:szCs w:val="28"/>
        </w:rPr>
        <w:t>ị</w:t>
      </w:r>
      <w:r>
        <w:rPr>
          <w:rFonts w:ascii="Cambria" w:eastAsia="Cambria" w:hAnsi="Cambria" w:cs="Cambria"/>
          <w:color w:val="000000"/>
          <w:sz w:val="28"/>
          <w:szCs w:val="28"/>
        </w:rPr>
        <w:t>:</w:t>
      </w:r>
    </w:p>
    <w:tbl>
      <w:tblPr>
        <w:tblStyle w:val="ad"/>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2"/>
        <w:gridCol w:w="1258"/>
        <w:gridCol w:w="3737"/>
        <w:gridCol w:w="992"/>
        <w:gridCol w:w="1276"/>
        <w:gridCol w:w="1843"/>
      </w:tblGrid>
      <w:tr w:rsidR="00B40AAF" w14:paraId="0F9CE063" w14:textId="77777777">
        <w:trPr>
          <w:trHeight w:val="260"/>
          <w:tblHeader/>
          <w:jc w:val="center"/>
        </w:trPr>
        <w:tc>
          <w:tcPr>
            <w:tcW w:w="812" w:type="dxa"/>
            <w:shd w:val="clear" w:color="auto" w:fill="auto"/>
            <w:vAlign w:val="center"/>
          </w:tcPr>
          <w:p w14:paraId="6B0B4246" w14:textId="77777777" w:rsidR="00B40AAF" w:rsidRDefault="00746E6D">
            <w:pPr>
              <w:spacing w:before="60" w:after="0" w:line="264" w:lineRule="auto"/>
              <w:jc w:val="center"/>
              <w:rPr>
                <w:b/>
                <w:color w:val="000000"/>
                <w:sz w:val="28"/>
                <w:szCs w:val="28"/>
              </w:rPr>
            </w:pPr>
            <w:r>
              <w:rPr>
                <w:b/>
                <w:color w:val="000000"/>
                <w:sz w:val="28"/>
                <w:szCs w:val="28"/>
              </w:rPr>
              <w:t>STT</w:t>
            </w:r>
          </w:p>
        </w:tc>
        <w:tc>
          <w:tcPr>
            <w:tcW w:w="1258" w:type="dxa"/>
            <w:shd w:val="clear" w:color="auto" w:fill="auto"/>
            <w:vAlign w:val="center"/>
          </w:tcPr>
          <w:p w14:paraId="29FA6247" w14:textId="77777777" w:rsidR="00B40AAF" w:rsidRDefault="00746E6D">
            <w:pPr>
              <w:spacing w:before="60" w:after="0" w:line="264" w:lineRule="auto"/>
              <w:jc w:val="center"/>
              <w:rPr>
                <w:b/>
                <w:color w:val="000000"/>
                <w:sz w:val="28"/>
                <w:szCs w:val="28"/>
              </w:rPr>
            </w:pPr>
            <w:r>
              <w:rPr>
                <w:b/>
                <w:color w:val="000000"/>
                <w:sz w:val="28"/>
                <w:szCs w:val="28"/>
              </w:rPr>
              <w:t>Server</w:t>
            </w:r>
          </w:p>
        </w:tc>
        <w:tc>
          <w:tcPr>
            <w:tcW w:w="3737" w:type="dxa"/>
            <w:shd w:val="clear" w:color="auto" w:fill="auto"/>
            <w:vAlign w:val="center"/>
          </w:tcPr>
          <w:p w14:paraId="05991889" w14:textId="77777777" w:rsidR="00B40AAF" w:rsidRDefault="00746E6D">
            <w:pPr>
              <w:spacing w:before="60" w:after="0" w:line="264" w:lineRule="auto"/>
              <w:jc w:val="center"/>
              <w:rPr>
                <w:b/>
                <w:color w:val="000000"/>
                <w:sz w:val="28"/>
                <w:szCs w:val="28"/>
              </w:rPr>
            </w:pPr>
            <w:r>
              <w:rPr>
                <w:b/>
                <w:color w:val="000000"/>
                <w:sz w:val="28"/>
                <w:szCs w:val="28"/>
              </w:rPr>
              <w:t>Cấu hình máy chủ</w:t>
            </w:r>
          </w:p>
        </w:tc>
        <w:tc>
          <w:tcPr>
            <w:tcW w:w="992" w:type="dxa"/>
            <w:shd w:val="clear" w:color="auto" w:fill="auto"/>
            <w:vAlign w:val="center"/>
          </w:tcPr>
          <w:p w14:paraId="5D4EF1F8" w14:textId="77777777" w:rsidR="00B40AAF" w:rsidRDefault="00746E6D">
            <w:pPr>
              <w:spacing w:before="60" w:after="0" w:line="264" w:lineRule="auto"/>
              <w:jc w:val="center"/>
              <w:rPr>
                <w:b/>
                <w:color w:val="000000"/>
                <w:sz w:val="28"/>
                <w:szCs w:val="28"/>
              </w:rPr>
            </w:pPr>
            <w:r>
              <w:rPr>
                <w:b/>
                <w:color w:val="000000"/>
                <w:sz w:val="28"/>
                <w:szCs w:val="28"/>
              </w:rPr>
              <w:t>Chức năng</w:t>
            </w:r>
          </w:p>
        </w:tc>
        <w:tc>
          <w:tcPr>
            <w:tcW w:w="1276" w:type="dxa"/>
            <w:shd w:val="clear" w:color="auto" w:fill="auto"/>
            <w:vAlign w:val="center"/>
          </w:tcPr>
          <w:p w14:paraId="38A5ABC2" w14:textId="77777777" w:rsidR="00B40AAF" w:rsidRDefault="00746E6D">
            <w:pPr>
              <w:spacing w:before="60" w:after="0" w:line="264" w:lineRule="auto"/>
              <w:jc w:val="center"/>
              <w:rPr>
                <w:b/>
                <w:color w:val="000000"/>
                <w:sz w:val="28"/>
                <w:szCs w:val="28"/>
              </w:rPr>
            </w:pPr>
            <w:r>
              <w:rPr>
                <w:b/>
                <w:color w:val="000000"/>
                <w:sz w:val="28"/>
                <w:szCs w:val="28"/>
              </w:rPr>
              <w:t>Năm đầu tư</w:t>
            </w:r>
          </w:p>
        </w:tc>
        <w:tc>
          <w:tcPr>
            <w:tcW w:w="1843" w:type="dxa"/>
            <w:shd w:val="clear" w:color="auto" w:fill="auto"/>
            <w:vAlign w:val="center"/>
          </w:tcPr>
          <w:p w14:paraId="46BB0433" w14:textId="77777777" w:rsidR="00B40AAF" w:rsidRDefault="00746E6D">
            <w:pPr>
              <w:spacing w:before="60" w:after="0" w:line="264" w:lineRule="auto"/>
              <w:jc w:val="center"/>
              <w:rPr>
                <w:b/>
                <w:color w:val="000000"/>
                <w:sz w:val="28"/>
                <w:szCs w:val="28"/>
              </w:rPr>
            </w:pPr>
            <w:r>
              <w:rPr>
                <w:b/>
                <w:color w:val="000000"/>
                <w:sz w:val="28"/>
                <w:szCs w:val="28"/>
              </w:rPr>
              <w:t>Tình trạng</w:t>
            </w:r>
          </w:p>
        </w:tc>
      </w:tr>
      <w:tr w:rsidR="00B40AAF" w14:paraId="558636C5" w14:textId="77777777">
        <w:trPr>
          <w:trHeight w:val="602"/>
          <w:jc w:val="center"/>
        </w:trPr>
        <w:tc>
          <w:tcPr>
            <w:tcW w:w="812" w:type="dxa"/>
            <w:shd w:val="clear" w:color="auto" w:fill="auto"/>
            <w:vAlign w:val="center"/>
          </w:tcPr>
          <w:p w14:paraId="1058F0DD" w14:textId="77777777" w:rsidR="00B40AAF" w:rsidRDefault="00746E6D">
            <w:pPr>
              <w:spacing w:before="60" w:after="0" w:line="264" w:lineRule="auto"/>
              <w:jc w:val="center"/>
              <w:rPr>
                <w:b/>
                <w:color w:val="000000"/>
                <w:sz w:val="28"/>
                <w:szCs w:val="28"/>
              </w:rPr>
            </w:pPr>
            <w:r>
              <w:rPr>
                <w:b/>
                <w:color w:val="000000"/>
                <w:sz w:val="28"/>
                <w:szCs w:val="28"/>
              </w:rPr>
              <w:t>I</w:t>
            </w:r>
          </w:p>
        </w:tc>
        <w:tc>
          <w:tcPr>
            <w:tcW w:w="9106" w:type="dxa"/>
            <w:gridSpan w:val="5"/>
            <w:shd w:val="clear" w:color="auto" w:fill="auto"/>
            <w:vAlign w:val="center"/>
          </w:tcPr>
          <w:p w14:paraId="3F1CF8EB" w14:textId="77777777" w:rsidR="00B40AAF" w:rsidRDefault="00746E6D">
            <w:pPr>
              <w:spacing w:before="60" w:after="0" w:line="264" w:lineRule="auto"/>
              <w:jc w:val="center"/>
              <w:rPr>
                <w:b/>
                <w:color w:val="000000"/>
                <w:sz w:val="28"/>
                <w:szCs w:val="28"/>
              </w:rPr>
            </w:pPr>
            <w:r>
              <w:rPr>
                <w:b/>
                <w:color w:val="000000"/>
                <w:sz w:val="28"/>
                <w:szCs w:val="28"/>
              </w:rPr>
              <w:t>Máy chú vận hành hệ thống phần mềm triển khai cho Sở Xây dựng (ảo hóa)</w:t>
            </w:r>
          </w:p>
        </w:tc>
      </w:tr>
      <w:tr w:rsidR="00B40AAF" w14:paraId="4DAAA47B" w14:textId="77777777">
        <w:trPr>
          <w:trHeight w:val="602"/>
          <w:jc w:val="center"/>
        </w:trPr>
        <w:tc>
          <w:tcPr>
            <w:tcW w:w="9918" w:type="dxa"/>
            <w:gridSpan w:val="6"/>
            <w:shd w:val="clear" w:color="auto" w:fill="auto"/>
            <w:vAlign w:val="center"/>
          </w:tcPr>
          <w:p w14:paraId="18F016E2" w14:textId="77777777" w:rsidR="00B40AAF" w:rsidRDefault="00746E6D">
            <w:pPr>
              <w:spacing w:before="60" w:after="0" w:line="264" w:lineRule="auto"/>
              <w:jc w:val="left"/>
              <w:rPr>
                <w:b/>
                <w:color w:val="000000"/>
                <w:sz w:val="28"/>
                <w:szCs w:val="28"/>
              </w:rPr>
            </w:pPr>
            <w:r>
              <w:rPr>
                <w:b/>
                <w:color w:val="000000"/>
                <w:sz w:val="28"/>
                <w:szCs w:val="28"/>
              </w:rPr>
              <w:t>Một cửa - Quản lý văn bản</w:t>
            </w:r>
          </w:p>
        </w:tc>
      </w:tr>
      <w:tr w:rsidR="00B40AAF" w14:paraId="14E752CE" w14:textId="77777777">
        <w:trPr>
          <w:trHeight w:val="1347"/>
          <w:jc w:val="center"/>
        </w:trPr>
        <w:tc>
          <w:tcPr>
            <w:tcW w:w="812" w:type="dxa"/>
            <w:shd w:val="clear" w:color="auto" w:fill="auto"/>
            <w:vAlign w:val="center"/>
          </w:tcPr>
          <w:p w14:paraId="2674EE5C" w14:textId="77777777" w:rsidR="00B40AAF" w:rsidRDefault="00746E6D">
            <w:pPr>
              <w:spacing w:before="60" w:after="0" w:line="264" w:lineRule="auto"/>
              <w:jc w:val="center"/>
              <w:rPr>
                <w:color w:val="000000"/>
                <w:sz w:val="28"/>
                <w:szCs w:val="28"/>
              </w:rPr>
            </w:pPr>
            <w:r>
              <w:rPr>
                <w:color w:val="000000"/>
                <w:sz w:val="28"/>
                <w:szCs w:val="28"/>
              </w:rPr>
              <w:t>1</w:t>
            </w:r>
          </w:p>
        </w:tc>
        <w:tc>
          <w:tcPr>
            <w:tcW w:w="1258" w:type="dxa"/>
            <w:shd w:val="clear" w:color="auto" w:fill="auto"/>
            <w:vAlign w:val="center"/>
          </w:tcPr>
          <w:p w14:paraId="6EE8F392" w14:textId="77777777" w:rsidR="00B40AAF" w:rsidRDefault="00746E6D">
            <w:pPr>
              <w:spacing w:before="60" w:after="0" w:line="264" w:lineRule="auto"/>
              <w:rPr>
                <w:color w:val="000000"/>
                <w:sz w:val="28"/>
                <w:szCs w:val="28"/>
              </w:rPr>
            </w:pPr>
            <w:r>
              <w:rPr>
                <w:color w:val="000000"/>
                <w:sz w:val="28"/>
                <w:szCs w:val="28"/>
              </w:rPr>
              <w:t>Máy chủ Web</w:t>
            </w:r>
          </w:p>
        </w:tc>
        <w:tc>
          <w:tcPr>
            <w:tcW w:w="3737" w:type="dxa"/>
            <w:shd w:val="clear" w:color="auto" w:fill="auto"/>
            <w:vAlign w:val="center"/>
          </w:tcPr>
          <w:p w14:paraId="79D5120F" w14:textId="77777777" w:rsidR="00B40AAF" w:rsidRDefault="00746E6D">
            <w:pPr>
              <w:spacing w:before="60" w:after="0" w:line="264" w:lineRule="auto"/>
              <w:rPr>
                <w:color w:val="000000"/>
                <w:sz w:val="28"/>
                <w:szCs w:val="28"/>
              </w:rPr>
            </w:pPr>
            <w:r>
              <w:rPr>
                <w:color w:val="000000"/>
                <w:sz w:val="28"/>
                <w:szCs w:val="28"/>
              </w:rPr>
              <w:t>Tốc độ (CPU): 6 vcore</w:t>
            </w:r>
          </w:p>
          <w:p w14:paraId="7E22CA8C" w14:textId="77777777" w:rsidR="00B40AAF" w:rsidRDefault="00746E6D">
            <w:pPr>
              <w:spacing w:before="60" w:after="0" w:line="264" w:lineRule="auto"/>
              <w:rPr>
                <w:color w:val="000000"/>
                <w:sz w:val="28"/>
                <w:szCs w:val="28"/>
              </w:rPr>
            </w:pPr>
            <w:r>
              <w:rPr>
                <w:color w:val="000000"/>
                <w:sz w:val="28"/>
                <w:szCs w:val="28"/>
              </w:rPr>
              <w:t>Bộ nhớ chính (RAM): 16 GB</w:t>
            </w:r>
          </w:p>
          <w:p w14:paraId="17C15BDE" w14:textId="77777777" w:rsidR="00B40AAF" w:rsidRDefault="00746E6D">
            <w:pPr>
              <w:spacing w:before="60" w:after="0" w:line="264" w:lineRule="auto"/>
              <w:rPr>
                <w:color w:val="000000"/>
                <w:sz w:val="28"/>
                <w:szCs w:val="28"/>
              </w:rPr>
            </w:pPr>
            <w:r>
              <w:rPr>
                <w:color w:val="000000"/>
                <w:sz w:val="28"/>
                <w:szCs w:val="28"/>
              </w:rPr>
              <w:t>Ổ cứng (HDD): 350 GB</w:t>
            </w:r>
          </w:p>
        </w:tc>
        <w:tc>
          <w:tcPr>
            <w:tcW w:w="992" w:type="dxa"/>
            <w:shd w:val="clear" w:color="auto" w:fill="auto"/>
            <w:vAlign w:val="center"/>
          </w:tcPr>
          <w:p w14:paraId="6FEE02A0" w14:textId="77777777" w:rsidR="00B40AAF" w:rsidRDefault="00B40AAF">
            <w:pPr>
              <w:spacing w:before="60" w:after="0" w:line="264" w:lineRule="auto"/>
              <w:jc w:val="center"/>
              <w:rPr>
                <w:color w:val="000000"/>
                <w:sz w:val="28"/>
                <w:szCs w:val="28"/>
              </w:rPr>
            </w:pPr>
          </w:p>
        </w:tc>
        <w:tc>
          <w:tcPr>
            <w:tcW w:w="1276" w:type="dxa"/>
            <w:shd w:val="clear" w:color="auto" w:fill="auto"/>
            <w:vAlign w:val="center"/>
          </w:tcPr>
          <w:p w14:paraId="18E7B00F" w14:textId="77777777" w:rsidR="00B40AAF" w:rsidRDefault="00746E6D">
            <w:pPr>
              <w:spacing w:before="60" w:after="0" w:line="264" w:lineRule="auto"/>
              <w:jc w:val="center"/>
              <w:rPr>
                <w:color w:val="000000"/>
                <w:sz w:val="28"/>
                <w:szCs w:val="28"/>
              </w:rPr>
            </w:pPr>
            <w:r>
              <w:rPr>
                <w:color w:val="000000"/>
                <w:sz w:val="28"/>
                <w:szCs w:val="28"/>
              </w:rPr>
              <w:t>2017</w:t>
            </w:r>
          </w:p>
        </w:tc>
        <w:tc>
          <w:tcPr>
            <w:tcW w:w="1843" w:type="dxa"/>
            <w:shd w:val="clear" w:color="auto" w:fill="auto"/>
            <w:vAlign w:val="center"/>
          </w:tcPr>
          <w:p w14:paraId="0B59F3B6" w14:textId="77777777" w:rsidR="00B40AAF" w:rsidRDefault="00746E6D">
            <w:pPr>
              <w:spacing w:before="60" w:after="0" w:line="264" w:lineRule="auto"/>
              <w:jc w:val="center"/>
              <w:rPr>
                <w:color w:val="000000"/>
                <w:sz w:val="28"/>
                <w:szCs w:val="28"/>
              </w:rPr>
            </w:pPr>
            <w:r>
              <w:rPr>
                <w:color w:val="000000"/>
                <w:sz w:val="28"/>
                <w:szCs w:val="28"/>
              </w:rPr>
              <w:t>Hoạt động bình thường</w:t>
            </w:r>
          </w:p>
        </w:tc>
      </w:tr>
      <w:tr w:rsidR="00B40AAF" w14:paraId="4B8E366B" w14:textId="77777777">
        <w:trPr>
          <w:trHeight w:val="602"/>
          <w:jc w:val="center"/>
        </w:trPr>
        <w:tc>
          <w:tcPr>
            <w:tcW w:w="812" w:type="dxa"/>
            <w:shd w:val="clear" w:color="auto" w:fill="auto"/>
            <w:vAlign w:val="center"/>
          </w:tcPr>
          <w:p w14:paraId="09605978" w14:textId="77777777" w:rsidR="00B40AAF" w:rsidRDefault="00746E6D">
            <w:pPr>
              <w:spacing w:before="60" w:after="0" w:line="264" w:lineRule="auto"/>
              <w:jc w:val="center"/>
              <w:rPr>
                <w:color w:val="000000"/>
                <w:sz w:val="28"/>
                <w:szCs w:val="28"/>
              </w:rPr>
            </w:pPr>
            <w:r>
              <w:rPr>
                <w:color w:val="000000"/>
                <w:sz w:val="28"/>
                <w:szCs w:val="28"/>
              </w:rPr>
              <w:t>2</w:t>
            </w:r>
          </w:p>
        </w:tc>
        <w:tc>
          <w:tcPr>
            <w:tcW w:w="1258" w:type="dxa"/>
            <w:shd w:val="clear" w:color="auto" w:fill="auto"/>
            <w:vAlign w:val="center"/>
          </w:tcPr>
          <w:p w14:paraId="5054FFA6" w14:textId="77777777" w:rsidR="00B40AAF" w:rsidRDefault="00746E6D">
            <w:pPr>
              <w:spacing w:before="60" w:after="0" w:line="264" w:lineRule="auto"/>
              <w:rPr>
                <w:color w:val="000000"/>
                <w:sz w:val="28"/>
                <w:szCs w:val="28"/>
              </w:rPr>
            </w:pPr>
            <w:r>
              <w:rPr>
                <w:color w:val="000000"/>
                <w:sz w:val="28"/>
                <w:szCs w:val="28"/>
              </w:rPr>
              <w:t>Máy chủ DB+Service</w:t>
            </w:r>
          </w:p>
        </w:tc>
        <w:tc>
          <w:tcPr>
            <w:tcW w:w="3737" w:type="dxa"/>
            <w:shd w:val="clear" w:color="auto" w:fill="auto"/>
            <w:vAlign w:val="center"/>
          </w:tcPr>
          <w:p w14:paraId="67E05FD7" w14:textId="77777777" w:rsidR="00B40AAF" w:rsidRDefault="00746E6D">
            <w:pPr>
              <w:spacing w:before="60" w:after="0" w:line="264" w:lineRule="auto"/>
              <w:rPr>
                <w:color w:val="000000"/>
                <w:sz w:val="28"/>
                <w:szCs w:val="28"/>
              </w:rPr>
            </w:pPr>
            <w:r>
              <w:rPr>
                <w:color w:val="000000"/>
                <w:sz w:val="28"/>
                <w:szCs w:val="28"/>
              </w:rPr>
              <w:t>Tốc độ (CPU): 6 vcore</w:t>
            </w:r>
          </w:p>
          <w:p w14:paraId="25C9A176" w14:textId="77777777" w:rsidR="00B40AAF" w:rsidRDefault="00746E6D">
            <w:pPr>
              <w:spacing w:before="60" w:after="0" w:line="264" w:lineRule="auto"/>
              <w:rPr>
                <w:color w:val="000000"/>
                <w:sz w:val="28"/>
                <w:szCs w:val="28"/>
              </w:rPr>
            </w:pPr>
            <w:r>
              <w:rPr>
                <w:color w:val="000000"/>
                <w:sz w:val="28"/>
                <w:szCs w:val="28"/>
              </w:rPr>
              <w:t>Bộ nhớ chính (RAM): 32 GB</w:t>
            </w:r>
          </w:p>
          <w:p w14:paraId="4343E3FD" w14:textId="77777777" w:rsidR="00B40AAF" w:rsidRDefault="00746E6D">
            <w:pPr>
              <w:spacing w:before="60" w:after="0" w:line="264" w:lineRule="auto"/>
              <w:rPr>
                <w:color w:val="000000"/>
                <w:sz w:val="28"/>
                <w:szCs w:val="28"/>
              </w:rPr>
            </w:pPr>
            <w:r>
              <w:rPr>
                <w:color w:val="000000"/>
                <w:sz w:val="28"/>
                <w:szCs w:val="28"/>
              </w:rPr>
              <w:t>Ổ cứng (HDD): 500 GB</w:t>
            </w:r>
          </w:p>
        </w:tc>
        <w:tc>
          <w:tcPr>
            <w:tcW w:w="992" w:type="dxa"/>
            <w:shd w:val="clear" w:color="auto" w:fill="auto"/>
            <w:vAlign w:val="center"/>
          </w:tcPr>
          <w:p w14:paraId="1E8E3CA0" w14:textId="77777777" w:rsidR="00B40AAF" w:rsidRDefault="00B40AAF">
            <w:pPr>
              <w:spacing w:before="60" w:after="0" w:line="264" w:lineRule="auto"/>
              <w:jc w:val="center"/>
              <w:rPr>
                <w:color w:val="000000"/>
                <w:sz w:val="28"/>
                <w:szCs w:val="28"/>
              </w:rPr>
            </w:pPr>
          </w:p>
        </w:tc>
        <w:tc>
          <w:tcPr>
            <w:tcW w:w="1276" w:type="dxa"/>
            <w:shd w:val="clear" w:color="auto" w:fill="auto"/>
            <w:vAlign w:val="center"/>
          </w:tcPr>
          <w:p w14:paraId="51B88630" w14:textId="77777777" w:rsidR="00B40AAF" w:rsidRDefault="00746E6D">
            <w:pPr>
              <w:spacing w:before="60" w:after="0" w:line="264" w:lineRule="auto"/>
              <w:jc w:val="center"/>
              <w:rPr>
                <w:color w:val="000000"/>
                <w:sz w:val="28"/>
                <w:szCs w:val="28"/>
              </w:rPr>
            </w:pPr>
            <w:r>
              <w:rPr>
                <w:color w:val="000000"/>
                <w:sz w:val="28"/>
                <w:szCs w:val="28"/>
              </w:rPr>
              <w:t>2017</w:t>
            </w:r>
          </w:p>
        </w:tc>
        <w:tc>
          <w:tcPr>
            <w:tcW w:w="1843" w:type="dxa"/>
            <w:shd w:val="clear" w:color="auto" w:fill="auto"/>
            <w:vAlign w:val="center"/>
          </w:tcPr>
          <w:p w14:paraId="2F00C4E4" w14:textId="77777777" w:rsidR="00B40AAF" w:rsidRDefault="00746E6D">
            <w:pPr>
              <w:spacing w:before="60" w:after="0" w:line="264" w:lineRule="auto"/>
              <w:jc w:val="center"/>
              <w:rPr>
                <w:color w:val="000000"/>
                <w:sz w:val="28"/>
                <w:szCs w:val="28"/>
              </w:rPr>
            </w:pPr>
            <w:r>
              <w:rPr>
                <w:color w:val="000000"/>
                <w:sz w:val="28"/>
                <w:szCs w:val="28"/>
              </w:rPr>
              <w:t>Hoạt động bình thường</w:t>
            </w:r>
          </w:p>
        </w:tc>
      </w:tr>
      <w:tr w:rsidR="00B40AAF" w14:paraId="530C91E9" w14:textId="77777777">
        <w:trPr>
          <w:trHeight w:val="602"/>
          <w:jc w:val="center"/>
        </w:trPr>
        <w:tc>
          <w:tcPr>
            <w:tcW w:w="812" w:type="dxa"/>
            <w:shd w:val="clear" w:color="auto" w:fill="auto"/>
            <w:vAlign w:val="center"/>
          </w:tcPr>
          <w:p w14:paraId="29CA8DAD" w14:textId="77777777" w:rsidR="00B40AAF" w:rsidRDefault="00746E6D">
            <w:pPr>
              <w:spacing w:before="60" w:after="0" w:line="264" w:lineRule="auto"/>
              <w:jc w:val="center"/>
              <w:rPr>
                <w:color w:val="000000"/>
                <w:sz w:val="28"/>
                <w:szCs w:val="28"/>
              </w:rPr>
            </w:pPr>
            <w:r>
              <w:rPr>
                <w:color w:val="000000"/>
                <w:sz w:val="28"/>
                <w:szCs w:val="28"/>
              </w:rPr>
              <w:t>3</w:t>
            </w:r>
          </w:p>
        </w:tc>
        <w:tc>
          <w:tcPr>
            <w:tcW w:w="1258" w:type="dxa"/>
            <w:shd w:val="clear" w:color="auto" w:fill="auto"/>
            <w:vAlign w:val="center"/>
          </w:tcPr>
          <w:p w14:paraId="5AA9E16A" w14:textId="77777777" w:rsidR="00B40AAF" w:rsidRDefault="00746E6D">
            <w:pPr>
              <w:spacing w:before="60" w:after="0" w:line="264" w:lineRule="auto"/>
              <w:rPr>
                <w:color w:val="000000"/>
                <w:sz w:val="28"/>
                <w:szCs w:val="28"/>
              </w:rPr>
            </w:pPr>
            <w:r>
              <w:rPr>
                <w:color w:val="000000"/>
                <w:sz w:val="28"/>
                <w:szCs w:val="28"/>
              </w:rPr>
              <w:t>Máy chủ Alfresco</w:t>
            </w:r>
          </w:p>
        </w:tc>
        <w:tc>
          <w:tcPr>
            <w:tcW w:w="3737" w:type="dxa"/>
            <w:shd w:val="clear" w:color="auto" w:fill="auto"/>
            <w:vAlign w:val="center"/>
          </w:tcPr>
          <w:p w14:paraId="423988DB" w14:textId="77777777" w:rsidR="00B40AAF" w:rsidRDefault="00746E6D">
            <w:pPr>
              <w:spacing w:before="60" w:after="0" w:line="264" w:lineRule="auto"/>
              <w:rPr>
                <w:color w:val="000000"/>
                <w:sz w:val="28"/>
                <w:szCs w:val="28"/>
              </w:rPr>
            </w:pPr>
            <w:r>
              <w:rPr>
                <w:color w:val="000000"/>
                <w:sz w:val="28"/>
                <w:szCs w:val="28"/>
              </w:rPr>
              <w:t>Tốc độ (CPU): 4 vcore</w:t>
            </w:r>
          </w:p>
          <w:p w14:paraId="3444223C" w14:textId="77777777" w:rsidR="00B40AAF" w:rsidRDefault="00746E6D">
            <w:pPr>
              <w:spacing w:before="60" w:after="0" w:line="264" w:lineRule="auto"/>
              <w:rPr>
                <w:color w:val="000000"/>
                <w:sz w:val="28"/>
                <w:szCs w:val="28"/>
              </w:rPr>
            </w:pPr>
            <w:r>
              <w:rPr>
                <w:color w:val="000000"/>
                <w:sz w:val="28"/>
                <w:szCs w:val="28"/>
              </w:rPr>
              <w:t>Bộ nhớ chính (RAM): 8 GB</w:t>
            </w:r>
          </w:p>
          <w:p w14:paraId="34E2281F" w14:textId="77777777" w:rsidR="00B40AAF" w:rsidRDefault="00746E6D">
            <w:pPr>
              <w:spacing w:before="60" w:after="0" w:line="264" w:lineRule="auto"/>
              <w:rPr>
                <w:color w:val="000000"/>
                <w:sz w:val="28"/>
                <w:szCs w:val="28"/>
              </w:rPr>
            </w:pPr>
            <w:r>
              <w:rPr>
                <w:color w:val="000000"/>
                <w:sz w:val="28"/>
                <w:szCs w:val="28"/>
              </w:rPr>
              <w:t>Ổ cứng (HDD): 1 TB</w:t>
            </w:r>
          </w:p>
        </w:tc>
        <w:tc>
          <w:tcPr>
            <w:tcW w:w="992" w:type="dxa"/>
            <w:shd w:val="clear" w:color="auto" w:fill="auto"/>
            <w:vAlign w:val="center"/>
          </w:tcPr>
          <w:p w14:paraId="6329FC4F" w14:textId="77777777" w:rsidR="00B40AAF" w:rsidRDefault="00B40AAF">
            <w:pPr>
              <w:spacing w:before="60" w:after="0" w:line="264" w:lineRule="auto"/>
              <w:jc w:val="center"/>
              <w:rPr>
                <w:color w:val="000000"/>
                <w:sz w:val="28"/>
                <w:szCs w:val="28"/>
              </w:rPr>
            </w:pPr>
          </w:p>
        </w:tc>
        <w:tc>
          <w:tcPr>
            <w:tcW w:w="1276" w:type="dxa"/>
            <w:shd w:val="clear" w:color="auto" w:fill="auto"/>
            <w:vAlign w:val="center"/>
          </w:tcPr>
          <w:p w14:paraId="5CC154BD" w14:textId="77777777" w:rsidR="00B40AAF" w:rsidRDefault="00746E6D">
            <w:pPr>
              <w:spacing w:before="60" w:after="0" w:line="264" w:lineRule="auto"/>
              <w:jc w:val="center"/>
              <w:rPr>
                <w:color w:val="000000"/>
                <w:sz w:val="28"/>
                <w:szCs w:val="28"/>
              </w:rPr>
            </w:pPr>
            <w:r>
              <w:rPr>
                <w:color w:val="000000"/>
                <w:sz w:val="28"/>
                <w:szCs w:val="28"/>
              </w:rPr>
              <w:t>2017</w:t>
            </w:r>
          </w:p>
        </w:tc>
        <w:tc>
          <w:tcPr>
            <w:tcW w:w="1843" w:type="dxa"/>
            <w:shd w:val="clear" w:color="auto" w:fill="auto"/>
            <w:vAlign w:val="center"/>
          </w:tcPr>
          <w:p w14:paraId="7FDCC207" w14:textId="77777777" w:rsidR="00B40AAF" w:rsidRDefault="00746E6D">
            <w:pPr>
              <w:spacing w:before="60" w:after="0" w:line="264" w:lineRule="auto"/>
              <w:jc w:val="center"/>
              <w:rPr>
                <w:color w:val="000000"/>
                <w:sz w:val="28"/>
                <w:szCs w:val="28"/>
              </w:rPr>
            </w:pPr>
            <w:r>
              <w:rPr>
                <w:color w:val="000000"/>
                <w:sz w:val="28"/>
                <w:szCs w:val="28"/>
              </w:rPr>
              <w:t>Hoạt động bình thường</w:t>
            </w:r>
          </w:p>
        </w:tc>
      </w:tr>
      <w:tr w:rsidR="00B40AAF" w14:paraId="3CA1FD8C" w14:textId="77777777">
        <w:trPr>
          <w:trHeight w:val="602"/>
          <w:jc w:val="center"/>
        </w:trPr>
        <w:tc>
          <w:tcPr>
            <w:tcW w:w="9918" w:type="dxa"/>
            <w:gridSpan w:val="6"/>
            <w:shd w:val="clear" w:color="auto" w:fill="auto"/>
            <w:vAlign w:val="center"/>
          </w:tcPr>
          <w:p w14:paraId="24466BCB" w14:textId="77777777" w:rsidR="00B40AAF" w:rsidRDefault="00746E6D">
            <w:pPr>
              <w:spacing w:before="60" w:after="0" w:line="264" w:lineRule="auto"/>
              <w:jc w:val="left"/>
              <w:rPr>
                <w:b/>
                <w:color w:val="000000"/>
                <w:sz w:val="28"/>
                <w:szCs w:val="28"/>
              </w:rPr>
            </w:pPr>
            <w:r>
              <w:rPr>
                <w:b/>
                <w:color w:val="000000"/>
                <w:sz w:val="28"/>
                <w:szCs w:val="28"/>
              </w:rPr>
              <w:t>Chuyên ngành - Dịch vụ công</w:t>
            </w:r>
          </w:p>
        </w:tc>
      </w:tr>
      <w:tr w:rsidR="00B40AAF" w14:paraId="46086136" w14:textId="77777777">
        <w:trPr>
          <w:trHeight w:val="602"/>
          <w:jc w:val="center"/>
        </w:trPr>
        <w:tc>
          <w:tcPr>
            <w:tcW w:w="812" w:type="dxa"/>
            <w:shd w:val="clear" w:color="auto" w:fill="auto"/>
            <w:vAlign w:val="center"/>
          </w:tcPr>
          <w:p w14:paraId="2D88C38B" w14:textId="77777777" w:rsidR="00B40AAF" w:rsidRDefault="00746E6D">
            <w:pPr>
              <w:spacing w:before="60" w:after="0" w:line="264" w:lineRule="auto"/>
              <w:jc w:val="center"/>
              <w:rPr>
                <w:color w:val="000000"/>
                <w:sz w:val="28"/>
                <w:szCs w:val="28"/>
              </w:rPr>
            </w:pPr>
            <w:r>
              <w:rPr>
                <w:color w:val="000000"/>
                <w:sz w:val="28"/>
                <w:szCs w:val="28"/>
              </w:rPr>
              <w:t>4</w:t>
            </w:r>
          </w:p>
        </w:tc>
        <w:tc>
          <w:tcPr>
            <w:tcW w:w="1258" w:type="dxa"/>
            <w:shd w:val="clear" w:color="auto" w:fill="auto"/>
          </w:tcPr>
          <w:p w14:paraId="72C2839C" w14:textId="77777777" w:rsidR="00B40AAF" w:rsidRDefault="00746E6D">
            <w:pPr>
              <w:spacing w:before="60" w:after="0" w:line="264" w:lineRule="auto"/>
              <w:rPr>
                <w:color w:val="000000"/>
                <w:sz w:val="28"/>
                <w:szCs w:val="28"/>
              </w:rPr>
            </w:pPr>
            <w:r>
              <w:rPr>
                <w:color w:val="000000"/>
                <w:sz w:val="28"/>
                <w:szCs w:val="28"/>
              </w:rPr>
              <w:t>Máy chủ Web</w:t>
            </w:r>
          </w:p>
        </w:tc>
        <w:tc>
          <w:tcPr>
            <w:tcW w:w="3737" w:type="dxa"/>
            <w:shd w:val="clear" w:color="auto" w:fill="auto"/>
            <w:vAlign w:val="center"/>
          </w:tcPr>
          <w:p w14:paraId="2B3FE8E4" w14:textId="77777777" w:rsidR="00B40AAF" w:rsidRDefault="00746E6D">
            <w:pPr>
              <w:spacing w:before="60" w:after="0" w:line="264" w:lineRule="auto"/>
              <w:rPr>
                <w:color w:val="000000"/>
                <w:sz w:val="28"/>
                <w:szCs w:val="28"/>
              </w:rPr>
            </w:pPr>
            <w:r>
              <w:rPr>
                <w:color w:val="000000"/>
                <w:sz w:val="28"/>
                <w:szCs w:val="28"/>
              </w:rPr>
              <w:t>Tốc độ (CPU): 8 vcore</w:t>
            </w:r>
          </w:p>
          <w:p w14:paraId="4DD637FD" w14:textId="77777777" w:rsidR="00B40AAF" w:rsidRDefault="00746E6D">
            <w:pPr>
              <w:spacing w:before="60" w:after="0" w:line="264" w:lineRule="auto"/>
              <w:rPr>
                <w:color w:val="000000"/>
                <w:sz w:val="28"/>
                <w:szCs w:val="28"/>
              </w:rPr>
            </w:pPr>
            <w:r>
              <w:rPr>
                <w:color w:val="000000"/>
                <w:sz w:val="28"/>
                <w:szCs w:val="28"/>
              </w:rPr>
              <w:t>Bộ nhớ chính (RAM): 16 GB</w:t>
            </w:r>
          </w:p>
          <w:p w14:paraId="2E2EB17D" w14:textId="77777777" w:rsidR="00B40AAF" w:rsidRDefault="00746E6D">
            <w:pPr>
              <w:spacing w:before="60" w:after="0" w:line="264" w:lineRule="auto"/>
              <w:rPr>
                <w:color w:val="000000"/>
                <w:sz w:val="28"/>
                <w:szCs w:val="28"/>
              </w:rPr>
            </w:pPr>
            <w:r>
              <w:rPr>
                <w:color w:val="000000"/>
                <w:sz w:val="28"/>
                <w:szCs w:val="28"/>
              </w:rPr>
              <w:t>Ổ cứng (HDD): 500 GB</w:t>
            </w:r>
          </w:p>
        </w:tc>
        <w:tc>
          <w:tcPr>
            <w:tcW w:w="992" w:type="dxa"/>
            <w:shd w:val="clear" w:color="auto" w:fill="auto"/>
            <w:vAlign w:val="center"/>
          </w:tcPr>
          <w:p w14:paraId="505BD450" w14:textId="77777777" w:rsidR="00B40AAF" w:rsidRDefault="00B40AAF">
            <w:pPr>
              <w:spacing w:before="60" w:after="0" w:line="264" w:lineRule="auto"/>
              <w:jc w:val="center"/>
              <w:rPr>
                <w:color w:val="000000"/>
                <w:sz w:val="28"/>
                <w:szCs w:val="28"/>
              </w:rPr>
            </w:pPr>
          </w:p>
        </w:tc>
        <w:tc>
          <w:tcPr>
            <w:tcW w:w="1276" w:type="dxa"/>
            <w:shd w:val="clear" w:color="auto" w:fill="auto"/>
            <w:vAlign w:val="center"/>
          </w:tcPr>
          <w:p w14:paraId="6DECDAF9" w14:textId="77777777" w:rsidR="00B40AAF" w:rsidRDefault="00746E6D">
            <w:pPr>
              <w:spacing w:before="60" w:after="0" w:line="264" w:lineRule="auto"/>
              <w:jc w:val="center"/>
              <w:rPr>
                <w:color w:val="000000"/>
                <w:sz w:val="28"/>
                <w:szCs w:val="28"/>
              </w:rPr>
            </w:pPr>
            <w:r>
              <w:rPr>
                <w:color w:val="000000"/>
                <w:sz w:val="28"/>
                <w:szCs w:val="28"/>
              </w:rPr>
              <w:t>2017</w:t>
            </w:r>
          </w:p>
        </w:tc>
        <w:tc>
          <w:tcPr>
            <w:tcW w:w="1843" w:type="dxa"/>
            <w:shd w:val="clear" w:color="auto" w:fill="auto"/>
            <w:vAlign w:val="center"/>
          </w:tcPr>
          <w:p w14:paraId="32998176" w14:textId="77777777" w:rsidR="00B40AAF" w:rsidRDefault="00746E6D">
            <w:pPr>
              <w:spacing w:before="60" w:after="0" w:line="264" w:lineRule="auto"/>
              <w:jc w:val="center"/>
              <w:rPr>
                <w:color w:val="000000"/>
                <w:sz w:val="28"/>
                <w:szCs w:val="28"/>
              </w:rPr>
            </w:pPr>
            <w:r>
              <w:rPr>
                <w:color w:val="000000"/>
                <w:sz w:val="28"/>
                <w:szCs w:val="28"/>
              </w:rPr>
              <w:t>Hoạt động bình thường</w:t>
            </w:r>
          </w:p>
        </w:tc>
      </w:tr>
      <w:tr w:rsidR="00B40AAF" w14:paraId="56E4F36B" w14:textId="77777777">
        <w:trPr>
          <w:trHeight w:val="602"/>
          <w:jc w:val="center"/>
        </w:trPr>
        <w:tc>
          <w:tcPr>
            <w:tcW w:w="812" w:type="dxa"/>
            <w:shd w:val="clear" w:color="auto" w:fill="auto"/>
            <w:vAlign w:val="center"/>
          </w:tcPr>
          <w:p w14:paraId="4A862A2F" w14:textId="77777777" w:rsidR="00B40AAF" w:rsidRDefault="00746E6D">
            <w:pPr>
              <w:spacing w:before="60" w:after="0" w:line="264" w:lineRule="auto"/>
              <w:jc w:val="center"/>
              <w:rPr>
                <w:color w:val="000000"/>
                <w:sz w:val="28"/>
                <w:szCs w:val="28"/>
              </w:rPr>
            </w:pPr>
            <w:r>
              <w:rPr>
                <w:color w:val="000000"/>
                <w:sz w:val="28"/>
                <w:szCs w:val="28"/>
              </w:rPr>
              <w:t>5</w:t>
            </w:r>
          </w:p>
        </w:tc>
        <w:tc>
          <w:tcPr>
            <w:tcW w:w="1258" w:type="dxa"/>
            <w:shd w:val="clear" w:color="auto" w:fill="auto"/>
            <w:vAlign w:val="center"/>
          </w:tcPr>
          <w:p w14:paraId="180D378D" w14:textId="77777777" w:rsidR="00B40AAF" w:rsidRDefault="00746E6D">
            <w:pPr>
              <w:spacing w:before="60" w:after="0" w:line="264" w:lineRule="auto"/>
              <w:rPr>
                <w:color w:val="000000"/>
                <w:sz w:val="28"/>
                <w:szCs w:val="28"/>
              </w:rPr>
            </w:pPr>
            <w:r>
              <w:rPr>
                <w:color w:val="000000"/>
                <w:sz w:val="28"/>
                <w:szCs w:val="28"/>
              </w:rPr>
              <w:t>Máy chủ Service</w:t>
            </w:r>
          </w:p>
        </w:tc>
        <w:tc>
          <w:tcPr>
            <w:tcW w:w="3737" w:type="dxa"/>
            <w:shd w:val="clear" w:color="auto" w:fill="auto"/>
            <w:vAlign w:val="center"/>
          </w:tcPr>
          <w:p w14:paraId="4E18D3F8" w14:textId="77777777" w:rsidR="00B40AAF" w:rsidRDefault="00746E6D">
            <w:pPr>
              <w:spacing w:before="60" w:after="0" w:line="264" w:lineRule="auto"/>
              <w:rPr>
                <w:color w:val="000000"/>
                <w:sz w:val="28"/>
                <w:szCs w:val="28"/>
              </w:rPr>
            </w:pPr>
            <w:r>
              <w:rPr>
                <w:color w:val="000000"/>
                <w:sz w:val="28"/>
                <w:szCs w:val="28"/>
              </w:rPr>
              <w:t>Tốc độ (CPU): 8 vcore</w:t>
            </w:r>
          </w:p>
          <w:p w14:paraId="2988B054" w14:textId="77777777" w:rsidR="00B40AAF" w:rsidRDefault="00746E6D">
            <w:pPr>
              <w:spacing w:before="60" w:after="0" w:line="264" w:lineRule="auto"/>
              <w:rPr>
                <w:color w:val="000000"/>
                <w:sz w:val="28"/>
                <w:szCs w:val="28"/>
              </w:rPr>
            </w:pPr>
            <w:r>
              <w:rPr>
                <w:color w:val="000000"/>
                <w:sz w:val="28"/>
                <w:szCs w:val="28"/>
              </w:rPr>
              <w:t>Bộ nhớ chính (RAM): 16 GB</w:t>
            </w:r>
          </w:p>
          <w:p w14:paraId="7BE15B2E" w14:textId="77777777" w:rsidR="00B40AAF" w:rsidRDefault="00746E6D">
            <w:pPr>
              <w:spacing w:before="60" w:after="0" w:line="264" w:lineRule="auto"/>
              <w:rPr>
                <w:color w:val="000000"/>
                <w:sz w:val="28"/>
                <w:szCs w:val="28"/>
              </w:rPr>
            </w:pPr>
            <w:r>
              <w:rPr>
                <w:color w:val="000000"/>
                <w:sz w:val="28"/>
                <w:szCs w:val="28"/>
              </w:rPr>
              <w:t>Ổ cứng (HDD): 500 GB</w:t>
            </w:r>
          </w:p>
        </w:tc>
        <w:tc>
          <w:tcPr>
            <w:tcW w:w="992" w:type="dxa"/>
            <w:shd w:val="clear" w:color="auto" w:fill="auto"/>
            <w:vAlign w:val="center"/>
          </w:tcPr>
          <w:p w14:paraId="0F73FDA8" w14:textId="77777777" w:rsidR="00B40AAF" w:rsidRDefault="00B40AAF">
            <w:pPr>
              <w:spacing w:before="60" w:after="0" w:line="264" w:lineRule="auto"/>
              <w:jc w:val="center"/>
              <w:rPr>
                <w:color w:val="000000"/>
                <w:sz w:val="28"/>
                <w:szCs w:val="28"/>
              </w:rPr>
            </w:pPr>
          </w:p>
        </w:tc>
        <w:tc>
          <w:tcPr>
            <w:tcW w:w="1276" w:type="dxa"/>
            <w:shd w:val="clear" w:color="auto" w:fill="auto"/>
            <w:vAlign w:val="center"/>
          </w:tcPr>
          <w:p w14:paraId="6FD6D8F1" w14:textId="77777777" w:rsidR="00B40AAF" w:rsidRDefault="00746E6D">
            <w:pPr>
              <w:spacing w:before="60" w:after="0" w:line="264" w:lineRule="auto"/>
              <w:jc w:val="center"/>
              <w:rPr>
                <w:color w:val="000000"/>
                <w:sz w:val="28"/>
                <w:szCs w:val="28"/>
              </w:rPr>
            </w:pPr>
            <w:r>
              <w:rPr>
                <w:color w:val="000000"/>
                <w:sz w:val="28"/>
                <w:szCs w:val="28"/>
              </w:rPr>
              <w:t>2017</w:t>
            </w:r>
          </w:p>
        </w:tc>
        <w:tc>
          <w:tcPr>
            <w:tcW w:w="1843" w:type="dxa"/>
            <w:shd w:val="clear" w:color="auto" w:fill="auto"/>
            <w:vAlign w:val="center"/>
          </w:tcPr>
          <w:p w14:paraId="204D7742" w14:textId="77777777" w:rsidR="00B40AAF" w:rsidRDefault="00746E6D">
            <w:pPr>
              <w:spacing w:before="60" w:after="0" w:line="264" w:lineRule="auto"/>
              <w:jc w:val="center"/>
              <w:rPr>
                <w:color w:val="000000"/>
                <w:sz w:val="28"/>
                <w:szCs w:val="28"/>
              </w:rPr>
            </w:pPr>
            <w:r>
              <w:rPr>
                <w:color w:val="000000"/>
                <w:sz w:val="28"/>
                <w:szCs w:val="28"/>
              </w:rPr>
              <w:t>Hoạt động bình thường</w:t>
            </w:r>
          </w:p>
        </w:tc>
      </w:tr>
      <w:tr w:rsidR="00B40AAF" w14:paraId="572A08E7" w14:textId="77777777">
        <w:trPr>
          <w:trHeight w:val="602"/>
          <w:jc w:val="center"/>
        </w:trPr>
        <w:tc>
          <w:tcPr>
            <w:tcW w:w="812" w:type="dxa"/>
            <w:shd w:val="clear" w:color="auto" w:fill="auto"/>
            <w:vAlign w:val="center"/>
          </w:tcPr>
          <w:p w14:paraId="285B44E9" w14:textId="77777777" w:rsidR="00B40AAF" w:rsidRDefault="00746E6D">
            <w:pPr>
              <w:spacing w:before="60" w:after="0" w:line="264" w:lineRule="auto"/>
              <w:jc w:val="center"/>
              <w:rPr>
                <w:color w:val="000000"/>
                <w:sz w:val="28"/>
                <w:szCs w:val="28"/>
              </w:rPr>
            </w:pPr>
            <w:r>
              <w:rPr>
                <w:color w:val="000000"/>
                <w:sz w:val="28"/>
                <w:szCs w:val="28"/>
              </w:rPr>
              <w:t>6</w:t>
            </w:r>
          </w:p>
        </w:tc>
        <w:tc>
          <w:tcPr>
            <w:tcW w:w="1258" w:type="dxa"/>
            <w:shd w:val="clear" w:color="auto" w:fill="auto"/>
            <w:vAlign w:val="center"/>
          </w:tcPr>
          <w:p w14:paraId="506F6DD8" w14:textId="77777777" w:rsidR="00B40AAF" w:rsidRDefault="00746E6D">
            <w:pPr>
              <w:spacing w:before="60" w:after="0" w:line="264" w:lineRule="auto"/>
              <w:rPr>
                <w:color w:val="000000"/>
                <w:sz w:val="28"/>
                <w:szCs w:val="28"/>
              </w:rPr>
            </w:pPr>
            <w:r>
              <w:rPr>
                <w:color w:val="000000"/>
                <w:sz w:val="28"/>
                <w:szCs w:val="28"/>
              </w:rPr>
              <w:t>Máy chủ Database</w:t>
            </w:r>
          </w:p>
        </w:tc>
        <w:tc>
          <w:tcPr>
            <w:tcW w:w="3737" w:type="dxa"/>
            <w:shd w:val="clear" w:color="auto" w:fill="auto"/>
            <w:vAlign w:val="center"/>
          </w:tcPr>
          <w:p w14:paraId="5DD5D115" w14:textId="77777777" w:rsidR="00B40AAF" w:rsidRDefault="00746E6D">
            <w:pPr>
              <w:spacing w:before="60" w:after="0" w:line="264" w:lineRule="auto"/>
              <w:rPr>
                <w:color w:val="000000"/>
                <w:sz w:val="28"/>
                <w:szCs w:val="28"/>
              </w:rPr>
            </w:pPr>
            <w:r>
              <w:rPr>
                <w:color w:val="000000"/>
                <w:sz w:val="28"/>
                <w:szCs w:val="28"/>
              </w:rPr>
              <w:t>Tốc độ (CPU): 8 vcore</w:t>
            </w:r>
          </w:p>
          <w:p w14:paraId="6EC2F5C2" w14:textId="77777777" w:rsidR="00B40AAF" w:rsidRDefault="00746E6D">
            <w:pPr>
              <w:spacing w:before="60" w:after="0" w:line="264" w:lineRule="auto"/>
              <w:rPr>
                <w:color w:val="000000"/>
                <w:sz w:val="28"/>
                <w:szCs w:val="28"/>
              </w:rPr>
            </w:pPr>
            <w:r>
              <w:rPr>
                <w:color w:val="000000"/>
                <w:sz w:val="28"/>
                <w:szCs w:val="28"/>
              </w:rPr>
              <w:t>Bộ nhớ chính (RAM): 16 GB</w:t>
            </w:r>
          </w:p>
          <w:p w14:paraId="485AF93B" w14:textId="77777777" w:rsidR="00B40AAF" w:rsidRDefault="00746E6D">
            <w:pPr>
              <w:spacing w:before="60" w:after="0" w:line="264" w:lineRule="auto"/>
              <w:rPr>
                <w:color w:val="000000"/>
                <w:sz w:val="28"/>
                <w:szCs w:val="28"/>
              </w:rPr>
            </w:pPr>
            <w:r>
              <w:rPr>
                <w:color w:val="000000"/>
                <w:sz w:val="28"/>
                <w:szCs w:val="28"/>
              </w:rPr>
              <w:t>Ổ cứng (HDD): 500 GB</w:t>
            </w:r>
          </w:p>
        </w:tc>
        <w:tc>
          <w:tcPr>
            <w:tcW w:w="992" w:type="dxa"/>
            <w:shd w:val="clear" w:color="auto" w:fill="auto"/>
            <w:vAlign w:val="center"/>
          </w:tcPr>
          <w:p w14:paraId="651819AF" w14:textId="77777777" w:rsidR="00B40AAF" w:rsidRDefault="00B40AAF">
            <w:pPr>
              <w:spacing w:before="60" w:after="0" w:line="264" w:lineRule="auto"/>
              <w:jc w:val="center"/>
              <w:rPr>
                <w:color w:val="000000"/>
                <w:sz w:val="28"/>
                <w:szCs w:val="28"/>
              </w:rPr>
            </w:pPr>
          </w:p>
        </w:tc>
        <w:tc>
          <w:tcPr>
            <w:tcW w:w="1276" w:type="dxa"/>
            <w:shd w:val="clear" w:color="auto" w:fill="auto"/>
            <w:vAlign w:val="center"/>
          </w:tcPr>
          <w:p w14:paraId="689E32D3" w14:textId="77777777" w:rsidR="00B40AAF" w:rsidRDefault="00746E6D">
            <w:pPr>
              <w:spacing w:before="60" w:after="0" w:line="264" w:lineRule="auto"/>
              <w:jc w:val="center"/>
              <w:rPr>
                <w:color w:val="000000"/>
                <w:sz w:val="28"/>
                <w:szCs w:val="28"/>
              </w:rPr>
            </w:pPr>
            <w:r>
              <w:rPr>
                <w:color w:val="000000"/>
                <w:sz w:val="28"/>
                <w:szCs w:val="28"/>
              </w:rPr>
              <w:t>2017</w:t>
            </w:r>
          </w:p>
        </w:tc>
        <w:tc>
          <w:tcPr>
            <w:tcW w:w="1843" w:type="dxa"/>
            <w:shd w:val="clear" w:color="auto" w:fill="auto"/>
            <w:vAlign w:val="center"/>
          </w:tcPr>
          <w:p w14:paraId="1810CA35" w14:textId="77777777" w:rsidR="00B40AAF" w:rsidRDefault="00746E6D">
            <w:pPr>
              <w:spacing w:before="60" w:after="0" w:line="264" w:lineRule="auto"/>
              <w:jc w:val="center"/>
              <w:rPr>
                <w:color w:val="000000"/>
                <w:sz w:val="28"/>
                <w:szCs w:val="28"/>
              </w:rPr>
            </w:pPr>
            <w:r>
              <w:rPr>
                <w:color w:val="000000"/>
                <w:sz w:val="28"/>
                <w:szCs w:val="28"/>
              </w:rPr>
              <w:t>Hoạt động bình thường</w:t>
            </w:r>
          </w:p>
        </w:tc>
      </w:tr>
    </w:tbl>
    <w:p w14:paraId="02A461DC" w14:textId="77777777" w:rsidR="00B40AAF" w:rsidRDefault="00746E6D">
      <w:pPr>
        <w:numPr>
          <w:ilvl w:val="0"/>
          <w:numId w:val="30"/>
        </w:numPr>
        <w:pBdr>
          <w:top w:val="nil"/>
          <w:left w:val="nil"/>
          <w:bottom w:val="nil"/>
          <w:right w:val="nil"/>
          <w:between w:val="nil"/>
        </w:pBdr>
        <w:spacing w:before="120" w:after="120" w:line="240" w:lineRule="auto"/>
        <w:rPr>
          <w:color w:val="000000"/>
          <w:sz w:val="28"/>
          <w:szCs w:val="28"/>
        </w:rPr>
      </w:pPr>
      <w:bookmarkStart w:id="23" w:name="_heading=h.1ci93xb" w:colFirst="0" w:colLast="0"/>
      <w:bookmarkEnd w:id="23"/>
      <w:r>
        <w:rPr>
          <w:color w:val="000000"/>
          <w:sz w:val="28"/>
          <w:szCs w:val="28"/>
        </w:rPr>
        <w:t xml:space="preserve">Đánh giá: </w:t>
      </w:r>
    </w:p>
    <w:p w14:paraId="774AE386" w14:textId="77777777" w:rsidR="00B40AAF" w:rsidRDefault="00746E6D">
      <w:pPr>
        <w:ind w:left="360" w:firstLine="720"/>
        <w:rPr>
          <w:color w:val="000000"/>
          <w:sz w:val="28"/>
          <w:szCs w:val="28"/>
        </w:rPr>
      </w:pPr>
      <w:r>
        <w:rPr>
          <w:color w:val="000000"/>
          <w:sz w:val="28"/>
          <w:szCs w:val="28"/>
        </w:rPr>
        <w:t xml:space="preserve">Hiện tại hệ thống tại Sở Xây dựng đang vận hành ổn định. Tuy nhiên, để đáp ứng cho các phân hệ phần mềm mở rộng, nâng cấp được đầu tư trong dự án </w:t>
      </w:r>
      <w:r>
        <w:rPr>
          <w:color w:val="000000"/>
          <w:sz w:val="28"/>
          <w:szCs w:val="28"/>
        </w:rPr>
        <w:lastRenderedPageBreak/>
        <w:t>này thì cần phải bổ sung theo như yêu cầu ở mục IV.28.1 Yêu cầu về hạ tầng triển khai – Hệ thống máy chủ.</w:t>
      </w:r>
    </w:p>
    <w:p w14:paraId="0F078B23" w14:textId="77777777" w:rsidR="00B40AAF" w:rsidRDefault="00746E6D">
      <w:pPr>
        <w:pStyle w:val="Heading4"/>
        <w:numPr>
          <w:ilvl w:val="3"/>
          <w:numId w:val="1"/>
        </w:numPr>
        <w:rPr>
          <w:color w:val="000000"/>
        </w:rPr>
      </w:pPr>
      <w:bookmarkStart w:id="24" w:name="_heading=h.3whwml4" w:colFirst="0" w:colLast="0"/>
      <w:bookmarkEnd w:id="24"/>
      <w:r>
        <w:rPr>
          <w:color w:val="000000"/>
        </w:rPr>
        <w:t>H</w:t>
      </w:r>
      <w:r>
        <w:rPr>
          <w:color w:val="000000"/>
        </w:rPr>
        <w:t>ệ</w:t>
      </w:r>
      <w:r>
        <w:rPr>
          <w:color w:val="000000"/>
        </w:rPr>
        <w:t xml:space="preserve"> t</w:t>
      </w:r>
      <w:r>
        <w:rPr>
          <w:color w:val="000000"/>
        </w:rPr>
        <w:t>h</w:t>
      </w:r>
      <w:r>
        <w:rPr>
          <w:color w:val="000000"/>
        </w:rPr>
        <w:t>ố</w:t>
      </w:r>
      <w:r>
        <w:rPr>
          <w:color w:val="000000"/>
        </w:rPr>
        <w:t>ng các máy tr</w:t>
      </w:r>
      <w:r>
        <w:rPr>
          <w:color w:val="000000"/>
        </w:rPr>
        <w:t>ạ</w:t>
      </w:r>
      <w:r>
        <w:rPr>
          <w:color w:val="000000"/>
        </w:rPr>
        <w:t>m</w:t>
      </w:r>
    </w:p>
    <w:p w14:paraId="2F718712"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S</w:t>
      </w:r>
      <w:r>
        <w:rPr>
          <w:rFonts w:ascii="Cambria" w:eastAsia="Cambria" w:hAnsi="Cambria" w:cs="Cambria"/>
          <w:color w:val="000000"/>
          <w:sz w:val="28"/>
          <w:szCs w:val="28"/>
        </w:rPr>
        <w:t>ố</w:t>
      </w:r>
      <w:r>
        <w:rPr>
          <w:rFonts w:ascii="Cambria" w:eastAsia="Cambria" w:hAnsi="Cambria" w:cs="Cambria"/>
          <w:color w:val="000000"/>
          <w:sz w:val="28"/>
          <w:szCs w:val="28"/>
        </w:rPr>
        <w:t xml:space="preserve"> lư</w:t>
      </w:r>
      <w:r>
        <w:rPr>
          <w:rFonts w:ascii="Cambria" w:eastAsia="Cambria" w:hAnsi="Cambria" w:cs="Cambria"/>
          <w:color w:val="000000"/>
          <w:sz w:val="28"/>
          <w:szCs w:val="28"/>
        </w:rPr>
        <w:t>ợ</w:t>
      </w:r>
      <w:r>
        <w:rPr>
          <w:rFonts w:ascii="Cambria" w:eastAsia="Cambria" w:hAnsi="Cambria" w:cs="Cambria"/>
          <w:color w:val="000000"/>
          <w:sz w:val="28"/>
          <w:szCs w:val="28"/>
        </w:rPr>
        <w:t>ng máy tr</w:t>
      </w:r>
      <w:r>
        <w:rPr>
          <w:rFonts w:ascii="Cambria" w:eastAsia="Cambria" w:hAnsi="Cambria" w:cs="Cambria"/>
          <w:color w:val="000000"/>
          <w:sz w:val="28"/>
          <w:szCs w:val="28"/>
        </w:rPr>
        <w:t>ạ</w:t>
      </w:r>
      <w:r>
        <w:rPr>
          <w:rFonts w:ascii="Cambria" w:eastAsia="Cambria" w:hAnsi="Cambria" w:cs="Cambria"/>
          <w:color w:val="000000"/>
          <w:sz w:val="28"/>
          <w:szCs w:val="28"/>
        </w:rPr>
        <w:t>m hi</w:t>
      </w:r>
      <w:r>
        <w:rPr>
          <w:rFonts w:ascii="Cambria" w:eastAsia="Cambria" w:hAnsi="Cambria" w:cs="Cambria"/>
          <w:color w:val="000000"/>
          <w:sz w:val="28"/>
          <w:szCs w:val="28"/>
        </w:rPr>
        <w:t>ệ</w:t>
      </w:r>
      <w:r>
        <w:rPr>
          <w:rFonts w:ascii="Cambria" w:eastAsia="Cambria" w:hAnsi="Cambria" w:cs="Cambria"/>
          <w:color w:val="000000"/>
          <w:sz w:val="28"/>
          <w:szCs w:val="28"/>
        </w:rPr>
        <w:t>n có t</w:t>
      </w:r>
      <w:r>
        <w:rPr>
          <w:rFonts w:ascii="Cambria" w:eastAsia="Cambria" w:hAnsi="Cambria" w:cs="Cambria"/>
          <w:color w:val="000000"/>
          <w:sz w:val="28"/>
          <w:szCs w:val="28"/>
        </w:rPr>
        <w:t>ạ</w:t>
      </w:r>
      <w:r>
        <w:rPr>
          <w:rFonts w:ascii="Cambria" w:eastAsia="Cambria" w:hAnsi="Cambria" w:cs="Cambria"/>
          <w:color w:val="000000"/>
          <w:sz w:val="28"/>
          <w:szCs w:val="28"/>
        </w:rPr>
        <w:t>i đơn v</w:t>
      </w:r>
      <w:r>
        <w:rPr>
          <w:rFonts w:ascii="Cambria" w:eastAsia="Cambria" w:hAnsi="Cambria" w:cs="Cambria"/>
          <w:color w:val="000000"/>
          <w:sz w:val="28"/>
          <w:szCs w:val="28"/>
        </w:rPr>
        <w:t>ị</w:t>
      </w:r>
      <w:r>
        <w:rPr>
          <w:rFonts w:ascii="Cambria" w:eastAsia="Cambria" w:hAnsi="Cambria" w:cs="Cambria"/>
          <w:color w:val="000000"/>
          <w:sz w:val="28"/>
          <w:szCs w:val="28"/>
        </w:rPr>
        <w:t xml:space="preserve"> là </w:t>
      </w:r>
      <w:r>
        <w:rPr>
          <w:rFonts w:ascii="Cambria" w:eastAsia="Cambria" w:hAnsi="Cambria" w:cs="Cambria"/>
          <w:b/>
          <w:color w:val="000000"/>
          <w:sz w:val="28"/>
          <w:szCs w:val="28"/>
        </w:rPr>
        <w:t>324</w:t>
      </w:r>
      <w:r>
        <w:rPr>
          <w:rFonts w:ascii="Cambria" w:eastAsia="Cambria" w:hAnsi="Cambria" w:cs="Cambria"/>
          <w:color w:val="000000"/>
          <w:sz w:val="28"/>
          <w:szCs w:val="28"/>
        </w:rPr>
        <w:t xml:space="preserve"> máy tr</w:t>
      </w:r>
      <w:r>
        <w:rPr>
          <w:rFonts w:ascii="Cambria" w:eastAsia="Cambria" w:hAnsi="Cambria" w:cs="Cambria"/>
          <w:color w:val="000000"/>
          <w:sz w:val="28"/>
          <w:szCs w:val="28"/>
        </w:rPr>
        <w:t>ạ</w:t>
      </w:r>
      <w:r>
        <w:rPr>
          <w:rFonts w:ascii="Cambria" w:eastAsia="Cambria" w:hAnsi="Cambria" w:cs="Cambria"/>
          <w:color w:val="000000"/>
          <w:sz w:val="28"/>
          <w:szCs w:val="28"/>
        </w:rPr>
        <w:t>m.</w:t>
      </w:r>
    </w:p>
    <w:p w14:paraId="315790B6"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Danh sách các máy tr</w:t>
      </w:r>
      <w:r>
        <w:rPr>
          <w:rFonts w:ascii="Cambria" w:eastAsia="Cambria" w:hAnsi="Cambria" w:cs="Cambria"/>
          <w:color w:val="000000"/>
          <w:sz w:val="28"/>
          <w:szCs w:val="28"/>
        </w:rPr>
        <w:t>ạ</w:t>
      </w:r>
      <w:r>
        <w:rPr>
          <w:rFonts w:ascii="Cambria" w:eastAsia="Cambria" w:hAnsi="Cambria" w:cs="Cambria"/>
          <w:color w:val="000000"/>
          <w:sz w:val="28"/>
          <w:szCs w:val="28"/>
        </w:rPr>
        <w:t>m t</w:t>
      </w:r>
      <w:r>
        <w:rPr>
          <w:rFonts w:ascii="Cambria" w:eastAsia="Cambria" w:hAnsi="Cambria" w:cs="Cambria"/>
          <w:color w:val="000000"/>
          <w:sz w:val="28"/>
          <w:szCs w:val="28"/>
        </w:rPr>
        <w:t>ạ</w:t>
      </w:r>
      <w:r>
        <w:rPr>
          <w:rFonts w:ascii="Cambria" w:eastAsia="Cambria" w:hAnsi="Cambria" w:cs="Cambria"/>
          <w:color w:val="000000"/>
          <w:sz w:val="28"/>
          <w:szCs w:val="28"/>
        </w:rPr>
        <w:t>i các phòng/ban hi</w:t>
      </w:r>
      <w:r>
        <w:rPr>
          <w:rFonts w:ascii="Cambria" w:eastAsia="Cambria" w:hAnsi="Cambria" w:cs="Cambria"/>
          <w:color w:val="000000"/>
          <w:sz w:val="28"/>
          <w:szCs w:val="28"/>
        </w:rPr>
        <w:t>ệ</w:t>
      </w:r>
      <w:r>
        <w:rPr>
          <w:rFonts w:ascii="Cambria" w:eastAsia="Cambria" w:hAnsi="Cambria" w:cs="Cambria"/>
          <w:color w:val="000000"/>
          <w:sz w:val="28"/>
          <w:szCs w:val="28"/>
        </w:rPr>
        <w:t>n có t</w:t>
      </w:r>
      <w:r>
        <w:rPr>
          <w:rFonts w:ascii="Cambria" w:eastAsia="Cambria" w:hAnsi="Cambria" w:cs="Cambria"/>
          <w:color w:val="000000"/>
          <w:sz w:val="28"/>
          <w:szCs w:val="28"/>
        </w:rPr>
        <w:t>ạ</w:t>
      </w:r>
      <w:r>
        <w:rPr>
          <w:rFonts w:ascii="Cambria" w:eastAsia="Cambria" w:hAnsi="Cambria" w:cs="Cambria"/>
          <w:color w:val="000000"/>
          <w:sz w:val="28"/>
          <w:szCs w:val="28"/>
        </w:rPr>
        <w:t>i đơn v</w:t>
      </w:r>
      <w:r>
        <w:rPr>
          <w:rFonts w:ascii="Cambria" w:eastAsia="Cambria" w:hAnsi="Cambria" w:cs="Cambria"/>
          <w:color w:val="000000"/>
          <w:sz w:val="28"/>
          <w:szCs w:val="28"/>
        </w:rPr>
        <w:t>ị</w:t>
      </w:r>
      <w:r>
        <w:rPr>
          <w:rFonts w:ascii="Cambria" w:eastAsia="Cambria" w:hAnsi="Cambria" w:cs="Cambria"/>
          <w:color w:val="000000"/>
          <w:sz w:val="28"/>
          <w:szCs w:val="28"/>
        </w:rPr>
        <w:t xml:space="preserve"> như sau:</w:t>
      </w:r>
    </w:p>
    <w:tbl>
      <w:tblPr>
        <w:tblStyle w:val="ae"/>
        <w:tblW w:w="9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3"/>
        <w:gridCol w:w="7104"/>
        <w:gridCol w:w="1338"/>
      </w:tblGrid>
      <w:tr w:rsidR="00B40AAF" w14:paraId="0D740C0D" w14:textId="77777777">
        <w:trPr>
          <w:trHeight w:val="278"/>
          <w:tblHeader/>
        </w:trPr>
        <w:tc>
          <w:tcPr>
            <w:tcW w:w="763" w:type="dxa"/>
            <w:shd w:val="clear" w:color="auto" w:fill="auto"/>
            <w:vAlign w:val="center"/>
          </w:tcPr>
          <w:p w14:paraId="0757616D" w14:textId="77777777" w:rsidR="00B40AAF" w:rsidRDefault="00746E6D">
            <w:pPr>
              <w:spacing w:before="60" w:after="60" w:line="288" w:lineRule="auto"/>
              <w:jc w:val="center"/>
              <w:rPr>
                <w:color w:val="000000"/>
                <w:sz w:val="28"/>
                <w:szCs w:val="28"/>
              </w:rPr>
            </w:pPr>
            <w:r>
              <w:rPr>
                <w:b/>
                <w:color w:val="000000"/>
                <w:sz w:val="28"/>
                <w:szCs w:val="28"/>
              </w:rPr>
              <w:t>STT</w:t>
            </w:r>
          </w:p>
        </w:tc>
        <w:tc>
          <w:tcPr>
            <w:tcW w:w="7104" w:type="dxa"/>
            <w:shd w:val="clear" w:color="auto" w:fill="auto"/>
            <w:vAlign w:val="center"/>
          </w:tcPr>
          <w:p w14:paraId="3E4134C4" w14:textId="77777777" w:rsidR="00B40AAF" w:rsidRDefault="00746E6D">
            <w:pPr>
              <w:spacing w:before="60" w:after="60" w:line="288" w:lineRule="auto"/>
              <w:jc w:val="center"/>
              <w:rPr>
                <w:color w:val="000000"/>
                <w:sz w:val="28"/>
                <w:szCs w:val="28"/>
              </w:rPr>
            </w:pPr>
            <w:r>
              <w:rPr>
                <w:b/>
                <w:color w:val="000000"/>
                <w:sz w:val="28"/>
                <w:szCs w:val="28"/>
              </w:rPr>
              <w:t>Phòng ban</w:t>
            </w:r>
          </w:p>
        </w:tc>
        <w:tc>
          <w:tcPr>
            <w:tcW w:w="1338" w:type="dxa"/>
            <w:shd w:val="clear" w:color="auto" w:fill="auto"/>
            <w:vAlign w:val="center"/>
          </w:tcPr>
          <w:p w14:paraId="66921672" w14:textId="77777777" w:rsidR="00B40AAF" w:rsidRDefault="00746E6D">
            <w:pPr>
              <w:spacing w:before="60" w:after="60" w:line="288" w:lineRule="auto"/>
              <w:jc w:val="center"/>
              <w:rPr>
                <w:color w:val="000000"/>
                <w:sz w:val="28"/>
                <w:szCs w:val="28"/>
              </w:rPr>
            </w:pPr>
            <w:r>
              <w:rPr>
                <w:b/>
                <w:color w:val="000000"/>
                <w:sz w:val="28"/>
                <w:szCs w:val="28"/>
              </w:rPr>
              <w:t>Số lượng</w:t>
            </w:r>
          </w:p>
        </w:tc>
      </w:tr>
      <w:tr w:rsidR="00B40AAF" w14:paraId="4547EC6C" w14:textId="77777777">
        <w:trPr>
          <w:trHeight w:val="278"/>
        </w:trPr>
        <w:tc>
          <w:tcPr>
            <w:tcW w:w="763" w:type="dxa"/>
            <w:shd w:val="clear" w:color="auto" w:fill="auto"/>
            <w:vAlign w:val="center"/>
          </w:tcPr>
          <w:p w14:paraId="37FF1322" w14:textId="77777777" w:rsidR="00B40AAF" w:rsidRDefault="00746E6D">
            <w:pPr>
              <w:spacing w:before="60" w:after="60" w:line="288" w:lineRule="auto"/>
              <w:jc w:val="center"/>
              <w:rPr>
                <w:color w:val="000000"/>
                <w:sz w:val="28"/>
                <w:szCs w:val="28"/>
              </w:rPr>
            </w:pPr>
            <w:r>
              <w:rPr>
                <w:color w:val="000000"/>
                <w:sz w:val="28"/>
                <w:szCs w:val="28"/>
              </w:rPr>
              <w:t>1</w:t>
            </w:r>
          </w:p>
        </w:tc>
        <w:tc>
          <w:tcPr>
            <w:tcW w:w="7104" w:type="dxa"/>
            <w:shd w:val="clear" w:color="auto" w:fill="auto"/>
            <w:vAlign w:val="center"/>
          </w:tcPr>
          <w:p w14:paraId="4F8DD2F9" w14:textId="77777777" w:rsidR="00B40AAF" w:rsidRDefault="00746E6D">
            <w:pPr>
              <w:spacing w:before="60" w:after="60" w:line="288" w:lineRule="auto"/>
              <w:rPr>
                <w:color w:val="000000"/>
                <w:sz w:val="28"/>
                <w:szCs w:val="28"/>
              </w:rPr>
            </w:pPr>
            <w:r>
              <w:rPr>
                <w:color w:val="000000"/>
                <w:sz w:val="28"/>
                <w:szCs w:val="28"/>
              </w:rPr>
              <w:t>Phòng hạ tầng kỹ thuật</w:t>
            </w:r>
          </w:p>
        </w:tc>
        <w:tc>
          <w:tcPr>
            <w:tcW w:w="1338" w:type="dxa"/>
            <w:shd w:val="clear" w:color="auto" w:fill="auto"/>
            <w:vAlign w:val="center"/>
          </w:tcPr>
          <w:p w14:paraId="0EE36936" w14:textId="77777777" w:rsidR="00B40AAF" w:rsidRDefault="00746E6D">
            <w:pPr>
              <w:spacing w:before="60" w:after="60" w:line="288" w:lineRule="auto"/>
              <w:jc w:val="center"/>
              <w:rPr>
                <w:color w:val="000000"/>
                <w:sz w:val="28"/>
                <w:szCs w:val="28"/>
                <w:highlight w:val="yellow"/>
              </w:rPr>
            </w:pPr>
            <w:r>
              <w:rPr>
                <w:color w:val="000000"/>
                <w:sz w:val="28"/>
                <w:szCs w:val="28"/>
              </w:rPr>
              <w:t>22</w:t>
            </w:r>
          </w:p>
        </w:tc>
      </w:tr>
      <w:tr w:rsidR="00B40AAF" w14:paraId="2BDFC136" w14:textId="77777777">
        <w:trPr>
          <w:trHeight w:val="368"/>
        </w:trPr>
        <w:tc>
          <w:tcPr>
            <w:tcW w:w="763" w:type="dxa"/>
            <w:shd w:val="clear" w:color="auto" w:fill="auto"/>
            <w:vAlign w:val="center"/>
          </w:tcPr>
          <w:p w14:paraId="7345C0BA" w14:textId="77777777" w:rsidR="00B40AAF" w:rsidRDefault="00746E6D">
            <w:pPr>
              <w:spacing w:before="60" w:after="60" w:line="288" w:lineRule="auto"/>
              <w:jc w:val="center"/>
              <w:rPr>
                <w:color w:val="000000"/>
                <w:sz w:val="28"/>
                <w:szCs w:val="28"/>
              </w:rPr>
            </w:pPr>
            <w:r>
              <w:rPr>
                <w:color w:val="000000"/>
                <w:sz w:val="28"/>
                <w:szCs w:val="28"/>
              </w:rPr>
              <w:t>2</w:t>
            </w:r>
          </w:p>
        </w:tc>
        <w:tc>
          <w:tcPr>
            <w:tcW w:w="7104" w:type="dxa"/>
            <w:shd w:val="clear" w:color="auto" w:fill="auto"/>
            <w:vAlign w:val="center"/>
          </w:tcPr>
          <w:p w14:paraId="55FF8313" w14:textId="77777777" w:rsidR="00B40AAF" w:rsidRDefault="00746E6D">
            <w:pPr>
              <w:spacing w:before="60" w:after="60" w:line="288" w:lineRule="auto"/>
              <w:rPr>
                <w:color w:val="000000"/>
                <w:sz w:val="28"/>
                <w:szCs w:val="28"/>
              </w:rPr>
            </w:pPr>
            <w:r>
              <w:rPr>
                <w:color w:val="000000"/>
                <w:sz w:val="28"/>
                <w:szCs w:val="28"/>
              </w:rPr>
              <w:t>Văn phòng Sở</w:t>
            </w:r>
          </w:p>
        </w:tc>
        <w:tc>
          <w:tcPr>
            <w:tcW w:w="1338" w:type="dxa"/>
            <w:shd w:val="clear" w:color="auto" w:fill="auto"/>
            <w:vAlign w:val="center"/>
          </w:tcPr>
          <w:p w14:paraId="46545222" w14:textId="77777777" w:rsidR="00B40AAF" w:rsidRDefault="00746E6D">
            <w:pPr>
              <w:spacing w:before="60" w:after="60" w:line="288" w:lineRule="auto"/>
              <w:jc w:val="center"/>
              <w:rPr>
                <w:color w:val="000000"/>
                <w:sz w:val="28"/>
                <w:szCs w:val="28"/>
              </w:rPr>
            </w:pPr>
            <w:r>
              <w:rPr>
                <w:color w:val="000000"/>
                <w:sz w:val="28"/>
                <w:szCs w:val="28"/>
              </w:rPr>
              <w:t>47</w:t>
            </w:r>
          </w:p>
        </w:tc>
      </w:tr>
      <w:tr w:rsidR="00B40AAF" w14:paraId="696D076C" w14:textId="77777777">
        <w:trPr>
          <w:trHeight w:val="368"/>
        </w:trPr>
        <w:tc>
          <w:tcPr>
            <w:tcW w:w="763" w:type="dxa"/>
            <w:shd w:val="clear" w:color="auto" w:fill="auto"/>
            <w:vAlign w:val="center"/>
          </w:tcPr>
          <w:p w14:paraId="42040CCF" w14:textId="77777777" w:rsidR="00B40AAF" w:rsidRDefault="00746E6D">
            <w:pPr>
              <w:spacing w:before="60" w:after="60" w:line="288" w:lineRule="auto"/>
              <w:jc w:val="center"/>
              <w:rPr>
                <w:color w:val="000000"/>
                <w:sz w:val="28"/>
                <w:szCs w:val="28"/>
              </w:rPr>
            </w:pPr>
            <w:r>
              <w:rPr>
                <w:color w:val="000000"/>
                <w:sz w:val="28"/>
                <w:szCs w:val="28"/>
              </w:rPr>
              <w:t>3</w:t>
            </w:r>
          </w:p>
        </w:tc>
        <w:tc>
          <w:tcPr>
            <w:tcW w:w="7104" w:type="dxa"/>
            <w:shd w:val="clear" w:color="auto" w:fill="auto"/>
            <w:vAlign w:val="center"/>
          </w:tcPr>
          <w:p w14:paraId="306C3306" w14:textId="77777777" w:rsidR="00B40AAF" w:rsidRDefault="00746E6D">
            <w:pPr>
              <w:spacing w:before="60" w:after="60" w:line="288" w:lineRule="auto"/>
              <w:rPr>
                <w:color w:val="000000"/>
                <w:sz w:val="28"/>
                <w:szCs w:val="28"/>
              </w:rPr>
            </w:pPr>
            <w:r>
              <w:rPr>
                <w:color w:val="000000"/>
                <w:sz w:val="28"/>
                <w:szCs w:val="28"/>
              </w:rPr>
              <w:t>Thanh tra Sở</w:t>
            </w:r>
          </w:p>
        </w:tc>
        <w:tc>
          <w:tcPr>
            <w:tcW w:w="1338" w:type="dxa"/>
            <w:shd w:val="clear" w:color="auto" w:fill="auto"/>
            <w:vAlign w:val="center"/>
          </w:tcPr>
          <w:p w14:paraId="41EE2E25" w14:textId="77777777" w:rsidR="00B40AAF" w:rsidRDefault="00746E6D">
            <w:pPr>
              <w:spacing w:before="60" w:after="60" w:line="288" w:lineRule="auto"/>
              <w:jc w:val="center"/>
              <w:rPr>
                <w:color w:val="000000"/>
                <w:sz w:val="28"/>
                <w:szCs w:val="28"/>
              </w:rPr>
            </w:pPr>
            <w:r>
              <w:rPr>
                <w:color w:val="000000"/>
                <w:sz w:val="28"/>
                <w:szCs w:val="28"/>
              </w:rPr>
              <w:t>91</w:t>
            </w:r>
          </w:p>
        </w:tc>
      </w:tr>
      <w:tr w:rsidR="00B40AAF" w14:paraId="08E29BB3" w14:textId="77777777">
        <w:trPr>
          <w:trHeight w:val="368"/>
        </w:trPr>
        <w:tc>
          <w:tcPr>
            <w:tcW w:w="763" w:type="dxa"/>
            <w:shd w:val="clear" w:color="auto" w:fill="auto"/>
            <w:vAlign w:val="center"/>
          </w:tcPr>
          <w:p w14:paraId="16C2AD1A" w14:textId="77777777" w:rsidR="00B40AAF" w:rsidRDefault="00746E6D">
            <w:pPr>
              <w:spacing w:before="60" w:after="60" w:line="288" w:lineRule="auto"/>
              <w:jc w:val="center"/>
              <w:rPr>
                <w:color w:val="000000"/>
                <w:sz w:val="28"/>
                <w:szCs w:val="28"/>
              </w:rPr>
            </w:pPr>
            <w:r>
              <w:rPr>
                <w:color w:val="000000"/>
                <w:sz w:val="28"/>
                <w:szCs w:val="28"/>
              </w:rPr>
              <w:t>4</w:t>
            </w:r>
          </w:p>
        </w:tc>
        <w:tc>
          <w:tcPr>
            <w:tcW w:w="7104" w:type="dxa"/>
            <w:shd w:val="clear" w:color="auto" w:fill="auto"/>
            <w:vAlign w:val="center"/>
          </w:tcPr>
          <w:p w14:paraId="45778361" w14:textId="77777777" w:rsidR="00B40AAF" w:rsidRDefault="00746E6D">
            <w:pPr>
              <w:spacing w:before="60" w:after="60" w:line="288" w:lineRule="auto"/>
              <w:rPr>
                <w:color w:val="000000"/>
                <w:sz w:val="28"/>
                <w:szCs w:val="28"/>
              </w:rPr>
            </w:pPr>
            <w:r>
              <w:rPr>
                <w:color w:val="000000"/>
                <w:sz w:val="28"/>
                <w:szCs w:val="28"/>
              </w:rPr>
              <w:t>Phòng Tổ chức - Cán bộ</w:t>
            </w:r>
          </w:p>
        </w:tc>
        <w:tc>
          <w:tcPr>
            <w:tcW w:w="1338" w:type="dxa"/>
            <w:shd w:val="clear" w:color="auto" w:fill="auto"/>
            <w:vAlign w:val="center"/>
          </w:tcPr>
          <w:p w14:paraId="14F7FE47" w14:textId="77777777" w:rsidR="00B40AAF" w:rsidRDefault="00746E6D">
            <w:pPr>
              <w:spacing w:before="60" w:after="60" w:line="288" w:lineRule="auto"/>
              <w:jc w:val="center"/>
              <w:rPr>
                <w:color w:val="000000"/>
                <w:sz w:val="28"/>
                <w:szCs w:val="28"/>
              </w:rPr>
            </w:pPr>
            <w:r>
              <w:rPr>
                <w:color w:val="000000"/>
                <w:sz w:val="28"/>
                <w:szCs w:val="28"/>
              </w:rPr>
              <w:t>12</w:t>
            </w:r>
          </w:p>
        </w:tc>
      </w:tr>
      <w:tr w:rsidR="00B40AAF" w14:paraId="468BCC48" w14:textId="77777777">
        <w:trPr>
          <w:trHeight w:val="368"/>
        </w:trPr>
        <w:tc>
          <w:tcPr>
            <w:tcW w:w="763" w:type="dxa"/>
            <w:shd w:val="clear" w:color="auto" w:fill="auto"/>
            <w:vAlign w:val="center"/>
          </w:tcPr>
          <w:p w14:paraId="787BD473" w14:textId="77777777" w:rsidR="00B40AAF" w:rsidRDefault="00746E6D">
            <w:pPr>
              <w:spacing w:before="60" w:after="60" w:line="288" w:lineRule="auto"/>
              <w:jc w:val="center"/>
              <w:rPr>
                <w:color w:val="000000"/>
                <w:sz w:val="28"/>
                <w:szCs w:val="28"/>
              </w:rPr>
            </w:pPr>
            <w:r>
              <w:rPr>
                <w:color w:val="000000"/>
                <w:sz w:val="28"/>
                <w:szCs w:val="28"/>
              </w:rPr>
              <w:t>5</w:t>
            </w:r>
          </w:p>
        </w:tc>
        <w:tc>
          <w:tcPr>
            <w:tcW w:w="7104" w:type="dxa"/>
            <w:shd w:val="clear" w:color="auto" w:fill="auto"/>
            <w:vAlign w:val="center"/>
          </w:tcPr>
          <w:p w14:paraId="41924959" w14:textId="77777777" w:rsidR="00B40AAF" w:rsidRDefault="00746E6D">
            <w:pPr>
              <w:spacing w:before="60" w:after="60" w:line="288" w:lineRule="auto"/>
              <w:rPr>
                <w:color w:val="000000"/>
                <w:sz w:val="28"/>
                <w:szCs w:val="28"/>
              </w:rPr>
            </w:pPr>
            <w:r>
              <w:rPr>
                <w:color w:val="000000"/>
                <w:sz w:val="28"/>
                <w:szCs w:val="28"/>
              </w:rPr>
              <w:t>Phòng Kinh tế xây dựng</w:t>
            </w:r>
          </w:p>
        </w:tc>
        <w:tc>
          <w:tcPr>
            <w:tcW w:w="1338" w:type="dxa"/>
            <w:shd w:val="clear" w:color="auto" w:fill="auto"/>
            <w:vAlign w:val="center"/>
          </w:tcPr>
          <w:p w14:paraId="2414A1B1" w14:textId="77777777" w:rsidR="00B40AAF" w:rsidRDefault="00746E6D">
            <w:pPr>
              <w:spacing w:before="60" w:after="60" w:line="288" w:lineRule="auto"/>
              <w:jc w:val="center"/>
              <w:rPr>
                <w:color w:val="000000"/>
                <w:sz w:val="28"/>
                <w:szCs w:val="28"/>
              </w:rPr>
            </w:pPr>
            <w:r>
              <w:rPr>
                <w:color w:val="000000"/>
                <w:sz w:val="28"/>
                <w:szCs w:val="28"/>
              </w:rPr>
              <w:t>13</w:t>
            </w:r>
          </w:p>
        </w:tc>
      </w:tr>
      <w:tr w:rsidR="00B40AAF" w14:paraId="41A00B11" w14:textId="77777777">
        <w:trPr>
          <w:trHeight w:val="368"/>
        </w:trPr>
        <w:tc>
          <w:tcPr>
            <w:tcW w:w="763" w:type="dxa"/>
            <w:shd w:val="clear" w:color="auto" w:fill="auto"/>
            <w:vAlign w:val="center"/>
          </w:tcPr>
          <w:p w14:paraId="7C28BCD8" w14:textId="77777777" w:rsidR="00B40AAF" w:rsidRDefault="00746E6D">
            <w:pPr>
              <w:spacing w:before="60" w:after="60" w:line="288" w:lineRule="auto"/>
              <w:jc w:val="center"/>
              <w:rPr>
                <w:color w:val="000000"/>
                <w:sz w:val="28"/>
                <w:szCs w:val="28"/>
              </w:rPr>
            </w:pPr>
            <w:r>
              <w:rPr>
                <w:color w:val="000000"/>
                <w:sz w:val="28"/>
                <w:szCs w:val="28"/>
              </w:rPr>
              <w:t>6</w:t>
            </w:r>
          </w:p>
        </w:tc>
        <w:tc>
          <w:tcPr>
            <w:tcW w:w="7104" w:type="dxa"/>
            <w:shd w:val="clear" w:color="auto" w:fill="auto"/>
            <w:vAlign w:val="center"/>
          </w:tcPr>
          <w:p w14:paraId="41E1B0BE" w14:textId="77777777" w:rsidR="00B40AAF" w:rsidRDefault="00746E6D">
            <w:pPr>
              <w:spacing w:before="60" w:after="60" w:line="288" w:lineRule="auto"/>
              <w:rPr>
                <w:color w:val="000000"/>
                <w:sz w:val="28"/>
                <w:szCs w:val="28"/>
              </w:rPr>
            </w:pPr>
            <w:r>
              <w:rPr>
                <w:color w:val="000000"/>
                <w:sz w:val="28"/>
                <w:szCs w:val="28"/>
              </w:rPr>
              <w:t>Phòng Thẩm định dự án</w:t>
            </w:r>
          </w:p>
        </w:tc>
        <w:tc>
          <w:tcPr>
            <w:tcW w:w="1338" w:type="dxa"/>
            <w:shd w:val="clear" w:color="auto" w:fill="auto"/>
            <w:vAlign w:val="center"/>
          </w:tcPr>
          <w:p w14:paraId="0A462FAF" w14:textId="77777777" w:rsidR="00B40AAF" w:rsidRDefault="00746E6D">
            <w:pPr>
              <w:spacing w:before="60" w:after="60" w:line="288" w:lineRule="auto"/>
              <w:jc w:val="center"/>
              <w:rPr>
                <w:color w:val="000000"/>
                <w:sz w:val="28"/>
                <w:szCs w:val="28"/>
              </w:rPr>
            </w:pPr>
            <w:r>
              <w:rPr>
                <w:color w:val="000000"/>
                <w:sz w:val="28"/>
                <w:szCs w:val="28"/>
              </w:rPr>
              <w:t>14</w:t>
            </w:r>
          </w:p>
        </w:tc>
      </w:tr>
      <w:tr w:rsidR="00B40AAF" w14:paraId="22753F8E" w14:textId="77777777">
        <w:trPr>
          <w:trHeight w:val="368"/>
        </w:trPr>
        <w:tc>
          <w:tcPr>
            <w:tcW w:w="763" w:type="dxa"/>
            <w:shd w:val="clear" w:color="auto" w:fill="auto"/>
            <w:vAlign w:val="center"/>
          </w:tcPr>
          <w:p w14:paraId="33D55162" w14:textId="77777777" w:rsidR="00B40AAF" w:rsidRDefault="00746E6D">
            <w:pPr>
              <w:spacing w:before="60" w:after="60" w:line="288" w:lineRule="auto"/>
              <w:jc w:val="center"/>
              <w:rPr>
                <w:color w:val="000000"/>
                <w:sz w:val="28"/>
                <w:szCs w:val="28"/>
              </w:rPr>
            </w:pPr>
            <w:r>
              <w:rPr>
                <w:color w:val="000000"/>
                <w:sz w:val="28"/>
                <w:szCs w:val="28"/>
              </w:rPr>
              <w:t>7</w:t>
            </w:r>
          </w:p>
        </w:tc>
        <w:tc>
          <w:tcPr>
            <w:tcW w:w="7104" w:type="dxa"/>
            <w:shd w:val="clear" w:color="auto" w:fill="auto"/>
            <w:vAlign w:val="center"/>
          </w:tcPr>
          <w:p w14:paraId="199FFE03" w14:textId="77777777" w:rsidR="00B40AAF" w:rsidRDefault="00746E6D">
            <w:pPr>
              <w:spacing w:before="60" w:after="60" w:line="288" w:lineRule="auto"/>
              <w:rPr>
                <w:color w:val="000000"/>
                <w:sz w:val="28"/>
                <w:szCs w:val="28"/>
              </w:rPr>
            </w:pPr>
            <w:r>
              <w:rPr>
                <w:color w:val="000000"/>
                <w:sz w:val="28"/>
                <w:szCs w:val="28"/>
              </w:rPr>
              <w:t>Phòng Quản lý chất lượng công trình xây dựng</w:t>
            </w:r>
          </w:p>
        </w:tc>
        <w:tc>
          <w:tcPr>
            <w:tcW w:w="1338" w:type="dxa"/>
            <w:shd w:val="clear" w:color="auto" w:fill="auto"/>
            <w:vAlign w:val="center"/>
          </w:tcPr>
          <w:p w14:paraId="29E071AA" w14:textId="77777777" w:rsidR="00B40AAF" w:rsidRDefault="00746E6D">
            <w:pPr>
              <w:spacing w:before="60" w:after="60" w:line="288" w:lineRule="auto"/>
              <w:jc w:val="center"/>
              <w:rPr>
                <w:color w:val="000000"/>
                <w:sz w:val="28"/>
                <w:szCs w:val="28"/>
              </w:rPr>
            </w:pPr>
            <w:r>
              <w:rPr>
                <w:color w:val="000000"/>
                <w:sz w:val="28"/>
                <w:szCs w:val="28"/>
              </w:rPr>
              <w:t>15</w:t>
            </w:r>
          </w:p>
        </w:tc>
      </w:tr>
      <w:tr w:rsidR="00B40AAF" w14:paraId="4892B8E1" w14:textId="77777777">
        <w:trPr>
          <w:trHeight w:val="368"/>
        </w:trPr>
        <w:tc>
          <w:tcPr>
            <w:tcW w:w="763" w:type="dxa"/>
            <w:shd w:val="clear" w:color="auto" w:fill="auto"/>
            <w:vAlign w:val="center"/>
          </w:tcPr>
          <w:p w14:paraId="0713F84A" w14:textId="77777777" w:rsidR="00B40AAF" w:rsidRDefault="00746E6D">
            <w:pPr>
              <w:spacing w:before="60" w:after="60" w:line="288" w:lineRule="auto"/>
              <w:jc w:val="center"/>
              <w:rPr>
                <w:color w:val="000000"/>
                <w:sz w:val="28"/>
                <w:szCs w:val="28"/>
              </w:rPr>
            </w:pPr>
            <w:r>
              <w:rPr>
                <w:color w:val="000000"/>
                <w:sz w:val="28"/>
                <w:szCs w:val="28"/>
              </w:rPr>
              <w:t>8</w:t>
            </w:r>
          </w:p>
        </w:tc>
        <w:tc>
          <w:tcPr>
            <w:tcW w:w="7104" w:type="dxa"/>
            <w:shd w:val="clear" w:color="auto" w:fill="auto"/>
            <w:vAlign w:val="center"/>
          </w:tcPr>
          <w:p w14:paraId="2428F039" w14:textId="77777777" w:rsidR="00B40AAF" w:rsidRDefault="00746E6D">
            <w:pPr>
              <w:spacing w:before="60" w:after="60" w:line="288" w:lineRule="auto"/>
              <w:rPr>
                <w:color w:val="000000"/>
                <w:sz w:val="28"/>
                <w:szCs w:val="28"/>
              </w:rPr>
            </w:pPr>
            <w:r>
              <w:rPr>
                <w:color w:val="000000"/>
                <w:sz w:val="28"/>
                <w:szCs w:val="28"/>
              </w:rPr>
              <w:t>Phòng Phát triển nhà và thị trường bất động sản</w:t>
            </w:r>
          </w:p>
        </w:tc>
        <w:tc>
          <w:tcPr>
            <w:tcW w:w="1338" w:type="dxa"/>
            <w:shd w:val="clear" w:color="auto" w:fill="auto"/>
            <w:vAlign w:val="center"/>
          </w:tcPr>
          <w:p w14:paraId="51947D2B" w14:textId="77777777" w:rsidR="00B40AAF" w:rsidRDefault="00746E6D">
            <w:pPr>
              <w:spacing w:before="60" w:after="60" w:line="288" w:lineRule="auto"/>
              <w:jc w:val="center"/>
              <w:rPr>
                <w:color w:val="000000"/>
                <w:sz w:val="28"/>
                <w:szCs w:val="28"/>
              </w:rPr>
            </w:pPr>
            <w:r>
              <w:rPr>
                <w:color w:val="000000"/>
                <w:sz w:val="28"/>
                <w:szCs w:val="28"/>
              </w:rPr>
              <w:t>27</w:t>
            </w:r>
          </w:p>
        </w:tc>
      </w:tr>
      <w:tr w:rsidR="00B40AAF" w14:paraId="4786BFE1" w14:textId="77777777">
        <w:trPr>
          <w:trHeight w:val="368"/>
        </w:trPr>
        <w:tc>
          <w:tcPr>
            <w:tcW w:w="763" w:type="dxa"/>
            <w:shd w:val="clear" w:color="auto" w:fill="auto"/>
            <w:vAlign w:val="center"/>
          </w:tcPr>
          <w:p w14:paraId="3FCB7CE9" w14:textId="77777777" w:rsidR="00B40AAF" w:rsidRDefault="00746E6D">
            <w:pPr>
              <w:spacing w:before="60" w:after="60" w:line="288" w:lineRule="auto"/>
              <w:jc w:val="center"/>
              <w:rPr>
                <w:color w:val="000000"/>
                <w:sz w:val="28"/>
                <w:szCs w:val="28"/>
              </w:rPr>
            </w:pPr>
            <w:r>
              <w:rPr>
                <w:color w:val="000000"/>
                <w:sz w:val="28"/>
                <w:szCs w:val="28"/>
              </w:rPr>
              <w:t>9</w:t>
            </w:r>
          </w:p>
        </w:tc>
        <w:tc>
          <w:tcPr>
            <w:tcW w:w="7104" w:type="dxa"/>
            <w:shd w:val="clear" w:color="auto" w:fill="auto"/>
            <w:vAlign w:val="center"/>
          </w:tcPr>
          <w:p w14:paraId="7C83C311" w14:textId="77777777" w:rsidR="00B40AAF" w:rsidRDefault="00746E6D">
            <w:pPr>
              <w:spacing w:before="60" w:after="60" w:line="288" w:lineRule="auto"/>
              <w:rPr>
                <w:color w:val="000000"/>
                <w:sz w:val="28"/>
                <w:szCs w:val="28"/>
              </w:rPr>
            </w:pPr>
            <w:r>
              <w:rPr>
                <w:color w:val="000000"/>
                <w:sz w:val="28"/>
                <w:szCs w:val="28"/>
              </w:rPr>
              <w:t>Phòng Quản lý nhà và công sở</w:t>
            </w:r>
          </w:p>
        </w:tc>
        <w:tc>
          <w:tcPr>
            <w:tcW w:w="1338" w:type="dxa"/>
            <w:shd w:val="clear" w:color="auto" w:fill="auto"/>
            <w:vAlign w:val="center"/>
          </w:tcPr>
          <w:p w14:paraId="65DF6DDE" w14:textId="77777777" w:rsidR="00B40AAF" w:rsidRDefault="00746E6D">
            <w:pPr>
              <w:spacing w:before="60" w:after="60" w:line="288" w:lineRule="auto"/>
              <w:jc w:val="center"/>
              <w:rPr>
                <w:color w:val="000000"/>
                <w:sz w:val="28"/>
                <w:szCs w:val="28"/>
              </w:rPr>
            </w:pPr>
            <w:r>
              <w:rPr>
                <w:color w:val="000000"/>
                <w:sz w:val="28"/>
                <w:szCs w:val="28"/>
              </w:rPr>
              <w:t>26</w:t>
            </w:r>
          </w:p>
        </w:tc>
      </w:tr>
      <w:tr w:rsidR="00B40AAF" w14:paraId="05A1A014" w14:textId="77777777">
        <w:trPr>
          <w:trHeight w:val="348"/>
        </w:trPr>
        <w:tc>
          <w:tcPr>
            <w:tcW w:w="763" w:type="dxa"/>
            <w:shd w:val="clear" w:color="auto" w:fill="auto"/>
            <w:vAlign w:val="center"/>
          </w:tcPr>
          <w:p w14:paraId="177BF99A" w14:textId="77777777" w:rsidR="00B40AAF" w:rsidRDefault="00746E6D">
            <w:pPr>
              <w:spacing w:before="60" w:after="60" w:line="288" w:lineRule="auto"/>
              <w:jc w:val="center"/>
              <w:rPr>
                <w:color w:val="000000"/>
                <w:sz w:val="28"/>
                <w:szCs w:val="28"/>
              </w:rPr>
            </w:pPr>
            <w:r>
              <w:rPr>
                <w:color w:val="000000"/>
                <w:sz w:val="28"/>
                <w:szCs w:val="28"/>
              </w:rPr>
              <w:t>10</w:t>
            </w:r>
          </w:p>
        </w:tc>
        <w:tc>
          <w:tcPr>
            <w:tcW w:w="7104" w:type="dxa"/>
            <w:shd w:val="clear" w:color="auto" w:fill="auto"/>
            <w:vAlign w:val="center"/>
          </w:tcPr>
          <w:p w14:paraId="0A233AC7" w14:textId="77777777" w:rsidR="00B40AAF" w:rsidRDefault="00746E6D">
            <w:pPr>
              <w:spacing w:before="60" w:after="60" w:line="288" w:lineRule="auto"/>
              <w:rPr>
                <w:color w:val="000000"/>
                <w:sz w:val="28"/>
                <w:szCs w:val="28"/>
              </w:rPr>
            </w:pPr>
            <w:r>
              <w:rPr>
                <w:color w:val="000000"/>
                <w:sz w:val="28"/>
                <w:szCs w:val="28"/>
              </w:rPr>
              <w:t>Phòng Pháp chế</w:t>
            </w:r>
          </w:p>
        </w:tc>
        <w:tc>
          <w:tcPr>
            <w:tcW w:w="1338" w:type="dxa"/>
            <w:shd w:val="clear" w:color="auto" w:fill="auto"/>
            <w:vAlign w:val="center"/>
          </w:tcPr>
          <w:p w14:paraId="04928FC1" w14:textId="77777777" w:rsidR="00B40AAF" w:rsidRDefault="00746E6D">
            <w:pPr>
              <w:spacing w:before="60" w:after="60" w:line="288" w:lineRule="auto"/>
              <w:jc w:val="center"/>
              <w:rPr>
                <w:color w:val="000000"/>
                <w:sz w:val="28"/>
                <w:szCs w:val="28"/>
              </w:rPr>
            </w:pPr>
            <w:r>
              <w:rPr>
                <w:color w:val="000000"/>
                <w:sz w:val="28"/>
                <w:szCs w:val="28"/>
              </w:rPr>
              <w:t>9</w:t>
            </w:r>
          </w:p>
        </w:tc>
      </w:tr>
      <w:tr w:rsidR="00B40AAF" w14:paraId="2AAF2B65" w14:textId="77777777">
        <w:trPr>
          <w:trHeight w:val="348"/>
        </w:trPr>
        <w:tc>
          <w:tcPr>
            <w:tcW w:w="763" w:type="dxa"/>
            <w:shd w:val="clear" w:color="auto" w:fill="auto"/>
            <w:vAlign w:val="center"/>
          </w:tcPr>
          <w:p w14:paraId="2486E540" w14:textId="77777777" w:rsidR="00B40AAF" w:rsidRDefault="00746E6D">
            <w:pPr>
              <w:spacing w:before="60" w:after="60" w:line="288" w:lineRule="auto"/>
              <w:jc w:val="center"/>
              <w:rPr>
                <w:color w:val="000000"/>
                <w:sz w:val="28"/>
                <w:szCs w:val="28"/>
              </w:rPr>
            </w:pPr>
            <w:r>
              <w:rPr>
                <w:color w:val="000000"/>
                <w:sz w:val="28"/>
                <w:szCs w:val="28"/>
              </w:rPr>
              <w:t>11</w:t>
            </w:r>
          </w:p>
        </w:tc>
        <w:tc>
          <w:tcPr>
            <w:tcW w:w="7104" w:type="dxa"/>
            <w:shd w:val="clear" w:color="auto" w:fill="auto"/>
            <w:vAlign w:val="center"/>
          </w:tcPr>
          <w:p w14:paraId="661594C0" w14:textId="77777777" w:rsidR="00B40AAF" w:rsidRDefault="00746E6D">
            <w:pPr>
              <w:spacing w:before="60" w:after="60" w:line="288" w:lineRule="auto"/>
              <w:rPr>
                <w:color w:val="000000"/>
                <w:sz w:val="28"/>
                <w:szCs w:val="28"/>
              </w:rPr>
            </w:pPr>
            <w:r>
              <w:rPr>
                <w:color w:val="000000"/>
                <w:sz w:val="28"/>
                <w:szCs w:val="28"/>
              </w:rPr>
              <w:t>Phòng Cấp phép xây dựng</w:t>
            </w:r>
          </w:p>
        </w:tc>
        <w:tc>
          <w:tcPr>
            <w:tcW w:w="1338" w:type="dxa"/>
            <w:shd w:val="clear" w:color="auto" w:fill="auto"/>
            <w:vAlign w:val="center"/>
          </w:tcPr>
          <w:p w14:paraId="64F8750C" w14:textId="77777777" w:rsidR="00B40AAF" w:rsidRDefault="00746E6D">
            <w:pPr>
              <w:spacing w:before="60" w:after="60" w:line="288" w:lineRule="auto"/>
              <w:jc w:val="center"/>
              <w:rPr>
                <w:color w:val="000000"/>
                <w:sz w:val="28"/>
                <w:szCs w:val="28"/>
              </w:rPr>
            </w:pPr>
            <w:r>
              <w:rPr>
                <w:color w:val="000000"/>
                <w:sz w:val="28"/>
                <w:szCs w:val="28"/>
              </w:rPr>
              <w:t>15</w:t>
            </w:r>
          </w:p>
        </w:tc>
      </w:tr>
      <w:tr w:rsidR="00B40AAF" w14:paraId="2D27F100" w14:textId="77777777">
        <w:trPr>
          <w:trHeight w:val="348"/>
        </w:trPr>
        <w:tc>
          <w:tcPr>
            <w:tcW w:w="763" w:type="dxa"/>
            <w:shd w:val="clear" w:color="auto" w:fill="auto"/>
            <w:vAlign w:val="center"/>
          </w:tcPr>
          <w:p w14:paraId="1D2099F6" w14:textId="77777777" w:rsidR="00B40AAF" w:rsidRDefault="00746E6D">
            <w:pPr>
              <w:spacing w:before="60" w:after="60" w:line="288" w:lineRule="auto"/>
              <w:jc w:val="center"/>
              <w:rPr>
                <w:color w:val="000000"/>
                <w:sz w:val="28"/>
                <w:szCs w:val="28"/>
              </w:rPr>
            </w:pPr>
            <w:r>
              <w:rPr>
                <w:color w:val="000000"/>
                <w:sz w:val="28"/>
                <w:szCs w:val="28"/>
              </w:rPr>
              <w:t>12</w:t>
            </w:r>
          </w:p>
        </w:tc>
        <w:tc>
          <w:tcPr>
            <w:tcW w:w="7104" w:type="dxa"/>
            <w:shd w:val="clear" w:color="auto" w:fill="auto"/>
            <w:vAlign w:val="center"/>
          </w:tcPr>
          <w:p w14:paraId="06BF24CC" w14:textId="77777777" w:rsidR="00B40AAF" w:rsidRDefault="00746E6D">
            <w:pPr>
              <w:spacing w:before="60" w:after="60" w:line="288" w:lineRule="auto"/>
              <w:rPr>
                <w:color w:val="000000"/>
                <w:sz w:val="28"/>
                <w:szCs w:val="28"/>
              </w:rPr>
            </w:pPr>
            <w:r>
              <w:rPr>
                <w:color w:val="000000"/>
                <w:sz w:val="28"/>
                <w:szCs w:val="28"/>
              </w:rPr>
              <w:t>Phòng Phát triển đô thị</w:t>
            </w:r>
          </w:p>
        </w:tc>
        <w:tc>
          <w:tcPr>
            <w:tcW w:w="1338" w:type="dxa"/>
            <w:shd w:val="clear" w:color="auto" w:fill="auto"/>
            <w:vAlign w:val="center"/>
          </w:tcPr>
          <w:p w14:paraId="6DF362F3" w14:textId="77777777" w:rsidR="00B40AAF" w:rsidRDefault="00746E6D">
            <w:pPr>
              <w:spacing w:before="60" w:after="60" w:line="288" w:lineRule="auto"/>
              <w:jc w:val="center"/>
              <w:rPr>
                <w:color w:val="000000"/>
                <w:sz w:val="28"/>
                <w:szCs w:val="28"/>
              </w:rPr>
            </w:pPr>
            <w:r>
              <w:rPr>
                <w:color w:val="000000"/>
                <w:sz w:val="28"/>
                <w:szCs w:val="28"/>
              </w:rPr>
              <w:t>19</w:t>
            </w:r>
          </w:p>
        </w:tc>
      </w:tr>
      <w:tr w:rsidR="00B40AAF" w14:paraId="34A4C81F" w14:textId="77777777">
        <w:trPr>
          <w:trHeight w:val="348"/>
        </w:trPr>
        <w:tc>
          <w:tcPr>
            <w:tcW w:w="763" w:type="dxa"/>
            <w:shd w:val="clear" w:color="auto" w:fill="auto"/>
            <w:vAlign w:val="center"/>
          </w:tcPr>
          <w:p w14:paraId="7055560D" w14:textId="77777777" w:rsidR="00B40AAF" w:rsidRDefault="00746E6D">
            <w:pPr>
              <w:spacing w:before="60" w:after="60" w:line="288" w:lineRule="auto"/>
              <w:jc w:val="center"/>
              <w:rPr>
                <w:color w:val="000000"/>
                <w:sz w:val="28"/>
                <w:szCs w:val="28"/>
              </w:rPr>
            </w:pPr>
            <w:r>
              <w:rPr>
                <w:color w:val="000000"/>
                <w:sz w:val="28"/>
                <w:szCs w:val="28"/>
              </w:rPr>
              <w:t>12</w:t>
            </w:r>
          </w:p>
        </w:tc>
        <w:tc>
          <w:tcPr>
            <w:tcW w:w="7104" w:type="dxa"/>
            <w:shd w:val="clear" w:color="auto" w:fill="auto"/>
            <w:vAlign w:val="center"/>
          </w:tcPr>
          <w:p w14:paraId="14D334C0" w14:textId="77777777" w:rsidR="00B40AAF" w:rsidRDefault="00746E6D">
            <w:pPr>
              <w:spacing w:before="60" w:after="60" w:line="288" w:lineRule="auto"/>
              <w:rPr>
                <w:color w:val="000000"/>
                <w:sz w:val="28"/>
                <w:szCs w:val="28"/>
              </w:rPr>
            </w:pPr>
            <w:r>
              <w:rPr>
                <w:color w:val="000000"/>
                <w:sz w:val="28"/>
                <w:szCs w:val="28"/>
              </w:rPr>
              <w:t>Phòng vật liệu xây dựng</w:t>
            </w:r>
          </w:p>
        </w:tc>
        <w:tc>
          <w:tcPr>
            <w:tcW w:w="1338" w:type="dxa"/>
            <w:shd w:val="clear" w:color="auto" w:fill="auto"/>
            <w:vAlign w:val="center"/>
          </w:tcPr>
          <w:p w14:paraId="059B5F54" w14:textId="77777777" w:rsidR="00B40AAF" w:rsidRDefault="00746E6D">
            <w:pPr>
              <w:spacing w:before="60" w:after="60" w:line="288" w:lineRule="auto"/>
              <w:jc w:val="center"/>
              <w:rPr>
                <w:color w:val="000000"/>
                <w:sz w:val="28"/>
                <w:szCs w:val="28"/>
              </w:rPr>
            </w:pPr>
            <w:r>
              <w:rPr>
                <w:color w:val="000000"/>
                <w:sz w:val="28"/>
                <w:szCs w:val="28"/>
              </w:rPr>
              <w:t>14</w:t>
            </w:r>
          </w:p>
        </w:tc>
      </w:tr>
      <w:tr w:rsidR="00B40AAF" w14:paraId="29432D15" w14:textId="77777777">
        <w:trPr>
          <w:trHeight w:val="360"/>
        </w:trPr>
        <w:tc>
          <w:tcPr>
            <w:tcW w:w="763" w:type="dxa"/>
            <w:shd w:val="clear" w:color="auto" w:fill="auto"/>
            <w:vAlign w:val="bottom"/>
          </w:tcPr>
          <w:p w14:paraId="309E265A" w14:textId="77777777" w:rsidR="00B40AAF" w:rsidRDefault="00746E6D">
            <w:pPr>
              <w:spacing w:before="60" w:after="60" w:line="288" w:lineRule="auto"/>
              <w:jc w:val="center"/>
              <w:rPr>
                <w:b/>
                <w:color w:val="000000"/>
                <w:sz w:val="28"/>
                <w:szCs w:val="28"/>
              </w:rPr>
            </w:pPr>
            <w:r>
              <w:rPr>
                <w:b/>
                <w:color w:val="000000"/>
                <w:sz w:val="28"/>
                <w:szCs w:val="28"/>
              </w:rPr>
              <w:t> </w:t>
            </w:r>
          </w:p>
        </w:tc>
        <w:tc>
          <w:tcPr>
            <w:tcW w:w="7104" w:type="dxa"/>
            <w:shd w:val="clear" w:color="auto" w:fill="auto"/>
            <w:vAlign w:val="center"/>
          </w:tcPr>
          <w:p w14:paraId="3E322369" w14:textId="77777777" w:rsidR="00B40AAF" w:rsidRDefault="00746E6D">
            <w:pPr>
              <w:spacing w:before="60" w:after="60" w:line="288" w:lineRule="auto"/>
              <w:rPr>
                <w:b/>
                <w:color w:val="000000"/>
                <w:sz w:val="28"/>
                <w:szCs w:val="28"/>
              </w:rPr>
            </w:pPr>
            <w:r>
              <w:rPr>
                <w:b/>
                <w:color w:val="000000"/>
                <w:sz w:val="28"/>
                <w:szCs w:val="28"/>
              </w:rPr>
              <w:t>Tổng cộng:</w:t>
            </w:r>
          </w:p>
        </w:tc>
        <w:tc>
          <w:tcPr>
            <w:tcW w:w="1338" w:type="dxa"/>
            <w:shd w:val="clear" w:color="auto" w:fill="auto"/>
            <w:vAlign w:val="center"/>
          </w:tcPr>
          <w:p w14:paraId="24854F62" w14:textId="77777777" w:rsidR="00B40AAF" w:rsidRDefault="00746E6D">
            <w:pPr>
              <w:spacing w:before="60" w:after="60" w:line="288" w:lineRule="auto"/>
              <w:jc w:val="center"/>
              <w:rPr>
                <w:b/>
                <w:color w:val="000000"/>
                <w:sz w:val="28"/>
                <w:szCs w:val="28"/>
                <w:highlight w:val="yellow"/>
              </w:rPr>
            </w:pPr>
            <w:r>
              <w:rPr>
                <w:b/>
                <w:color w:val="000000"/>
                <w:sz w:val="28"/>
                <w:szCs w:val="28"/>
              </w:rPr>
              <w:t>324</w:t>
            </w:r>
          </w:p>
        </w:tc>
      </w:tr>
    </w:tbl>
    <w:p w14:paraId="1125473D" w14:textId="77777777" w:rsidR="00B40AAF" w:rsidRDefault="00746E6D">
      <w:pPr>
        <w:numPr>
          <w:ilvl w:val="0"/>
          <w:numId w:val="30"/>
        </w:numPr>
        <w:pBdr>
          <w:top w:val="nil"/>
          <w:left w:val="nil"/>
          <w:bottom w:val="nil"/>
          <w:right w:val="nil"/>
          <w:between w:val="nil"/>
        </w:pBdr>
        <w:spacing w:before="120" w:after="120" w:line="240" w:lineRule="auto"/>
      </w:pPr>
      <w:r>
        <w:rPr>
          <w:color w:val="000000"/>
          <w:sz w:val="28"/>
          <w:szCs w:val="28"/>
        </w:rPr>
        <w:t>Đánh giá:</w:t>
      </w:r>
    </w:p>
    <w:p w14:paraId="5E2AA302" w14:textId="77777777" w:rsidR="00B40AAF" w:rsidRDefault="00746E6D">
      <w:pPr>
        <w:ind w:left="360" w:firstLine="720"/>
        <w:rPr>
          <w:color w:val="000000"/>
          <w:sz w:val="28"/>
          <w:szCs w:val="28"/>
        </w:rPr>
      </w:pPr>
      <w:r>
        <w:rPr>
          <w:color w:val="000000"/>
          <w:sz w:val="28"/>
          <w:szCs w:val="28"/>
        </w:rPr>
        <w:t xml:space="preserve">Hiện tại 324 máy trạm được đầu tư từ năm 2012 - 2019 đang được sử dụng tại đơn vị, hiện đã hết thời gian khấu hao thiết bị và một số máy trang bị từ 2012 cấu hình yếu nên tốc độ xử lý chậm thường xảy ra sự cố phần cứng. Những máy được trang bị từ năm 2015 </w:t>
      </w:r>
      <w:r>
        <w:rPr>
          <w:color w:val="000000"/>
          <w:sz w:val="28"/>
          <w:szCs w:val="28"/>
        </w:rPr>
        <w:t xml:space="preserve">trở đi cấu hình mạnh, đáp ứng được yêu cầu ứng dụng công nghệ thông tin thời gian tới. </w:t>
      </w:r>
    </w:p>
    <w:p w14:paraId="24BC783E" w14:textId="77777777" w:rsidR="00B40AAF" w:rsidRDefault="00B40AAF">
      <w:pPr>
        <w:ind w:left="360" w:firstLine="720"/>
        <w:rPr>
          <w:color w:val="000000"/>
          <w:sz w:val="28"/>
          <w:szCs w:val="28"/>
        </w:rPr>
      </w:pPr>
    </w:p>
    <w:p w14:paraId="6D5DA74E" w14:textId="77777777" w:rsidR="00B40AAF" w:rsidRDefault="00B40AAF">
      <w:pPr>
        <w:ind w:left="360" w:firstLine="720"/>
        <w:rPr>
          <w:color w:val="000000"/>
          <w:sz w:val="28"/>
          <w:szCs w:val="28"/>
        </w:rPr>
      </w:pPr>
    </w:p>
    <w:p w14:paraId="3CE851CC" w14:textId="77777777" w:rsidR="00B40AAF" w:rsidRDefault="00746E6D">
      <w:pPr>
        <w:pStyle w:val="Heading4"/>
        <w:numPr>
          <w:ilvl w:val="3"/>
          <w:numId w:val="1"/>
        </w:numPr>
        <w:rPr>
          <w:color w:val="000000"/>
        </w:rPr>
      </w:pPr>
      <w:bookmarkStart w:id="25" w:name="_heading=h.2bn6wsx" w:colFirst="0" w:colLast="0"/>
      <w:bookmarkEnd w:id="25"/>
      <w:r>
        <w:rPr>
          <w:color w:val="000000"/>
        </w:rPr>
        <w:t>Hi</w:t>
      </w:r>
      <w:r>
        <w:rPr>
          <w:color w:val="000000"/>
        </w:rPr>
        <w:t>ệ</w:t>
      </w:r>
      <w:r>
        <w:rPr>
          <w:color w:val="000000"/>
        </w:rPr>
        <w:t>n tr</w:t>
      </w:r>
      <w:r>
        <w:rPr>
          <w:color w:val="000000"/>
        </w:rPr>
        <w:t>ạ</w:t>
      </w:r>
      <w:r>
        <w:rPr>
          <w:color w:val="000000"/>
        </w:rPr>
        <w:t>ng h</w:t>
      </w:r>
      <w:r>
        <w:rPr>
          <w:color w:val="000000"/>
        </w:rPr>
        <w:t>ệ</w:t>
      </w:r>
      <w:r>
        <w:rPr>
          <w:color w:val="000000"/>
        </w:rPr>
        <w:t xml:space="preserve"> th</w:t>
      </w:r>
      <w:r>
        <w:rPr>
          <w:color w:val="000000"/>
        </w:rPr>
        <w:t>ố</w:t>
      </w:r>
      <w:r>
        <w:rPr>
          <w:color w:val="000000"/>
        </w:rPr>
        <w:t>ng m</w:t>
      </w:r>
      <w:r>
        <w:rPr>
          <w:color w:val="000000"/>
        </w:rPr>
        <w:t>ạ</w:t>
      </w:r>
      <w:r>
        <w:rPr>
          <w:color w:val="000000"/>
        </w:rPr>
        <w:t>ng</w:t>
      </w:r>
    </w:p>
    <w:p w14:paraId="3796DFB1" w14:textId="77777777" w:rsidR="00B40AAF" w:rsidRDefault="00746E6D">
      <w:pPr>
        <w:ind w:left="360" w:firstLine="720"/>
        <w:rPr>
          <w:sz w:val="28"/>
          <w:szCs w:val="28"/>
        </w:rPr>
      </w:pPr>
      <w:r>
        <w:rPr>
          <w:sz w:val="28"/>
          <w:szCs w:val="28"/>
        </w:rPr>
        <w:t>Thiết bị mạng: Theo khảo sát, các thiết bị mạng hiện có phục vụ trong công việc tại Sở Xây dựng như sau:</w:t>
      </w:r>
    </w:p>
    <w:tbl>
      <w:tblPr>
        <w:tblStyle w:val="af"/>
        <w:tblW w:w="97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2100"/>
        <w:gridCol w:w="913"/>
        <w:gridCol w:w="1744"/>
        <w:gridCol w:w="1538"/>
        <w:gridCol w:w="974"/>
        <w:gridCol w:w="1735"/>
      </w:tblGrid>
      <w:tr w:rsidR="00B40AAF" w14:paraId="151A070E" w14:textId="77777777">
        <w:trPr>
          <w:tblHeader/>
          <w:jc w:val="center"/>
        </w:trPr>
        <w:tc>
          <w:tcPr>
            <w:tcW w:w="746" w:type="dxa"/>
            <w:shd w:val="clear" w:color="auto" w:fill="auto"/>
            <w:vAlign w:val="center"/>
          </w:tcPr>
          <w:p w14:paraId="32106850" w14:textId="77777777" w:rsidR="00B40AAF" w:rsidRDefault="00746E6D">
            <w:pPr>
              <w:spacing w:before="60" w:after="60" w:line="240" w:lineRule="auto"/>
              <w:jc w:val="center"/>
              <w:rPr>
                <w:b/>
                <w:color w:val="000000"/>
                <w:sz w:val="28"/>
                <w:szCs w:val="28"/>
              </w:rPr>
            </w:pPr>
            <w:r>
              <w:rPr>
                <w:b/>
                <w:color w:val="000000"/>
                <w:sz w:val="28"/>
                <w:szCs w:val="28"/>
              </w:rPr>
              <w:t>STT</w:t>
            </w:r>
          </w:p>
        </w:tc>
        <w:tc>
          <w:tcPr>
            <w:tcW w:w="2100" w:type="dxa"/>
            <w:shd w:val="clear" w:color="auto" w:fill="auto"/>
            <w:vAlign w:val="center"/>
          </w:tcPr>
          <w:p w14:paraId="3A7E84D4" w14:textId="77777777" w:rsidR="00B40AAF" w:rsidRDefault="00746E6D">
            <w:pPr>
              <w:spacing w:before="60" w:after="60" w:line="240" w:lineRule="auto"/>
              <w:jc w:val="center"/>
              <w:rPr>
                <w:b/>
                <w:color w:val="000000"/>
                <w:sz w:val="28"/>
                <w:szCs w:val="28"/>
              </w:rPr>
            </w:pPr>
            <w:r>
              <w:rPr>
                <w:b/>
                <w:color w:val="000000"/>
                <w:sz w:val="28"/>
                <w:szCs w:val="28"/>
              </w:rPr>
              <w:t>Thiết bị</w:t>
            </w:r>
          </w:p>
        </w:tc>
        <w:tc>
          <w:tcPr>
            <w:tcW w:w="913" w:type="dxa"/>
            <w:shd w:val="clear" w:color="auto" w:fill="auto"/>
            <w:vAlign w:val="center"/>
          </w:tcPr>
          <w:p w14:paraId="22BA8299" w14:textId="77777777" w:rsidR="00B40AAF" w:rsidRDefault="00746E6D">
            <w:pPr>
              <w:spacing w:before="60" w:after="60" w:line="240" w:lineRule="auto"/>
              <w:jc w:val="center"/>
              <w:rPr>
                <w:b/>
                <w:color w:val="000000"/>
                <w:sz w:val="28"/>
                <w:szCs w:val="28"/>
              </w:rPr>
            </w:pPr>
            <w:r>
              <w:rPr>
                <w:b/>
                <w:color w:val="000000"/>
                <w:sz w:val="28"/>
                <w:szCs w:val="28"/>
              </w:rPr>
              <w:t>Số lượng</w:t>
            </w:r>
          </w:p>
        </w:tc>
        <w:tc>
          <w:tcPr>
            <w:tcW w:w="1744" w:type="dxa"/>
            <w:shd w:val="clear" w:color="auto" w:fill="auto"/>
            <w:vAlign w:val="center"/>
          </w:tcPr>
          <w:p w14:paraId="6830E94B" w14:textId="77777777" w:rsidR="00B40AAF" w:rsidRDefault="00746E6D">
            <w:pPr>
              <w:spacing w:before="60" w:after="60" w:line="240" w:lineRule="auto"/>
              <w:jc w:val="center"/>
              <w:rPr>
                <w:b/>
                <w:color w:val="000000"/>
                <w:sz w:val="28"/>
                <w:szCs w:val="28"/>
              </w:rPr>
            </w:pPr>
            <w:r>
              <w:rPr>
                <w:b/>
                <w:color w:val="000000"/>
                <w:sz w:val="28"/>
                <w:szCs w:val="28"/>
              </w:rPr>
              <w:t>Cấu hình</w:t>
            </w:r>
          </w:p>
        </w:tc>
        <w:tc>
          <w:tcPr>
            <w:tcW w:w="1538" w:type="dxa"/>
            <w:shd w:val="clear" w:color="auto" w:fill="auto"/>
            <w:vAlign w:val="center"/>
          </w:tcPr>
          <w:p w14:paraId="3772C78D" w14:textId="77777777" w:rsidR="00B40AAF" w:rsidRDefault="00746E6D">
            <w:pPr>
              <w:spacing w:before="60" w:after="60" w:line="240" w:lineRule="auto"/>
              <w:jc w:val="center"/>
              <w:rPr>
                <w:b/>
                <w:color w:val="000000"/>
                <w:sz w:val="28"/>
                <w:szCs w:val="28"/>
              </w:rPr>
            </w:pPr>
            <w:r>
              <w:rPr>
                <w:b/>
                <w:color w:val="000000"/>
                <w:sz w:val="28"/>
                <w:szCs w:val="28"/>
              </w:rPr>
              <w:t>Vị trí</w:t>
            </w:r>
          </w:p>
        </w:tc>
        <w:tc>
          <w:tcPr>
            <w:tcW w:w="974" w:type="dxa"/>
            <w:shd w:val="clear" w:color="auto" w:fill="auto"/>
          </w:tcPr>
          <w:p w14:paraId="495E35E0" w14:textId="77777777" w:rsidR="00B40AAF" w:rsidRDefault="00746E6D">
            <w:pPr>
              <w:spacing w:before="60" w:after="60" w:line="240" w:lineRule="auto"/>
              <w:jc w:val="center"/>
              <w:rPr>
                <w:b/>
                <w:color w:val="000000"/>
                <w:sz w:val="28"/>
                <w:szCs w:val="28"/>
              </w:rPr>
            </w:pPr>
            <w:r>
              <w:rPr>
                <w:b/>
                <w:color w:val="000000"/>
                <w:sz w:val="28"/>
                <w:szCs w:val="28"/>
              </w:rPr>
              <w:t>Năm đầu tư</w:t>
            </w:r>
          </w:p>
        </w:tc>
        <w:tc>
          <w:tcPr>
            <w:tcW w:w="1735" w:type="dxa"/>
            <w:shd w:val="clear" w:color="auto" w:fill="auto"/>
            <w:vAlign w:val="center"/>
          </w:tcPr>
          <w:p w14:paraId="3E45C16B" w14:textId="77777777" w:rsidR="00B40AAF" w:rsidRDefault="00746E6D">
            <w:pPr>
              <w:spacing w:before="60" w:after="60" w:line="240" w:lineRule="auto"/>
              <w:jc w:val="center"/>
              <w:rPr>
                <w:b/>
                <w:color w:val="000000"/>
                <w:sz w:val="28"/>
                <w:szCs w:val="28"/>
              </w:rPr>
            </w:pPr>
            <w:r>
              <w:rPr>
                <w:b/>
                <w:color w:val="000000"/>
                <w:sz w:val="28"/>
                <w:szCs w:val="28"/>
              </w:rPr>
              <w:t>Tình trạng</w:t>
            </w:r>
          </w:p>
        </w:tc>
      </w:tr>
      <w:tr w:rsidR="00B40AAF" w14:paraId="711A8721" w14:textId="77777777">
        <w:trPr>
          <w:trHeight w:val="440"/>
          <w:jc w:val="center"/>
        </w:trPr>
        <w:tc>
          <w:tcPr>
            <w:tcW w:w="746" w:type="dxa"/>
            <w:shd w:val="clear" w:color="auto" w:fill="auto"/>
            <w:vAlign w:val="center"/>
          </w:tcPr>
          <w:p w14:paraId="228D6E1E" w14:textId="77777777" w:rsidR="00B40AAF" w:rsidRDefault="00B40AAF">
            <w:pPr>
              <w:numPr>
                <w:ilvl w:val="0"/>
                <w:numId w:val="4"/>
              </w:numPr>
              <w:spacing w:before="60" w:after="60" w:line="240" w:lineRule="auto"/>
              <w:ind w:left="624"/>
              <w:jc w:val="center"/>
              <w:rPr>
                <w:color w:val="000000"/>
                <w:sz w:val="28"/>
                <w:szCs w:val="28"/>
              </w:rPr>
            </w:pPr>
          </w:p>
        </w:tc>
        <w:tc>
          <w:tcPr>
            <w:tcW w:w="2100" w:type="dxa"/>
            <w:shd w:val="clear" w:color="auto" w:fill="auto"/>
            <w:vAlign w:val="center"/>
          </w:tcPr>
          <w:p w14:paraId="26C63A0F" w14:textId="77777777" w:rsidR="00B40AAF" w:rsidRDefault="00746E6D">
            <w:pPr>
              <w:spacing w:before="60" w:after="60" w:line="240" w:lineRule="auto"/>
              <w:rPr>
                <w:color w:val="000000"/>
                <w:sz w:val="28"/>
                <w:szCs w:val="28"/>
              </w:rPr>
            </w:pPr>
            <w:r>
              <w:rPr>
                <w:color w:val="000000"/>
                <w:sz w:val="28"/>
                <w:szCs w:val="28"/>
              </w:rPr>
              <w:t>Cisco WS-C3560X</w:t>
            </w:r>
          </w:p>
          <w:p w14:paraId="1DAE1E07" w14:textId="77777777" w:rsidR="00B40AAF" w:rsidRDefault="00746E6D">
            <w:pPr>
              <w:spacing w:before="60" w:after="60" w:line="240" w:lineRule="auto"/>
              <w:rPr>
                <w:color w:val="000000"/>
                <w:sz w:val="28"/>
                <w:szCs w:val="28"/>
              </w:rPr>
            </w:pPr>
            <w:r>
              <w:rPr>
                <w:color w:val="000000"/>
                <w:sz w:val="28"/>
                <w:szCs w:val="28"/>
              </w:rPr>
              <w:t>Switch layer 3</w:t>
            </w:r>
          </w:p>
        </w:tc>
        <w:tc>
          <w:tcPr>
            <w:tcW w:w="913" w:type="dxa"/>
            <w:shd w:val="clear" w:color="auto" w:fill="auto"/>
            <w:vAlign w:val="center"/>
          </w:tcPr>
          <w:p w14:paraId="3BC2BE72" w14:textId="77777777" w:rsidR="00B40AAF" w:rsidRDefault="00746E6D">
            <w:pPr>
              <w:spacing w:before="60" w:after="60" w:line="240" w:lineRule="auto"/>
              <w:jc w:val="center"/>
              <w:rPr>
                <w:color w:val="000000"/>
                <w:sz w:val="28"/>
                <w:szCs w:val="28"/>
              </w:rPr>
            </w:pPr>
            <w:r>
              <w:rPr>
                <w:color w:val="000000"/>
                <w:sz w:val="28"/>
                <w:szCs w:val="28"/>
              </w:rPr>
              <w:t>2</w:t>
            </w:r>
          </w:p>
        </w:tc>
        <w:tc>
          <w:tcPr>
            <w:tcW w:w="1744" w:type="dxa"/>
            <w:shd w:val="clear" w:color="auto" w:fill="auto"/>
            <w:vAlign w:val="center"/>
          </w:tcPr>
          <w:p w14:paraId="3910F554" w14:textId="77777777" w:rsidR="00B40AAF" w:rsidRDefault="00746E6D">
            <w:pPr>
              <w:spacing w:before="60" w:after="60" w:line="240" w:lineRule="auto"/>
              <w:rPr>
                <w:color w:val="000000"/>
                <w:sz w:val="28"/>
                <w:szCs w:val="28"/>
              </w:rPr>
            </w:pPr>
            <w:r>
              <w:rPr>
                <w:color w:val="000000"/>
                <w:sz w:val="28"/>
                <w:szCs w:val="28"/>
              </w:rPr>
              <w:t>24 Port Gigabit Switch</w:t>
            </w:r>
          </w:p>
        </w:tc>
        <w:tc>
          <w:tcPr>
            <w:tcW w:w="1538" w:type="dxa"/>
            <w:shd w:val="clear" w:color="auto" w:fill="auto"/>
            <w:vAlign w:val="center"/>
          </w:tcPr>
          <w:p w14:paraId="5AA07028" w14:textId="77777777" w:rsidR="00B40AAF" w:rsidRDefault="00746E6D">
            <w:pPr>
              <w:spacing w:before="60" w:after="60" w:line="240" w:lineRule="auto"/>
              <w:jc w:val="center"/>
              <w:rPr>
                <w:color w:val="000000"/>
                <w:sz w:val="28"/>
                <w:szCs w:val="28"/>
              </w:rPr>
            </w:pPr>
            <w:r>
              <w:rPr>
                <w:color w:val="000000"/>
                <w:sz w:val="28"/>
                <w:szCs w:val="28"/>
              </w:rPr>
              <w:t>Phòng server</w:t>
            </w:r>
          </w:p>
        </w:tc>
        <w:tc>
          <w:tcPr>
            <w:tcW w:w="974" w:type="dxa"/>
            <w:shd w:val="clear" w:color="auto" w:fill="auto"/>
            <w:vAlign w:val="center"/>
          </w:tcPr>
          <w:p w14:paraId="57FB83CC" w14:textId="77777777" w:rsidR="00B40AAF" w:rsidRDefault="00746E6D">
            <w:pPr>
              <w:spacing w:before="60" w:after="60" w:line="240" w:lineRule="auto"/>
              <w:jc w:val="center"/>
              <w:rPr>
                <w:color w:val="000000"/>
                <w:sz w:val="28"/>
                <w:szCs w:val="28"/>
              </w:rPr>
            </w:pPr>
            <w:r>
              <w:rPr>
                <w:color w:val="000000"/>
                <w:sz w:val="28"/>
                <w:szCs w:val="28"/>
              </w:rPr>
              <w:t>2016</w:t>
            </w:r>
          </w:p>
        </w:tc>
        <w:tc>
          <w:tcPr>
            <w:tcW w:w="1735" w:type="dxa"/>
            <w:shd w:val="clear" w:color="auto" w:fill="auto"/>
            <w:vAlign w:val="center"/>
          </w:tcPr>
          <w:p w14:paraId="66FC1E12" w14:textId="77777777" w:rsidR="00B40AAF" w:rsidRDefault="00746E6D">
            <w:pPr>
              <w:spacing w:before="60" w:after="60" w:line="240" w:lineRule="auto"/>
              <w:jc w:val="center"/>
              <w:rPr>
                <w:color w:val="000000"/>
                <w:sz w:val="28"/>
                <w:szCs w:val="28"/>
              </w:rPr>
            </w:pPr>
            <w:r>
              <w:rPr>
                <w:color w:val="000000"/>
                <w:sz w:val="28"/>
                <w:szCs w:val="28"/>
              </w:rPr>
              <w:t>Hoạt động bình thường</w:t>
            </w:r>
          </w:p>
        </w:tc>
      </w:tr>
      <w:tr w:rsidR="00B40AAF" w14:paraId="3A80F195" w14:textId="77777777">
        <w:trPr>
          <w:trHeight w:val="440"/>
          <w:jc w:val="center"/>
        </w:trPr>
        <w:tc>
          <w:tcPr>
            <w:tcW w:w="746" w:type="dxa"/>
            <w:shd w:val="clear" w:color="auto" w:fill="auto"/>
            <w:vAlign w:val="center"/>
          </w:tcPr>
          <w:p w14:paraId="21BF0117" w14:textId="77777777" w:rsidR="00B40AAF" w:rsidRDefault="00B40AAF">
            <w:pPr>
              <w:numPr>
                <w:ilvl w:val="0"/>
                <w:numId w:val="4"/>
              </w:numPr>
              <w:spacing w:before="60" w:after="60" w:line="240" w:lineRule="auto"/>
              <w:ind w:left="624"/>
              <w:jc w:val="center"/>
              <w:rPr>
                <w:color w:val="000000"/>
                <w:sz w:val="28"/>
                <w:szCs w:val="28"/>
              </w:rPr>
            </w:pPr>
          </w:p>
        </w:tc>
        <w:tc>
          <w:tcPr>
            <w:tcW w:w="2100" w:type="dxa"/>
            <w:shd w:val="clear" w:color="auto" w:fill="auto"/>
            <w:vAlign w:val="center"/>
          </w:tcPr>
          <w:p w14:paraId="37998BD3" w14:textId="77777777" w:rsidR="00B40AAF" w:rsidRDefault="00746E6D">
            <w:pPr>
              <w:spacing w:before="60" w:after="60" w:line="240" w:lineRule="auto"/>
              <w:rPr>
                <w:color w:val="000000"/>
                <w:sz w:val="28"/>
                <w:szCs w:val="28"/>
              </w:rPr>
            </w:pPr>
            <w:r>
              <w:rPr>
                <w:color w:val="000000"/>
                <w:sz w:val="28"/>
                <w:szCs w:val="28"/>
              </w:rPr>
              <w:t>Switch access cisco SG300</w:t>
            </w:r>
          </w:p>
        </w:tc>
        <w:tc>
          <w:tcPr>
            <w:tcW w:w="913" w:type="dxa"/>
            <w:shd w:val="clear" w:color="auto" w:fill="auto"/>
            <w:vAlign w:val="center"/>
          </w:tcPr>
          <w:p w14:paraId="1895E789" w14:textId="77777777" w:rsidR="00B40AAF" w:rsidRDefault="00746E6D">
            <w:pPr>
              <w:spacing w:before="60" w:after="60" w:line="240" w:lineRule="auto"/>
              <w:jc w:val="center"/>
              <w:rPr>
                <w:color w:val="000000"/>
                <w:sz w:val="28"/>
                <w:szCs w:val="28"/>
              </w:rPr>
            </w:pPr>
            <w:r>
              <w:rPr>
                <w:color w:val="000000"/>
                <w:sz w:val="28"/>
                <w:szCs w:val="28"/>
              </w:rPr>
              <w:t>10</w:t>
            </w:r>
          </w:p>
        </w:tc>
        <w:tc>
          <w:tcPr>
            <w:tcW w:w="1744" w:type="dxa"/>
            <w:shd w:val="clear" w:color="auto" w:fill="auto"/>
            <w:vAlign w:val="center"/>
          </w:tcPr>
          <w:p w14:paraId="49E029FE" w14:textId="77777777" w:rsidR="00B40AAF" w:rsidRDefault="00B40AAF">
            <w:pPr>
              <w:spacing w:before="60" w:after="60" w:line="240" w:lineRule="auto"/>
              <w:jc w:val="center"/>
              <w:rPr>
                <w:color w:val="000000"/>
                <w:sz w:val="28"/>
                <w:szCs w:val="28"/>
              </w:rPr>
            </w:pPr>
          </w:p>
        </w:tc>
        <w:tc>
          <w:tcPr>
            <w:tcW w:w="1538" w:type="dxa"/>
            <w:shd w:val="clear" w:color="auto" w:fill="auto"/>
            <w:vAlign w:val="center"/>
          </w:tcPr>
          <w:p w14:paraId="37B7CA18" w14:textId="77777777" w:rsidR="00B40AAF" w:rsidRDefault="00B40AAF">
            <w:pPr>
              <w:spacing w:before="60" w:after="60" w:line="240" w:lineRule="auto"/>
              <w:jc w:val="center"/>
              <w:rPr>
                <w:color w:val="000000"/>
                <w:sz w:val="28"/>
                <w:szCs w:val="28"/>
              </w:rPr>
            </w:pPr>
          </w:p>
        </w:tc>
        <w:tc>
          <w:tcPr>
            <w:tcW w:w="974" w:type="dxa"/>
            <w:shd w:val="clear" w:color="auto" w:fill="auto"/>
            <w:vAlign w:val="center"/>
          </w:tcPr>
          <w:p w14:paraId="20D0C5E0" w14:textId="77777777" w:rsidR="00B40AAF" w:rsidRDefault="00B40AAF">
            <w:pPr>
              <w:spacing w:before="60" w:after="60" w:line="240" w:lineRule="auto"/>
              <w:jc w:val="center"/>
              <w:rPr>
                <w:color w:val="000000"/>
                <w:sz w:val="28"/>
                <w:szCs w:val="28"/>
              </w:rPr>
            </w:pPr>
          </w:p>
        </w:tc>
        <w:tc>
          <w:tcPr>
            <w:tcW w:w="1735" w:type="dxa"/>
            <w:shd w:val="clear" w:color="auto" w:fill="auto"/>
            <w:vAlign w:val="center"/>
          </w:tcPr>
          <w:p w14:paraId="0443DCF9" w14:textId="77777777" w:rsidR="00B40AAF" w:rsidRDefault="00B40AAF">
            <w:pPr>
              <w:spacing w:before="60" w:after="60" w:line="240" w:lineRule="auto"/>
              <w:rPr>
                <w:color w:val="000000"/>
                <w:sz w:val="28"/>
                <w:szCs w:val="28"/>
              </w:rPr>
            </w:pPr>
          </w:p>
        </w:tc>
      </w:tr>
      <w:tr w:rsidR="00B40AAF" w14:paraId="45A4F499" w14:textId="77777777">
        <w:trPr>
          <w:trHeight w:val="440"/>
          <w:jc w:val="center"/>
        </w:trPr>
        <w:tc>
          <w:tcPr>
            <w:tcW w:w="746" w:type="dxa"/>
            <w:shd w:val="clear" w:color="auto" w:fill="auto"/>
            <w:vAlign w:val="center"/>
          </w:tcPr>
          <w:p w14:paraId="7FC0B2A6" w14:textId="77777777" w:rsidR="00B40AAF" w:rsidRDefault="00B40AAF">
            <w:pPr>
              <w:numPr>
                <w:ilvl w:val="0"/>
                <w:numId w:val="4"/>
              </w:numPr>
              <w:spacing w:before="60" w:after="60" w:line="240" w:lineRule="auto"/>
              <w:ind w:left="624"/>
              <w:jc w:val="center"/>
              <w:rPr>
                <w:color w:val="000000"/>
                <w:sz w:val="28"/>
                <w:szCs w:val="28"/>
              </w:rPr>
            </w:pPr>
          </w:p>
        </w:tc>
        <w:tc>
          <w:tcPr>
            <w:tcW w:w="2100" w:type="dxa"/>
            <w:shd w:val="clear" w:color="auto" w:fill="auto"/>
            <w:vAlign w:val="center"/>
          </w:tcPr>
          <w:p w14:paraId="1E927C20" w14:textId="77777777" w:rsidR="00B40AAF" w:rsidRDefault="00746E6D">
            <w:pPr>
              <w:spacing w:before="60" w:after="60" w:line="240" w:lineRule="auto"/>
              <w:rPr>
                <w:color w:val="000000"/>
                <w:sz w:val="28"/>
                <w:szCs w:val="28"/>
              </w:rPr>
            </w:pPr>
            <w:r>
              <w:rPr>
                <w:color w:val="000000"/>
                <w:sz w:val="28"/>
                <w:szCs w:val="28"/>
              </w:rPr>
              <w:t>HP 2510-24 Switch</w:t>
            </w:r>
          </w:p>
        </w:tc>
        <w:tc>
          <w:tcPr>
            <w:tcW w:w="913" w:type="dxa"/>
            <w:shd w:val="clear" w:color="auto" w:fill="auto"/>
            <w:vAlign w:val="center"/>
          </w:tcPr>
          <w:p w14:paraId="74B087CD" w14:textId="77777777" w:rsidR="00B40AAF" w:rsidRDefault="00746E6D">
            <w:pPr>
              <w:spacing w:before="60" w:after="60" w:line="240" w:lineRule="auto"/>
              <w:jc w:val="center"/>
              <w:rPr>
                <w:color w:val="000000"/>
                <w:sz w:val="28"/>
                <w:szCs w:val="28"/>
              </w:rPr>
            </w:pPr>
            <w:r>
              <w:rPr>
                <w:color w:val="000000"/>
                <w:sz w:val="28"/>
                <w:szCs w:val="28"/>
              </w:rPr>
              <w:t>1</w:t>
            </w:r>
          </w:p>
        </w:tc>
        <w:tc>
          <w:tcPr>
            <w:tcW w:w="1744" w:type="dxa"/>
            <w:shd w:val="clear" w:color="auto" w:fill="auto"/>
            <w:vAlign w:val="center"/>
          </w:tcPr>
          <w:p w14:paraId="3356BBCF" w14:textId="77777777" w:rsidR="00B40AAF" w:rsidRDefault="00746E6D">
            <w:pPr>
              <w:spacing w:before="60" w:after="60" w:line="240" w:lineRule="auto"/>
              <w:rPr>
                <w:color w:val="000000"/>
                <w:sz w:val="28"/>
                <w:szCs w:val="28"/>
              </w:rPr>
            </w:pPr>
            <w:r>
              <w:rPr>
                <w:color w:val="000000"/>
                <w:sz w:val="28"/>
                <w:szCs w:val="28"/>
              </w:rPr>
              <w:t>24 RJ-45 autosensing 10/100 ports</w:t>
            </w:r>
          </w:p>
        </w:tc>
        <w:tc>
          <w:tcPr>
            <w:tcW w:w="1538" w:type="dxa"/>
            <w:shd w:val="clear" w:color="auto" w:fill="auto"/>
            <w:vAlign w:val="center"/>
          </w:tcPr>
          <w:p w14:paraId="216FC340" w14:textId="77777777" w:rsidR="00B40AAF" w:rsidRDefault="00746E6D">
            <w:pPr>
              <w:spacing w:before="60" w:after="60" w:line="240" w:lineRule="auto"/>
              <w:jc w:val="center"/>
              <w:rPr>
                <w:color w:val="000000"/>
                <w:sz w:val="28"/>
                <w:szCs w:val="28"/>
              </w:rPr>
            </w:pPr>
            <w:r>
              <w:rPr>
                <w:color w:val="000000"/>
                <w:sz w:val="28"/>
                <w:szCs w:val="28"/>
              </w:rPr>
              <w:t>Phòng server</w:t>
            </w:r>
          </w:p>
        </w:tc>
        <w:tc>
          <w:tcPr>
            <w:tcW w:w="974" w:type="dxa"/>
            <w:shd w:val="clear" w:color="auto" w:fill="auto"/>
            <w:vAlign w:val="center"/>
          </w:tcPr>
          <w:p w14:paraId="57A239ED" w14:textId="77777777" w:rsidR="00B40AAF" w:rsidRDefault="00746E6D">
            <w:pPr>
              <w:spacing w:before="60" w:after="60" w:line="240" w:lineRule="auto"/>
              <w:jc w:val="center"/>
              <w:rPr>
                <w:color w:val="000000"/>
                <w:sz w:val="28"/>
                <w:szCs w:val="28"/>
              </w:rPr>
            </w:pPr>
            <w:r>
              <w:rPr>
                <w:color w:val="000000"/>
                <w:sz w:val="28"/>
                <w:szCs w:val="28"/>
              </w:rPr>
              <w:t>2016</w:t>
            </w:r>
          </w:p>
        </w:tc>
        <w:tc>
          <w:tcPr>
            <w:tcW w:w="1735" w:type="dxa"/>
            <w:shd w:val="clear" w:color="auto" w:fill="auto"/>
            <w:vAlign w:val="center"/>
          </w:tcPr>
          <w:p w14:paraId="05952479" w14:textId="77777777" w:rsidR="00B40AAF" w:rsidRDefault="00746E6D">
            <w:pPr>
              <w:spacing w:before="60" w:after="60" w:line="240" w:lineRule="auto"/>
              <w:jc w:val="center"/>
              <w:rPr>
                <w:color w:val="000000"/>
                <w:sz w:val="28"/>
                <w:szCs w:val="28"/>
              </w:rPr>
            </w:pPr>
            <w:r>
              <w:rPr>
                <w:color w:val="000000"/>
                <w:sz w:val="28"/>
                <w:szCs w:val="28"/>
              </w:rPr>
              <w:t>Hoạt động bình thường</w:t>
            </w:r>
          </w:p>
        </w:tc>
      </w:tr>
      <w:tr w:rsidR="00B40AAF" w14:paraId="3CC3F4CE" w14:textId="77777777">
        <w:trPr>
          <w:trHeight w:val="440"/>
          <w:jc w:val="center"/>
        </w:trPr>
        <w:tc>
          <w:tcPr>
            <w:tcW w:w="746" w:type="dxa"/>
            <w:shd w:val="clear" w:color="auto" w:fill="auto"/>
            <w:vAlign w:val="center"/>
          </w:tcPr>
          <w:p w14:paraId="644865BA" w14:textId="77777777" w:rsidR="00B40AAF" w:rsidRDefault="00B40AAF">
            <w:pPr>
              <w:numPr>
                <w:ilvl w:val="0"/>
                <w:numId w:val="4"/>
              </w:numPr>
              <w:spacing w:before="60" w:after="60" w:line="240" w:lineRule="auto"/>
              <w:ind w:left="624"/>
              <w:jc w:val="center"/>
              <w:rPr>
                <w:color w:val="000000"/>
                <w:sz w:val="28"/>
                <w:szCs w:val="28"/>
              </w:rPr>
            </w:pPr>
          </w:p>
        </w:tc>
        <w:tc>
          <w:tcPr>
            <w:tcW w:w="2100" w:type="dxa"/>
            <w:shd w:val="clear" w:color="auto" w:fill="auto"/>
            <w:vAlign w:val="center"/>
          </w:tcPr>
          <w:p w14:paraId="487369BC" w14:textId="77777777" w:rsidR="00B40AAF" w:rsidRDefault="00746E6D">
            <w:pPr>
              <w:spacing w:before="60" w:after="60" w:line="240" w:lineRule="auto"/>
              <w:rPr>
                <w:color w:val="000000"/>
                <w:sz w:val="28"/>
                <w:szCs w:val="28"/>
              </w:rPr>
            </w:pPr>
            <w:r>
              <w:rPr>
                <w:color w:val="000000"/>
                <w:sz w:val="28"/>
                <w:szCs w:val="28"/>
              </w:rPr>
              <w:t>NAS Synology</w:t>
            </w:r>
          </w:p>
          <w:p w14:paraId="0EAC30FC" w14:textId="77777777" w:rsidR="00B40AAF" w:rsidRDefault="00746E6D">
            <w:pPr>
              <w:spacing w:before="60" w:after="60" w:line="240" w:lineRule="auto"/>
              <w:rPr>
                <w:color w:val="000000"/>
                <w:sz w:val="28"/>
                <w:szCs w:val="28"/>
              </w:rPr>
            </w:pPr>
            <w:r>
              <w:rPr>
                <w:color w:val="000000"/>
                <w:sz w:val="28"/>
                <w:szCs w:val="28"/>
              </w:rPr>
              <w:t>DS2015</w:t>
            </w:r>
          </w:p>
        </w:tc>
        <w:tc>
          <w:tcPr>
            <w:tcW w:w="913" w:type="dxa"/>
            <w:shd w:val="clear" w:color="auto" w:fill="auto"/>
            <w:vAlign w:val="center"/>
          </w:tcPr>
          <w:p w14:paraId="7EDFE54C" w14:textId="77777777" w:rsidR="00B40AAF" w:rsidRDefault="00746E6D">
            <w:pPr>
              <w:spacing w:before="60" w:after="60" w:line="240" w:lineRule="auto"/>
              <w:jc w:val="center"/>
              <w:rPr>
                <w:color w:val="000000"/>
                <w:sz w:val="28"/>
                <w:szCs w:val="28"/>
              </w:rPr>
            </w:pPr>
            <w:r>
              <w:rPr>
                <w:color w:val="000000"/>
                <w:sz w:val="28"/>
                <w:szCs w:val="28"/>
              </w:rPr>
              <w:t>1</w:t>
            </w:r>
          </w:p>
        </w:tc>
        <w:tc>
          <w:tcPr>
            <w:tcW w:w="1744" w:type="dxa"/>
            <w:shd w:val="clear" w:color="auto" w:fill="auto"/>
            <w:vAlign w:val="center"/>
          </w:tcPr>
          <w:p w14:paraId="6E6C85D3" w14:textId="77777777" w:rsidR="00B40AAF" w:rsidRDefault="00746E6D">
            <w:pPr>
              <w:spacing w:before="60" w:after="60" w:line="240" w:lineRule="auto"/>
              <w:rPr>
                <w:color w:val="000000"/>
                <w:sz w:val="28"/>
                <w:szCs w:val="28"/>
              </w:rPr>
            </w:pPr>
            <w:r>
              <w:rPr>
                <w:color w:val="000000"/>
                <w:sz w:val="28"/>
                <w:szCs w:val="28"/>
              </w:rPr>
              <w:t xml:space="preserve">4 x HDD 2TB </w:t>
            </w:r>
          </w:p>
        </w:tc>
        <w:tc>
          <w:tcPr>
            <w:tcW w:w="1538" w:type="dxa"/>
            <w:shd w:val="clear" w:color="auto" w:fill="auto"/>
            <w:vAlign w:val="center"/>
          </w:tcPr>
          <w:p w14:paraId="5456DB2C" w14:textId="77777777" w:rsidR="00B40AAF" w:rsidRDefault="00746E6D">
            <w:pPr>
              <w:spacing w:before="60" w:after="60" w:line="240" w:lineRule="auto"/>
              <w:jc w:val="center"/>
              <w:rPr>
                <w:color w:val="000000"/>
                <w:sz w:val="28"/>
                <w:szCs w:val="28"/>
              </w:rPr>
            </w:pPr>
            <w:r>
              <w:rPr>
                <w:color w:val="000000"/>
                <w:sz w:val="28"/>
                <w:szCs w:val="28"/>
              </w:rPr>
              <w:t>Phòng server</w:t>
            </w:r>
          </w:p>
        </w:tc>
        <w:tc>
          <w:tcPr>
            <w:tcW w:w="974" w:type="dxa"/>
            <w:shd w:val="clear" w:color="auto" w:fill="auto"/>
            <w:vAlign w:val="center"/>
          </w:tcPr>
          <w:p w14:paraId="23231A00" w14:textId="77777777" w:rsidR="00B40AAF" w:rsidRDefault="00746E6D">
            <w:pPr>
              <w:spacing w:before="60" w:after="60" w:line="240" w:lineRule="auto"/>
              <w:jc w:val="center"/>
              <w:rPr>
                <w:color w:val="000000"/>
                <w:sz w:val="28"/>
                <w:szCs w:val="28"/>
              </w:rPr>
            </w:pPr>
            <w:r>
              <w:rPr>
                <w:color w:val="000000"/>
                <w:sz w:val="28"/>
                <w:szCs w:val="28"/>
              </w:rPr>
              <w:t>2016</w:t>
            </w:r>
          </w:p>
        </w:tc>
        <w:tc>
          <w:tcPr>
            <w:tcW w:w="1735" w:type="dxa"/>
            <w:shd w:val="clear" w:color="auto" w:fill="auto"/>
            <w:vAlign w:val="center"/>
          </w:tcPr>
          <w:p w14:paraId="14A944E0" w14:textId="77777777" w:rsidR="00B40AAF" w:rsidRDefault="00746E6D">
            <w:pPr>
              <w:spacing w:before="60" w:after="60" w:line="240" w:lineRule="auto"/>
              <w:jc w:val="center"/>
              <w:rPr>
                <w:color w:val="000000"/>
                <w:sz w:val="28"/>
                <w:szCs w:val="28"/>
              </w:rPr>
            </w:pPr>
            <w:r>
              <w:rPr>
                <w:color w:val="000000"/>
                <w:sz w:val="28"/>
                <w:szCs w:val="28"/>
              </w:rPr>
              <w:t>Hoạt động bình thường</w:t>
            </w:r>
          </w:p>
        </w:tc>
      </w:tr>
    </w:tbl>
    <w:p w14:paraId="44935BDA" w14:textId="77777777" w:rsidR="00B40AAF" w:rsidRDefault="00746E6D">
      <w:pPr>
        <w:numPr>
          <w:ilvl w:val="0"/>
          <w:numId w:val="30"/>
        </w:numPr>
        <w:pBdr>
          <w:top w:val="nil"/>
          <w:left w:val="nil"/>
          <w:bottom w:val="nil"/>
          <w:right w:val="nil"/>
          <w:between w:val="nil"/>
        </w:pBdr>
        <w:spacing w:before="120" w:after="120" w:line="240" w:lineRule="auto"/>
        <w:rPr>
          <w:color w:val="000000"/>
          <w:sz w:val="28"/>
          <w:szCs w:val="28"/>
        </w:rPr>
      </w:pPr>
      <w:r>
        <w:rPr>
          <w:color w:val="000000"/>
          <w:sz w:val="28"/>
          <w:szCs w:val="28"/>
        </w:rPr>
        <w:t xml:space="preserve">Đánh giá: </w:t>
      </w:r>
    </w:p>
    <w:p w14:paraId="64378BF1" w14:textId="77777777" w:rsidR="00B40AAF" w:rsidRDefault="00746E6D">
      <w:pPr>
        <w:ind w:left="360" w:firstLine="720"/>
        <w:rPr>
          <w:color w:val="000000"/>
          <w:sz w:val="28"/>
          <w:szCs w:val="28"/>
        </w:rPr>
      </w:pPr>
      <w:r>
        <w:rPr>
          <w:color w:val="000000"/>
          <w:sz w:val="28"/>
          <w:szCs w:val="28"/>
        </w:rPr>
        <w:t>Thiết bị chuyển mạch Switch layer 3, NAS hiện đáp ứng nhu cầu sử dụng nên đơn vị chưa có nhu cầu đầu tư trong giai đoạn này.</w:t>
      </w:r>
    </w:p>
    <w:p w14:paraId="42007CE9" w14:textId="77777777" w:rsidR="00B40AAF" w:rsidRDefault="00746E6D">
      <w:pPr>
        <w:pBdr>
          <w:top w:val="nil"/>
          <w:left w:val="nil"/>
          <w:bottom w:val="nil"/>
          <w:right w:val="nil"/>
          <w:between w:val="nil"/>
        </w:pBdr>
        <w:spacing w:before="120" w:after="120" w:line="240" w:lineRule="auto"/>
        <w:rPr>
          <w:color w:val="000000"/>
          <w:sz w:val="28"/>
          <w:szCs w:val="28"/>
        </w:rPr>
      </w:pPr>
      <w:r>
        <w:rPr>
          <w:color w:val="000000"/>
          <w:sz w:val="28"/>
          <w:szCs w:val="28"/>
        </w:rPr>
        <w:t>Mô hình mạng hiện tại:</w:t>
      </w:r>
    </w:p>
    <w:p w14:paraId="27C4C0C0" w14:textId="77777777" w:rsidR="00B40AAF" w:rsidRDefault="00746E6D">
      <w:pPr>
        <w:jc w:val="center"/>
        <w:rPr>
          <w:color w:val="000000"/>
          <w:sz w:val="28"/>
          <w:szCs w:val="28"/>
          <w:highlight w:val="yellow"/>
        </w:rPr>
      </w:pPr>
      <w:r>
        <w:rPr>
          <w:noProof/>
          <w:color w:val="000000"/>
          <w:sz w:val="28"/>
          <w:szCs w:val="28"/>
        </w:rPr>
        <w:lastRenderedPageBreak/>
        <w:drawing>
          <wp:inline distT="0" distB="0" distL="0" distR="0" wp14:anchorId="7D79CF3B" wp14:editId="451007B7">
            <wp:extent cx="6183424" cy="3957052"/>
            <wp:effectExtent l="0" t="0" r="0" b="0"/>
            <wp:docPr id="44" name="image52.jpg" descr="So do SXD 2"/>
            <wp:cNvGraphicFramePr/>
            <a:graphic xmlns:a="http://schemas.openxmlformats.org/drawingml/2006/main">
              <a:graphicData uri="http://schemas.openxmlformats.org/drawingml/2006/picture">
                <pic:pic xmlns:pic="http://schemas.openxmlformats.org/drawingml/2006/picture">
                  <pic:nvPicPr>
                    <pic:cNvPr id="0" name="image52.jpg" descr="So do SXD 2"/>
                    <pic:cNvPicPr preferRelativeResize="0"/>
                  </pic:nvPicPr>
                  <pic:blipFill>
                    <a:blip r:embed="rId13"/>
                    <a:srcRect/>
                    <a:stretch>
                      <a:fillRect/>
                    </a:stretch>
                  </pic:blipFill>
                  <pic:spPr>
                    <a:xfrm>
                      <a:off x="0" y="0"/>
                      <a:ext cx="6183424" cy="3957052"/>
                    </a:xfrm>
                    <a:prstGeom prst="rect">
                      <a:avLst/>
                    </a:prstGeom>
                    <a:ln/>
                  </pic:spPr>
                </pic:pic>
              </a:graphicData>
            </a:graphic>
          </wp:inline>
        </w:drawing>
      </w:r>
    </w:p>
    <w:p w14:paraId="422351E1" w14:textId="77777777" w:rsidR="00B40AAF" w:rsidRDefault="00B40AAF">
      <w:pPr>
        <w:jc w:val="center"/>
        <w:rPr>
          <w:color w:val="000000"/>
          <w:sz w:val="28"/>
          <w:szCs w:val="28"/>
          <w:highlight w:val="yellow"/>
        </w:rPr>
      </w:pPr>
    </w:p>
    <w:p w14:paraId="6008ED31" w14:textId="77777777" w:rsidR="00B40AAF" w:rsidRDefault="00746E6D">
      <w:pPr>
        <w:pStyle w:val="Heading4"/>
        <w:numPr>
          <w:ilvl w:val="3"/>
          <w:numId w:val="1"/>
        </w:numPr>
        <w:rPr>
          <w:color w:val="000000"/>
        </w:rPr>
      </w:pPr>
      <w:bookmarkStart w:id="26" w:name="_heading=h.qsh70q" w:colFirst="0" w:colLast="0"/>
      <w:bookmarkEnd w:id="26"/>
      <w:r>
        <w:rPr>
          <w:color w:val="000000"/>
        </w:rPr>
        <w:t>Access Point</w:t>
      </w:r>
    </w:p>
    <w:p w14:paraId="51806371"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bookmarkStart w:id="27" w:name="_heading=h.3as4poj" w:colFirst="0" w:colLast="0"/>
      <w:bookmarkEnd w:id="27"/>
      <w:r>
        <w:rPr>
          <w:rFonts w:ascii="Cambria" w:eastAsia="Cambria" w:hAnsi="Cambria" w:cs="Cambria"/>
          <w:color w:val="000000"/>
          <w:sz w:val="28"/>
          <w:szCs w:val="28"/>
        </w:rPr>
        <w:t>Chi ti</w:t>
      </w:r>
      <w:r>
        <w:rPr>
          <w:rFonts w:ascii="Cambria" w:eastAsia="Cambria" w:hAnsi="Cambria" w:cs="Cambria"/>
          <w:color w:val="000000"/>
          <w:sz w:val="28"/>
          <w:szCs w:val="28"/>
        </w:rPr>
        <w:t>ế</w:t>
      </w:r>
      <w:r>
        <w:rPr>
          <w:rFonts w:ascii="Cambria" w:eastAsia="Cambria" w:hAnsi="Cambria" w:cs="Cambria"/>
          <w:color w:val="000000"/>
          <w:sz w:val="28"/>
          <w:szCs w:val="28"/>
        </w:rPr>
        <w:t>t thi</w:t>
      </w:r>
      <w:r>
        <w:rPr>
          <w:rFonts w:ascii="Cambria" w:eastAsia="Cambria" w:hAnsi="Cambria" w:cs="Cambria"/>
          <w:color w:val="000000"/>
          <w:sz w:val="28"/>
          <w:szCs w:val="28"/>
        </w:rPr>
        <w:t>ế</w:t>
      </w:r>
      <w:r>
        <w:rPr>
          <w:rFonts w:ascii="Cambria" w:eastAsia="Cambria" w:hAnsi="Cambria" w:cs="Cambria"/>
          <w:color w:val="000000"/>
          <w:sz w:val="28"/>
          <w:szCs w:val="28"/>
        </w:rPr>
        <w:t>t b</w:t>
      </w:r>
      <w:r>
        <w:rPr>
          <w:rFonts w:ascii="Cambria" w:eastAsia="Cambria" w:hAnsi="Cambria" w:cs="Cambria"/>
          <w:color w:val="000000"/>
          <w:sz w:val="28"/>
          <w:szCs w:val="28"/>
        </w:rPr>
        <w:t>ị</w:t>
      </w:r>
      <w:r>
        <w:rPr>
          <w:rFonts w:ascii="Cambria" w:eastAsia="Cambria" w:hAnsi="Cambria" w:cs="Cambria"/>
          <w:color w:val="000000"/>
          <w:sz w:val="28"/>
          <w:szCs w:val="28"/>
        </w:rPr>
        <w:t xml:space="preserve"> m</w:t>
      </w:r>
      <w:r>
        <w:rPr>
          <w:rFonts w:ascii="Cambria" w:eastAsia="Cambria" w:hAnsi="Cambria" w:cs="Cambria"/>
          <w:color w:val="000000"/>
          <w:sz w:val="28"/>
          <w:szCs w:val="28"/>
        </w:rPr>
        <w:t>ạ</w:t>
      </w:r>
      <w:r>
        <w:rPr>
          <w:rFonts w:ascii="Cambria" w:eastAsia="Cambria" w:hAnsi="Cambria" w:cs="Cambria"/>
          <w:color w:val="000000"/>
          <w:sz w:val="28"/>
          <w:szCs w:val="28"/>
        </w:rPr>
        <w:t>ng hi</w:t>
      </w:r>
      <w:r>
        <w:rPr>
          <w:rFonts w:ascii="Cambria" w:eastAsia="Cambria" w:hAnsi="Cambria" w:cs="Cambria"/>
          <w:color w:val="000000"/>
          <w:sz w:val="28"/>
          <w:szCs w:val="28"/>
        </w:rPr>
        <w:t>ệ</w:t>
      </w:r>
      <w:r>
        <w:rPr>
          <w:rFonts w:ascii="Cambria" w:eastAsia="Cambria" w:hAnsi="Cambria" w:cs="Cambria"/>
          <w:color w:val="000000"/>
          <w:sz w:val="28"/>
          <w:szCs w:val="28"/>
        </w:rPr>
        <w:t>n có như sau:</w:t>
      </w:r>
    </w:p>
    <w:tbl>
      <w:tblPr>
        <w:tblStyle w:val="af0"/>
        <w:tblW w:w="92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5"/>
        <w:gridCol w:w="2392"/>
        <w:gridCol w:w="1438"/>
        <w:gridCol w:w="1390"/>
        <w:gridCol w:w="1623"/>
        <w:gridCol w:w="1616"/>
      </w:tblGrid>
      <w:tr w:rsidR="00B40AAF" w14:paraId="608FB1B9" w14:textId="77777777">
        <w:trPr>
          <w:trHeight w:val="330"/>
          <w:jc w:val="center"/>
        </w:trPr>
        <w:tc>
          <w:tcPr>
            <w:tcW w:w="746" w:type="dxa"/>
            <w:vMerge w:val="restart"/>
            <w:shd w:val="clear" w:color="auto" w:fill="auto"/>
            <w:vAlign w:val="center"/>
          </w:tcPr>
          <w:p w14:paraId="4573BC71" w14:textId="77777777" w:rsidR="00B40AAF" w:rsidRDefault="00746E6D">
            <w:pPr>
              <w:spacing w:before="60" w:after="60" w:line="240" w:lineRule="auto"/>
              <w:jc w:val="center"/>
              <w:rPr>
                <w:b/>
                <w:color w:val="000000"/>
                <w:sz w:val="28"/>
                <w:szCs w:val="28"/>
              </w:rPr>
            </w:pPr>
            <w:r>
              <w:rPr>
                <w:b/>
                <w:color w:val="000000"/>
                <w:sz w:val="28"/>
                <w:szCs w:val="28"/>
              </w:rPr>
              <w:t>STT</w:t>
            </w:r>
          </w:p>
        </w:tc>
        <w:tc>
          <w:tcPr>
            <w:tcW w:w="2392" w:type="dxa"/>
            <w:vMerge w:val="restart"/>
            <w:shd w:val="clear" w:color="auto" w:fill="auto"/>
            <w:vAlign w:val="center"/>
          </w:tcPr>
          <w:p w14:paraId="04112574" w14:textId="77777777" w:rsidR="00B40AAF" w:rsidRDefault="00746E6D">
            <w:pPr>
              <w:spacing w:before="60" w:after="60" w:line="240" w:lineRule="auto"/>
              <w:jc w:val="center"/>
              <w:rPr>
                <w:b/>
                <w:color w:val="000000"/>
                <w:sz w:val="28"/>
                <w:szCs w:val="28"/>
              </w:rPr>
            </w:pPr>
            <w:r>
              <w:rPr>
                <w:b/>
                <w:color w:val="000000"/>
                <w:sz w:val="28"/>
                <w:szCs w:val="28"/>
              </w:rPr>
              <w:t>Vị trí</w:t>
            </w:r>
          </w:p>
        </w:tc>
        <w:tc>
          <w:tcPr>
            <w:tcW w:w="6067" w:type="dxa"/>
            <w:gridSpan w:val="4"/>
            <w:shd w:val="clear" w:color="auto" w:fill="auto"/>
            <w:vAlign w:val="center"/>
          </w:tcPr>
          <w:p w14:paraId="20D683EC" w14:textId="77777777" w:rsidR="00B40AAF" w:rsidRDefault="00746E6D">
            <w:pPr>
              <w:spacing w:before="60" w:after="60" w:line="240" w:lineRule="auto"/>
              <w:jc w:val="center"/>
              <w:rPr>
                <w:b/>
                <w:color w:val="000000"/>
                <w:sz w:val="28"/>
                <w:szCs w:val="28"/>
              </w:rPr>
            </w:pPr>
            <w:r>
              <w:rPr>
                <w:b/>
                <w:color w:val="000000"/>
                <w:sz w:val="28"/>
                <w:szCs w:val="28"/>
              </w:rPr>
              <w:t>Access Point</w:t>
            </w:r>
          </w:p>
        </w:tc>
      </w:tr>
      <w:tr w:rsidR="00B40AAF" w14:paraId="1BB4BD46" w14:textId="77777777">
        <w:trPr>
          <w:trHeight w:val="660"/>
          <w:jc w:val="center"/>
        </w:trPr>
        <w:tc>
          <w:tcPr>
            <w:tcW w:w="746" w:type="dxa"/>
            <w:vMerge/>
            <w:shd w:val="clear" w:color="auto" w:fill="auto"/>
            <w:vAlign w:val="center"/>
          </w:tcPr>
          <w:p w14:paraId="03A200DE" w14:textId="77777777" w:rsidR="00B40AAF" w:rsidRDefault="00B40AAF">
            <w:pPr>
              <w:widowControl w:val="0"/>
              <w:pBdr>
                <w:top w:val="nil"/>
                <w:left w:val="nil"/>
                <w:bottom w:val="nil"/>
                <w:right w:val="nil"/>
                <w:between w:val="nil"/>
              </w:pBdr>
              <w:spacing w:after="0"/>
              <w:jc w:val="left"/>
              <w:rPr>
                <w:b/>
                <w:color w:val="000000"/>
                <w:sz w:val="28"/>
                <w:szCs w:val="28"/>
              </w:rPr>
            </w:pPr>
          </w:p>
        </w:tc>
        <w:tc>
          <w:tcPr>
            <w:tcW w:w="2392" w:type="dxa"/>
            <w:vMerge/>
            <w:shd w:val="clear" w:color="auto" w:fill="auto"/>
            <w:vAlign w:val="center"/>
          </w:tcPr>
          <w:p w14:paraId="79080562" w14:textId="77777777" w:rsidR="00B40AAF" w:rsidRDefault="00B40AAF">
            <w:pPr>
              <w:widowControl w:val="0"/>
              <w:pBdr>
                <w:top w:val="nil"/>
                <w:left w:val="nil"/>
                <w:bottom w:val="nil"/>
                <w:right w:val="nil"/>
                <w:between w:val="nil"/>
              </w:pBdr>
              <w:spacing w:after="0"/>
              <w:jc w:val="left"/>
              <w:rPr>
                <w:b/>
                <w:color w:val="000000"/>
                <w:sz w:val="28"/>
                <w:szCs w:val="28"/>
              </w:rPr>
            </w:pPr>
          </w:p>
        </w:tc>
        <w:tc>
          <w:tcPr>
            <w:tcW w:w="1438" w:type="dxa"/>
            <w:shd w:val="clear" w:color="auto" w:fill="auto"/>
            <w:vAlign w:val="center"/>
          </w:tcPr>
          <w:p w14:paraId="43C37E68" w14:textId="77777777" w:rsidR="00B40AAF" w:rsidRDefault="00746E6D">
            <w:pPr>
              <w:spacing w:before="60" w:after="60" w:line="240" w:lineRule="auto"/>
              <w:jc w:val="center"/>
              <w:rPr>
                <w:b/>
                <w:color w:val="000000"/>
                <w:sz w:val="28"/>
                <w:szCs w:val="28"/>
              </w:rPr>
            </w:pPr>
            <w:r>
              <w:rPr>
                <w:b/>
                <w:color w:val="000000"/>
                <w:sz w:val="28"/>
                <w:szCs w:val="28"/>
              </w:rPr>
              <w:t>Số lượng</w:t>
            </w:r>
          </w:p>
        </w:tc>
        <w:tc>
          <w:tcPr>
            <w:tcW w:w="1390" w:type="dxa"/>
            <w:shd w:val="clear" w:color="auto" w:fill="auto"/>
            <w:vAlign w:val="center"/>
          </w:tcPr>
          <w:p w14:paraId="3DD534B9" w14:textId="77777777" w:rsidR="00B40AAF" w:rsidRDefault="00746E6D">
            <w:pPr>
              <w:spacing w:before="60" w:after="60" w:line="240" w:lineRule="auto"/>
              <w:jc w:val="center"/>
              <w:rPr>
                <w:b/>
                <w:color w:val="000000"/>
                <w:sz w:val="28"/>
                <w:szCs w:val="28"/>
              </w:rPr>
            </w:pPr>
            <w:r>
              <w:rPr>
                <w:b/>
                <w:color w:val="000000"/>
                <w:sz w:val="28"/>
                <w:szCs w:val="28"/>
              </w:rPr>
              <w:t>Cấu hình</w:t>
            </w:r>
          </w:p>
        </w:tc>
        <w:tc>
          <w:tcPr>
            <w:tcW w:w="1623" w:type="dxa"/>
            <w:shd w:val="clear" w:color="auto" w:fill="auto"/>
            <w:vAlign w:val="center"/>
          </w:tcPr>
          <w:p w14:paraId="375467FC" w14:textId="77777777" w:rsidR="00B40AAF" w:rsidRDefault="00746E6D">
            <w:pPr>
              <w:spacing w:before="60" w:after="60" w:line="240" w:lineRule="auto"/>
              <w:jc w:val="center"/>
              <w:rPr>
                <w:b/>
                <w:color w:val="000000"/>
                <w:sz w:val="28"/>
                <w:szCs w:val="28"/>
                <w:highlight w:val="yellow"/>
              </w:rPr>
            </w:pPr>
            <w:r>
              <w:rPr>
                <w:b/>
                <w:color w:val="000000"/>
                <w:sz w:val="28"/>
                <w:szCs w:val="28"/>
              </w:rPr>
              <w:t>Năm đầu tư</w:t>
            </w:r>
          </w:p>
        </w:tc>
        <w:tc>
          <w:tcPr>
            <w:tcW w:w="1616" w:type="dxa"/>
            <w:shd w:val="clear" w:color="auto" w:fill="auto"/>
            <w:vAlign w:val="center"/>
          </w:tcPr>
          <w:p w14:paraId="3C261307" w14:textId="77777777" w:rsidR="00B40AAF" w:rsidRDefault="00746E6D">
            <w:pPr>
              <w:spacing w:before="60" w:after="60" w:line="240" w:lineRule="auto"/>
              <w:jc w:val="center"/>
              <w:rPr>
                <w:b/>
                <w:color w:val="000000"/>
                <w:sz w:val="28"/>
                <w:szCs w:val="28"/>
                <w:highlight w:val="yellow"/>
              </w:rPr>
            </w:pPr>
            <w:r>
              <w:rPr>
                <w:b/>
                <w:color w:val="000000"/>
                <w:sz w:val="28"/>
                <w:szCs w:val="28"/>
              </w:rPr>
              <w:t>Tình trạng</w:t>
            </w:r>
          </w:p>
        </w:tc>
      </w:tr>
      <w:tr w:rsidR="00B40AAF" w14:paraId="51409896" w14:textId="77777777">
        <w:trPr>
          <w:trHeight w:val="330"/>
          <w:jc w:val="center"/>
        </w:trPr>
        <w:tc>
          <w:tcPr>
            <w:tcW w:w="746" w:type="dxa"/>
            <w:shd w:val="clear" w:color="auto" w:fill="auto"/>
            <w:vAlign w:val="center"/>
          </w:tcPr>
          <w:p w14:paraId="7FCDF613" w14:textId="77777777" w:rsidR="00B40AAF" w:rsidRDefault="00746E6D">
            <w:pPr>
              <w:spacing w:before="60" w:after="60" w:line="240" w:lineRule="auto"/>
              <w:jc w:val="center"/>
              <w:rPr>
                <w:color w:val="000000"/>
                <w:sz w:val="28"/>
                <w:szCs w:val="28"/>
              </w:rPr>
            </w:pPr>
            <w:r>
              <w:rPr>
                <w:color w:val="000000"/>
                <w:sz w:val="28"/>
                <w:szCs w:val="28"/>
              </w:rPr>
              <w:t>1</w:t>
            </w:r>
          </w:p>
        </w:tc>
        <w:tc>
          <w:tcPr>
            <w:tcW w:w="2392" w:type="dxa"/>
            <w:shd w:val="clear" w:color="auto" w:fill="auto"/>
            <w:vAlign w:val="center"/>
          </w:tcPr>
          <w:p w14:paraId="1B663A54" w14:textId="77777777" w:rsidR="00B40AAF" w:rsidRDefault="00746E6D">
            <w:pPr>
              <w:spacing w:before="60" w:after="60" w:line="240" w:lineRule="auto"/>
              <w:jc w:val="center"/>
              <w:rPr>
                <w:color w:val="000000"/>
                <w:sz w:val="28"/>
                <w:szCs w:val="28"/>
              </w:rPr>
            </w:pPr>
            <w:r>
              <w:rPr>
                <w:color w:val="000000"/>
                <w:sz w:val="28"/>
                <w:szCs w:val="28"/>
                <w:highlight w:val="white"/>
              </w:rPr>
              <w:t>Đặt lầu 1 (3), lầu 2 (2), lầu 4 (1)</w:t>
            </w:r>
          </w:p>
        </w:tc>
        <w:tc>
          <w:tcPr>
            <w:tcW w:w="1438" w:type="dxa"/>
            <w:shd w:val="clear" w:color="auto" w:fill="auto"/>
            <w:vAlign w:val="center"/>
          </w:tcPr>
          <w:p w14:paraId="3BD87312" w14:textId="77777777" w:rsidR="00B40AAF" w:rsidRDefault="00746E6D">
            <w:pPr>
              <w:spacing w:before="60" w:after="60" w:line="240" w:lineRule="auto"/>
              <w:jc w:val="center"/>
              <w:rPr>
                <w:color w:val="000000"/>
                <w:sz w:val="28"/>
                <w:szCs w:val="28"/>
              </w:rPr>
            </w:pPr>
            <w:r>
              <w:rPr>
                <w:color w:val="000000"/>
                <w:sz w:val="28"/>
                <w:szCs w:val="28"/>
              </w:rPr>
              <w:t>6</w:t>
            </w:r>
          </w:p>
        </w:tc>
        <w:tc>
          <w:tcPr>
            <w:tcW w:w="1390" w:type="dxa"/>
            <w:shd w:val="clear" w:color="auto" w:fill="auto"/>
            <w:vAlign w:val="center"/>
          </w:tcPr>
          <w:p w14:paraId="79C3491C" w14:textId="77777777" w:rsidR="00B40AAF" w:rsidRDefault="00746E6D">
            <w:pPr>
              <w:spacing w:before="60" w:after="60" w:line="240" w:lineRule="auto"/>
              <w:jc w:val="center"/>
              <w:rPr>
                <w:color w:val="000000"/>
                <w:sz w:val="28"/>
                <w:szCs w:val="28"/>
              </w:rPr>
            </w:pPr>
            <w:r>
              <w:rPr>
                <w:color w:val="000000"/>
                <w:sz w:val="28"/>
                <w:szCs w:val="28"/>
              </w:rPr>
              <w:t>Cisco RV130W</w:t>
            </w:r>
          </w:p>
        </w:tc>
        <w:tc>
          <w:tcPr>
            <w:tcW w:w="1623" w:type="dxa"/>
            <w:shd w:val="clear" w:color="auto" w:fill="auto"/>
            <w:vAlign w:val="center"/>
          </w:tcPr>
          <w:p w14:paraId="53D8B3A0" w14:textId="77777777" w:rsidR="00B40AAF" w:rsidRDefault="00746E6D">
            <w:pPr>
              <w:spacing w:before="60" w:after="60" w:line="240" w:lineRule="auto"/>
              <w:jc w:val="center"/>
              <w:rPr>
                <w:color w:val="000000"/>
                <w:sz w:val="28"/>
                <w:szCs w:val="28"/>
              </w:rPr>
            </w:pPr>
            <w:r>
              <w:rPr>
                <w:color w:val="000000"/>
                <w:sz w:val="28"/>
                <w:szCs w:val="28"/>
              </w:rPr>
              <w:t>2015</w:t>
            </w:r>
          </w:p>
        </w:tc>
        <w:tc>
          <w:tcPr>
            <w:tcW w:w="1616" w:type="dxa"/>
            <w:shd w:val="clear" w:color="auto" w:fill="auto"/>
            <w:vAlign w:val="bottom"/>
          </w:tcPr>
          <w:p w14:paraId="3B6FF617" w14:textId="77777777" w:rsidR="00B40AAF" w:rsidRDefault="00746E6D">
            <w:pPr>
              <w:spacing w:before="60" w:after="60" w:line="240" w:lineRule="auto"/>
              <w:rPr>
                <w:color w:val="000000"/>
                <w:sz w:val="28"/>
                <w:szCs w:val="28"/>
              </w:rPr>
            </w:pPr>
            <w:r>
              <w:rPr>
                <w:color w:val="000000"/>
                <w:sz w:val="28"/>
                <w:szCs w:val="28"/>
              </w:rPr>
              <w:t>Hoạt động bình thường</w:t>
            </w:r>
          </w:p>
        </w:tc>
      </w:tr>
      <w:tr w:rsidR="00B40AAF" w14:paraId="6D59E2E7" w14:textId="77777777">
        <w:trPr>
          <w:trHeight w:val="330"/>
          <w:jc w:val="center"/>
        </w:trPr>
        <w:tc>
          <w:tcPr>
            <w:tcW w:w="3138" w:type="dxa"/>
            <w:gridSpan w:val="2"/>
            <w:shd w:val="clear" w:color="auto" w:fill="auto"/>
            <w:vAlign w:val="center"/>
          </w:tcPr>
          <w:p w14:paraId="362A903A" w14:textId="77777777" w:rsidR="00B40AAF" w:rsidRDefault="00746E6D">
            <w:pPr>
              <w:spacing w:before="60" w:after="60" w:line="240" w:lineRule="auto"/>
              <w:jc w:val="center"/>
              <w:rPr>
                <w:b/>
                <w:color w:val="000000"/>
                <w:sz w:val="28"/>
                <w:szCs w:val="28"/>
              </w:rPr>
            </w:pPr>
            <w:r>
              <w:rPr>
                <w:b/>
                <w:color w:val="000000"/>
                <w:sz w:val="28"/>
                <w:szCs w:val="28"/>
              </w:rPr>
              <w:t>Tổng cộng:</w:t>
            </w:r>
          </w:p>
        </w:tc>
        <w:tc>
          <w:tcPr>
            <w:tcW w:w="1438" w:type="dxa"/>
            <w:shd w:val="clear" w:color="auto" w:fill="auto"/>
            <w:vAlign w:val="bottom"/>
          </w:tcPr>
          <w:p w14:paraId="19EBE3D4" w14:textId="77777777" w:rsidR="00B40AAF" w:rsidRDefault="00746E6D">
            <w:pPr>
              <w:spacing w:before="60" w:after="60" w:line="240" w:lineRule="auto"/>
              <w:jc w:val="center"/>
              <w:rPr>
                <w:b/>
                <w:color w:val="000000"/>
                <w:sz w:val="28"/>
                <w:szCs w:val="28"/>
              </w:rPr>
            </w:pPr>
            <w:r>
              <w:rPr>
                <w:b/>
                <w:color w:val="000000"/>
                <w:sz w:val="28"/>
                <w:szCs w:val="28"/>
              </w:rPr>
              <w:t>6</w:t>
            </w:r>
          </w:p>
        </w:tc>
        <w:tc>
          <w:tcPr>
            <w:tcW w:w="1390" w:type="dxa"/>
            <w:shd w:val="clear" w:color="auto" w:fill="auto"/>
            <w:vAlign w:val="bottom"/>
          </w:tcPr>
          <w:p w14:paraId="098FFEEE" w14:textId="77777777" w:rsidR="00B40AAF" w:rsidRDefault="00746E6D">
            <w:pPr>
              <w:spacing w:before="60" w:after="60" w:line="240" w:lineRule="auto"/>
              <w:jc w:val="center"/>
              <w:rPr>
                <w:b/>
                <w:color w:val="000000"/>
                <w:sz w:val="28"/>
                <w:szCs w:val="28"/>
              </w:rPr>
            </w:pPr>
            <w:r>
              <w:rPr>
                <w:b/>
                <w:color w:val="000000"/>
                <w:sz w:val="28"/>
                <w:szCs w:val="28"/>
              </w:rPr>
              <w:t> </w:t>
            </w:r>
          </w:p>
        </w:tc>
        <w:tc>
          <w:tcPr>
            <w:tcW w:w="1623" w:type="dxa"/>
            <w:shd w:val="clear" w:color="auto" w:fill="auto"/>
            <w:vAlign w:val="bottom"/>
          </w:tcPr>
          <w:p w14:paraId="7433ABCD" w14:textId="77777777" w:rsidR="00B40AAF" w:rsidRDefault="00746E6D">
            <w:pPr>
              <w:spacing w:before="60" w:after="60" w:line="240" w:lineRule="auto"/>
              <w:jc w:val="center"/>
              <w:rPr>
                <w:b/>
                <w:color w:val="000000"/>
                <w:sz w:val="28"/>
                <w:szCs w:val="28"/>
              </w:rPr>
            </w:pPr>
            <w:r>
              <w:rPr>
                <w:b/>
                <w:color w:val="000000"/>
                <w:sz w:val="28"/>
                <w:szCs w:val="28"/>
              </w:rPr>
              <w:t> </w:t>
            </w:r>
          </w:p>
        </w:tc>
        <w:tc>
          <w:tcPr>
            <w:tcW w:w="1616" w:type="dxa"/>
            <w:shd w:val="clear" w:color="auto" w:fill="auto"/>
            <w:vAlign w:val="bottom"/>
          </w:tcPr>
          <w:p w14:paraId="7D52D247" w14:textId="77777777" w:rsidR="00B40AAF" w:rsidRDefault="00746E6D">
            <w:pPr>
              <w:spacing w:before="60" w:after="60" w:line="240" w:lineRule="auto"/>
              <w:jc w:val="center"/>
              <w:rPr>
                <w:b/>
                <w:color w:val="000000"/>
                <w:sz w:val="28"/>
                <w:szCs w:val="28"/>
              </w:rPr>
            </w:pPr>
            <w:r>
              <w:rPr>
                <w:b/>
                <w:color w:val="000000"/>
                <w:sz w:val="28"/>
                <w:szCs w:val="28"/>
              </w:rPr>
              <w:t> </w:t>
            </w:r>
          </w:p>
        </w:tc>
      </w:tr>
    </w:tbl>
    <w:p w14:paraId="2C62B486" w14:textId="77777777" w:rsidR="00B40AAF" w:rsidRDefault="00746E6D">
      <w:pPr>
        <w:pStyle w:val="Heading4"/>
        <w:numPr>
          <w:ilvl w:val="3"/>
          <w:numId w:val="1"/>
        </w:numPr>
        <w:rPr>
          <w:color w:val="000000"/>
        </w:rPr>
      </w:pPr>
      <w:bookmarkStart w:id="28" w:name="_heading=h.1pxezwc" w:colFirst="0" w:colLast="0"/>
      <w:bookmarkEnd w:id="28"/>
      <w:r>
        <w:rPr>
          <w:color w:val="000000"/>
        </w:rPr>
        <w:t>Hi</w:t>
      </w:r>
      <w:r>
        <w:rPr>
          <w:color w:val="000000"/>
        </w:rPr>
        <w:t>ệ</w:t>
      </w:r>
      <w:r>
        <w:rPr>
          <w:color w:val="000000"/>
        </w:rPr>
        <w:t>n tr</w:t>
      </w:r>
      <w:r>
        <w:rPr>
          <w:color w:val="000000"/>
        </w:rPr>
        <w:t>ạ</w:t>
      </w:r>
      <w:r>
        <w:rPr>
          <w:color w:val="000000"/>
        </w:rPr>
        <w:t>ng h</w:t>
      </w:r>
      <w:r>
        <w:rPr>
          <w:color w:val="000000"/>
        </w:rPr>
        <w:t>ệ</w:t>
      </w:r>
      <w:r>
        <w:rPr>
          <w:color w:val="000000"/>
        </w:rPr>
        <w:t xml:space="preserve"> th</w:t>
      </w:r>
      <w:r>
        <w:rPr>
          <w:color w:val="000000"/>
        </w:rPr>
        <w:t>ố</w:t>
      </w:r>
      <w:r>
        <w:rPr>
          <w:color w:val="000000"/>
        </w:rPr>
        <w:t>ng an toàn thông tin</w:t>
      </w:r>
    </w:p>
    <w:p w14:paraId="61B45537" w14:textId="77777777" w:rsidR="00B40AAF" w:rsidRDefault="00746E6D">
      <w:pPr>
        <w:pBdr>
          <w:top w:val="nil"/>
          <w:left w:val="nil"/>
          <w:bottom w:val="nil"/>
          <w:right w:val="nil"/>
          <w:between w:val="nil"/>
        </w:pBdr>
        <w:spacing w:before="120" w:after="120" w:line="240" w:lineRule="auto"/>
        <w:rPr>
          <w:color w:val="000000"/>
          <w:sz w:val="28"/>
          <w:szCs w:val="28"/>
        </w:rPr>
      </w:pPr>
      <w:r>
        <w:rPr>
          <w:color w:val="000000"/>
          <w:sz w:val="28"/>
          <w:szCs w:val="28"/>
        </w:rPr>
        <w:t>Hiện trạng lưu trữ hồ sơ: Ngoài một số dữ liệu được lưu giữ trên máy chủ cơ sở dữ liệu, các dữ liệu khác đều được lưu trữ riêng lẽ trên các máy trạm.</w:t>
      </w:r>
    </w:p>
    <w:p w14:paraId="5E360555" w14:textId="77777777" w:rsidR="00B40AAF" w:rsidRDefault="00746E6D">
      <w:pPr>
        <w:pBdr>
          <w:top w:val="nil"/>
          <w:left w:val="nil"/>
          <w:bottom w:val="nil"/>
          <w:right w:val="nil"/>
          <w:between w:val="nil"/>
        </w:pBdr>
        <w:spacing w:before="120" w:after="120" w:line="240" w:lineRule="auto"/>
        <w:rPr>
          <w:color w:val="000000"/>
          <w:sz w:val="28"/>
          <w:szCs w:val="28"/>
        </w:rPr>
      </w:pPr>
      <w:r>
        <w:rPr>
          <w:color w:val="000000"/>
          <w:sz w:val="28"/>
          <w:szCs w:val="28"/>
        </w:rPr>
        <w:t>Hệ thống tường lửa</w:t>
      </w:r>
    </w:p>
    <w:tbl>
      <w:tblPr>
        <w:tblStyle w:val="af1"/>
        <w:tblW w:w="92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38"/>
        <w:gridCol w:w="2003"/>
        <w:gridCol w:w="5138"/>
        <w:gridCol w:w="1226"/>
      </w:tblGrid>
      <w:tr w:rsidR="00B40AAF" w14:paraId="637F2CF1" w14:textId="77777777">
        <w:trPr>
          <w:trHeight w:val="206"/>
          <w:jc w:val="center"/>
        </w:trPr>
        <w:tc>
          <w:tcPr>
            <w:tcW w:w="838" w:type="dxa"/>
            <w:shd w:val="clear" w:color="auto" w:fill="auto"/>
            <w:vAlign w:val="center"/>
          </w:tcPr>
          <w:p w14:paraId="59776C5D" w14:textId="77777777" w:rsidR="00B40AAF" w:rsidRDefault="00746E6D">
            <w:pPr>
              <w:spacing w:before="60" w:after="60" w:line="240" w:lineRule="auto"/>
              <w:jc w:val="center"/>
              <w:rPr>
                <w:b/>
                <w:color w:val="000000"/>
                <w:sz w:val="28"/>
                <w:szCs w:val="28"/>
              </w:rPr>
            </w:pPr>
            <w:r>
              <w:rPr>
                <w:b/>
                <w:color w:val="000000"/>
                <w:sz w:val="28"/>
                <w:szCs w:val="28"/>
              </w:rPr>
              <w:t>STT</w:t>
            </w:r>
          </w:p>
        </w:tc>
        <w:tc>
          <w:tcPr>
            <w:tcW w:w="2003" w:type="dxa"/>
            <w:shd w:val="clear" w:color="auto" w:fill="auto"/>
            <w:vAlign w:val="center"/>
          </w:tcPr>
          <w:p w14:paraId="5585077F" w14:textId="77777777" w:rsidR="00B40AAF" w:rsidRDefault="00746E6D">
            <w:pPr>
              <w:spacing w:before="60" w:after="60" w:line="240" w:lineRule="auto"/>
              <w:jc w:val="center"/>
              <w:rPr>
                <w:b/>
                <w:color w:val="000000"/>
                <w:sz w:val="28"/>
                <w:szCs w:val="28"/>
              </w:rPr>
            </w:pPr>
            <w:r>
              <w:rPr>
                <w:b/>
                <w:color w:val="000000"/>
                <w:sz w:val="28"/>
                <w:szCs w:val="28"/>
              </w:rPr>
              <w:t>Thiết bị</w:t>
            </w:r>
          </w:p>
        </w:tc>
        <w:tc>
          <w:tcPr>
            <w:tcW w:w="5138" w:type="dxa"/>
            <w:shd w:val="clear" w:color="auto" w:fill="auto"/>
            <w:vAlign w:val="center"/>
          </w:tcPr>
          <w:p w14:paraId="6B7D7990" w14:textId="77777777" w:rsidR="00B40AAF" w:rsidRDefault="00746E6D">
            <w:pPr>
              <w:spacing w:before="60" w:after="60" w:line="240" w:lineRule="auto"/>
              <w:jc w:val="center"/>
              <w:rPr>
                <w:b/>
                <w:color w:val="000000"/>
                <w:sz w:val="28"/>
                <w:szCs w:val="28"/>
              </w:rPr>
            </w:pPr>
            <w:r>
              <w:rPr>
                <w:b/>
                <w:color w:val="000000"/>
                <w:sz w:val="28"/>
                <w:szCs w:val="28"/>
              </w:rPr>
              <w:t>Chức năng chính</w:t>
            </w:r>
          </w:p>
        </w:tc>
        <w:tc>
          <w:tcPr>
            <w:tcW w:w="1226" w:type="dxa"/>
            <w:shd w:val="clear" w:color="auto" w:fill="auto"/>
            <w:vAlign w:val="center"/>
          </w:tcPr>
          <w:p w14:paraId="47AD6EC4" w14:textId="77777777" w:rsidR="00B40AAF" w:rsidRDefault="00746E6D">
            <w:pPr>
              <w:spacing w:before="60" w:after="60" w:line="240" w:lineRule="auto"/>
              <w:jc w:val="center"/>
              <w:rPr>
                <w:b/>
                <w:color w:val="000000"/>
                <w:sz w:val="28"/>
                <w:szCs w:val="28"/>
              </w:rPr>
            </w:pPr>
            <w:r>
              <w:rPr>
                <w:b/>
                <w:color w:val="000000"/>
                <w:sz w:val="28"/>
                <w:szCs w:val="28"/>
              </w:rPr>
              <w:t>Năm đầu tư</w:t>
            </w:r>
          </w:p>
        </w:tc>
      </w:tr>
      <w:tr w:rsidR="00B40AAF" w14:paraId="39F144CF" w14:textId="77777777">
        <w:trPr>
          <w:jc w:val="center"/>
        </w:trPr>
        <w:tc>
          <w:tcPr>
            <w:tcW w:w="838" w:type="dxa"/>
            <w:shd w:val="clear" w:color="auto" w:fill="auto"/>
            <w:vAlign w:val="center"/>
          </w:tcPr>
          <w:p w14:paraId="20EC0E4B" w14:textId="77777777" w:rsidR="00B40AAF" w:rsidRDefault="00746E6D">
            <w:pPr>
              <w:spacing w:before="60" w:after="60" w:line="240" w:lineRule="auto"/>
              <w:jc w:val="center"/>
              <w:rPr>
                <w:color w:val="000000"/>
                <w:sz w:val="28"/>
                <w:szCs w:val="28"/>
              </w:rPr>
            </w:pPr>
            <w:r>
              <w:rPr>
                <w:color w:val="000000"/>
                <w:sz w:val="28"/>
                <w:szCs w:val="28"/>
              </w:rPr>
              <w:lastRenderedPageBreak/>
              <w:t>1</w:t>
            </w:r>
          </w:p>
        </w:tc>
        <w:tc>
          <w:tcPr>
            <w:tcW w:w="2003" w:type="dxa"/>
            <w:shd w:val="clear" w:color="auto" w:fill="auto"/>
            <w:vAlign w:val="center"/>
          </w:tcPr>
          <w:p w14:paraId="1AED0693" w14:textId="77777777" w:rsidR="00B40AAF" w:rsidRDefault="00746E6D">
            <w:pPr>
              <w:spacing w:before="60" w:after="60" w:line="240" w:lineRule="auto"/>
              <w:jc w:val="center"/>
              <w:rPr>
                <w:color w:val="000000"/>
                <w:sz w:val="28"/>
                <w:szCs w:val="28"/>
              </w:rPr>
            </w:pPr>
            <w:r>
              <w:rPr>
                <w:color w:val="000000"/>
                <w:sz w:val="28"/>
                <w:szCs w:val="28"/>
              </w:rPr>
              <w:t>Firewall Cisco ASA 5520</w:t>
            </w:r>
          </w:p>
        </w:tc>
        <w:tc>
          <w:tcPr>
            <w:tcW w:w="5138" w:type="dxa"/>
            <w:shd w:val="clear" w:color="auto" w:fill="auto"/>
            <w:vAlign w:val="center"/>
          </w:tcPr>
          <w:p w14:paraId="1221F924" w14:textId="77777777" w:rsidR="00B40AAF" w:rsidRDefault="00746E6D">
            <w:pPr>
              <w:numPr>
                <w:ilvl w:val="0"/>
                <w:numId w:val="6"/>
              </w:numPr>
              <w:pBdr>
                <w:top w:val="nil"/>
                <w:left w:val="nil"/>
                <w:bottom w:val="nil"/>
                <w:right w:val="nil"/>
                <w:between w:val="nil"/>
              </w:pBdr>
              <w:spacing w:before="60" w:after="60" w:line="240" w:lineRule="auto"/>
              <w:ind w:left="316" w:hanging="357"/>
              <w:rPr>
                <w:rFonts w:ascii="Verdana" w:eastAsia="Verdana" w:hAnsi="Verdana" w:cs="Verdana"/>
                <w:color w:val="000000"/>
                <w:sz w:val="28"/>
                <w:szCs w:val="28"/>
              </w:rPr>
            </w:pPr>
            <w:r>
              <w:rPr>
                <w:color w:val="000000"/>
                <w:sz w:val="28"/>
                <w:szCs w:val="28"/>
              </w:rPr>
              <w:t>Tăng cường bảo vệ cho cụm Server và thiết bị lưu trữ.</w:t>
            </w:r>
          </w:p>
        </w:tc>
        <w:tc>
          <w:tcPr>
            <w:tcW w:w="1226" w:type="dxa"/>
            <w:shd w:val="clear" w:color="auto" w:fill="auto"/>
            <w:vAlign w:val="center"/>
          </w:tcPr>
          <w:p w14:paraId="3C5F9559" w14:textId="77777777" w:rsidR="00B40AAF" w:rsidRDefault="00746E6D">
            <w:pPr>
              <w:spacing w:before="60" w:after="60" w:line="240" w:lineRule="auto"/>
              <w:jc w:val="center"/>
              <w:rPr>
                <w:color w:val="000000"/>
                <w:sz w:val="28"/>
                <w:szCs w:val="28"/>
              </w:rPr>
            </w:pPr>
            <w:r>
              <w:rPr>
                <w:color w:val="000000"/>
                <w:sz w:val="28"/>
                <w:szCs w:val="28"/>
              </w:rPr>
              <w:t>2016</w:t>
            </w:r>
          </w:p>
        </w:tc>
      </w:tr>
      <w:tr w:rsidR="00B40AAF" w14:paraId="53ADF5B4" w14:textId="77777777">
        <w:trPr>
          <w:jc w:val="center"/>
        </w:trPr>
        <w:tc>
          <w:tcPr>
            <w:tcW w:w="838" w:type="dxa"/>
            <w:shd w:val="clear" w:color="auto" w:fill="auto"/>
            <w:vAlign w:val="center"/>
          </w:tcPr>
          <w:p w14:paraId="77E98BFE" w14:textId="77777777" w:rsidR="00B40AAF" w:rsidRDefault="00746E6D">
            <w:pPr>
              <w:spacing w:before="60" w:after="60" w:line="240" w:lineRule="auto"/>
              <w:jc w:val="center"/>
              <w:rPr>
                <w:color w:val="000000"/>
                <w:sz w:val="28"/>
                <w:szCs w:val="28"/>
              </w:rPr>
            </w:pPr>
            <w:r>
              <w:rPr>
                <w:color w:val="000000"/>
                <w:sz w:val="28"/>
                <w:szCs w:val="28"/>
              </w:rPr>
              <w:t>2</w:t>
            </w:r>
          </w:p>
        </w:tc>
        <w:tc>
          <w:tcPr>
            <w:tcW w:w="2003" w:type="dxa"/>
            <w:shd w:val="clear" w:color="auto" w:fill="auto"/>
            <w:vAlign w:val="center"/>
          </w:tcPr>
          <w:p w14:paraId="55AC8476" w14:textId="77777777" w:rsidR="00B40AAF" w:rsidRDefault="00746E6D">
            <w:pPr>
              <w:spacing w:before="60" w:after="60" w:line="240" w:lineRule="auto"/>
              <w:jc w:val="center"/>
              <w:rPr>
                <w:color w:val="000000"/>
                <w:sz w:val="28"/>
                <w:szCs w:val="28"/>
              </w:rPr>
            </w:pPr>
            <w:r>
              <w:rPr>
                <w:color w:val="000000"/>
                <w:sz w:val="28"/>
                <w:szCs w:val="28"/>
              </w:rPr>
              <w:t>FG-100D Firewall</w:t>
            </w:r>
          </w:p>
        </w:tc>
        <w:tc>
          <w:tcPr>
            <w:tcW w:w="5138" w:type="dxa"/>
            <w:shd w:val="clear" w:color="auto" w:fill="auto"/>
            <w:vAlign w:val="center"/>
          </w:tcPr>
          <w:p w14:paraId="56628001" w14:textId="77777777" w:rsidR="00B40AAF" w:rsidRDefault="00746E6D">
            <w:pPr>
              <w:numPr>
                <w:ilvl w:val="0"/>
                <w:numId w:val="7"/>
              </w:numPr>
              <w:pBdr>
                <w:top w:val="nil"/>
                <w:left w:val="nil"/>
                <w:bottom w:val="nil"/>
                <w:right w:val="nil"/>
                <w:between w:val="nil"/>
              </w:pBdr>
              <w:spacing w:before="60" w:after="60" w:line="240" w:lineRule="auto"/>
              <w:ind w:left="316" w:hanging="357"/>
              <w:jc w:val="left"/>
              <w:rPr>
                <w:color w:val="000000"/>
                <w:sz w:val="28"/>
                <w:szCs w:val="28"/>
              </w:rPr>
            </w:pPr>
            <w:r>
              <w:rPr>
                <w:color w:val="000000"/>
                <w:sz w:val="28"/>
                <w:szCs w:val="28"/>
              </w:rPr>
              <w:t>Cấp DHCP cho VLAN 58 và 59;</w:t>
            </w:r>
          </w:p>
          <w:p w14:paraId="1BD577BD" w14:textId="77777777" w:rsidR="00B40AAF" w:rsidRDefault="00746E6D">
            <w:pPr>
              <w:numPr>
                <w:ilvl w:val="0"/>
                <w:numId w:val="7"/>
              </w:numPr>
              <w:pBdr>
                <w:top w:val="nil"/>
                <w:left w:val="nil"/>
                <w:bottom w:val="nil"/>
                <w:right w:val="nil"/>
                <w:between w:val="nil"/>
              </w:pBdr>
              <w:spacing w:before="60" w:after="60" w:line="240" w:lineRule="auto"/>
              <w:ind w:left="316" w:hanging="357"/>
              <w:jc w:val="left"/>
              <w:rPr>
                <w:color w:val="000000"/>
                <w:sz w:val="28"/>
                <w:szCs w:val="28"/>
              </w:rPr>
            </w:pPr>
            <w:r>
              <w:rPr>
                <w:color w:val="000000"/>
                <w:sz w:val="28"/>
                <w:szCs w:val="28"/>
              </w:rPr>
              <w:t>Định tuyến cho các lớp lớp mạng;</w:t>
            </w:r>
          </w:p>
          <w:p w14:paraId="675F4B2D" w14:textId="77777777" w:rsidR="00B40AAF" w:rsidRDefault="00746E6D">
            <w:pPr>
              <w:numPr>
                <w:ilvl w:val="0"/>
                <w:numId w:val="7"/>
              </w:numPr>
              <w:pBdr>
                <w:top w:val="nil"/>
                <w:left w:val="nil"/>
                <w:bottom w:val="nil"/>
                <w:right w:val="nil"/>
                <w:between w:val="nil"/>
              </w:pBdr>
              <w:spacing w:before="60" w:after="60" w:line="240" w:lineRule="auto"/>
              <w:ind w:left="316" w:hanging="357"/>
              <w:jc w:val="left"/>
              <w:rPr>
                <w:rFonts w:ascii="Verdana" w:eastAsia="Verdana" w:hAnsi="Verdana" w:cs="Verdana"/>
                <w:color w:val="000000"/>
                <w:sz w:val="28"/>
                <w:szCs w:val="28"/>
              </w:rPr>
            </w:pPr>
            <w:r>
              <w:rPr>
                <w:color w:val="000000"/>
                <w:sz w:val="28"/>
                <w:szCs w:val="28"/>
              </w:rPr>
              <w:t>Bảo vệ vòng ngoài cho toàn hệ thống</w:t>
            </w:r>
          </w:p>
        </w:tc>
        <w:tc>
          <w:tcPr>
            <w:tcW w:w="1226" w:type="dxa"/>
            <w:shd w:val="clear" w:color="auto" w:fill="auto"/>
            <w:vAlign w:val="center"/>
          </w:tcPr>
          <w:p w14:paraId="4DD3DC0E" w14:textId="77777777" w:rsidR="00B40AAF" w:rsidRDefault="00746E6D">
            <w:pPr>
              <w:spacing w:before="60" w:after="60" w:line="240" w:lineRule="auto"/>
              <w:jc w:val="center"/>
              <w:rPr>
                <w:color w:val="000000"/>
                <w:sz w:val="28"/>
                <w:szCs w:val="28"/>
              </w:rPr>
            </w:pPr>
            <w:r>
              <w:rPr>
                <w:color w:val="000000"/>
                <w:sz w:val="28"/>
                <w:szCs w:val="28"/>
              </w:rPr>
              <w:t>2016</w:t>
            </w:r>
          </w:p>
        </w:tc>
      </w:tr>
    </w:tbl>
    <w:p w14:paraId="53B7D474" w14:textId="77777777" w:rsidR="00B40AAF" w:rsidRDefault="00746E6D">
      <w:pPr>
        <w:numPr>
          <w:ilvl w:val="0"/>
          <w:numId w:val="30"/>
        </w:numPr>
        <w:pBdr>
          <w:top w:val="nil"/>
          <w:left w:val="nil"/>
          <w:bottom w:val="nil"/>
          <w:right w:val="nil"/>
          <w:between w:val="nil"/>
        </w:pBdr>
        <w:spacing w:before="120" w:after="120" w:line="240" w:lineRule="auto"/>
        <w:rPr>
          <w:color w:val="000000"/>
          <w:sz w:val="28"/>
          <w:szCs w:val="28"/>
        </w:rPr>
      </w:pPr>
      <w:r>
        <w:rPr>
          <w:color w:val="000000"/>
          <w:sz w:val="28"/>
          <w:szCs w:val="28"/>
        </w:rPr>
        <w:t xml:space="preserve">Đánh giá: </w:t>
      </w:r>
    </w:p>
    <w:p w14:paraId="4E5E4CB8" w14:textId="77777777" w:rsidR="00B40AAF" w:rsidRDefault="00746E6D">
      <w:pPr>
        <w:ind w:left="360" w:firstLine="720"/>
        <w:rPr>
          <w:color w:val="000000"/>
          <w:sz w:val="28"/>
          <w:szCs w:val="28"/>
        </w:rPr>
      </w:pPr>
      <w:r>
        <w:rPr>
          <w:color w:val="000000"/>
          <w:sz w:val="28"/>
          <w:szCs w:val="28"/>
        </w:rPr>
        <w:t>Thiết bị tường lửa hiện có đáp ứng như cầu sử dụng nên đơn vị chưa có nhu cầu đầu tư trong giai đoạn này.</w:t>
      </w:r>
    </w:p>
    <w:p w14:paraId="12B1FBE0" w14:textId="77777777" w:rsidR="00B40AAF" w:rsidRDefault="00746E6D">
      <w:pPr>
        <w:pBdr>
          <w:top w:val="nil"/>
          <w:left w:val="nil"/>
          <w:bottom w:val="nil"/>
          <w:right w:val="nil"/>
          <w:between w:val="nil"/>
        </w:pBdr>
        <w:spacing w:before="120" w:after="120" w:line="240" w:lineRule="auto"/>
        <w:rPr>
          <w:color w:val="000000"/>
          <w:sz w:val="28"/>
          <w:szCs w:val="28"/>
        </w:rPr>
      </w:pPr>
      <w:r>
        <w:rPr>
          <w:color w:val="000000"/>
          <w:sz w:val="28"/>
          <w:szCs w:val="28"/>
        </w:rPr>
        <w:t xml:space="preserve">Quản lý người dùng trên hệ thống mạng: Đơn vị đã cài đặt cơ chế quản lý người dùng theo mô hình mạng khách chủ, các phòng chia sẻ dữ liệu theo cơ chế </w:t>
      </w:r>
      <w:r>
        <w:rPr>
          <w:color w:val="000000"/>
          <w:sz w:val="28"/>
          <w:szCs w:val="28"/>
        </w:rPr>
        <w:t>tập trung.</w:t>
      </w:r>
    </w:p>
    <w:tbl>
      <w:tblPr>
        <w:tblStyle w:val="af2"/>
        <w:tblW w:w="9205"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17"/>
        <w:gridCol w:w="2019"/>
        <w:gridCol w:w="2021"/>
        <w:gridCol w:w="2091"/>
        <w:gridCol w:w="1057"/>
      </w:tblGrid>
      <w:tr w:rsidR="00B40AAF" w14:paraId="6652B6FF" w14:textId="77777777">
        <w:trPr>
          <w:jc w:val="right"/>
        </w:trPr>
        <w:tc>
          <w:tcPr>
            <w:tcW w:w="2017" w:type="dxa"/>
            <w:shd w:val="clear" w:color="auto" w:fill="auto"/>
            <w:vAlign w:val="center"/>
          </w:tcPr>
          <w:p w14:paraId="5118695C" w14:textId="77777777" w:rsidR="00B40AAF" w:rsidRDefault="00746E6D">
            <w:pPr>
              <w:spacing w:before="60" w:after="60" w:line="240" w:lineRule="auto"/>
              <w:jc w:val="center"/>
              <w:rPr>
                <w:b/>
                <w:color w:val="000000"/>
                <w:sz w:val="28"/>
                <w:szCs w:val="28"/>
              </w:rPr>
            </w:pPr>
            <w:r>
              <w:rPr>
                <w:b/>
                <w:color w:val="000000"/>
                <w:sz w:val="28"/>
                <w:szCs w:val="28"/>
              </w:rPr>
              <w:t>Loại mạng</w:t>
            </w:r>
          </w:p>
        </w:tc>
        <w:tc>
          <w:tcPr>
            <w:tcW w:w="2019" w:type="dxa"/>
            <w:shd w:val="clear" w:color="auto" w:fill="auto"/>
            <w:vAlign w:val="center"/>
          </w:tcPr>
          <w:p w14:paraId="308ED5F9" w14:textId="77777777" w:rsidR="00B40AAF" w:rsidRDefault="00746E6D">
            <w:pPr>
              <w:spacing w:before="60" w:after="60" w:line="240" w:lineRule="auto"/>
              <w:jc w:val="center"/>
              <w:rPr>
                <w:b/>
                <w:color w:val="000000"/>
                <w:sz w:val="28"/>
                <w:szCs w:val="28"/>
              </w:rPr>
            </w:pPr>
            <w:r>
              <w:rPr>
                <w:b/>
                <w:color w:val="000000"/>
                <w:sz w:val="28"/>
                <w:szCs w:val="28"/>
              </w:rPr>
              <w:t>Kiến trúc mạng</w:t>
            </w:r>
          </w:p>
        </w:tc>
        <w:tc>
          <w:tcPr>
            <w:tcW w:w="2021" w:type="dxa"/>
            <w:shd w:val="clear" w:color="auto" w:fill="auto"/>
            <w:vAlign w:val="center"/>
          </w:tcPr>
          <w:p w14:paraId="72B38C58" w14:textId="77777777" w:rsidR="00B40AAF" w:rsidRDefault="00746E6D">
            <w:pPr>
              <w:spacing w:before="60" w:after="60" w:line="240" w:lineRule="auto"/>
              <w:jc w:val="center"/>
              <w:rPr>
                <w:b/>
                <w:color w:val="000000"/>
                <w:sz w:val="28"/>
                <w:szCs w:val="28"/>
              </w:rPr>
            </w:pPr>
            <w:r>
              <w:rPr>
                <w:b/>
                <w:color w:val="000000"/>
                <w:sz w:val="28"/>
                <w:szCs w:val="28"/>
              </w:rPr>
              <w:t>Mô hình mạng</w:t>
            </w:r>
          </w:p>
        </w:tc>
        <w:tc>
          <w:tcPr>
            <w:tcW w:w="2091" w:type="dxa"/>
            <w:shd w:val="clear" w:color="auto" w:fill="auto"/>
            <w:vAlign w:val="center"/>
          </w:tcPr>
          <w:p w14:paraId="6D1BF278" w14:textId="77777777" w:rsidR="00B40AAF" w:rsidRDefault="00746E6D">
            <w:pPr>
              <w:spacing w:before="60" w:after="60" w:line="240" w:lineRule="auto"/>
              <w:jc w:val="center"/>
              <w:rPr>
                <w:b/>
                <w:color w:val="000000"/>
                <w:sz w:val="28"/>
                <w:szCs w:val="28"/>
              </w:rPr>
            </w:pPr>
            <w:r>
              <w:rPr>
                <w:b/>
                <w:color w:val="000000"/>
                <w:sz w:val="28"/>
                <w:szCs w:val="28"/>
              </w:rPr>
              <w:t>Phương tiện truyền dẫn</w:t>
            </w:r>
          </w:p>
        </w:tc>
        <w:tc>
          <w:tcPr>
            <w:tcW w:w="1057" w:type="dxa"/>
            <w:shd w:val="clear" w:color="auto" w:fill="auto"/>
            <w:vAlign w:val="center"/>
          </w:tcPr>
          <w:p w14:paraId="6431D203" w14:textId="77777777" w:rsidR="00B40AAF" w:rsidRDefault="00746E6D">
            <w:pPr>
              <w:spacing w:before="60" w:after="60" w:line="240" w:lineRule="auto"/>
              <w:jc w:val="center"/>
              <w:rPr>
                <w:b/>
                <w:color w:val="000000"/>
                <w:sz w:val="28"/>
                <w:szCs w:val="28"/>
              </w:rPr>
            </w:pPr>
            <w:r>
              <w:rPr>
                <w:b/>
                <w:color w:val="000000"/>
                <w:sz w:val="28"/>
                <w:szCs w:val="28"/>
              </w:rPr>
              <w:t>Giao thức</w:t>
            </w:r>
          </w:p>
        </w:tc>
      </w:tr>
      <w:tr w:rsidR="00B40AAF" w14:paraId="3CC585E9" w14:textId="77777777">
        <w:trPr>
          <w:jc w:val="right"/>
        </w:trPr>
        <w:tc>
          <w:tcPr>
            <w:tcW w:w="2017" w:type="dxa"/>
            <w:shd w:val="clear" w:color="auto" w:fill="auto"/>
            <w:vAlign w:val="center"/>
          </w:tcPr>
          <w:p w14:paraId="0E4342C9" w14:textId="77777777" w:rsidR="00B40AAF" w:rsidRDefault="00746E6D">
            <w:pPr>
              <w:spacing w:before="60" w:after="60" w:line="240" w:lineRule="auto"/>
              <w:jc w:val="center"/>
              <w:rPr>
                <w:color w:val="000000"/>
                <w:sz w:val="28"/>
                <w:szCs w:val="28"/>
              </w:rPr>
            </w:pPr>
            <w:r>
              <w:rPr>
                <w:color w:val="000000"/>
                <w:sz w:val="28"/>
                <w:szCs w:val="28"/>
              </w:rPr>
              <w:t xml:space="preserve">Mạng </w:t>
            </w:r>
          </w:p>
          <w:p w14:paraId="4565CCF2" w14:textId="77777777" w:rsidR="00B40AAF" w:rsidRDefault="00746E6D">
            <w:pPr>
              <w:spacing w:before="60" w:after="60" w:line="240" w:lineRule="auto"/>
              <w:jc w:val="center"/>
              <w:rPr>
                <w:color w:val="000000"/>
                <w:sz w:val="28"/>
                <w:szCs w:val="28"/>
                <w:highlight w:val="yellow"/>
              </w:rPr>
            </w:pPr>
            <w:r>
              <w:rPr>
                <w:color w:val="000000"/>
                <w:sz w:val="28"/>
                <w:szCs w:val="28"/>
              </w:rPr>
              <w:t>ngang hàng</w:t>
            </w:r>
          </w:p>
        </w:tc>
        <w:tc>
          <w:tcPr>
            <w:tcW w:w="2019" w:type="dxa"/>
            <w:shd w:val="clear" w:color="auto" w:fill="auto"/>
            <w:vAlign w:val="center"/>
          </w:tcPr>
          <w:p w14:paraId="6D743508" w14:textId="77777777" w:rsidR="00B40AAF" w:rsidRDefault="00746E6D">
            <w:pPr>
              <w:spacing w:before="60" w:after="60" w:line="240" w:lineRule="auto"/>
              <w:jc w:val="center"/>
              <w:rPr>
                <w:color w:val="000000"/>
                <w:sz w:val="28"/>
                <w:szCs w:val="28"/>
              </w:rPr>
            </w:pPr>
            <w:r>
              <w:rPr>
                <w:color w:val="000000"/>
                <w:sz w:val="28"/>
                <w:szCs w:val="28"/>
              </w:rPr>
              <w:t>Ethernet</w:t>
            </w:r>
          </w:p>
        </w:tc>
        <w:tc>
          <w:tcPr>
            <w:tcW w:w="2021" w:type="dxa"/>
            <w:shd w:val="clear" w:color="auto" w:fill="auto"/>
            <w:vAlign w:val="center"/>
          </w:tcPr>
          <w:p w14:paraId="1E235AEF" w14:textId="77777777" w:rsidR="00B40AAF" w:rsidRDefault="00746E6D">
            <w:pPr>
              <w:spacing w:before="60" w:after="60" w:line="240" w:lineRule="auto"/>
              <w:jc w:val="center"/>
              <w:rPr>
                <w:color w:val="000000"/>
                <w:sz w:val="28"/>
                <w:szCs w:val="28"/>
              </w:rPr>
            </w:pPr>
            <w:r>
              <w:rPr>
                <w:color w:val="000000"/>
                <w:sz w:val="28"/>
                <w:szCs w:val="28"/>
              </w:rPr>
              <w:t>Domain</w:t>
            </w:r>
          </w:p>
        </w:tc>
        <w:tc>
          <w:tcPr>
            <w:tcW w:w="2091" w:type="dxa"/>
            <w:shd w:val="clear" w:color="auto" w:fill="auto"/>
            <w:vAlign w:val="center"/>
          </w:tcPr>
          <w:p w14:paraId="4D64535F" w14:textId="77777777" w:rsidR="00B40AAF" w:rsidRDefault="00746E6D">
            <w:pPr>
              <w:spacing w:before="60" w:after="60" w:line="240" w:lineRule="auto"/>
              <w:jc w:val="center"/>
              <w:rPr>
                <w:color w:val="000000"/>
                <w:sz w:val="28"/>
                <w:szCs w:val="28"/>
              </w:rPr>
            </w:pPr>
            <w:r>
              <w:rPr>
                <w:color w:val="000000"/>
                <w:sz w:val="28"/>
                <w:szCs w:val="28"/>
              </w:rPr>
              <w:t>Cable UTP cat 6</w:t>
            </w:r>
          </w:p>
        </w:tc>
        <w:tc>
          <w:tcPr>
            <w:tcW w:w="1057" w:type="dxa"/>
            <w:shd w:val="clear" w:color="auto" w:fill="auto"/>
            <w:vAlign w:val="center"/>
          </w:tcPr>
          <w:p w14:paraId="1CDF4778" w14:textId="77777777" w:rsidR="00B40AAF" w:rsidRDefault="00746E6D">
            <w:pPr>
              <w:spacing w:before="60" w:after="60" w:line="240" w:lineRule="auto"/>
              <w:jc w:val="center"/>
              <w:rPr>
                <w:color w:val="000000"/>
                <w:sz w:val="28"/>
                <w:szCs w:val="28"/>
              </w:rPr>
            </w:pPr>
            <w:r>
              <w:rPr>
                <w:color w:val="000000"/>
                <w:sz w:val="28"/>
                <w:szCs w:val="28"/>
              </w:rPr>
              <w:t>TCP/IP</w:t>
            </w:r>
          </w:p>
        </w:tc>
      </w:tr>
    </w:tbl>
    <w:p w14:paraId="00AF01C8" w14:textId="77777777" w:rsidR="00B40AAF" w:rsidRDefault="00746E6D">
      <w:pPr>
        <w:pBdr>
          <w:top w:val="nil"/>
          <w:left w:val="nil"/>
          <w:bottom w:val="nil"/>
          <w:right w:val="nil"/>
          <w:between w:val="nil"/>
        </w:pBdr>
        <w:spacing w:before="120" w:after="120" w:line="240" w:lineRule="auto"/>
        <w:rPr>
          <w:color w:val="000000"/>
          <w:sz w:val="28"/>
          <w:szCs w:val="28"/>
        </w:rPr>
      </w:pPr>
      <w:r>
        <w:rPr>
          <w:color w:val="000000"/>
          <w:sz w:val="28"/>
          <w:szCs w:val="28"/>
        </w:rPr>
        <w:t>Hệ thống lưu điện dự phòng: Các máy chủ đã được trang bị bộ lưu điện (UPS) đầy đủ. Chi tiết như sau:</w:t>
      </w:r>
    </w:p>
    <w:p w14:paraId="54E409BB" w14:textId="77777777" w:rsidR="00B40AAF" w:rsidRDefault="00B40AAF">
      <w:pPr>
        <w:pBdr>
          <w:top w:val="nil"/>
          <w:left w:val="nil"/>
          <w:bottom w:val="nil"/>
          <w:right w:val="nil"/>
          <w:between w:val="nil"/>
        </w:pBdr>
        <w:spacing w:before="120" w:after="120" w:line="240" w:lineRule="auto"/>
        <w:rPr>
          <w:color w:val="000000"/>
          <w:sz w:val="28"/>
          <w:szCs w:val="28"/>
        </w:rPr>
      </w:pPr>
    </w:p>
    <w:tbl>
      <w:tblPr>
        <w:tblStyle w:val="af3"/>
        <w:tblW w:w="92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6"/>
        <w:gridCol w:w="1557"/>
        <w:gridCol w:w="2436"/>
        <w:gridCol w:w="1354"/>
        <w:gridCol w:w="1625"/>
        <w:gridCol w:w="1487"/>
      </w:tblGrid>
      <w:tr w:rsidR="00B40AAF" w14:paraId="5011CF6A" w14:textId="77777777">
        <w:trPr>
          <w:trHeight w:val="395"/>
          <w:jc w:val="center"/>
        </w:trPr>
        <w:tc>
          <w:tcPr>
            <w:tcW w:w="746" w:type="dxa"/>
            <w:shd w:val="clear" w:color="auto" w:fill="auto"/>
            <w:vAlign w:val="center"/>
          </w:tcPr>
          <w:p w14:paraId="4B562DFD" w14:textId="77777777" w:rsidR="00B40AAF" w:rsidRDefault="00746E6D">
            <w:pPr>
              <w:spacing w:before="60" w:after="60" w:line="240" w:lineRule="auto"/>
              <w:jc w:val="center"/>
              <w:rPr>
                <w:b/>
                <w:color w:val="000000"/>
                <w:sz w:val="28"/>
                <w:szCs w:val="28"/>
              </w:rPr>
            </w:pPr>
            <w:r>
              <w:rPr>
                <w:b/>
                <w:color w:val="000000"/>
                <w:sz w:val="28"/>
                <w:szCs w:val="28"/>
              </w:rPr>
              <w:t>STT</w:t>
            </w:r>
          </w:p>
        </w:tc>
        <w:tc>
          <w:tcPr>
            <w:tcW w:w="1557" w:type="dxa"/>
            <w:shd w:val="clear" w:color="auto" w:fill="auto"/>
            <w:vAlign w:val="center"/>
          </w:tcPr>
          <w:p w14:paraId="442F2D29" w14:textId="77777777" w:rsidR="00B40AAF" w:rsidRDefault="00746E6D">
            <w:pPr>
              <w:spacing w:before="60" w:after="60" w:line="240" w:lineRule="auto"/>
              <w:jc w:val="center"/>
              <w:rPr>
                <w:b/>
                <w:color w:val="000000"/>
                <w:sz w:val="28"/>
                <w:szCs w:val="28"/>
              </w:rPr>
            </w:pPr>
            <w:r>
              <w:rPr>
                <w:b/>
                <w:color w:val="000000"/>
                <w:sz w:val="28"/>
                <w:szCs w:val="28"/>
              </w:rPr>
              <w:t>Thiết bị</w:t>
            </w:r>
          </w:p>
        </w:tc>
        <w:tc>
          <w:tcPr>
            <w:tcW w:w="2436" w:type="dxa"/>
            <w:shd w:val="clear" w:color="auto" w:fill="auto"/>
            <w:vAlign w:val="center"/>
          </w:tcPr>
          <w:p w14:paraId="60E44719" w14:textId="77777777" w:rsidR="00B40AAF" w:rsidRDefault="00746E6D">
            <w:pPr>
              <w:spacing w:before="60" w:after="60" w:line="240" w:lineRule="auto"/>
              <w:jc w:val="center"/>
              <w:rPr>
                <w:b/>
                <w:color w:val="000000"/>
                <w:sz w:val="28"/>
                <w:szCs w:val="28"/>
              </w:rPr>
            </w:pPr>
            <w:r>
              <w:rPr>
                <w:b/>
                <w:color w:val="000000"/>
                <w:sz w:val="28"/>
                <w:szCs w:val="28"/>
              </w:rPr>
              <w:t>Cấu hình</w:t>
            </w:r>
          </w:p>
        </w:tc>
        <w:tc>
          <w:tcPr>
            <w:tcW w:w="1354" w:type="dxa"/>
            <w:shd w:val="clear" w:color="auto" w:fill="auto"/>
            <w:vAlign w:val="center"/>
          </w:tcPr>
          <w:p w14:paraId="308875AE" w14:textId="77777777" w:rsidR="00B40AAF" w:rsidRDefault="00746E6D">
            <w:pPr>
              <w:spacing w:before="60" w:after="60" w:line="240" w:lineRule="auto"/>
              <w:jc w:val="center"/>
              <w:rPr>
                <w:b/>
                <w:color w:val="000000"/>
                <w:sz w:val="28"/>
                <w:szCs w:val="28"/>
              </w:rPr>
            </w:pPr>
            <w:r>
              <w:rPr>
                <w:b/>
                <w:color w:val="000000"/>
                <w:sz w:val="28"/>
                <w:szCs w:val="28"/>
              </w:rPr>
              <w:t>Số lượng</w:t>
            </w:r>
          </w:p>
        </w:tc>
        <w:tc>
          <w:tcPr>
            <w:tcW w:w="1625" w:type="dxa"/>
            <w:shd w:val="clear" w:color="auto" w:fill="auto"/>
            <w:vAlign w:val="center"/>
          </w:tcPr>
          <w:p w14:paraId="7E1767C1" w14:textId="77777777" w:rsidR="00B40AAF" w:rsidRDefault="00746E6D">
            <w:pPr>
              <w:spacing w:before="60" w:after="60" w:line="240" w:lineRule="auto"/>
              <w:jc w:val="center"/>
              <w:rPr>
                <w:b/>
                <w:color w:val="000000"/>
                <w:sz w:val="28"/>
                <w:szCs w:val="28"/>
              </w:rPr>
            </w:pPr>
            <w:r>
              <w:rPr>
                <w:b/>
                <w:color w:val="000000"/>
                <w:sz w:val="28"/>
                <w:szCs w:val="28"/>
              </w:rPr>
              <w:t>Năm đầu tư</w:t>
            </w:r>
          </w:p>
        </w:tc>
        <w:tc>
          <w:tcPr>
            <w:tcW w:w="1487" w:type="dxa"/>
            <w:shd w:val="clear" w:color="auto" w:fill="auto"/>
            <w:vAlign w:val="center"/>
          </w:tcPr>
          <w:p w14:paraId="62F44542" w14:textId="77777777" w:rsidR="00B40AAF" w:rsidRDefault="00746E6D">
            <w:pPr>
              <w:spacing w:before="60" w:after="60" w:line="240" w:lineRule="auto"/>
              <w:jc w:val="center"/>
              <w:rPr>
                <w:b/>
                <w:color w:val="000000"/>
                <w:sz w:val="28"/>
                <w:szCs w:val="28"/>
              </w:rPr>
            </w:pPr>
            <w:r>
              <w:rPr>
                <w:b/>
                <w:color w:val="000000"/>
                <w:sz w:val="28"/>
                <w:szCs w:val="28"/>
              </w:rPr>
              <w:t>Tình trạng</w:t>
            </w:r>
          </w:p>
        </w:tc>
      </w:tr>
      <w:tr w:rsidR="00B40AAF" w14:paraId="24360B03" w14:textId="77777777">
        <w:trPr>
          <w:trHeight w:val="431"/>
          <w:jc w:val="center"/>
        </w:trPr>
        <w:tc>
          <w:tcPr>
            <w:tcW w:w="746" w:type="dxa"/>
            <w:shd w:val="clear" w:color="auto" w:fill="auto"/>
            <w:vAlign w:val="center"/>
          </w:tcPr>
          <w:p w14:paraId="564EF890" w14:textId="77777777" w:rsidR="00B40AAF" w:rsidRDefault="00746E6D">
            <w:pPr>
              <w:spacing w:before="60" w:after="60" w:line="240" w:lineRule="auto"/>
              <w:jc w:val="center"/>
              <w:rPr>
                <w:color w:val="000000"/>
                <w:sz w:val="28"/>
                <w:szCs w:val="28"/>
              </w:rPr>
            </w:pPr>
            <w:r>
              <w:rPr>
                <w:color w:val="000000"/>
                <w:sz w:val="28"/>
                <w:szCs w:val="28"/>
              </w:rPr>
              <w:t>1</w:t>
            </w:r>
          </w:p>
        </w:tc>
        <w:tc>
          <w:tcPr>
            <w:tcW w:w="1557" w:type="dxa"/>
            <w:shd w:val="clear" w:color="auto" w:fill="auto"/>
            <w:vAlign w:val="center"/>
          </w:tcPr>
          <w:p w14:paraId="2EA28B19" w14:textId="77777777" w:rsidR="00B40AAF" w:rsidRDefault="00746E6D">
            <w:pPr>
              <w:spacing w:before="60" w:after="60" w:line="240" w:lineRule="auto"/>
              <w:jc w:val="center"/>
              <w:rPr>
                <w:color w:val="000000"/>
                <w:sz w:val="28"/>
                <w:szCs w:val="28"/>
              </w:rPr>
            </w:pPr>
            <w:r>
              <w:rPr>
                <w:color w:val="000000"/>
                <w:sz w:val="28"/>
                <w:szCs w:val="28"/>
              </w:rPr>
              <w:t>UPS Liebert GXT4</w:t>
            </w:r>
          </w:p>
        </w:tc>
        <w:tc>
          <w:tcPr>
            <w:tcW w:w="2436" w:type="dxa"/>
            <w:shd w:val="clear" w:color="auto" w:fill="auto"/>
            <w:vAlign w:val="center"/>
          </w:tcPr>
          <w:p w14:paraId="2CBF0F4E" w14:textId="77777777" w:rsidR="00B40AAF" w:rsidRDefault="00746E6D">
            <w:pPr>
              <w:spacing w:before="60" w:after="60" w:line="240" w:lineRule="auto"/>
              <w:jc w:val="center"/>
              <w:rPr>
                <w:color w:val="000000"/>
                <w:sz w:val="28"/>
                <w:szCs w:val="28"/>
              </w:rPr>
            </w:pPr>
            <w:r>
              <w:rPr>
                <w:color w:val="000000"/>
                <w:sz w:val="28"/>
                <w:szCs w:val="28"/>
              </w:rPr>
              <w:t>Liebert GXT4 UPS, 6kVA online</w:t>
            </w:r>
          </w:p>
        </w:tc>
        <w:tc>
          <w:tcPr>
            <w:tcW w:w="1354" w:type="dxa"/>
            <w:shd w:val="clear" w:color="auto" w:fill="auto"/>
            <w:vAlign w:val="center"/>
          </w:tcPr>
          <w:p w14:paraId="38BAF948" w14:textId="77777777" w:rsidR="00B40AAF" w:rsidRDefault="00746E6D">
            <w:pPr>
              <w:spacing w:before="60" w:after="60" w:line="240" w:lineRule="auto"/>
              <w:jc w:val="center"/>
              <w:rPr>
                <w:color w:val="000000"/>
                <w:sz w:val="28"/>
                <w:szCs w:val="28"/>
              </w:rPr>
            </w:pPr>
            <w:r>
              <w:rPr>
                <w:color w:val="000000"/>
                <w:sz w:val="28"/>
                <w:szCs w:val="28"/>
              </w:rPr>
              <w:t>1</w:t>
            </w:r>
          </w:p>
        </w:tc>
        <w:tc>
          <w:tcPr>
            <w:tcW w:w="1625" w:type="dxa"/>
            <w:shd w:val="clear" w:color="auto" w:fill="auto"/>
            <w:vAlign w:val="center"/>
          </w:tcPr>
          <w:p w14:paraId="77F9FFBE" w14:textId="77777777" w:rsidR="00B40AAF" w:rsidRDefault="00746E6D">
            <w:pPr>
              <w:spacing w:before="60" w:after="60" w:line="240" w:lineRule="auto"/>
              <w:jc w:val="center"/>
              <w:rPr>
                <w:color w:val="000000"/>
                <w:sz w:val="28"/>
                <w:szCs w:val="28"/>
              </w:rPr>
            </w:pPr>
            <w:r>
              <w:rPr>
                <w:color w:val="000000"/>
                <w:sz w:val="28"/>
                <w:szCs w:val="28"/>
              </w:rPr>
              <w:t>2015</w:t>
            </w:r>
          </w:p>
        </w:tc>
        <w:tc>
          <w:tcPr>
            <w:tcW w:w="1487" w:type="dxa"/>
            <w:shd w:val="clear" w:color="auto" w:fill="auto"/>
            <w:vAlign w:val="center"/>
          </w:tcPr>
          <w:p w14:paraId="4CD50BE4" w14:textId="77777777" w:rsidR="00B40AAF" w:rsidRDefault="00746E6D">
            <w:pPr>
              <w:spacing w:before="60" w:after="60" w:line="240" w:lineRule="auto"/>
              <w:jc w:val="center"/>
              <w:rPr>
                <w:color w:val="000000"/>
                <w:sz w:val="28"/>
                <w:szCs w:val="28"/>
              </w:rPr>
            </w:pPr>
            <w:r>
              <w:rPr>
                <w:color w:val="000000"/>
                <w:sz w:val="28"/>
                <w:szCs w:val="28"/>
              </w:rPr>
              <w:t>Tốt</w:t>
            </w:r>
          </w:p>
        </w:tc>
      </w:tr>
    </w:tbl>
    <w:p w14:paraId="48513C1E" w14:textId="77777777" w:rsidR="00B40AAF" w:rsidRDefault="00746E6D">
      <w:pPr>
        <w:pBdr>
          <w:top w:val="nil"/>
          <w:left w:val="nil"/>
          <w:bottom w:val="nil"/>
          <w:right w:val="nil"/>
          <w:between w:val="nil"/>
        </w:pBdr>
        <w:tabs>
          <w:tab w:val="left" w:pos="1843"/>
        </w:tabs>
        <w:spacing w:before="120" w:after="120" w:line="240" w:lineRule="auto"/>
        <w:ind w:firstLine="709"/>
        <w:rPr>
          <w:color w:val="000000"/>
          <w:sz w:val="28"/>
          <w:szCs w:val="28"/>
        </w:rPr>
      </w:pPr>
      <w:bookmarkStart w:id="29" w:name="_heading=h.49x2ik5" w:colFirst="0" w:colLast="0"/>
      <w:bookmarkEnd w:id="29"/>
      <w:r>
        <w:rPr>
          <w:color w:val="000000"/>
          <w:sz w:val="28"/>
          <w:szCs w:val="28"/>
        </w:rPr>
        <w:t>Hệ thống chống sét: Chống sét trực tiếp</w:t>
      </w:r>
    </w:p>
    <w:p w14:paraId="6F7C366B" w14:textId="77777777" w:rsidR="00B40AAF" w:rsidRDefault="00746E6D">
      <w:pPr>
        <w:pBdr>
          <w:top w:val="nil"/>
          <w:left w:val="nil"/>
          <w:bottom w:val="nil"/>
          <w:right w:val="nil"/>
          <w:between w:val="nil"/>
        </w:pBdr>
        <w:tabs>
          <w:tab w:val="left" w:pos="1843"/>
        </w:tabs>
        <w:spacing w:before="120" w:after="120" w:line="240" w:lineRule="auto"/>
        <w:ind w:firstLine="709"/>
        <w:rPr>
          <w:color w:val="000000"/>
          <w:sz w:val="28"/>
          <w:szCs w:val="28"/>
        </w:rPr>
      </w:pPr>
      <w:r>
        <w:rPr>
          <w:color w:val="000000"/>
          <w:sz w:val="28"/>
          <w:szCs w:val="28"/>
        </w:rPr>
        <w:t>Hệ thống lưu trữ dữ liệu: UPS Liebert GXT4 6kVA online</w:t>
      </w:r>
    </w:p>
    <w:p w14:paraId="0B4099D1" w14:textId="77777777" w:rsidR="00B40AAF" w:rsidRDefault="00746E6D">
      <w:pPr>
        <w:pBdr>
          <w:top w:val="nil"/>
          <w:left w:val="nil"/>
          <w:bottom w:val="nil"/>
          <w:right w:val="nil"/>
          <w:between w:val="nil"/>
        </w:pBdr>
        <w:tabs>
          <w:tab w:val="left" w:pos="1843"/>
        </w:tabs>
        <w:spacing w:before="120" w:after="120" w:line="240" w:lineRule="auto"/>
        <w:ind w:firstLine="709"/>
        <w:rPr>
          <w:color w:val="000000"/>
          <w:sz w:val="28"/>
          <w:szCs w:val="28"/>
        </w:rPr>
      </w:pPr>
      <w:r>
        <w:rPr>
          <w:color w:val="000000"/>
          <w:sz w:val="28"/>
          <w:szCs w:val="28"/>
        </w:rPr>
        <w:t>Hệ thống KVM, patch panel</w:t>
      </w:r>
    </w:p>
    <w:p w14:paraId="48598C9D" w14:textId="77777777" w:rsidR="00B40AAF" w:rsidRDefault="00746E6D">
      <w:pPr>
        <w:numPr>
          <w:ilvl w:val="0"/>
          <w:numId w:val="19"/>
        </w:numPr>
        <w:pBdr>
          <w:top w:val="nil"/>
          <w:left w:val="nil"/>
          <w:bottom w:val="nil"/>
          <w:right w:val="nil"/>
          <w:between w:val="nil"/>
        </w:pBdr>
        <w:tabs>
          <w:tab w:val="left" w:pos="1843"/>
        </w:tabs>
        <w:spacing w:before="120" w:after="120"/>
        <w:ind w:firstLine="709"/>
        <w:rPr>
          <w:color w:val="000000"/>
          <w:sz w:val="28"/>
          <w:szCs w:val="28"/>
        </w:rPr>
      </w:pPr>
      <w:r>
        <w:rPr>
          <w:color w:val="000000"/>
          <w:sz w:val="28"/>
          <w:szCs w:val="28"/>
        </w:rPr>
        <w:t>Patch Panel 24 port cat6 1375014-2 trang bị năm 2015</w:t>
      </w:r>
    </w:p>
    <w:p w14:paraId="2E744AE3" w14:textId="77777777" w:rsidR="00B40AAF" w:rsidRDefault="00746E6D">
      <w:pPr>
        <w:numPr>
          <w:ilvl w:val="0"/>
          <w:numId w:val="19"/>
        </w:numPr>
        <w:pBdr>
          <w:top w:val="nil"/>
          <w:left w:val="nil"/>
          <w:bottom w:val="nil"/>
          <w:right w:val="nil"/>
          <w:between w:val="nil"/>
        </w:pBdr>
        <w:tabs>
          <w:tab w:val="left" w:pos="1843"/>
        </w:tabs>
        <w:spacing w:before="120" w:after="120"/>
        <w:ind w:firstLine="709"/>
        <w:rPr>
          <w:color w:val="000000"/>
          <w:sz w:val="28"/>
          <w:szCs w:val="28"/>
        </w:rPr>
      </w:pPr>
      <w:r>
        <w:rPr>
          <w:color w:val="000000"/>
          <w:sz w:val="28"/>
          <w:szCs w:val="28"/>
          <w:highlight w:val="white"/>
        </w:rPr>
        <w:t>Patch Panel 24 port cat5 1479154-2 trang bị năm 2015</w:t>
      </w:r>
    </w:p>
    <w:p w14:paraId="3E69B6DD" w14:textId="77777777" w:rsidR="00B40AAF" w:rsidRDefault="00746E6D">
      <w:pPr>
        <w:pStyle w:val="Heading4"/>
        <w:numPr>
          <w:ilvl w:val="3"/>
          <w:numId w:val="1"/>
        </w:numPr>
        <w:rPr>
          <w:color w:val="000000"/>
        </w:rPr>
      </w:pPr>
      <w:bookmarkStart w:id="30" w:name="_heading=h.2p2csry" w:colFirst="0" w:colLast="0"/>
      <w:bookmarkEnd w:id="30"/>
      <w:r>
        <w:rPr>
          <w:color w:val="000000"/>
        </w:rPr>
        <w:lastRenderedPageBreak/>
        <w:t>Cơ ch</w:t>
      </w:r>
      <w:r>
        <w:rPr>
          <w:color w:val="000000"/>
        </w:rPr>
        <w:t>ế</w:t>
      </w:r>
      <w:r>
        <w:rPr>
          <w:color w:val="000000"/>
        </w:rPr>
        <w:t xml:space="preserve"> trao đ</w:t>
      </w:r>
      <w:r>
        <w:rPr>
          <w:color w:val="000000"/>
        </w:rPr>
        <w:t>ổ</w:t>
      </w:r>
      <w:r>
        <w:rPr>
          <w:color w:val="000000"/>
        </w:rPr>
        <w:t>i d</w:t>
      </w:r>
      <w:r>
        <w:rPr>
          <w:color w:val="000000"/>
        </w:rPr>
        <w:t>ữ</w:t>
      </w:r>
      <w:r>
        <w:rPr>
          <w:color w:val="000000"/>
        </w:rPr>
        <w:t xml:space="preserve"> li</w:t>
      </w:r>
      <w:r>
        <w:rPr>
          <w:color w:val="000000"/>
        </w:rPr>
        <w:t>ệ</w:t>
      </w:r>
      <w:r>
        <w:rPr>
          <w:color w:val="000000"/>
        </w:rPr>
        <w:t>u</w:t>
      </w:r>
    </w:p>
    <w:p w14:paraId="7899124D"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Đ</w:t>
      </w:r>
      <w:r>
        <w:rPr>
          <w:rFonts w:ascii="Cambria" w:eastAsia="Cambria" w:hAnsi="Cambria" w:cs="Cambria"/>
          <w:color w:val="000000"/>
          <w:sz w:val="28"/>
          <w:szCs w:val="28"/>
        </w:rPr>
        <w:t>ố</w:t>
      </w:r>
      <w:r>
        <w:rPr>
          <w:rFonts w:ascii="Cambria" w:eastAsia="Cambria" w:hAnsi="Cambria" w:cs="Cambria"/>
          <w:color w:val="000000"/>
          <w:sz w:val="28"/>
          <w:szCs w:val="28"/>
        </w:rPr>
        <w:t>i v</w:t>
      </w:r>
      <w:r>
        <w:rPr>
          <w:rFonts w:ascii="Cambria" w:eastAsia="Cambria" w:hAnsi="Cambria" w:cs="Cambria"/>
          <w:color w:val="000000"/>
          <w:sz w:val="28"/>
          <w:szCs w:val="28"/>
        </w:rPr>
        <w:t>ớ</w:t>
      </w:r>
      <w:r>
        <w:rPr>
          <w:rFonts w:ascii="Cambria" w:eastAsia="Cambria" w:hAnsi="Cambria" w:cs="Cambria"/>
          <w:color w:val="000000"/>
          <w:sz w:val="28"/>
          <w:szCs w:val="28"/>
        </w:rPr>
        <w:t>i trao đ</w:t>
      </w:r>
      <w:r>
        <w:rPr>
          <w:rFonts w:ascii="Cambria" w:eastAsia="Cambria" w:hAnsi="Cambria" w:cs="Cambria"/>
          <w:color w:val="000000"/>
          <w:sz w:val="28"/>
          <w:szCs w:val="28"/>
        </w:rPr>
        <w:t>ổ</w:t>
      </w:r>
      <w:r>
        <w:rPr>
          <w:rFonts w:ascii="Cambria" w:eastAsia="Cambria" w:hAnsi="Cambria" w:cs="Cambria"/>
          <w:color w:val="000000"/>
          <w:sz w:val="28"/>
          <w:szCs w:val="28"/>
        </w:rPr>
        <w:t>i n</w:t>
      </w:r>
      <w:r>
        <w:rPr>
          <w:rFonts w:ascii="Cambria" w:eastAsia="Cambria" w:hAnsi="Cambria" w:cs="Cambria"/>
          <w:color w:val="000000"/>
          <w:sz w:val="28"/>
          <w:szCs w:val="28"/>
        </w:rPr>
        <w:t>ộ</w:t>
      </w:r>
      <w:r>
        <w:rPr>
          <w:rFonts w:ascii="Cambria" w:eastAsia="Cambria" w:hAnsi="Cambria" w:cs="Cambria"/>
          <w:color w:val="000000"/>
          <w:sz w:val="28"/>
          <w:szCs w:val="28"/>
        </w:rPr>
        <w:t>i b</w:t>
      </w:r>
      <w:r>
        <w:rPr>
          <w:rFonts w:ascii="Cambria" w:eastAsia="Cambria" w:hAnsi="Cambria" w:cs="Cambria"/>
          <w:color w:val="000000"/>
          <w:sz w:val="28"/>
          <w:szCs w:val="28"/>
        </w:rPr>
        <w:t>ộ</w:t>
      </w:r>
      <w:r>
        <w:rPr>
          <w:rFonts w:ascii="Cambria" w:eastAsia="Cambria" w:hAnsi="Cambria" w:cs="Cambria"/>
          <w:color w:val="000000"/>
          <w:sz w:val="28"/>
          <w:szCs w:val="28"/>
        </w:rPr>
        <w:t>: Vi</w:t>
      </w:r>
      <w:r>
        <w:rPr>
          <w:rFonts w:ascii="Cambria" w:eastAsia="Cambria" w:hAnsi="Cambria" w:cs="Cambria"/>
          <w:color w:val="000000"/>
          <w:sz w:val="28"/>
          <w:szCs w:val="28"/>
        </w:rPr>
        <w:t>ệ</w:t>
      </w:r>
      <w:r>
        <w:rPr>
          <w:rFonts w:ascii="Cambria" w:eastAsia="Cambria" w:hAnsi="Cambria" w:cs="Cambria"/>
          <w:color w:val="000000"/>
          <w:sz w:val="28"/>
          <w:szCs w:val="28"/>
        </w:rPr>
        <w:t>c trao đ</w:t>
      </w:r>
      <w:r>
        <w:rPr>
          <w:rFonts w:ascii="Cambria" w:eastAsia="Cambria" w:hAnsi="Cambria" w:cs="Cambria"/>
          <w:color w:val="000000"/>
          <w:sz w:val="28"/>
          <w:szCs w:val="28"/>
        </w:rPr>
        <w:t>ổ</w:t>
      </w:r>
      <w:r>
        <w:rPr>
          <w:rFonts w:ascii="Cambria" w:eastAsia="Cambria" w:hAnsi="Cambria" w:cs="Cambria"/>
          <w:color w:val="000000"/>
          <w:sz w:val="28"/>
          <w:szCs w:val="28"/>
        </w:rPr>
        <w:t>i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qua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m</w:t>
      </w:r>
      <w:r>
        <w:rPr>
          <w:rFonts w:ascii="Cambria" w:eastAsia="Cambria" w:hAnsi="Cambria" w:cs="Cambria"/>
          <w:color w:val="000000"/>
          <w:sz w:val="28"/>
          <w:szCs w:val="28"/>
        </w:rPr>
        <w:t>ạ</w:t>
      </w:r>
      <w:r>
        <w:rPr>
          <w:rFonts w:ascii="Cambria" w:eastAsia="Cambria" w:hAnsi="Cambria" w:cs="Cambria"/>
          <w:color w:val="000000"/>
          <w:sz w:val="28"/>
          <w:szCs w:val="28"/>
        </w:rPr>
        <w:t>ng LAN dư</w:t>
      </w:r>
      <w:r>
        <w:rPr>
          <w:rFonts w:ascii="Cambria" w:eastAsia="Cambria" w:hAnsi="Cambria" w:cs="Cambria"/>
          <w:color w:val="000000"/>
          <w:sz w:val="28"/>
          <w:szCs w:val="28"/>
        </w:rPr>
        <w:t>ớ</w:t>
      </w:r>
      <w:r>
        <w:rPr>
          <w:rFonts w:ascii="Cambria" w:eastAsia="Cambria" w:hAnsi="Cambria" w:cs="Cambria"/>
          <w:color w:val="000000"/>
          <w:sz w:val="28"/>
          <w:szCs w:val="28"/>
        </w:rPr>
        <w:t>i hình th</w:t>
      </w:r>
      <w:r>
        <w:rPr>
          <w:rFonts w:ascii="Cambria" w:eastAsia="Cambria" w:hAnsi="Cambria" w:cs="Cambria"/>
          <w:color w:val="000000"/>
          <w:sz w:val="28"/>
          <w:szCs w:val="28"/>
        </w:rPr>
        <w:t>ứ</w:t>
      </w:r>
      <w:r>
        <w:rPr>
          <w:rFonts w:ascii="Cambria" w:eastAsia="Cambria" w:hAnsi="Cambria" w:cs="Cambria"/>
          <w:color w:val="000000"/>
          <w:sz w:val="28"/>
          <w:szCs w:val="28"/>
        </w:rPr>
        <w:t>c chia s</w:t>
      </w:r>
      <w:r>
        <w:rPr>
          <w:rFonts w:ascii="Cambria" w:eastAsia="Cambria" w:hAnsi="Cambria" w:cs="Cambria"/>
          <w:color w:val="000000"/>
          <w:sz w:val="28"/>
          <w:szCs w:val="28"/>
        </w:rPr>
        <w:t>ẻ</w:t>
      </w:r>
      <w:r>
        <w:rPr>
          <w:rFonts w:ascii="Cambria" w:eastAsia="Cambria" w:hAnsi="Cambria" w:cs="Cambria"/>
          <w:color w:val="000000"/>
          <w:sz w:val="28"/>
          <w:szCs w:val="28"/>
        </w:rPr>
        <w:t xml:space="preserve"> t</w:t>
      </w:r>
      <w:r>
        <w:rPr>
          <w:rFonts w:ascii="Cambria" w:eastAsia="Cambria" w:hAnsi="Cambria" w:cs="Cambria"/>
          <w:color w:val="000000"/>
          <w:sz w:val="28"/>
          <w:szCs w:val="28"/>
        </w:rPr>
        <w:t>ậ</w:t>
      </w:r>
      <w:r>
        <w:rPr>
          <w:rFonts w:ascii="Cambria" w:eastAsia="Cambria" w:hAnsi="Cambria" w:cs="Cambria"/>
          <w:color w:val="000000"/>
          <w:sz w:val="28"/>
          <w:szCs w:val="28"/>
        </w:rPr>
        <w:t>p tin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qua m</w:t>
      </w:r>
      <w:r>
        <w:rPr>
          <w:rFonts w:ascii="Cambria" w:eastAsia="Cambria" w:hAnsi="Cambria" w:cs="Cambria"/>
          <w:color w:val="000000"/>
          <w:sz w:val="28"/>
          <w:szCs w:val="28"/>
        </w:rPr>
        <w:t>ạ</w:t>
      </w:r>
      <w:r>
        <w:rPr>
          <w:rFonts w:ascii="Cambria" w:eastAsia="Cambria" w:hAnsi="Cambria" w:cs="Cambria"/>
          <w:color w:val="000000"/>
          <w:sz w:val="28"/>
          <w:szCs w:val="28"/>
        </w:rPr>
        <w:t>ng khách ch</w:t>
      </w:r>
      <w:r>
        <w:rPr>
          <w:rFonts w:ascii="Cambria" w:eastAsia="Cambria" w:hAnsi="Cambria" w:cs="Cambria"/>
          <w:color w:val="000000"/>
          <w:sz w:val="28"/>
          <w:szCs w:val="28"/>
        </w:rPr>
        <w:t>ủ</w:t>
      </w:r>
      <w:r>
        <w:rPr>
          <w:rFonts w:ascii="Cambria" w:eastAsia="Cambria" w:hAnsi="Cambria" w:cs="Cambria"/>
          <w:color w:val="000000"/>
          <w:sz w:val="28"/>
          <w:szCs w:val="28"/>
        </w:rPr>
        <w:t>, ho</w:t>
      </w:r>
      <w:r>
        <w:rPr>
          <w:rFonts w:ascii="Cambria" w:eastAsia="Cambria" w:hAnsi="Cambria" w:cs="Cambria"/>
          <w:color w:val="000000"/>
          <w:sz w:val="28"/>
          <w:szCs w:val="28"/>
        </w:rPr>
        <w:t>ặ</w:t>
      </w:r>
      <w:r>
        <w:rPr>
          <w:rFonts w:ascii="Cambria" w:eastAsia="Cambria" w:hAnsi="Cambria" w:cs="Cambria"/>
          <w:color w:val="000000"/>
          <w:sz w:val="28"/>
          <w:szCs w:val="28"/>
        </w:rPr>
        <w:t>c t</w:t>
      </w:r>
      <w:r>
        <w:rPr>
          <w:rFonts w:ascii="Cambria" w:eastAsia="Cambria" w:hAnsi="Cambria" w:cs="Cambria"/>
          <w:color w:val="000000"/>
          <w:sz w:val="28"/>
          <w:szCs w:val="28"/>
        </w:rPr>
        <w:t>ừ</w:t>
      </w:r>
      <w:r>
        <w:rPr>
          <w:rFonts w:ascii="Cambria" w:eastAsia="Cambria" w:hAnsi="Cambria" w:cs="Cambria"/>
          <w:color w:val="000000"/>
          <w:sz w:val="28"/>
          <w:szCs w:val="28"/>
        </w:rPr>
        <w:t xml:space="preserve"> các máy k</w:t>
      </w:r>
      <w:r>
        <w:rPr>
          <w:rFonts w:ascii="Cambria" w:eastAsia="Cambria" w:hAnsi="Cambria" w:cs="Cambria"/>
          <w:color w:val="000000"/>
          <w:sz w:val="28"/>
          <w:szCs w:val="28"/>
        </w:rPr>
        <w:t>ế</w:t>
      </w:r>
      <w:r>
        <w:rPr>
          <w:rFonts w:ascii="Cambria" w:eastAsia="Cambria" w:hAnsi="Cambria" w:cs="Cambria"/>
          <w:color w:val="000000"/>
          <w:sz w:val="28"/>
          <w:szCs w:val="28"/>
        </w:rPr>
        <w:t>t n</w:t>
      </w:r>
      <w:r>
        <w:rPr>
          <w:rFonts w:ascii="Cambria" w:eastAsia="Cambria" w:hAnsi="Cambria" w:cs="Cambria"/>
          <w:color w:val="000000"/>
          <w:sz w:val="28"/>
          <w:szCs w:val="28"/>
        </w:rPr>
        <w:t>ố</w:t>
      </w:r>
      <w:r>
        <w:rPr>
          <w:rFonts w:ascii="Cambria" w:eastAsia="Cambria" w:hAnsi="Cambria" w:cs="Cambria"/>
          <w:color w:val="000000"/>
          <w:sz w:val="28"/>
          <w:szCs w:val="28"/>
        </w:rPr>
        <w:t>i đ</w:t>
      </w:r>
      <w:r>
        <w:rPr>
          <w:rFonts w:ascii="Cambria" w:eastAsia="Cambria" w:hAnsi="Cambria" w:cs="Cambria"/>
          <w:color w:val="000000"/>
          <w:sz w:val="28"/>
          <w:szCs w:val="28"/>
        </w:rPr>
        <w:t>ế</w:t>
      </w:r>
      <w:r>
        <w:rPr>
          <w:rFonts w:ascii="Cambria" w:eastAsia="Cambria" w:hAnsi="Cambria" w:cs="Cambria"/>
          <w:color w:val="000000"/>
          <w:sz w:val="28"/>
          <w:szCs w:val="28"/>
        </w:rPr>
        <w:t xml:space="preserve">n CSDL </w:t>
      </w:r>
      <w:r>
        <w:rPr>
          <w:rFonts w:ascii="Cambria" w:eastAsia="Cambria" w:hAnsi="Cambria" w:cs="Cambria"/>
          <w:color w:val="000000"/>
          <w:sz w:val="28"/>
          <w:szCs w:val="28"/>
        </w:rPr>
        <w:t>ứ</w:t>
      </w:r>
      <w:r>
        <w:rPr>
          <w:rFonts w:ascii="Cambria" w:eastAsia="Cambria" w:hAnsi="Cambria" w:cs="Cambria"/>
          <w:color w:val="000000"/>
          <w:sz w:val="28"/>
          <w:szCs w:val="28"/>
        </w:rPr>
        <w:t>ng d</w:t>
      </w:r>
      <w:r>
        <w:rPr>
          <w:rFonts w:ascii="Cambria" w:eastAsia="Cambria" w:hAnsi="Cambria" w:cs="Cambria"/>
          <w:color w:val="000000"/>
          <w:sz w:val="28"/>
          <w:szCs w:val="28"/>
        </w:rPr>
        <w:t>ụ</w:t>
      </w:r>
      <w:r>
        <w:rPr>
          <w:rFonts w:ascii="Cambria" w:eastAsia="Cambria" w:hAnsi="Cambria" w:cs="Cambria"/>
          <w:color w:val="000000"/>
          <w:sz w:val="28"/>
          <w:szCs w:val="28"/>
        </w:rPr>
        <w:t>ng qua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ho</w:t>
      </w:r>
      <w:r>
        <w:rPr>
          <w:rFonts w:ascii="Cambria" w:eastAsia="Cambria" w:hAnsi="Cambria" w:cs="Cambria"/>
          <w:color w:val="000000"/>
          <w:sz w:val="28"/>
          <w:szCs w:val="28"/>
        </w:rPr>
        <w:t>ặ</w:t>
      </w:r>
      <w:r>
        <w:rPr>
          <w:rFonts w:ascii="Cambria" w:eastAsia="Cambria" w:hAnsi="Cambria" w:cs="Cambria"/>
          <w:color w:val="000000"/>
          <w:sz w:val="28"/>
          <w:szCs w:val="28"/>
        </w:rPr>
        <w:t>c thư đi</w:t>
      </w:r>
      <w:r>
        <w:rPr>
          <w:rFonts w:ascii="Cambria" w:eastAsia="Cambria" w:hAnsi="Cambria" w:cs="Cambria"/>
          <w:color w:val="000000"/>
          <w:sz w:val="28"/>
          <w:szCs w:val="28"/>
        </w:rPr>
        <w:t>ệ</w:t>
      </w:r>
      <w:r>
        <w:rPr>
          <w:rFonts w:ascii="Cambria" w:eastAsia="Cambria" w:hAnsi="Cambria" w:cs="Cambria"/>
          <w:color w:val="000000"/>
          <w:sz w:val="28"/>
          <w:szCs w:val="28"/>
        </w:rPr>
        <w:t>n t</w:t>
      </w:r>
      <w:r>
        <w:rPr>
          <w:rFonts w:ascii="Cambria" w:eastAsia="Cambria" w:hAnsi="Cambria" w:cs="Cambria"/>
          <w:color w:val="000000"/>
          <w:sz w:val="28"/>
          <w:szCs w:val="28"/>
        </w:rPr>
        <w:t>ử</w:t>
      </w:r>
      <w:r>
        <w:rPr>
          <w:rFonts w:ascii="Cambria" w:eastAsia="Cambria" w:hAnsi="Cambria" w:cs="Cambria"/>
          <w:color w:val="000000"/>
          <w:sz w:val="28"/>
          <w:szCs w:val="28"/>
        </w:rPr>
        <w:t xml:space="preserve"> và trình duy</w:t>
      </w:r>
      <w:r>
        <w:rPr>
          <w:rFonts w:ascii="Cambria" w:eastAsia="Cambria" w:hAnsi="Cambria" w:cs="Cambria"/>
          <w:color w:val="000000"/>
          <w:sz w:val="28"/>
          <w:szCs w:val="28"/>
        </w:rPr>
        <w:t>ệ</w:t>
      </w:r>
      <w:r>
        <w:rPr>
          <w:rFonts w:ascii="Cambria" w:eastAsia="Cambria" w:hAnsi="Cambria" w:cs="Cambria"/>
          <w:color w:val="000000"/>
          <w:sz w:val="28"/>
          <w:szCs w:val="28"/>
        </w:rPr>
        <w:t>t web.</w:t>
      </w:r>
    </w:p>
    <w:p w14:paraId="236001E5"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Đ</w:t>
      </w:r>
      <w:r>
        <w:rPr>
          <w:rFonts w:ascii="Cambria" w:eastAsia="Cambria" w:hAnsi="Cambria" w:cs="Cambria"/>
          <w:color w:val="000000"/>
          <w:sz w:val="28"/>
          <w:szCs w:val="28"/>
        </w:rPr>
        <w:t>ố</w:t>
      </w:r>
      <w:r>
        <w:rPr>
          <w:rFonts w:ascii="Cambria" w:eastAsia="Cambria" w:hAnsi="Cambria" w:cs="Cambria"/>
          <w:color w:val="000000"/>
          <w:sz w:val="28"/>
          <w:szCs w:val="28"/>
        </w:rPr>
        <w:t>i v</w:t>
      </w:r>
      <w:r>
        <w:rPr>
          <w:rFonts w:ascii="Cambria" w:eastAsia="Cambria" w:hAnsi="Cambria" w:cs="Cambria"/>
          <w:color w:val="000000"/>
          <w:sz w:val="28"/>
          <w:szCs w:val="28"/>
        </w:rPr>
        <w:t>ớ</w:t>
      </w:r>
      <w:r>
        <w:rPr>
          <w:rFonts w:ascii="Cambria" w:eastAsia="Cambria" w:hAnsi="Cambria" w:cs="Cambria"/>
          <w:color w:val="000000"/>
          <w:sz w:val="28"/>
          <w:szCs w:val="28"/>
        </w:rPr>
        <w:t>i k</w:t>
      </w:r>
      <w:r>
        <w:rPr>
          <w:rFonts w:ascii="Cambria" w:eastAsia="Cambria" w:hAnsi="Cambria" w:cs="Cambria"/>
          <w:color w:val="000000"/>
          <w:sz w:val="28"/>
          <w:szCs w:val="28"/>
        </w:rPr>
        <w:t>ế</w:t>
      </w:r>
      <w:r>
        <w:rPr>
          <w:rFonts w:ascii="Cambria" w:eastAsia="Cambria" w:hAnsi="Cambria" w:cs="Cambria"/>
          <w:color w:val="000000"/>
          <w:sz w:val="28"/>
          <w:szCs w:val="28"/>
        </w:rPr>
        <w:t>t n</w:t>
      </w:r>
      <w:r>
        <w:rPr>
          <w:rFonts w:ascii="Cambria" w:eastAsia="Cambria" w:hAnsi="Cambria" w:cs="Cambria"/>
          <w:color w:val="000000"/>
          <w:sz w:val="28"/>
          <w:szCs w:val="28"/>
        </w:rPr>
        <w:t>ố</w:t>
      </w:r>
      <w:r>
        <w:rPr>
          <w:rFonts w:ascii="Cambria" w:eastAsia="Cambria" w:hAnsi="Cambria" w:cs="Cambria"/>
          <w:color w:val="000000"/>
          <w:sz w:val="28"/>
          <w:szCs w:val="28"/>
        </w:rPr>
        <w:t>i ra bên ngoài: Đư</w:t>
      </w:r>
      <w:r>
        <w:rPr>
          <w:rFonts w:ascii="Cambria" w:eastAsia="Cambria" w:hAnsi="Cambria" w:cs="Cambria"/>
          <w:color w:val="000000"/>
          <w:sz w:val="28"/>
          <w:szCs w:val="28"/>
        </w:rPr>
        <w:t>ờ</w:t>
      </w:r>
      <w:r>
        <w:rPr>
          <w:rFonts w:ascii="Cambria" w:eastAsia="Cambria" w:hAnsi="Cambria" w:cs="Cambria"/>
          <w:color w:val="000000"/>
          <w:sz w:val="28"/>
          <w:szCs w:val="28"/>
        </w:rPr>
        <w:t>ng truy</w:t>
      </w:r>
      <w:r>
        <w:rPr>
          <w:rFonts w:ascii="Cambria" w:eastAsia="Cambria" w:hAnsi="Cambria" w:cs="Cambria"/>
          <w:color w:val="000000"/>
          <w:sz w:val="28"/>
          <w:szCs w:val="28"/>
        </w:rPr>
        <w:t>ề</w:t>
      </w:r>
      <w:r>
        <w:rPr>
          <w:rFonts w:ascii="Cambria" w:eastAsia="Cambria" w:hAnsi="Cambria" w:cs="Cambria"/>
          <w:color w:val="000000"/>
          <w:sz w:val="28"/>
          <w:szCs w:val="28"/>
        </w:rPr>
        <w:t>n cáp quang Viettel, VNPT và Metro net.</w:t>
      </w:r>
    </w:p>
    <w:p w14:paraId="353573A7" w14:textId="77777777" w:rsidR="00B40AAF" w:rsidRDefault="00746E6D">
      <w:pPr>
        <w:pStyle w:val="Heading3"/>
        <w:numPr>
          <w:ilvl w:val="2"/>
          <w:numId w:val="1"/>
        </w:numPr>
        <w:rPr>
          <w:color w:val="000000"/>
        </w:rPr>
      </w:pPr>
      <w:bookmarkStart w:id="31" w:name="_heading=h.147n2zr" w:colFirst="0" w:colLast="0"/>
      <w:bookmarkEnd w:id="31"/>
      <w:r>
        <w:rPr>
          <w:color w:val="000000"/>
        </w:rPr>
        <w:t>Hi</w:t>
      </w:r>
      <w:r>
        <w:rPr>
          <w:color w:val="000000"/>
        </w:rPr>
        <w:t>ệ</w:t>
      </w:r>
      <w:r>
        <w:rPr>
          <w:color w:val="000000"/>
        </w:rPr>
        <w:t>n tr</w:t>
      </w:r>
      <w:r>
        <w:rPr>
          <w:color w:val="000000"/>
        </w:rPr>
        <w:t>ạ</w:t>
      </w:r>
      <w:r>
        <w:rPr>
          <w:color w:val="000000"/>
        </w:rPr>
        <w:t xml:space="preserve">ng </w:t>
      </w:r>
      <w:r>
        <w:rPr>
          <w:color w:val="000000"/>
        </w:rPr>
        <w:t>ứ</w:t>
      </w:r>
      <w:r>
        <w:rPr>
          <w:color w:val="000000"/>
        </w:rPr>
        <w:t>ng d</w:t>
      </w:r>
      <w:r>
        <w:rPr>
          <w:color w:val="000000"/>
        </w:rPr>
        <w:t>ụ</w:t>
      </w:r>
      <w:r>
        <w:rPr>
          <w:color w:val="000000"/>
        </w:rPr>
        <w:t>ng công ngh</w:t>
      </w:r>
      <w:r>
        <w:rPr>
          <w:color w:val="000000"/>
        </w:rPr>
        <w:t>ệ</w:t>
      </w:r>
      <w:r>
        <w:rPr>
          <w:color w:val="000000"/>
        </w:rPr>
        <w:t xml:space="preserve"> thông tin</w:t>
      </w:r>
    </w:p>
    <w:tbl>
      <w:tblPr>
        <w:tblStyle w:val="af4"/>
        <w:tblW w:w="101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1375"/>
        <w:gridCol w:w="2068"/>
        <w:gridCol w:w="2789"/>
        <w:gridCol w:w="3179"/>
      </w:tblGrid>
      <w:tr w:rsidR="00B40AAF" w14:paraId="22AFA704" w14:textId="77777777">
        <w:trPr>
          <w:trHeight w:val="570"/>
          <w:tblHeader/>
          <w:jc w:val="center"/>
        </w:trPr>
        <w:tc>
          <w:tcPr>
            <w:tcW w:w="746" w:type="dxa"/>
            <w:vMerge w:val="restart"/>
            <w:shd w:val="clear" w:color="auto" w:fill="auto"/>
            <w:vAlign w:val="center"/>
          </w:tcPr>
          <w:p w14:paraId="5EA28FC1" w14:textId="77777777" w:rsidR="00B40AAF" w:rsidRDefault="00746E6D">
            <w:pPr>
              <w:spacing w:before="60" w:after="60"/>
              <w:jc w:val="center"/>
              <w:rPr>
                <w:b/>
                <w:color w:val="000000"/>
                <w:sz w:val="28"/>
                <w:szCs w:val="28"/>
              </w:rPr>
            </w:pPr>
            <w:r>
              <w:rPr>
                <w:b/>
                <w:color w:val="000000"/>
                <w:sz w:val="28"/>
                <w:szCs w:val="28"/>
              </w:rPr>
              <w:t>STT</w:t>
            </w:r>
          </w:p>
        </w:tc>
        <w:tc>
          <w:tcPr>
            <w:tcW w:w="1375" w:type="dxa"/>
            <w:vMerge w:val="restart"/>
            <w:shd w:val="clear" w:color="auto" w:fill="auto"/>
            <w:vAlign w:val="center"/>
          </w:tcPr>
          <w:p w14:paraId="1D71C0E6" w14:textId="77777777" w:rsidR="00B40AAF" w:rsidRDefault="00746E6D">
            <w:pPr>
              <w:spacing w:before="60" w:after="60"/>
              <w:jc w:val="center"/>
              <w:rPr>
                <w:b/>
                <w:color w:val="000000"/>
                <w:sz w:val="28"/>
                <w:szCs w:val="28"/>
              </w:rPr>
            </w:pPr>
            <w:r>
              <w:rPr>
                <w:b/>
                <w:color w:val="000000"/>
                <w:sz w:val="28"/>
                <w:szCs w:val="28"/>
              </w:rPr>
              <w:t>Tên phần mềm</w:t>
            </w:r>
          </w:p>
        </w:tc>
        <w:tc>
          <w:tcPr>
            <w:tcW w:w="2068" w:type="dxa"/>
            <w:vMerge w:val="restart"/>
            <w:shd w:val="clear" w:color="auto" w:fill="auto"/>
            <w:vAlign w:val="center"/>
          </w:tcPr>
          <w:p w14:paraId="3001EC9B" w14:textId="77777777" w:rsidR="00B40AAF" w:rsidRDefault="00746E6D">
            <w:pPr>
              <w:spacing w:before="60" w:after="60"/>
              <w:jc w:val="center"/>
              <w:rPr>
                <w:b/>
                <w:color w:val="000000"/>
                <w:sz w:val="28"/>
                <w:szCs w:val="28"/>
              </w:rPr>
            </w:pPr>
            <w:r>
              <w:rPr>
                <w:b/>
                <w:color w:val="000000"/>
                <w:sz w:val="28"/>
                <w:szCs w:val="28"/>
              </w:rPr>
              <w:t>Mô tả</w:t>
            </w:r>
          </w:p>
        </w:tc>
        <w:tc>
          <w:tcPr>
            <w:tcW w:w="2789" w:type="dxa"/>
            <w:vMerge w:val="restart"/>
            <w:shd w:val="clear" w:color="auto" w:fill="auto"/>
            <w:vAlign w:val="center"/>
          </w:tcPr>
          <w:p w14:paraId="54DEC0DC" w14:textId="77777777" w:rsidR="00B40AAF" w:rsidRDefault="00746E6D">
            <w:pPr>
              <w:spacing w:before="60" w:after="60"/>
              <w:jc w:val="center"/>
              <w:rPr>
                <w:b/>
                <w:color w:val="000000"/>
                <w:sz w:val="28"/>
                <w:szCs w:val="28"/>
              </w:rPr>
            </w:pPr>
            <w:r>
              <w:rPr>
                <w:b/>
                <w:color w:val="000000"/>
                <w:sz w:val="28"/>
                <w:szCs w:val="28"/>
              </w:rPr>
              <w:t>Phân tích hiện trạng phần mềm và nhu cầu nâng cấp, xây mới các tính năng</w:t>
            </w:r>
          </w:p>
        </w:tc>
        <w:tc>
          <w:tcPr>
            <w:tcW w:w="3179" w:type="dxa"/>
            <w:vMerge w:val="restart"/>
            <w:shd w:val="clear" w:color="auto" w:fill="auto"/>
            <w:vAlign w:val="center"/>
          </w:tcPr>
          <w:p w14:paraId="0099ADDD" w14:textId="77777777" w:rsidR="00B40AAF" w:rsidRDefault="00746E6D">
            <w:pPr>
              <w:spacing w:before="60" w:after="60"/>
              <w:jc w:val="center"/>
              <w:rPr>
                <w:b/>
                <w:color w:val="000000"/>
                <w:sz w:val="28"/>
                <w:szCs w:val="28"/>
              </w:rPr>
            </w:pPr>
            <w:r>
              <w:rPr>
                <w:b/>
                <w:color w:val="000000"/>
                <w:sz w:val="28"/>
                <w:szCs w:val="28"/>
              </w:rPr>
              <w:t>Thông tin về lưu trữ CSDL</w:t>
            </w:r>
          </w:p>
        </w:tc>
      </w:tr>
      <w:tr w:rsidR="00B40AAF" w14:paraId="729EC820" w14:textId="77777777">
        <w:trPr>
          <w:trHeight w:val="587"/>
          <w:tblHeader/>
          <w:jc w:val="center"/>
        </w:trPr>
        <w:tc>
          <w:tcPr>
            <w:tcW w:w="746" w:type="dxa"/>
            <w:vMerge/>
            <w:shd w:val="clear" w:color="auto" w:fill="auto"/>
            <w:vAlign w:val="center"/>
          </w:tcPr>
          <w:p w14:paraId="47A712FB" w14:textId="77777777" w:rsidR="00B40AAF" w:rsidRDefault="00B40AAF">
            <w:pPr>
              <w:widowControl w:val="0"/>
              <w:pBdr>
                <w:top w:val="nil"/>
                <w:left w:val="nil"/>
                <w:bottom w:val="nil"/>
                <w:right w:val="nil"/>
                <w:between w:val="nil"/>
              </w:pBdr>
              <w:spacing w:after="0"/>
              <w:jc w:val="left"/>
              <w:rPr>
                <w:b/>
                <w:color w:val="000000"/>
                <w:sz w:val="28"/>
                <w:szCs w:val="28"/>
              </w:rPr>
            </w:pPr>
          </w:p>
        </w:tc>
        <w:tc>
          <w:tcPr>
            <w:tcW w:w="1375" w:type="dxa"/>
            <w:vMerge/>
            <w:shd w:val="clear" w:color="auto" w:fill="auto"/>
            <w:vAlign w:val="center"/>
          </w:tcPr>
          <w:p w14:paraId="6F8FF3F2" w14:textId="77777777" w:rsidR="00B40AAF" w:rsidRDefault="00B40AAF">
            <w:pPr>
              <w:widowControl w:val="0"/>
              <w:pBdr>
                <w:top w:val="nil"/>
                <w:left w:val="nil"/>
                <w:bottom w:val="nil"/>
                <w:right w:val="nil"/>
                <w:between w:val="nil"/>
              </w:pBdr>
              <w:spacing w:after="0"/>
              <w:jc w:val="left"/>
              <w:rPr>
                <w:b/>
                <w:color w:val="000000"/>
                <w:sz w:val="28"/>
                <w:szCs w:val="28"/>
              </w:rPr>
            </w:pPr>
          </w:p>
        </w:tc>
        <w:tc>
          <w:tcPr>
            <w:tcW w:w="2068" w:type="dxa"/>
            <w:vMerge/>
            <w:shd w:val="clear" w:color="auto" w:fill="auto"/>
            <w:vAlign w:val="center"/>
          </w:tcPr>
          <w:p w14:paraId="008E7B76" w14:textId="77777777" w:rsidR="00B40AAF" w:rsidRDefault="00B40AAF">
            <w:pPr>
              <w:widowControl w:val="0"/>
              <w:pBdr>
                <w:top w:val="nil"/>
                <w:left w:val="nil"/>
                <w:bottom w:val="nil"/>
                <w:right w:val="nil"/>
                <w:between w:val="nil"/>
              </w:pBdr>
              <w:spacing w:after="0"/>
              <w:jc w:val="left"/>
              <w:rPr>
                <w:b/>
                <w:color w:val="000000"/>
                <w:sz w:val="28"/>
                <w:szCs w:val="28"/>
              </w:rPr>
            </w:pPr>
          </w:p>
        </w:tc>
        <w:tc>
          <w:tcPr>
            <w:tcW w:w="2789" w:type="dxa"/>
            <w:vMerge/>
            <w:shd w:val="clear" w:color="auto" w:fill="auto"/>
            <w:vAlign w:val="center"/>
          </w:tcPr>
          <w:p w14:paraId="75230ABF" w14:textId="77777777" w:rsidR="00B40AAF" w:rsidRDefault="00B40AAF">
            <w:pPr>
              <w:widowControl w:val="0"/>
              <w:pBdr>
                <w:top w:val="nil"/>
                <w:left w:val="nil"/>
                <w:bottom w:val="nil"/>
                <w:right w:val="nil"/>
                <w:between w:val="nil"/>
              </w:pBdr>
              <w:spacing w:after="0"/>
              <w:jc w:val="left"/>
              <w:rPr>
                <w:b/>
                <w:color w:val="000000"/>
                <w:sz w:val="28"/>
                <w:szCs w:val="28"/>
              </w:rPr>
            </w:pPr>
          </w:p>
        </w:tc>
        <w:tc>
          <w:tcPr>
            <w:tcW w:w="3179" w:type="dxa"/>
            <w:vMerge/>
            <w:shd w:val="clear" w:color="auto" w:fill="auto"/>
            <w:vAlign w:val="center"/>
          </w:tcPr>
          <w:p w14:paraId="5C603A05" w14:textId="77777777" w:rsidR="00B40AAF" w:rsidRDefault="00B40AAF">
            <w:pPr>
              <w:widowControl w:val="0"/>
              <w:pBdr>
                <w:top w:val="nil"/>
                <w:left w:val="nil"/>
                <w:bottom w:val="nil"/>
                <w:right w:val="nil"/>
                <w:between w:val="nil"/>
              </w:pBdr>
              <w:spacing w:after="0"/>
              <w:jc w:val="left"/>
              <w:rPr>
                <w:b/>
                <w:color w:val="000000"/>
                <w:sz w:val="28"/>
                <w:szCs w:val="28"/>
              </w:rPr>
            </w:pPr>
          </w:p>
        </w:tc>
      </w:tr>
      <w:tr w:rsidR="00B40AAF" w14:paraId="615CF48B" w14:textId="77777777">
        <w:trPr>
          <w:trHeight w:val="2355"/>
          <w:jc w:val="center"/>
        </w:trPr>
        <w:tc>
          <w:tcPr>
            <w:tcW w:w="746" w:type="dxa"/>
            <w:shd w:val="clear" w:color="auto" w:fill="auto"/>
            <w:vAlign w:val="center"/>
          </w:tcPr>
          <w:p w14:paraId="50706C8F" w14:textId="77777777" w:rsidR="00B40AAF" w:rsidRDefault="00746E6D">
            <w:pPr>
              <w:spacing w:before="60" w:after="60"/>
              <w:jc w:val="center"/>
              <w:rPr>
                <w:color w:val="000000"/>
                <w:sz w:val="28"/>
                <w:szCs w:val="28"/>
              </w:rPr>
            </w:pPr>
            <w:r>
              <w:rPr>
                <w:color w:val="000000"/>
                <w:sz w:val="28"/>
                <w:szCs w:val="28"/>
              </w:rPr>
              <w:t>1</w:t>
            </w:r>
          </w:p>
        </w:tc>
        <w:tc>
          <w:tcPr>
            <w:tcW w:w="1375" w:type="dxa"/>
            <w:shd w:val="clear" w:color="auto" w:fill="auto"/>
            <w:vAlign w:val="center"/>
          </w:tcPr>
          <w:p w14:paraId="04018A63" w14:textId="77777777" w:rsidR="00B40AAF" w:rsidRDefault="00746E6D">
            <w:pPr>
              <w:spacing w:before="60" w:after="60"/>
              <w:rPr>
                <w:color w:val="000000"/>
                <w:sz w:val="28"/>
                <w:szCs w:val="28"/>
              </w:rPr>
            </w:pPr>
            <w:r>
              <w:rPr>
                <w:color w:val="000000"/>
                <w:sz w:val="28"/>
                <w:szCs w:val="28"/>
              </w:rPr>
              <w:t>Hệ thống ISO điện tử</w:t>
            </w:r>
          </w:p>
        </w:tc>
        <w:tc>
          <w:tcPr>
            <w:tcW w:w="2068" w:type="dxa"/>
            <w:shd w:val="clear" w:color="auto" w:fill="auto"/>
            <w:vAlign w:val="center"/>
          </w:tcPr>
          <w:p w14:paraId="4A26A2AC" w14:textId="77777777" w:rsidR="00B40AAF" w:rsidRDefault="00746E6D">
            <w:pPr>
              <w:spacing w:before="60" w:after="60"/>
              <w:rPr>
                <w:color w:val="000000"/>
                <w:sz w:val="28"/>
                <w:szCs w:val="28"/>
              </w:rPr>
            </w:pPr>
            <w:r>
              <w:rPr>
                <w:color w:val="000000"/>
                <w:sz w:val="28"/>
                <w:szCs w:val="28"/>
              </w:rPr>
              <w:t>Hệ thống tiếp nhận và giải quyết hồ sơ một cửa, quản lý văn bản và hồ sơ công việc, lịch công tác, web điều hành</w:t>
            </w:r>
          </w:p>
        </w:tc>
        <w:tc>
          <w:tcPr>
            <w:tcW w:w="2789" w:type="dxa"/>
            <w:shd w:val="clear" w:color="auto" w:fill="auto"/>
            <w:vAlign w:val="center"/>
          </w:tcPr>
          <w:p w14:paraId="473B8EDB" w14:textId="77777777" w:rsidR="00B40AAF" w:rsidRDefault="00746E6D">
            <w:pPr>
              <w:spacing w:before="60" w:after="60"/>
              <w:rPr>
                <w:color w:val="000000"/>
                <w:sz w:val="28"/>
                <w:szCs w:val="28"/>
              </w:rPr>
            </w:pPr>
            <w:r>
              <w:rPr>
                <w:color w:val="000000"/>
                <w:sz w:val="28"/>
                <w:szCs w:val="28"/>
              </w:rPr>
              <w:t>Hiện đang vận hành phiên bản mới của thành phố từ 07/2017 để quản lý việc tiếp nhận và giải quyết hồ sơ một cửa tại đơn vị</w:t>
            </w:r>
          </w:p>
          <w:p w14:paraId="52E43063" w14:textId="77777777" w:rsidR="00B40AAF" w:rsidRDefault="00B40AAF">
            <w:pPr>
              <w:spacing w:before="60" w:after="60"/>
              <w:rPr>
                <w:color w:val="000000"/>
                <w:sz w:val="28"/>
                <w:szCs w:val="28"/>
              </w:rPr>
            </w:pPr>
          </w:p>
        </w:tc>
        <w:tc>
          <w:tcPr>
            <w:tcW w:w="3179" w:type="dxa"/>
            <w:shd w:val="clear" w:color="auto" w:fill="auto"/>
            <w:vAlign w:val="center"/>
          </w:tcPr>
          <w:p w14:paraId="17213516" w14:textId="77777777" w:rsidR="00B40AAF" w:rsidRDefault="00746E6D">
            <w:pPr>
              <w:numPr>
                <w:ilvl w:val="0"/>
                <w:numId w:val="24"/>
              </w:numPr>
              <w:pBdr>
                <w:top w:val="nil"/>
                <w:left w:val="nil"/>
                <w:bottom w:val="nil"/>
                <w:right w:val="nil"/>
                <w:between w:val="nil"/>
              </w:pBdr>
              <w:spacing w:before="60" w:after="0"/>
              <w:ind w:left="316" w:hanging="283"/>
              <w:jc w:val="left"/>
              <w:rPr>
                <w:color w:val="000000"/>
                <w:sz w:val="28"/>
                <w:szCs w:val="28"/>
              </w:rPr>
            </w:pPr>
            <w:r>
              <w:rPr>
                <w:color w:val="000000"/>
                <w:sz w:val="28"/>
                <w:szCs w:val="28"/>
              </w:rPr>
              <w:t>Công nghệ Liferay</w:t>
            </w:r>
          </w:p>
          <w:p w14:paraId="6FFE4EC7" w14:textId="77777777" w:rsidR="00B40AAF" w:rsidRDefault="00746E6D">
            <w:pPr>
              <w:numPr>
                <w:ilvl w:val="0"/>
                <w:numId w:val="24"/>
              </w:numPr>
              <w:pBdr>
                <w:top w:val="nil"/>
                <w:left w:val="nil"/>
                <w:bottom w:val="nil"/>
                <w:right w:val="nil"/>
                <w:between w:val="nil"/>
              </w:pBdr>
              <w:spacing w:after="0"/>
              <w:ind w:left="316" w:hanging="283"/>
              <w:jc w:val="left"/>
              <w:rPr>
                <w:color w:val="000000"/>
                <w:sz w:val="28"/>
                <w:szCs w:val="28"/>
              </w:rPr>
            </w:pPr>
            <w:r>
              <w:rPr>
                <w:color w:val="000000"/>
                <w:sz w:val="28"/>
                <w:szCs w:val="28"/>
              </w:rPr>
              <w:t>Hệ quản trị CSDL: PostGreSQL 9.3</w:t>
            </w:r>
          </w:p>
          <w:p w14:paraId="0A211491" w14:textId="77777777" w:rsidR="00B40AAF" w:rsidRDefault="00746E6D">
            <w:pPr>
              <w:numPr>
                <w:ilvl w:val="0"/>
                <w:numId w:val="24"/>
              </w:numPr>
              <w:pBdr>
                <w:top w:val="nil"/>
                <w:left w:val="nil"/>
                <w:bottom w:val="nil"/>
                <w:right w:val="nil"/>
                <w:between w:val="nil"/>
              </w:pBdr>
              <w:spacing w:after="0"/>
              <w:ind w:left="316" w:hanging="283"/>
              <w:jc w:val="left"/>
              <w:rPr>
                <w:color w:val="000000"/>
                <w:sz w:val="28"/>
                <w:szCs w:val="28"/>
              </w:rPr>
            </w:pPr>
            <w:r>
              <w:rPr>
                <w:color w:val="000000"/>
                <w:sz w:val="28"/>
                <w:szCs w:val="28"/>
              </w:rPr>
              <w:t>Nơi cài đặt: Sở Xây dựng</w:t>
            </w:r>
          </w:p>
          <w:p w14:paraId="321EC449" w14:textId="77777777" w:rsidR="00B40AAF" w:rsidRDefault="00746E6D">
            <w:pPr>
              <w:numPr>
                <w:ilvl w:val="0"/>
                <w:numId w:val="24"/>
              </w:numPr>
              <w:pBdr>
                <w:top w:val="nil"/>
                <w:left w:val="nil"/>
                <w:bottom w:val="nil"/>
                <w:right w:val="nil"/>
                <w:between w:val="nil"/>
              </w:pBdr>
              <w:spacing w:after="60"/>
              <w:ind w:left="316" w:hanging="283"/>
              <w:jc w:val="left"/>
              <w:rPr>
                <w:color w:val="000000"/>
                <w:sz w:val="28"/>
                <w:szCs w:val="28"/>
              </w:rPr>
            </w:pPr>
            <w:r>
              <w:rPr>
                <w:color w:val="000000"/>
                <w:sz w:val="28"/>
                <w:szCs w:val="28"/>
              </w:rPr>
              <w:t>Tổng số record hồ sơ hành chính: 6.500</w:t>
            </w:r>
          </w:p>
        </w:tc>
      </w:tr>
      <w:tr w:rsidR="00B40AAF" w14:paraId="532B072C" w14:textId="77777777">
        <w:trPr>
          <w:trHeight w:val="742"/>
          <w:jc w:val="center"/>
        </w:trPr>
        <w:tc>
          <w:tcPr>
            <w:tcW w:w="746" w:type="dxa"/>
            <w:shd w:val="clear" w:color="auto" w:fill="auto"/>
            <w:vAlign w:val="center"/>
          </w:tcPr>
          <w:p w14:paraId="461E5209" w14:textId="77777777" w:rsidR="00B40AAF" w:rsidRDefault="00746E6D">
            <w:pPr>
              <w:spacing w:before="60" w:after="60"/>
              <w:jc w:val="center"/>
              <w:rPr>
                <w:color w:val="000000"/>
                <w:sz w:val="28"/>
                <w:szCs w:val="28"/>
              </w:rPr>
            </w:pPr>
            <w:r>
              <w:rPr>
                <w:color w:val="000000"/>
                <w:sz w:val="28"/>
                <w:szCs w:val="28"/>
              </w:rPr>
              <w:t>2</w:t>
            </w:r>
          </w:p>
        </w:tc>
        <w:tc>
          <w:tcPr>
            <w:tcW w:w="1375" w:type="dxa"/>
            <w:shd w:val="clear" w:color="auto" w:fill="auto"/>
            <w:vAlign w:val="center"/>
          </w:tcPr>
          <w:p w14:paraId="143DFF6F" w14:textId="77777777" w:rsidR="00B40AAF" w:rsidRDefault="00746E6D">
            <w:pPr>
              <w:spacing w:before="60" w:after="60"/>
              <w:rPr>
                <w:color w:val="000000"/>
                <w:sz w:val="28"/>
                <w:szCs w:val="28"/>
              </w:rPr>
            </w:pPr>
            <w:r>
              <w:rPr>
                <w:color w:val="000000"/>
                <w:sz w:val="28"/>
                <w:szCs w:val="28"/>
              </w:rPr>
              <w:t>Hệ thống QLVB và Hồ sơ công việc</w:t>
            </w:r>
          </w:p>
        </w:tc>
        <w:tc>
          <w:tcPr>
            <w:tcW w:w="2068" w:type="dxa"/>
            <w:shd w:val="clear" w:color="auto" w:fill="auto"/>
            <w:vAlign w:val="center"/>
          </w:tcPr>
          <w:p w14:paraId="297D08D6" w14:textId="77777777" w:rsidR="00B40AAF" w:rsidRDefault="00746E6D">
            <w:pPr>
              <w:spacing w:before="60" w:after="60"/>
              <w:rPr>
                <w:color w:val="000000"/>
                <w:sz w:val="28"/>
                <w:szCs w:val="28"/>
              </w:rPr>
            </w:pPr>
            <w:r>
              <w:rPr>
                <w:color w:val="000000"/>
                <w:sz w:val="28"/>
                <w:szCs w:val="28"/>
              </w:rPr>
              <w:t>Hệ thống quản lý văn bản và hồ sơ công việc</w:t>
            </w:r>
          </w:p>
        </w:tc>
        <w:tc>
          <w:tcPr>
            <w:tcW w:w="2789" w:type="dxa"/>
            <w:shd w:val="clear" w:color="auto" w:fill="auto"/>
            <w:vAlign w:val="center"/>
          </w:tcPr>
          <w:p w14:paraId="3CC8C678" w14:textId="77777777" w:rsidR="00B40AAF" w:rsidRDefault="00746E6D">
            <w:pPr>
              <w:spacing w:before="60" w:after="60"/>
              <w:rPr>
                <w:color w:val="000000"/>
                <w:sz w:val="28"/>
                <w:szCs w:val="28"/>
              </w:rPr>
            </w:pPr>
            <w:r>
              <w:rPr>
                <w:color w:val="000000"/>
                <w:sz w:val="28"/>
                <w:szCs w:val="28"/>
              </w:rPr>
              <w:t>Hiện đang vận hành phiên bản mới của thành phố từ 07/2017 để quản lý văn bản và hồ sơ công việc.</w:t>
            </w:r>
          </w:p>
        </w:tc>
        <w:tc>
          <w:tcPr>
            <w:tcW w:w="3179" w:type="dxa"/>
            <w:shd w:val="clear" w:color="auto" w:fill="auto"/>
            <w:vAlign w:val="center"/>
          </w:tcPr>
          <w:p w14:paraId="7D72C36E" w14:textId="77777777" w:rsidR="00B40AAF" w:rsidRDefault="00746E6D">
            <w:pPr>
              <w:numPr>
                <w:ilvl w:val="0"/>
                <w:numId w:val="24"/>
              </w:numPr>
              <w:pBdr>
                <w:top w:val="nil"/>
                <w:left w:val="nil"/>
                <w:bottom w:val="nil"/>
                <w:right w:val="nil"/>
                <w:between w:val="nil"/>
              </w:pBdr>
              <w:spacing w:before="60" w:after="0"/>
              <w:ind w:left="316" w:hanging="283"/>
              <w:jc w:val="left"/>
              <w:rPr>
                <w:color w:val="000000"/>
                <w:sz w:val="28"/>
                <w:szCs w:val="28"/>
              </w:rPr>
            </w:pPr>
            <w:r>
              <w:rPr>
                <w:color w:val="000000"/>
                <w:sz w:val="28"/>
                <w:szCs w:val="28"/>
              </w:rPr>
              <w:t>Công nghệ Liferay</w:t>
            </w:r>
          </w:p>
          <w:p w14:paraId="36C04AFF" w14:textId="77777777" w:rsidR="00B40AAF" w:rsidRDefault="00746E6D">
            <w:pPr>
              <w:numPr>
                <w:ilvl w:val="0"/>
                <w:numId w:val="24"/>
              </w:numPr>
              <w:pBdr>
                <w:top w:val="nil"/>
                <w:left w:val="nil"/>
                <w:bottom w:val="nil"/>
                <w:right w:val="nil"/>
                <w:between w:val="nil"/>
              </w:pBdr>
              <w:spacing w:after="0"/>
              <w:ind w:left="316" w:hanging="283"/>
              <w:jc w:val="left"/>
              <w:rPr>
                <w:color w:val="000000"/>
                <w:sz w:val="28"/>
                <w:szCs w:val="28"/>
              </w:rPr>
            </w:pPr>
            <w:r>
              <w:rPr>
                <w:color w:val="000000"/>
                <w:sz w:val="28"/>
                <w:szCs w:val="28"/>
              </w:rPr>
              <w:t>Hệ quản trị CSDL: PostGreSQL 9.3</w:t>
            </w:r>
          </w:p>
          <w:p w14:paraId="0A09F22E" w14:textId="77777777" w:rsidR="00B40AAF" w:rsidRDefault="00746E6D">
            <w:pPr>
              <w:numPr>
                <w:ilvl w:val="0"/>
                <w:numId w:val="24"/>
              </w:numPr>
              <w:pBdr>
                <w:top w:val="nil"/>
                <w:left w:val="nil"/>
                <w:bottom w:val="nil"/>
                <w:right w:val="nil"/>
                <w:between w:val="nil"/>
              </w:pBdr>
              <w:spacing w:after="0"/>
              <w:ind w:left="316" w:hanging="283"/>
              <w:jc w:val="left"/>
              <w:rPr>
                <w:color w:val="000000"/>
                <w:sz w:val="28"/>
                <w:szCs w:val="28"/>
              </w:rPr>
            </w:pPr>
            <w:r>
              <w:rPr>
                <w:color w:val="000000"/>
                <w:sz w:val="28"/>
                <w:szCs w:val="28"/>
              </w:rPr>
              <w:t>Nơi cài đặt: Sở Xây dựng</w:t>
            </w:r>
          </w:p>
          <w:p w14:paraId="3A9C8483" w14:textId="77777777" w:rsidR="00B40AAF" w:rsidRDefault="00746E6D">
            <w:pPr>
              <w:numPr>
                <w:ilvl w:val="0"/>
                <w:numId w:val="24"/>
              </w:numPr>
              <w:pBdr>
                <w:top w:val="nil"/>
                <w:left w:val="nil"/>
                <w:bottom w:val="nil"/>
                <w:right w:val="nil"/>
                <w:between w:val="nil"/>
              </w:pBdr>
              <w:spacing w:after="0"/>
              <w:ind w:left="316" w:hanging="283"/>
              <w:jc w:val="left"/>
              <w:rPr>
                <w:color w:val="000000"/>
                <w:sz w:val="28"/>
                <w:szCs w:val="28"/>
              </w:rPr>
            </w:pPr>
            <w:r>
              <w:rPr>
                <w:color w:val="000000"/>
                <w:sz w:val="28"/>
                <w:szCs w:val="28"/>
              </w:rPr>
              <w:t>Tổng số record văn bản đi: 31.659 (dữ liệu văn bản cũ trước 07/2017 là 183.891)</w:t>
            </w:r>
          </w:p>
          <w:p w14:paraId="2194591A" w14:textId="77777777" w:rsidR="00B40AAF" w:rsidRDefault="00746E6D">
            <w:pPr>
              <w:numPr>
                <w:ilvl w:val="0"/>
                <w:numId w:val="24"/>
              </w:numPr>
              <w:pBdr>
                <w:top w:val="nil"/>
                <w:left w:val="nil"/>
                <w:bottom w:val="nil"/>
                <w:right w:val="nil"/>
                <w:between w:val="nil"/>
              </w:pBdr>
              <w:spacing w:after="60"/>
              <w:ind w:left="316" w:hanging="283"/>
              <w:jc w:val="left"/>
              <w:rPr>
                <w:color w:val="000000"/>
                <w:sz w:val="28"/>
                <w:szCs w:val="28"/>
              </w:rPr>
            </w:pPr>
            <w:r>
              <w:rPr>
                <w:color w:val="000000"/>
                <w:sz w:val="28"/>
                <w:szCs w:val="28"/>
              </w:rPr>
              <w:t>Tổng số record văn bản đến: 55.185 (dữ liệu văn bản cũ trước 07/2017 là 321.667)</w:t>
            </w:r>
          </w:p>
        </w:tc>
      </w:tr>
      <w:tr w:rsidR="00B40AAF" w14:paraId="6268ACDF" w14:textId="77777777">
        <w:trPr>
          <w:trHeight w:val="4484"/>
          <w:jc w:val="center"/>
        </w:trPr>
        <w:tc>
          <w:tcPr>
            <w:tcW w:w="746" w:type="dxa"/>
            <w:shd w:val="clear" w:color="auto" w:fill="auto"/>
            <w:vAlign w:val="center"/>
          </w:tcPr>
          <w:p w14:paraId="34BEFCD3" w14:textId="77777777" w:rsidR="00B40AAF" w:rsidRDefault="00746E6D">
            <w:pPr>
              <w:spacing w:before="60" w:after="60"/>
              <w:jc w:val="center"/>
              <w:rPr>
                <w:color w:val="000000"/>
                <w:sz w:val="28"/>
                <w:szCs w:val="28"/>
              </w:rPr>
            </w:pPr>
            <w:r>
              <w:rPr>
                <w:color w:val="000000"/>
                <w:sz w:val="28"/>
                <w:szCs w:val="28"/>
              </w:rPr>
              <w:lastRenderedPageBreak/>
              <w:t>3</w:t>
            </w:r>
          </w:p>
        </w:tc>
        <w:tc>
          <w:tcPr>
            <w:tcW w:w="1375" w:type="dxa"/>
            <w:shd w:val="clear" w:color="auto" w:fill="auto"/>
            <w:vAlign w:val="center"/>
          </w:tcPr>
          <w:p w14:paraId="1DF5FC54" w14:textId="77777777" w:rsidR="00B40AAF" w:rsidRDefault="00746E6D">
            <w:pPr>
              <w:spacing w:before="60" w:after="60"/>
              <w:rPr>
                <w:color w:val="000000"/>
                <w:sz w:val="28"/>
                <w:szCs w:val="28"/>
              </w:rPr>
            </w:pPr>
            <w:r>
              <w:rPr>
                <w:color w:val="000000"/>
                <w:sz w:val="28"/>
                <w:szCs w:val="28"/>
              </w:rPr>
              <w:t>Trang thông tin điện tử</w:t>
            </w:r>
          </w:p>
        </w:tc>
        <w:tc>
          <w:tcPr>
            <w:tcW w:w="2068" w:type="dxa"/>
            <w:shd w:val="clear" w:color="auto" w:fill="auto"/>
            <w:vAlign w:val="center"/>
          </w:tcPr>
          <w:p w14:paraId="00DDD58C" w14:textId="77777777" w:rsidR="00B40AAF" w:rsidRDefault="00746E6D">
            <w:pPr>
              <w:spacing w:before="60" w:after="60"/>
              <w:rPr>
                <w:color w:val="000000"/>
                <w:sz w:val="28"/>
                <w:szCs w:val="28"/>
              </w:rPr>
            </w:pPr>
            <w:r>
              <w:rPr>
                <w:color w:val="000000"/>
                <w:sz w:val="28"/>
                <w:szCs w:val="28"/>
              </w:rPr>
              <w:t>Website Sở Xây dựng</w:t>
            </w:r>
          </w:p>
        </w:tc>
        <w:tc>
          <w:tcPr>
            <w:tcW w:w="2789" w:type="dxa"/>
            <w:shd w:val="clear" w:color="auto" w:fill="auto"/>
            <w:vAlign w:val="center"/>
          </w:tcPr>
          <w:p w14:paraId="595603B8" w14:textId="77777777" w:rsidR="00B40AAF" w:rsidRDefault="00746E6D">
            <w:pPr>
              <w:spacing w:before="60" w:after="60"/>
              <w:rPr>
                <w:color w:val="000000"/>
                <w:sz w:val="28"/>
                <w:szCs w:val="28"/>
              </w:rPr>
            </w:pPr>
            <w:r>
              <w:rPr>
                <w:color w:val="000000"/>
                <w:sz w:val="28"/>
                <w:szCs w:val="28"/>
              </w:rPr>
              <w:t xml:space="preserve">Đang triển khai xây dựng Cổng thông tin điện tử theo Quyết định 293/QĐ-STTTT ngày 21/11/2017 của Sở Thông tin và Truyền thông </w:t>
            </w:r>
          </w:p>
        </w:tc>
        <w:tc>
          <w:tcPr>
            <w:tcW w:w="3179" w:type="dxa"/>
            <w:shd w:val="clear" w:color="auto" w:fill="auto"/>
            <w:vAlign w:val="center"/>
          </w:tcPr>
          <w:p w14:paraId="53D99BF6" w14:textId="77777777" w:rsidR="00B40AAF" w:rsidRDefault="00746E6D">
            <w:pPr>
              <w:numPr>
                <w:ilvl w:val="0"/>
                <w:numId w:val="24"/>
              </w:numPr>
              <w:pBdr>
                <w:top w:val="nil"/>
                <w:left w:val="nil"/>
                <w:bottom w:val="nil"/>
                <w:right w:val="nil"/>
                <w:between w:val="nil"/>
              </w:pBdr>
              <w:spacing w:after="0"/>
              <w:ind w:left="316" w:hanging="283"/>
              <w:jc w:val="left"/>
              <w:rPr>
                <w:color w:val="000000"/>
                <w:sz w:val="28"/>
                <w:szCs w:val="28"/>
              </w:rPr>
            </w:pPr>
            <w:r>
              <w:rPr>
                <w:color w:val="000000"/>
                <w:sz w:val="28"/>
                <w:szCs w:val="28"/>
              </w:rPr>
              <w:t>Công nghệ Liferay</w:t>
            </w:r>
          </w:p>
          <w:p w14:paraId="5E4103CF" w14:textId="77777777" w:rsidR="00B40AAF" w:rsidRDefault="00746E6D">
            <w:pPr>
              <w:numPr>
                <w:ilvl w:val="0"/>
                <w:numId w:val="24"/>
              </w:numPr>
              <w:pBdr>
                <w:top w:val="nil"/>
                <w:left w:val="nil"/>
                <w:bottom w:val="nil"/>
                <w:right w:val="nil"/>
                <w:between w:val="nil"/>
              </w:pBdr>
              <w:spacing w:after="0"/>
              <w:ind w:left="316" w:hanging="283"/>
              <w:jc w:val="left"/>
              <w:rPr>
                <w:color w:val="000000"/>
                <w:sz w:val="28"/>
                <w:szCs w:val="28"/>
              </w:rPr>
            </w:pPr>
            <w:r>
              <w:rPr>
                <w:color w:val="000000"/>
                <w:sz w:val="28"/>
                <w:szCs w:val="28"/>
              </w:rPr>
              <w:t>Hệ quản trị CSDL: MySQL</w:t>
            </w:r>
          </w:p>
          <w:p w14:paraId="7F3BF510" w14:textId="77777777" w:rsidR="00B40AAF" w:rsidRDefault="00746E6D">
            <w:pPr>
              <w:numPr>
                <w:ilvl w:val="0"/>
                <w:numId w:val="24"/>
              </w:numPr>
              <w:pBdr>
                <w:top w:val="nil"/>
                <w:left w:val="nil"/>
                <w:bottom w:val="nil"/>
                <w:right w:val="nil"/>
                <w:between w:val="nil"/>
              </w:pBdr>
              <w:spacing w:after="0"/>
              <w:ind w:left="316" w:hanging="283"/>
              <w:jc w:val="left"/>
              <w:rPr>
                <w:color w:val="000000"/>
                <w:sz w:val="28"/>
                <w:szCs w:val="28"/>
              </w:rPr>
            </w:pPr>
            <w:r>
              <w:rPr>
                <w:color w:val="000000"/>
                <w:sz w:val="28"/>
                <w:szCs w:val="28"/>
              </w:rPr>
              <w:t>Nơi cài đặt: Trung tâm dữ liệu thành phố tại Công viên phần mềm Quang Trung</w:t>
            </w:r>
          </w:p>
          <w:p w14:paraId="3A3550FD" w14:textId="77777777" w:rsidR="00B40AAF" w:rsidRDefault="00746E6D">
            <w:pPr>
              <w:numPr>
                <w:ilvl w:val="0"/>
                <w:numId w:val="24"/>
              </w:numPr>
              <w:pBdr>
                <w:top w:val="nil"/>
                <w:left w:val="nil"/>
                <w:bottom w:val="nil"/>
                <w:right w:val="nil"/>
                <w:between w:val="nil"/>
              </w:pBdr>
              <w:spacing w:after="0"/>
              <w:ind w:left="316" w:hanging="283"/>
              <w:jc w:val="left"/>
              <w:rPr>
                <w:color w:val="000000"/>
                <w:sz w:val="28"/>
                <w:szCs w:val="28"/>
              </w:rPr>
            </w:pPr>
            <w:r>
              <w:rPr>
                <w:color w:val="000000"/>
                <w:sz w:val="28"/>
                <w:szCs w:val="28"/>
              </w:rPr>
              <w:t xml:space="preserve">Số lượng </w:t>
            </w:r>
            <w:r>
              <w:rPr>
                <w:color w:val="000000"/>
                <w:sz w:val="28"/>
                <w:szCs w:val="28"/>
              </w:rPr>
              <w:t>dữ liệu:</w:t>
            </w:r>
          </w:p>
          <w:p w14:paraId="2A70BC39" w14:textId="77777777" w:rsidR="00B40AAF" w:rsidRDefault="00746E6D">
            <w:pPr>
              <w:numPr>
                <w:ilvl w:val="1"/>
                <w:numId w:val="24"/>
              </w:numPr>
              <w:pBdr>
                <w:top w:val="nil"/>
                <w:left w:val="nil"/>
                <w:bottom w:val="nil"/>
                <w:right w:val="nil"/>
                <w:between w:val="nil"/>
              </w:pBdr>
              <w:spacing w:after="0"/>
              <w:ind w:left="600"/>
              <w:jc w:val="left"/>
              <w:rPr>
                <w:color w:val="000000"/>
                <w:sz w:val="28"/>
                <w:szCs w:val="28"/>
              </w:rPr>
            </w:pPr>
            <w:r>
              <w:rPr>
                <w:color w:val="000000"/>
                <w:sz w:val="28"/>
                <w:szCs w:val="28"/>
              </w:rPr>
              <w:t>Tin tức: 1.953 record</w:t>
            </w:r>
          </w:p>
          <w:p w14:paraId="41F1A708" w14:textId="77777777" w:rsidR="00B40AAF" w:rsidRDefault="00746E6D">
            <w:pPr>
              <w:numPr>
                <w:ilvl w:val="1"/>
                <w:numId w:val="24"/>
              </w:numPr>
              <w:pBdr>
                <w:top w:val="nil"/>
                <w:left w:val="nil"/>
                <w:bottom w:val="nil"/>
                <w:right w:val="nil"/>
                <w:between w:val="nil"/>
              </w:pBdr>
              <w:spacing w:after="0"/>
              <w:ind w:left="600"/>
              <w:jc w:val="left"/>
              <w:rPr>
                <w:color w:val="000000"/>
                <w:sz w:val="28"/>
                <w:szCs w:val="28"/>
              </w:rPr>
            </w:pPr>
            <w:r>
              <w:rPr>
                <w:color w:val="000000"/>
                <w:sz w:val="28"/>
                <w:szCs w:val="28"/>
              </w:rPr>
              <w:t>Văn bản pháp luật: 1.668 record</w:t>
            </w:r>
          </w:p>
          <w:p w14:paraId="6EA1ACF4" w14:textId="77777777" w:rsidR="00B40AAF" w:rsidRDefault="00746E6D">
            <w:pPr>
              <w:numPr>
                <w:ilvl w:val="1"/>
                <w:numId w:val="24"/>
              </w:numPr>
              <w:pBdr>
                <w:top w:val="nil"/>
                <w:left w:val="nil"/>
                <w:bottom w:val="nil"/>
                <w:right w:val="nil"/>
                <w:between w:val="nil"/>
              </w:pBdr>
              <w:spacing w:after="0"/>
              <w:ind w:left="600"/>
              <w:jc w:val="left"/>
              <w:rPr>
                <w:color w:val="000000"/>
                <w:sz w:val="28"/>
                <w:szCs w:val="28"/>
              </w:rPr>
            </w:pPr>
            <w:r>
              <w:rPr>
                <w:color w:val="000000"/>
                <w:sz w:val="28"/>
                <w:szCs w:val="28"/>
              </w:rPr>
              <w:t>Hỏi – đáp: 1.285 record</w:t>
            </w:r>
          </w:p>
          <w:p w14:paraId="4B74FEAE" w14:textId="77777777" w:rsidR="00B40AAF" w:rsidRDefault="00746E6D">
            <w:pPr>
              <w:numPr>
                <w:ilvl w:val="1"/>
                <w:numId w:val="24"/>
              </w:numPr>
              <w:pBdr>
                <w:top w:val="nil"/>
                <w:left w:val="nil"/>
                <w:bottom w:val="nil"/>
                <w:right w:val="nil"/>
                <w:between w:val="nil"/>
              </w:pBdr>
              <w:spacing w:after="0"/>
              <w:ind w:left="600"/>
              <w:jc w:val="left"/>
              <w:rPr>
                <w:color w:val="000000"/>
                <w:sz w:val="28"/>
                <w:szCs w:val="28"/>
              </w:rPr>
            </w:pPr>
            <w:r>
              <w:rPr>
                <w:color w:val="000000"/>
                <w:sz w:val="28"/>
                <w:szCs w:val="28"/>
              </w:rPr>
              <w:t>Dự thảo văn bản pháp luật: 20 record</w:t>
            </w:r>
          </w:p>
          <w:p w14:paraId="625B44BB" w14:textId="77777777" w:rsidR="00B40AAF" w:rsidRDefault="00746E6D">
            <w:pPr>
              <w:numPr>
                <w:ilvl w:val="1"/>
                <w:numId w:val="24"/>
              </w:numPr>
              <w:pBdr>
                <w:top w:val="nil"/>
                <w:left w:val="nil"/>
                <w:bottom w:val="nil"/>
                <w:right w:val="nil"/>
                <w:between w:val="nil"/>
              </w:pBdr>
              <w:spacing w:after="0"/>
              <w:ind w:left="600"/>
              <w:jc w:val="left"/>
              <w:rPr>
                <w:color w:val="000000"/>
                <w:sz w:val="28"/>
                <w:szCs w:val="28"/>
              </w:rPr>
            </w:pPr>
            <w:r>
              <w:rPr>
                <w:color w:val="000000"/>
                <w:sz w:val="28"/>
                <w:szCs w:val="28"/>
              </w:rPr>
              <w:t>Thủ tục hành chính: 35 record</w:t>
            </w:r>
          </w:p>
        </w:tc>
      </w:tr>
      <w:tr w:rsidR="00B40AAF" w14:paraId="038E9F9F" w14:textId="77777777">
        <w:trPr>
          <w:trHeight w:val="397"/>
          <w:jc w:val="center"/>
        </w:trPr>
        <w:tc>
          <w:tcPr>
            <w:tcW w:w="746" w:type="dxa"/>
            <w:shd w:val="clear" w:color="auto" w:fill="auto"/>
            <w:vAlign w:val="center"/>
          </w:tcPr>
          <w:p w14:paraId="64BCD947" w14:textId="77777777" w:rsidR="00B40AAF" w:rsidRDefault="00746E6D">
            <w:pPr>
              <w:spacing w:before="60" w:after="60"/>
              <w:jc w:val="center"/>
              <w:rPr>
                <w:color w:val="000000"/>
                <w:sz w:val="28"/>
                <w:szCs w:val="28"/>
              </w:rPr>
            </w:pPr>
            <w:r>
              <w:rPr>
                <w:color w:val="000000"/>
                <w:sz w:val="28"/>
                <w:szCs w:val="28"/>
              </w:rPr>
              <w:t>4</w:t>
            </w:r>
          </w:p>
        </w:tc>
        <w:tc>
          <w:tcPr>
            <w:tcW w:w="1375" w:type="dxa"/>
            <w:shd w:val="clear" w:color="auto" w:fill="auto"/>
            <w:vAlign w:val="center"/>
          </w:tcPr>
          <w:p w14:paraId="3BE852B5" w14:textId="77777777" w:rsidR="00B40AAF" w:rsidRDefault="00746E6D">
            <w:pPr>
              <w:spacing w:before="60" w:after="60"/>
              <w:rPr>
                <w:color w:val="000000"/>
                <w:sz w:val="28"/>
                <w:szCs w:val="28"/>
              </w:rPr>
            </w:pPr>
            <w:r>
              <w:rPr>
                <w:color w:val="000000"/>
                <w:sz w:val="28"/>
                <w:szCs w:val="28"/>
              </w:rPr>
              <w:t>Quản lý Cấp giấy phép xây dựng</w:t>
            </w:r>
          </w:p>
        </w:tc>
        <w:tc>
          <w:tcPr>
            <w:tcW w:w="2068" w:type="dxa"/>
            <w:shd w:val="clear" w:color="auto" w:fill="auto"/>
            <w:vAlign w:val="center"/>
          </w:tcPr>
          <w:p w14:paraId="5AB9C265" w14:textId="77777777" w:rsidR="00B40AAF" w:rsidRDefault="00746E6D">
            <w:pPr>
              <w:spacing w:before="60" w:after="60"/>
              <w:rPr>
                <w:color w:val="000000"/>
                <w:sz w:val="28"/>
                <w:szCs w:val="28"/>
              </w:rPr>
            </w:pPr>
            <w:r>
              <w:rPr>
                <w:color w:val="000000"/>
                <w:sz w:val="28"/>
                <w:szCs w:val="28"/>
              </w:rPr>
              <w:t>Cung cấp chức năng trong việc lưu trữ thông tin và cấp giấy phép xây dựng</w:t>
            </w:r>
          </w:p>
        </w:tc>
        <w:tc>
          <w:tcPr>
            <w:tcW w:w="2789" w:type="dxa"/>
            <w:shd w:val="clear" w:color="auto" w:fill="auto"/>
            <w:vAlign w:val="center"/>
          </w:tcPr>
          <w:p w14:paraId="236371F6" w14:textId="77777777" w:rsidR="00B40AAF" w:rsidRDefault="00746E6D">
            <w:pPr>
              <w:spacing w:after="0"/>
              <w:rPr>
                <w:color w:val="000000"/>
                <w:sz w:val="28"/>
                <w:szCs w:val="28"/>
              </w:rPr>
            </w:pPr>
            <w:r>
              <w:rPr>
                <w:color w:val="000000"/>
                <w:sz w:val="28"/>
                <w:szCs w:val="28"/>
              </w:rPr>
              <w:t xml:space="preserve">Hiện đang vận hành để quản lý việc cấp và thông tin cấp giấy phép xây dựng. </w:t>
            </w:r>
          </w:p>
          <w:p w14:paraId="3917B8F8" w14:textId="77777777" w:rsidR="00B40AAF" w:rsidRDefault="00B40AAF">
            <w:pPr>
              <w:spacing w:after="0"/>
              <w:rPr>
                <w:color w:val="000000"/>
                <w:sz w:val="28"/>
                <w:szCs w:val="28"/>
              </w:rPr>
            </w:pPr>
          </w:p>
        </w:tc>
        <w:tc>
          <w:tcPr>
            <w:tcW w:w="3179" w:type="dxa"/>
            <w:shd w:val="clear" w:color="auto" w:fill="auto"/>
            <w:vAlign w:val="center"/>
          </w:tcPr>
          <w:p w14:paraId="5E1FCA53" w14:textId="77777777" w:rsidR="00B40AAF" w:rsidRDefault="00746E6D">
            <w:pPr>
              <w:numPr>
                <w:ilvl w:val="0"/>
                <w:numId w:val="24"/>
              </w:numPr>
              <w:pBdr>
                <w:top w:val="nil"/>
                <w:left w:val="nil"/>
                <w:bottom w:val="nil"/>
                <w:right w:val="nil"/>
                <w:between w:val="nil"/>
              </w:pBdr>
              <w:spacing w:before="60" w:after="0"/>
              <w:ind w:left="316" w:hanging="283"/>
              <w:jc w:val="left"/>
              <w:rPr>
                <w:color w:val="000000"/>
                <w:sz w:val="28"/>
                <w:szCs w:val="28"/>
              </w:rPr>
            </w:pPr>
            <w:r>
              <w:rPr>
                <w:color w:val="000000"/>
                <w:sz w:val="28"/>
                <w:szCs w:val="28"/>
              </w:rPr>
              <w:t>Hệ quản trị CSDL: MS SQL Server 2008</w:t>
            </w:r>
          </w:p>
          <w:p w14:paraId="04A1AFE4" w14:textId="77777777" w:rsidR="00B40AAF" w:rsidRDefault="00746E6D">
            <w:pPr>
              <w:numPr>
                <w:ilvl w:val="0"/>
                <w:numId w:val="24"/>
              </w:numPr>
              <w:pBdr>
                <w:top w:val="nil"/>
                <w:left w:val="nil"/>
                <w:bottom w:val="nil"/>
                <w:right w:val="nil"/>
                <w:between w:val="nil"/>
              </w:pBdr>
              <w:spacing w:after="0"/>
              <w:ind w:left="316" w:hanging="283"/>
              <w:jc w:val="left"/>
              <w:rPr>
                <w:color w:val="000000"/>
                <w:sz w:val="28"/>
                <w:szCs w:val="28"/>
              </w:rPr>
            </w:pPr>
            <w:r>
              <w:rPr>
                <w:color w:val="000000"/>
                <w:sz w:val="28"/>
                <w:szCs w:val="28"/>
              </w:rPr>
              <w:t>Nơi cài đặt: Sở Xây dựng</w:t>
            </w:r>
          </w:p>
          <w:p w14:paraId="49E57A38" w14:textId="77777777" w:rsidR="00B40AAF" w:rsidRDefault="00746E6D">
            <w:pPr>
              <w:numPr>
                <w:ilvl w:val="0"/>
                <w:numId w:val="24"/>
              </w:numPr>
              <w:pBdr>
                <w:top w:val="nil"/>
                <w:left w:val="nil"/>
                <w:bottom w:val="nil"/>
                <w:right w:val="nil"/>
                <w:between w:val="nil"/>
              </w:pBdr>
              <w:spacing w:after="60"/>
              <w:ind w:left="316" w:hanging="283"/>
              <w:jc w:val="left"/>
              <w:rPr>
                <w:color w:val="000000"/>
                <w:sz w:val="28"/>
                <w:szCs w:val="28"/>
              </w:rPr>
            </w:pPr>
            <w:r>
              <w:rPr>
                <w:color w:val="000000"/>
                <w:sz w:val="28"/>
                <w:szCs w:val="28"/>
              </w:rPr>
              <w:t>Tổng số record giấy phép xây dựng: 4510</w:t>
            </w:r>
          </w:p>
        </w:tc>
      </w:tr>
      <w:tr w:rsidR="00B40AAF" w14:paraId="2D98ED49" w14:textId="77777777">
        <w:trPr>
          <w:trHeight w:val="397"/>
          <w:jc w:val="center"/>
        </w:trPr>
        <w:tc>
          <w:tcPr>
            <w:tcW w:w="746" w:type="dxa"/>
            <w:shd w:val="clear" w:color="auto" w:fill="auto"/>
            <w:vAlign w:val="center"/>
          </w:tcPr>
          <w:p w14:paraId="118E521C" w14:textId="77777777" w:rsidR="00B40AAF" w:rsidRDefault="00746E6D">
            <w:pPr>
              <w:spacing w:before="60" w:after="60"/>
              <w:jc w:val="center"/>
              <w:rPr>
                <w:color w:val="000000"/>
                <w:sz w:val="28"/>
                <w:szCs w:val="28"/>
              </w:rPr>
            </w:pPr>
            <w:r>
              <w:rPr>
                <w:color w:val="000000"/>
                <w:sz w:val="28"/>
                <w:szCs w:val="28"/>
              </w:rPr>
              <w:t>5</w:t>
            </w:r>
          </w:p>
        </w:tc>
        <w:tc>
          <w:tcPr>
            <w:tcW w:w="1375" w:type="dxa"/>
            <w:shd w:val="clear" w:color="auto" w:fill="auto"/>
            <w:vAlign w:val="center"/>
          </w:tcPr>
          <w:p w14:paraId="1BF0AA41" w14:textId="77777777" w:rsidR="00B40AAF" w:rsidRDefault="00746E6D">
            <w:pPr>
              <w:spacing w:before="60" w:after="60"/>
              <w:rPr>
                <w:color w:val="000000"/>
                <w:sz w:val="28"/>
                <w:szCs w:val="28"/>
              </w:rPr>
            </w:pPr>
            <w:r>
              <w:rPr>
                <w:color w:val="000000"/>
                <w:sz w:val="28"/>
                <w:szCs w:val="28"/>
              </w:rPr>
              <w:t>Quản lý Nhà và công sở</w:t>
            </w:r>
          </w:p>
          <w:p w14:paraId="7AC04E49" w14:textId="77777777" w:rsidR="00B40AAF" w:rsidRDefault="00B40AAF">
            <w:pPr>
              <w:spacing w:before="60" w:after="60"/>
              <w:rPr>
                <w:color w:val="000000"/>
                <w:sz w:val="28"/>
                <w:szCs w:val="28"/>
              </w:rPr>
            </w:pPr>
          </w:p>
        </w:tc>
        <w:tc>
          <w:tcPr>
            <w:tcW w:w="2068" w:type="dxa"/>
            <w:shd w:val="clear" w:color="auto" w:fill="auto"/>
            <w:vAlign w:val="center"/>
          </w:tcPr>
          <w:p w14:paraId="3E883C15" w14:textId="77777777" w:rsidR="00B40AAF" w:rsidRDefault="00746E6D">
            <w:pPr>
              <w:spacing w:before="60" w:after="60"/>
              <w:rPr>
                <w:color w:val="000000"/>
                <w:sz w:val="28"/>
                <w:szCs w:val="28"/>
              </w:rPr>
            </w:pPr>
            <w:r>
              <w:rPr>
                <w:color w:val="000000"/>
                <w:sz w:val="28"/>
                <w:szCs w:val="28"/>
              </w:rPr>
              <w:t>Cung cấp chức năng trong việc lưu trữ hồ sơ quản lý nhà và công sở</w:t>
            </w:r>
          </w:p>
        </w:tc>
        <w:tc>
          <w:tcPr>
            <w:tcW w:w="2789" w:type="dxa"/>
            <w:shd w:val="clear" w:color="auto" w:fill="auto"/>
            <w:vAlign w:val="center"/>
          </w:tcPr>
          <w:p w14:paraId="0B75CB52" w14:textId="77777777" w:rsidR="00B40AAF" w:rsidRDefault="00746E6D">
            <w:pPr>
              <w:spacing w:after="0"/>
              <w:rPr>
                <w:color w:val="000000"/>
                <w:sz w:val="28"/>
                <w:szCs w:val="28"/>
              </w:rPr>
            </w:pPr>
            <w:r>
              <w:rPr>
                <w:color w:val="000000"/>
                <w:sz w:val="28"/>
                <w:szCs w:val="28"/>
              </w:rPr>
              <w:t xml:space="preserve">Hiện đang vận hành để quản lý việc cấp và thông tin lưu trữ hồ sơ quản lý nhà và công sở. </w:t>
            </w:r>
          </w:p>
          <w:p w14:paraId="4105CC86" w14:textId="77777777" w:rsidR="00B40AAF" w:rsidRDefault="00B40AAF">
            <w:pPr>
              <w:spacing w:after="0"/>
              <w:rPr>
                <w:color w:val="000000"/>
                <w:sz w:val="28"/>
                <w:szCs w:val="28"/>
              </w:rPr>
            </w:pPr>
          </w:p>
        </w:tc>
        <w:tc>
          <w:tcPr>
            <w:tcW w:w="3179" w:type="dxa"/>
            <w:shd w:val="clear" w:color="auto" w:fill="auto"/>
            <w:vAlign w:val="center"/>
          </w:tcPr>
          <w:p w14:paraId="16841250" w14:textId="77777777" w:rsidR="00B40AAF" w:rsidRDefault="00746E6D">
            <w:pPr>
              <w:numPr>
                <w:ilvl w:val="0"/>
                <w:numId w:val="24"/>
              </w:numPr>
              <w:pBdr>
                <w:top w:val="nil"/>
                <w:left w:val="nil"/>
                <w:bottom w:val="nil"/>
                <w:right w:val="nil"/>
                <w:between w:val="nil"/>
              </w:pBdr>
              <w:spacing w:before="60" w:after="0"/>
              <w:ind w:left="316" w:hanging="283"/>
              <w:jc w:val="left"/>
              <w:rPr>
                <w:color w:val="000000"/>
                <w:sz w:val="28"/>
                <w:szCs w:val="28"/>
              </w:rPr>
            </w:pPr>
            <w:r>
              <w:rPr>
                <w:color w:val="000000"/>
                <w:sz w:val="28"/>
                <w:szCs w:val="28"/>
              </w:rPr>
              <w:t>Hệ quản trị CSDL: MS SQL Server 2008</w:t>
            </w:r>
          </w:p>
          <w:p w14:paraId="63BF5489" w14:textId="77777777" w:rsidR="00B40AAF" w:rsidRDefault="00746E6D">
            <w:pPr>
              <w:numPr>
                <w:ilvl w:val="0"/>
                <w:numId w:val="24"/>
              </w:numPr>
              <w:pBdr>
                <w:top w:val="nil"/>
                <w:left w:val="nil"/>
                <w:bottom w:val="nil"/>
                <w:right w:val="nil"/>
                <w:between w:val="nil"/>
              </w:pBdr>
              <w:spacing w:after="0"/>
              <w:ind w:left="316" w:hanging="283"/>
              <w:jc w:val="left"/>
              <w:rPr>
                <w:color w:val="000000"/>
                <w:sz w:val="28"/>
                <w:szCs w:val="28"/>
              </w:rPr>
            </w:pPr>
            <w:r>
              <w:rPr>
                <w:color w:val="000000"/>
                <w:sz w:val="28"/>
                <w:szCs w:val="28"/>
              </w:rPr>
              <w:t>Nơi cài đặt: Sở Xây dựng</w:t>
            </w:r>
          </w:p>
          <w:p w14:paraId="3E1B04EE" w14:textId="77777777" w:rsidR="00B40AAF" w:rsidRDefault="00746E6D">
            <w:pPr>
              <w:numPr>
                <w:ilvl w:val="0"/>
                <w:numId w:val="24"/>
              </w:numPr>
              <w:pBdr>
                <w:top w:val="nil"/>
                <w:left w:val="nil"/>
                <w:bottom w:val="nil"/>
                <w:right w:val="nil"/>
                <w:between w:val="nil"/>
              </w:pBdr>
              <w:spacing w:after="60"/>
              <w:ind w:left="316" w:hanging="283"/>
              <w:jc w:val="left"/>
              <w:rPr>
                <w:color w:val="000000"/>
                <w:sz w:val="28"/>
                <w:szCs w:val="28"/>
              </w:rPr>
            </w:pPr>
            <w:r>
              <w:rPr>
                <w:color w:val="000000"/>
                <w:sz w:val="28"/>
                <w:szCs w:val="28"/>
              </w:rPr>
              <w:t>Tổng số record hồ sơ nhà: 19864</w:t>
            </w:r>
          </w:p>
        </w:tc>
      </w:tr>
      <w:tr w:rsidR="00B40AAF" w14:paraId="3190C727" w14:textId="77777777">
        <w:trPr>
          <w:trHeight w:val="397"/>
          <w:jc w:val="center"/>
        </w:trPr>
        <w:tc>
          <w:tcPr>
            <w:tcW w:w="746" w:type="dxa"/>
            <w:shd w:val="clear" w:color="auto" w:fill="auto"/>
            <w:vAlign w:val="center"/>
          </w:tcPr>
          <w:p w14:paraId="5ED3E6A7" w14:textId="77777777" w:rsidR="00B40AAF" w:rsidRDefault="00746E6D">
            <w:pPr>
              <w:spacing w:before="60" w:after="60"/>
              <w:jc w:val="center"/>
              <w:rPr>
                <w:color w:val="000000"/>
                <w:sz w:val="28"/>
                <w:szCs w:val="28"/>
              </w:rPr>
            </w:pPr>
            <w:r>
              <w:rPr>
                <w:color w:val="000000"/>
                <w:sz w:val="28"/>
                <w:szCs w:val="28"/>
              </w:rPr>
              <w:lastRenderedPageBreak/>
              <w:t>6</w:t>
            </w:r>
          </w:p>
        </w:tc>
        <w:tc>
          <w:tcPr>
            <w:tcW w:w="1375" w:type="dxa"/>
            <w:shd w:val="clear" w:color="auto" w:fill="auto"/>
            <w:vAlign w:val="center"/>
          </w:tcPr>
          <w:p w14:paraId="02448C68" w14:textId="77777777" w:rsidR="00B40AAF" w:rsidRDefault="00746E6D">
            <w:pPr>
              <w:spacing w:before="60" w:after="60"/>
              <w:rPr>
                <w:color w:val="000000"/>
                <w:sz w:val="28"/>
                <w:szCs w:val="28"/>
              </w:rPr>
            </w:pPr>
            <w:r>
              <w:rPr>
                <w:color w:val="000000"/>
                <w:sz w:val="28"/>
                <w:szCs w:val="28"/>
              </w:rPr>
              <w:t>Quản lý chứng chỉ hành nghề</w:t>
            </w:r>
          </w:p>
          <w:p w14:paraId="1ACB2F4D" w14:textId="77777777" w:rsidR="00B40AAF" w:rsidRDefault="00B40AAF">
            <w:pPr>
              <w:spacing w:before="60" w:after="60"/>
              <w:rPr>
                <w:color w:val="000000"/>
                <w:sz w:val="28"/>
                <w:szCs w:val="28"/>
              </w:rPr>
            </w:pPr>
          </w:p>
        </w:tc>
        <w:tc>
          <w:tcPr>
            <w:tcW w:w="2068" w:type="dxa"/>
            <w:shd w:val="clear" w:color="auto" w:fill="auto"/>
            <w:vAlign w:val="center"/>
          </w:tcPr>
          <w:p w14:paraId="7FE25551" w14:textId="77777777" w:rsidR="00B40AAF" w:rsidRDefault="00746E6D">
            <w:pPr>
              <w:spacing w:before="60" w:after="60"/>
              <w:rPr>
                <w:color w:val="000000"/>
                <w:sz w:val="28"/>
                <w:szCs w:val="28"/>
              </w:rPr>
            </w:pPr>
            <w:r>
              <w:rPr>
                <w:color w:val="000000"/>
                <w:sz w:val="28"/>
                <w:szCs w:val="28"/>
              </w:rPr>
              <w:t>Cung cấp chức năng trong việc lưu trữ thông tin và cấp giấy CCHN xây dựng</w:t>
            </w:r>
          </w:p>
        </w:tc>
        <w:tc>
          <w:tcPr>
            <w:tcW w:w="2789" w:type="dxa"/>
            <w:shd w:val="clear" w:color="auto" w:fill="auto"/>
            <w:vAlign w:val="center"/>
          </w:tcPr>
          <w:p w14:paraId="28F00C0C" w14:textId="77777777" w:rsidR="00B40AAF" w:rsidRDefault="00746E6D">
            <w:pPr>
              <w:spacing w:after="0"/>
              <w:rPr>
                <w:color w:val="000000"/>
                <w:sz w:val="28"/>
                <w:szCs w:val="28"/>
              </w:rPr>
            </w:pPr>
            <w:r>
              <w:rPr>
                <w:color w:val="000000"/>
                <w:sz w:val="28"/>
                <w:szCs w:val="28"/>
              </w:rPr>
              <w:t xml:space="preserve">Hiện đang vận hành để quản lý việc cấp và thông tin giấy CCHN xây dựng. </w:t>
            </w:r>
          </w:p>
        </w:tc>
        <w:tc>
          <w:tcPr>
            <w:tcW w:w="3179" w:type="dxa"/>
            <w:shd w:val="clear" w:color="auto" w:fill="auto"/>
            <w:vAlign w:val="center"/>
          </w:tcPr>
          <w:p w14:paraId="1C0AF982" w14:textId="77777777" w:rsidR="00B40AAF" w:rsidRDefault="00746E6D">
            <w:pPr>
              <w:numPr>
                <w:ilvl w:val="0"/>
                <w:numId w:val="24"/>
              </w:numPr>
              <w:pBdr>
                <w:top w:val="nil"/>
                <w:left w:val="nil"/>
                <w:bottom w:val="nil"/>
                <w:right w:val="nil"/>
                <w:between w:val="nil"/>
              </w:pBdr>
              <w:spacing w:before="60" w:after="0"/>
              <w:ind w:left="316" w:hanging="283"/>
              <w:jc w:val="left"/>
              <w:rPr>
                <w:color w:val="000000"/>
                <w:sz w:val="28"/>
                <w:szCs w:val="28"/>
              </w:rPr>
            </w:pPr>
            <w:r>
              <w:rPr>
                <w:color w:val="000000"/>
                <w:sz w:val="28"/>
                <w:szCs w:val="28"/>
              </w:rPr>
              <w:t>Hệ quản trị CSDL: MS SQL Server 2008</w:t>
            </w:r>
          </w:p>
          <w:p w14:paraId="6C12BF33" w14:textId="77777777" w:rsidR="00B40AAF" w:rsidRDefault="00746E6D">
            <w:pPr>
              <w:numPr>
                <w:ilvl w:val="0"/>
                <w:numId w:val="24"/>
              </w:numPr>
              <w:pBdr>
                <w:top w:val="nil"/>
                <w:left w:val="nil"/>
                <w:bottom w:val="nil"/>
                <w:right w:val="nil"/>
                <w:between w:val="nil"/>
              </w:pBdr>
              <w:spacing w:after="0"/>
              <w:ind w:left="316" w:hanging="283"/>
              <w:jc w:val="left"/>
              <w:rPr>
                <w:color w:val="000000"/>
                <w:sz w:val="28"/>
                <w:szCs w:val="28"/>
              </w:rPr>
            </w:pPr>
            <w:r>
              <w:rPr>
                <w:color w:val="000000"/>
                <w:sz w:val="28"/>
                <w:szCs w:val="28"/>
              </w:rPr>
              <w:t>Nơi cài đặt: Sở Xây dựng</w:t>
            </w:r>
          </w:p>
          <w:p w14:paraId="263DF29A" w14:textId="77777777" w:rsidR="00B40AAF" w:rsidRDefault="00746E6D">
            <w:pPr>
              <w:numPr>
                <w:ilvl w:val="0"/>
                <w:numId w:val="24"/>
              </w:numPr>
              <w:pBdr>
                <w:top w:val="nil"/>
                <w:left w:val="nil"/>
                <w:bottom w:val="nil"/>
                <w:right w:val="nil"/>
                <w:between w:val="nil"/>
              </w:pBdr>
              <w:spacing w:after="60"/>
              <w:ind w:left="316" w:hanging="283"/>
              <w:jc w:val="left"/>
              <w:rPr>
                <w:color w:val="000000"/>
                <w:sz w:val="28"/>
                <w:szCs w:val="28"/>
              </w:rPr>
            </w:pPr>
            <w:r>
              <w:rPr>
                <w:color w:val="000000"/>
                <w:sz w:val="28"/>
                <w:szCs w:val="28"/>
              </w:rPr>
              <w:t>Tổng số record CCHN: 8866</w:t>
            </w:r>
          </w:p>
        </w:tc>
      </w:tr>
      <w:tr w:rsidR="00B40AAF" w14:paraId="378B3E18" w14:textId="77777777">
        <w:trPr>
          <w:trHeight w:val="397"/>
          <w:jc w:val="center"/>
        </w:trPr>
        <w:tc>
          <w:tcPr>
            <w:tcW w:w="746" w:type="dxa"/>
            <w:shd w:val="clear" w:color="auto" w:fill="auto"/>
            <w:vAlign w:val="center"/>
          </w:tcPr>
          <w:p w14:paraId="1A34E868" w14:textId="77777777" w:rsidR="00B40AAF" w:rsidRDefault="00746E6D">
            <w:pPr>
              <w:spacing w:before="60" w:after="60"/>
              <w:jc w:val="center"/>
              <w:rPr>
                <w:color w:val="000000"/>
                <w:sz w:val="28"/>
                <w:szCs w:val="28"/>
              </w:rPr>
            </w:pPr>
            <w:r>
              <w:rPr>
                <w:color w:val="000000"/>
                <w:sz w:val="28"/>
                <w:szCs w:val="28"/>
              </w:rPr>
              <w:t>7</w:t>
            </w:r>
          </w:p>
        </w:tc>
        <w:tc>
          <w:tcPr>
            <w:tcW w:w="1375" w:type="dxa"/>
            <w:shd w:val="clear" w:color="auto" w:fill="auto"/>
            <w:vAlign w:val="center"/>
          </w:tcPr>
          <w:p w14:paraId="7AC48AF6" w14:textId="77777777" w:rsidR="00B40AAF" w:rsidRDefault="00746E6D">
            <w:pPr>
              <w:spacing w:before="60" w:after="60"/>
              <w:rPr>
                <w:color w:val="000000"/>
                <w:sz w:val="28"/>
                <w:szCs w:val="28"/>
              </w:rPr>
            </w:pPr>
            <w:r>
              <w:rPr>
                <w:color w:val="000000"/>
                <w:sz w:val="28"/>
                <w:szCs w:val="28"/>
              </w:rPr>
              <w:t>Khiếu nại tố cáo (KNTC)</w:t>
            </w:r>
          </w:p>
          <w:p w14:paraId="6113ED83" w14:textId="77777777" w:rsidR="00B40AAF" w:rsidRDefault="00B40AAF">
            <w:pPr>
              <w:spacing w:before="60" w:after="60"/>
              <w:rPr>
                <w:color w:val="000000"/>
                <w:sz w:val="28"/>
                <w:szCs w:val="28"/>
              </w:rPr>
            </w:pPr>
          </w:p>
        </w:tc>
        <w:tc>
          <w:tcPr>
            <w:tcW w:w="2068" w:type="dxa"/>
            <w:shd w:val="clear" w:color="auto" w:fill="auto"/>
            <w:vAlign w:val="center"/>
          </w:tcPr>
          <w:p w14:paraId="548B9507" w14:textId="77777777" w:rsidR="00B40AAF" w:rsidRDefault="00746E6D">
            <w:pPr>
              <w:spacing w:before="60" w:after="60"/>
              <w:rPr>
                <w:color w:val="000000"/>
                <w:sz w:val="28"/>
                <w:szCs w:val="28"/>
              </w:rPr>
            </w:pPr>
            <w:r>
              <w:rPr>
                <w:color w:val="000000"/>
                <w:sz w:val="28"/>
                <w:szCs w:val="28"/>
              </w:rPr>
              <w:t>Quản lý việc tiếp nhận quản lý khiếu nại tố cáo</w:t>
            </w:r>
          </w:p>
        </w:tc>
        <w:tc>
          <w:tcPr>
            <w:tcW w:w="2789" w:type="dxa"/>
            <w:shd w:val="clear" w:color="auto" w:fill="auto"/>
            <w:vAlign w:val="center"/>
          </w:tcPr>
          <w:p w14:paraId="09E1109A" w14:textId="77777777" w:rsidR="00B40AAF" w:rsidRDefault="00746E6D">
            <w:pPr>
              <w:spacing w:after="0"/>
              <w:rPr>
                <w:color w:val="000000"/>
                <w:sz w:val="28"/>
                <w:szCs w:val="28"/>
              </w:rPr>
            </w:pPr>
            <w:r>
              <w:rPr>
                <w:color w:val="000000"/>
                <w:sz w:val="28"/>
                <w:szCs w:val="28"/>
              </w:rPr>
              <w:t>Hiện đang vận hành để quản lý thông tin tiếp nhận quản lý khiếu nại tố cáo</w:t>
            </w:r>
          </w:p>
        </w:tc>
        <w:tc>
          <w:tcPr>
            <w:tcW w:w="3179" w:type="dxa"/>
            <w:shd w:val="clear" w:color="auto" w:fill="auto"/>
            <w:vAlign w:val="center"/>
          </w:tcPr>
          <w:p w14:paraId="1A469C5E" w14:textId="77777777" w:rsidR="00B40AAF" w:rsidRDefault="00746E6D">
            <w:pPr>
              <w:numPr>
                <w:ilvl w:val="0"/>
                <w:numId w:val="24"/>
              </w:numPr>
              <w:pBdr>
                <w:top w:val="nil"/>
                <w:left w:val="nil"/>
                <w:bottom w:val="nil"/>
                <w:right w:val="nil"/>
                <w:between w:val="nil"/>
              </w:pBdr>
              <w:spacing w:before="60" w:after="0"/>
              <w:ind w:left="316" w:hanging="283"/>
              <w:jc w:val="left"/>
              <w:rPr>
                <w:color w:val="000000"/>
                <w:sz w:val="28"/>
                <w:szCs w:val="28"/>
              </w:rPr>
            </w:pPr>
            <w:r>
              <w:rPr>
                <w:color w:val="000000"/>
                <w:sz w:val="28"/>
                <w:szCs w:val="28"/>
              </w:rPr>
              <w:t>Hệ quản trị CSDL: MS SQL Server 2008</w:t>
            </w:r>
          </w:p>
          <w:p w14:paraId="21E9935F" w14:textId="77777777" w:rsidR="00B40AAF" w:rsidRDefault="00746E6D">
            <w:pPr>
              <w:numPr>
                <w:ilvl w:val="0"/>
                <w:numId w:val="24"/>
              </w:numPr>
              <w:pBdr>
                <w:top w:val="nil"/>
                <w:left w:val="nil"/>
                <w:bottom w:val="nil"/>
                <w:right w:val="nil"/>
                <w:between w:val="nil"/>
              </w:pBdr>
              <w:spacing w:after="0"/>
              <w:ind w:left="316" w:hanging="283"/>
              <w:jc w:val="left"/>
              <w:rPr>
                <w:color w:val="000000"/>
                <w:sz w:val="28"/>
                <w:szCs w:val="28"/>
              </w:rPr>
            </w:pPr>
            <w:r>
              <w:rPr>
                <w:color w:val="000000"/>
                <w:sz w:val="28"/>
                <w:szCs w:val="28"/>
              </w:rPr>
              <w:t>Nơi cài đặt: Sở Xây dựng</w:t>
            </w:r>
          </w:p>
          <w:p w14:paraId="18C77975" w14:textId="77777777" w:rsidR="00B40AAF" w:rsidRDefault="00746E6D">
            <w:pPr>
              <w:numPr>
                <w:ilvl w:val="0"/>
                <w:numId w:val="24"/>
              </w:numPr>
              <w:pBdr>
                <w:top w:val="nil"/>
                <w:left w:val="nil"/>
                <w:bottom w:val="nil"/>
                <w:right w:val="nil"/>
                <w:between w:val="nil"/>
              </w:pBdr>
              <w:spacing w:after="60"/>
              <w:ind w:left="316" w:hanging="283"/>
              <w:jc w:val="left"/>
              <w:rPr>
                <w:color w:val="000000"/>
                <w:sz w:val="28"/>
                <w:szCs w:val="28"/>
              </w:rPr>
            </w:pPr>
            <w:r>
              <w:rPr>
                <w:color w:val="000000"/>
                <w:sz w:val="28"/>
                <w:szCs w:val="28"/>
              </w:rPr>
              <w:t xml:space="preserve">Tổng số record đơn thư khiếu nại: hơn 13.356 </w:t>
            </w:r>
          </w:p>
        </w:tc>
      </w:tr>
      <w:tr w:rsidR="00B40AAF" w14:paraId="61AC70E6" w14:textId="77777777">
        <w:trPr>
          <w:trHeight w:val="397"/>
          <w:jc w:val="center"/>
        </w:trPr>
        <w:tc>
          <w:tcPr>
            <w:tcW w:w="746" w:type="dxa"/>
            <w:shd w:val="clear" w:color="auto" w:fill="auto"/>
            <w:vAlign w:val="center"/>
          </w:tcPr>
          <w:p w14:paraId="73D9E838" w14:textId="77777777" w:rsidR="00B40AAF" w:rsidRDefault="00746E6D">
            <w:pPr>
              <w:spacing w:before="60" w:after="60"/>
              <w:jc w:val="center"/>
              <w:rPr>
                <w:color w:val="000000"/>
                <w:sz w:val="28"/>
                <w:szCs w:val="28"/>
              </w:rPr>
            </w:pPr>
            <w:r>
              <w:rPr>
                <w:color w:val="000000"/>
                <w:sz w:val="28"/>
                <w:szCs w:val="28"/>
              </w:rPr>
              <w:t>8</w:t>
            </w:r>
          </w:p>
        </w:tc>
        <w:tc>
          <w:tcPr>
            <w:tcW w:w="1375" w:type="dxa"/>
            <w:shd w:val="clear" w:color="auto" w:fill="auto"/>
            <w:vAlign w:val="center"/>
          </w:tcPr>
          <w:p w14:paraId="09AEB3D1" w14:textId="77777777" w:rsidR="00B40AAF" w:rsidRDefault="00746E6D">
            <w:pPr>
              <w:spacing w:before="60" w:after="60"/>
              <w:rPr>
                <w:color w:val="000000"/>
                <w:sz w:val="28"/>
                <w:szCs w:val="28"/>
              </w:rPr>
            </w:pPr>
            <w:r>
              <w:rPr>
                <w:color w:val="000000"/>
                <w:sz w:val="28"/>
                <w:szCs w:val="28"/>
              </w:rPr>
              <w:t>Phần mềm Quản lý sàn giao dịch và 20% nhà ở không qua giao dịch</w:t>
            </w:r>
          </w:p>
        </w:tc>
        <w:tc>
          <w:tcPr>
            <w:tcW w:w="2068" w:type="dxa"/>
            <w:shd w:val="clear" w:color="auto" w:fill="auto"/>
            <w:vAlign w:val="center"/>
          </w:tcPr>
          <w:p w14:paraId="0E351BFD" w14:textId="77777777" w:rsidR="00B40AAF" w:rsidRDefault="00746E6D">
            <w:pPr>
              <w:spacing w:before="60" w:after="60"/>
              <w:rPr>
                <w:color w:val="000000"/>
                <w:sz w:val="28"/>
                <w:szCs w:val="28"/>
              </w:rPr>
            </w:pPr>
            <w:r>
              <w:rPr>
                <w:color w:val="000000"/>
                <w:sz w:val="28"/>
                <w:szCs w:val="28"/>
              </w:rPr>
              <w:t>Mã nguồn mở, module khác</w:t>
            </w:r>
          </w:p>
        </w:tc>
        <w:tc>
          <w:tcPr>
            <w:tcW w:w="2789" w:type="dxa"/>
            <w:shd w:val="clear" w:color="auto" w:fill="auto"/>
            <w:vAlign w:val="center"/>
          </w:tcPr>
          <w:p w14:paraId="267F8231" w14:textId="77777777" w:rsidR="00B40AAF" w:rsidRDefault="00746E6D">
            <w:pPr>
              <w:spacing w:after="0"/>
              <w:rPr>
                <w:color w:val="000000"/>
                <w:sz w:val="28"/>
                <w:szCs w:val="28"/>
              </w:rPr>
            </w:pPr>
            <w:r>
              <w:rPr>
                <w:color w:val="000000"/>
                <w:sz w:val="28"/>
                <w:szCs w:val="28"/>
              </w:rPr>
              <w:t>Hiện đang vận hành để quản lý thông tin sàn giao dịch và 20% nhà ở không qua giao dịch</w:t>
            </w:r>
          </w:p>
        </w:tc>
        <w:tc>
          <w:tcPr>
            <w:tcW w:w="3179" w:type="dxa"/>
            <w:shd w:val="clear" w:color="auto" w:fill="auto"/>
            <w:vAlign w:val="center"/>
          </w:tcPr>
          <w:p w14:paraId="04B25E02" w14:textId="77777777" w:rsidR="00B40AAF" w:rsidRDefault="00746E6D">
            <w:pPr>
              <w:numPr>
                <w:ilvl w:val="0"/>
                <w:numId w:val="24"/>
              </w:numPr>
              <w:pBdr>
                <w:top w:val="nil"/>
                <w:left w:val="nil"/>
                <w:bottom w:val="nil"/>
                <w:right w:val="nil"/>
                <w:between w:val="nil"/>
              </w:pBdr>
              <w:spacing w:before="60" w:after="0"/>
              <w:ind w:left="316" w:hanging="283"/>
              <w:jc w:val="left"/>
              <w:rPr>
                <w:color w:val="000000"/>
                <w:sz w:val="28"/>
                <w:szCs w:val="28"/>
              </w:rPr>
            </w:pPr>
            <w:r>
              <w:rPr>
                <w:color w:val="000000"/>
                <w:sz w:val="28"/>
                <w:szCs w:val="28"/>
              </w:rPr>
              <w:t>Hệ quản trị CSDL: MS SQL Server 2008</w:t>
            </w:r>
          </w:p>
          <w:p w14:paraId="49CD1BC9" w14:textId="77777777" w:rsidR="00B40AAF" w:rsidRDefault="00746E6D">
            <w:pPr>
              <w:numPr>
                <w:ilvl w:val="0"/>
                <w:numId w:val="24"/>
              </w:numPr>
              <w:pBdr>
                <w:top w:val="nil"/>
                <w:left w:val="nil"/>
                <w:bottom w:val="nil"/>
                <w:right w:val="nil"/>
                <w:between w:val="nil"/>
              </w:pBdr>
              <w:spacing w:after="0"/>
              <w:ind w:left="316" w:hanging="283"/>
              <w:jc w:val="left"/>
              <w:rPr>
                <w:color w:val="000000"/>
                <w:sz w:val="28"/>
                <w:szCs w:val="28"/>
              </w:rPr>
            </w:pPr>
            <w:r>
              <w:rPr>
                <w:color w:val="000000"/>
                <w:sz w:val="28"/>
                <w:szCs w:val="28"/>
              </w:rPr>
              <w:t>Nơi cài đặt: Sở Xây dựng</w:t>
            </w:r>
          </w:p>
          <w:p w14:paraId="5CAFDC8A" w14:textId="77777777" w:rsidR="00B40AAF" w:rsidRDefault="00746E6D">
            <w:pPr>
              <w:numPr>
                <w:ilvl w:val="0"/>
                <w:numId w:val="24"/>
              </w:numPr>
              <w:pBdr>
                <w:top w:val="nil"/>
                <w:left w:val="nil"/>
                <w:bottom w:val="nil"/>
                <w:right w:val="nil"/>
                <w:between w:val="nil"/>
              </w:pBdr>
              <w:spacing w:after="60"/>
              <w:ind w:left="316" w:hanging="283"/>
              <w:jc w:val="left"/>
              <w:rPr>
                <w:color w:val="000000"/>
                <w:sz w:val="28"/>
                <w:szCs w:val="28"/>
              </w:rPr>
            </w:pPr>
            <w:r>
              <w:rPr>
                <w:color w:val="000000"/>
                <w:sz w:val="28"/>
                <w:szCs w:val="28"/>
              </w:rPr>
              <w:t>Tổng số record hồ sơ: 11.057</w:t>
            </w:r>
          </w:p>
        </w:tc>
      </w:tr>
      <w:tr w:rsidR="00B40AAF" w14:paraId="6F09FE4F" w14:textId="77777777">
        <w:trPr>
          <w:trHeight w:val="397"/>
          <w:jc w:val="center"/>
        </w:trPr>
        <w:tc>
          <w:tcPr>
            <w:tcW w:w="746" w:type="dxa"/>
            <w:shd w:val="clear" w:color="auto" w:fill="auto"/>
            <w:vAlign w:val="center"/>
          </w:tcPr>
          <w:p w14:paraId="2F740E6F" w14:textId="77777777" w:rsidR="00B40AAF" w:rsidRDefault="00746E6D">
            <w:pPr>
              <w:spacing w:before="60" w:after="60"/>
              <w:jc w:val="center"/>
              <w:rPr>
                <w:color w:val="000000"/>
                <w:sz w:val="28"/>
                <w:szCs w:val="28"/>
              </w:rPr>
            </w:pPr>
            <w:r>
              <w:rPr>
                <w:color w:val="000000"/>
                <w:sz w:val="28"/>
                <w:szCs w:val="28"/>
              </w:rPr>
              <w:t>9</w:t>
            </w:r>
          </w:p>
        </w:tc>
        <w:tc>
          <w:tcPr>
            <w:tcW w:w="1375" w:type="dxa"/>
            <w:shd w:val="clear" w:color="auto" w:fill="auto"/>
            <w:vAlign w:val="center"/>
          </w:tcPr>
          <w:p w14:paraId="125A7ADD" w14:textId="77777777" w:rsidR="00B40AAF" w:rsidRDefault="00746E6D">
            <w:pPr>
              <w:spacing w:before="60" w:after="60"/>
              <w:rPr>
                <w:color w:val="000000"/>
                <w:sz w:val="28"/>
                <w:szCs w:val="28"/>
              </w:rPr>
            </w:pPr>
            <w:r>
              <w:rPr>
                <w:color w:val="000000"/>
                <w:sz w:val="28"/>
                <w:szCs w:val="28"/>
              </w:rPr>
              <w:t>Quản lý dự án</w:t>
            </w:r>
          </w:p>
        </w:tc>
        <w:tc>
          <w:tcPr>
            <w:tcW w:w="2068" w:type="dxa"/>
            <w:shd w:val="clear" w:color="auto" w:fill="auto"/>
            <w:vAlign w:val="center"/>
          </w:tcPr>
          <w:p w14:paraId="34282F27" w14:textId="77777777" w:rsidR="00B40AAF" w:rsidRDefault="00746E6D">
            <w:pPr>
              <w:spacing w:before="60" w:after="60"/>
              <w:rPr>
                <w:color w:val="000000"/>
                <w:sz w:val="28"/>
                <w:szCs w:val="28"/>
              </w:rPr>
            </w:pPr>
            <w:r>
              <w:rPr>
                <w:color w:val="000000"/>
                <w:sz w:val="28"/>
                <w:szCs w:val="28"/>
              </w:rPr>
              <w:t>Quản lý thông tin các dự án</w:t>
            </w:r>
          </w:p>
        </w:tc>
        <w:tc>
          <w:tcPr>
            <w:tcW w:w="2789" w:type="dxa"/>
            <w:shd w:val="clear" w:color="auto" w:fill="auto"/>
            <w:vAlign w:val="center"/>
          </w:tcPr>
          <w:p w14:paraId="04A5ADDC" w14:textId="77777777" w:rsidR="00B40AAF" w:rsidRDefault="00746E6D">
            <w:pPr>
              <w:spacing w:after="0"/>
              <w:rPr>
                <w:color w:val="000000"/>
                <w:sz w:val="28"/>
                <w:szCs w:val="28"/>
              </w:rPr>
            </w:pPr>
            <w:r>
              <w:rPr>
                <w:color w:val="000000"/>
                <w:sz w:val="28"/>
                <w:szCs w:val="28"/>
              </w:rPr>
              <w:t>Hiện đang vận hành để quản lý thông tin chung các dự án tại Sở</w:t>
            </w:r>
          </w:p>
        </w:tc>
        <w:tc>
          <w:tcPr>
            <w:tcW w:w="3179" w:type="dxa"/>
            <w:shd w:val="clear" w:color="auto" w:fill="auto"/>
            <w:vAlign w:val="center"/>
          </w:tcPr>
          <w:p w14:paraId="630B775C" w14:textId="77777777" w:rsidR="00B40AAF" w:rsidRDefault="00746E6D">
            <w:pPr>
              <w:numPr>
                <w:ilvl w:val="0"/>
                <w:numId w:val="24"/>
              </w:numPr>
              <w:pBdr>
                <w:top w:val="nil"/>
                <w:left w:val="nil"/>
                <w:bottom w:val="nil"/>
                <w:right w:val="nil"/>
                <w:between w:val="nil"/>
              </w:pBdr>
              <w:spacing w:before="60" w:after="0"/>
              <w:ind w:left="316" w:hanging="283"/>
              <w:jc w:val="left"/>
              <w:rPr>
                <w:color w:val="000000"/>
                <w:sz w:val="28"/>
                <w:szCs w:val="28"/>
              </w:rPr>
            </w:pPr>
            <w:r>
              <w:rPr>
                <w:color w:val="000000"/>
                <w:sz w:val="28"/>
                <w:szCs w:val="28"/>
              </w:rPr>
              <w:t>Hệ quản trị CSDL: MS SQL Server 2008</w:t>
            </w:r>
          </w:p>
          <w:p w14:paraId="49EEE53B" w14:textId="77777777" w:rsidR="00B40AAF" w:rsidRDefault="00746E6D">
            <w:pPr>
              <w:numPr>
                <w:ilvl w:val="0"/>
                <w:numId w:val="24"/>
              </w:numPr>
              <w:pBdr>
                <w:top w:val="nil"/>
                <w:left w:val="nil"/>
                <w:bottom w:val="nil"/>
                <w:right w:val="nil"/>
                <w:between w:val="nil"/>
              </w:pBdr>
              <w:spacing w:after="0"/>
              <w:ind w:left="316" w:hanging="283"/>
              <w:jc w:val="left"/>
              <w:rPr>
                <w:color w:val="000000"/>
                <w:sz w:val="28"/>
                <w:szCs w:val="28"/>
              </w:rPr>
            </w:pPr>
            <w:r>
              <w:rPr>
                <w:color w:val="000000"/>
                <w:sz w:val="28"/>
                <w:szCs w:val="28"/>
              </w:rPr>
              <w:t>Nơi cài đặt: Sở Xây dựng</w:t>
            </w:r>
          </w:p>
          <w:p w14:paraId="6CDCD5FB" w14:textId="77777777" w:rsidR="00B40AAF" w:rsidRDefault="00746E6D">
            <w:pPr>
              <w:numPr>
                <w:ilvl w:val="0"/>
                <w:numId w:val="24"/>
              </w:numPr>
              <w:pBdr>
                <w:top w:val="nil"/>
                <w:left w:val="nil"/>
                <w:bottom w:val="nil"/>
                <w:right w:val="nil"/>
                <w:between w:val="nil"/>
              </w:pBdr>
              <w:spacing w:after="60"/>
              <w:ind w:left="316" w:hanging="283"/>
              <w:jc w:val="left"/>
              <w:rPr>
                <w:color w:val="000000"/>
                <w:sz w:val="28"/>
                <w:szCs w:val="28"/>
              </w:rPr>
            </w:pPr>
            <w:r>
              <w:rPr>
                <w:color w:val="000000"/>
                <w:sz w:val="28"/>
                <w:szCs w:val="28"/>
              </w:rPr>
              <w:t xml:space="preserve">Tổng số record hồ sơ: 3.356 </w:t>
            </w:r>
          </w:p>
        </w:tc>
      </w:tr>
    </w:tbl>
    <w:p w14:paraId="6D6E0DEA" w14:textId="77777777" w:rsidR="00B40AAF" w:rsidRDefault="00B40AAF">
      <w:pPr>
        <w:rPr>
          <w:color w:val="000000"/>
        </w:rPr>
      </w:pPr>
    </w:p>
    <w:p w14:paraId="3218B588" w14:textId="77777777" w:rsidR="00B40AAF" w:rsidRDefault="00746E6D">
      <w:pPr>
        <w:pStyle w:val="Heading3"/>
        <w:numPr>
          <w:ilvl w:val="2"/>
          <w:numId w:val="1"/>
        </w:numPr>
        <w:rPr>
          <w:color w:val="000000"/>
        </w:rPr>
      </w:pPr>
      <w:bookmarkStart w:id="32" w:name="_heading=h.3o7alnk" w:colFirst="0" w:colLast="0"/>
      <w:bookmarkEnd w:id="32"/>
      <w:r>
        <w:rPr>
          <w:color w:val="000000"/>
        </w:rPr>
        <w:lastRenderedPageBreak/>
        <w:t>Hi</w:t>
      </w:r>
      <w:r>
        <w:rPr>
          <w:color w:val="000000"/>
        </w:rPr>
        <w:t>ệ</w:t>
      </w:r>
      <w:r>
        <w:rPr>
          <w:color w:val="000000"/>
        </w:rPr>
        <w:t>n tr</w:t>
      </w:r>
      <w:r>
        <w:rPr>
          <w:color w:val="000000"/>
        </w:rPr>
        <w:t>ạ</w:t>
      </w:r>
      <w:r>
        <w:rPr>
          <w:color w:val="000000"/>
        </w:rPr>
        <w:t>ng v</w:t>
      </w:r>
      <w:r>
        <w:rPr>
          <w:color w:val="000000"/>
        </w:rPr>
        <w:t>ề</w:t>
      </w:r>
      <w:r>
        <w:rPr>
          <w:color w:val="000000"/>
        </w:rPr>
        <w:t xml:space="preserve"> d</w:t>
      </w:r>
      <w:r>
        <w:rPr>
          <w:color w:val="000000"/>
        </w:rPr>
        <w:t>ữ</w:t>
      </w:r>
      <w:r>
        <w:rPr>
          <w:color w:val="000000"/>
        </w:rPr>
        <w:t xml:space="preserve"> li</w:t>
      </w:r>
      <w:r>
        <w:rPr>
          <w:color w:val="000000"/>
        </w:rPr>
        <w:t>ệ</w:t>
      </w:r>
      <w:r>
        <w:rPr>
          <w:color w:val="000000"/>
        </w:rPr>
        <w:t>u các h</w:t>
      </w:r>
      <w:r>
        <w:rPr>
          <w:color w:val="000000"/>
        </w:rPr>
        <w:t>ệ</w:t>
      </w:r>
      <w:r>
        <w:rPr>
          <w:color w:val="000000"/>
        </w:rPr>
        <w:t xml:space="preserve"> th</w:t>
      </w:r>
      <w:r>
        <w:rPr>
          <w:color w:val="000000"/>
        </w:rPr>
        <w:t>ố</w:t>
      </w:r>
      <w:r>
        <w:rPr>
          <w:color w:val="000000"/>
        </w:rPr>
        <w:t>ng d</w:t>
      </w:r>
      <w:r>
        <w:rPr>
          <w:color w:val="000000"/>
        </w:rPr>
        <w:t>ự</w:t>
      </w:r>
      <w:r>
        <w:rPr>
          <w:color w:val="000000"/>
        </w:rPr>
        <w:t xml:space="preserve"> ki</w:t>
      </w:r>
      <w:r>
        <w:rPr>
          <w:color w:val="000000"/>
        </w:rPr>
        <w:t>ế</w:t>
      </w:r>
      <w:r>
        <w:rPr>
          <w:color w:val="000000"/>
        </w:rPr>
        <w:t>n tri</w:t>
      </w:r>
      <w:r>
        <w:rPr>
          <w:color w:val="000000"/>
        </w:rPr>
        <w:t>ể</w:t>
      </w:r>
      <w:r>
        <w:rPr>
          <w:color w:val="000000"/>
        </w:rPr>
        <w:t>n khai</w:t>
      </w:r>
    </w:p>
    <w:tbl>
      <w:tblPr>
        <w:tblStyle w:val="af5"/>
        <w:tblW w:w="919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46"/>
        <w:gridCol w:w="2634"/>
        <w:gridCol w:w="5819"/>
      </w:tblGrid>
      <w:tr w:rsidR="00B40AAF" w14:paraId="4F96FCE3" w14:textId="77777777">
        <w:trPr>
          <w:trHeight w:val="750"/>
        </w:trPr>
        <w:tc>
          <w:tcPr>
            <w:tcW w:w="746" w:type="dxa"/>
            <w:shd w:val="clear" w:color="auto" w:fill="auto"/>
            <w:vAlign w:val="center"/>
          </w:tcPr>
          <w:p w14:paraId="78F8EF0E" w14:textId="77777777" w:rsidR="00B40AAF" w:rsidRDefault="00746E6D">
            <w:pPr>
              <w:spacing w:before="60" w:after="0" w:line="264" w:lineRule="auto"/>
              <w:jc w:val="center"/>
              <w:rPr>
                <w:rFonts w:ascii="Cambria" w:eastAsia="Cambria" w:hAnsi="Cambria" w:cs="Cambria"/>
                <w:b/>
                <w:color w:val="000000"/>
                <w:sz w:val="28"/>
                <w:szCs w:val="28"/>
              </w:rPr>
            </w:pPr>
            <w:r>
              <w:rPr>
                <w:rFonts w:ascii="Cambria" w:eastAsia="Cambria" w:hAnsi="Cambria" w:cs="Cambria"/>
                <w:b/>
                <w:color w:val="000000"/>
                <w:sz w:val="28"/>
                <w:szCs w:val="28"/>
              </w:rPr>
              <w:t>STT</w:t>
            </w:r>
          </w:p>
        </w:tc>
        <w:tc>
          <w:tcPr>
            <w:tcW w:w="2634" w:type="dxa"/>
            <w:shd w:val="clear" w:color="auto" w:fill="auto"/>
            <w:vAlign w:val="center"/>
          </w:tcPr>
          <w:p w14:paraId="00F7E553" w14:textId="77777777" w:rsidR="00B40AAF" w:rsidRDefault="00746E6D">
            <w:pPr>
              <w:spacing w:before="60" w:after="0" w:line="264" w:lineRule="auto"/>
              <w:jc w:val="center"/>
              <w:rPr>
                <w:rFonts w:ascii="Cambria" w:eastAsia="Cambria" w:hAnsi="Cambria" w:cs="Cambria"/>
                <w:b/>
                <w:color w:val="000000"/>
                <w:sz w:val="28"/>
                <w:szCs w:val="28"/>
              </w:rPr>
            </w:pPr>
            <w:r>
              <w:rPr>
                <w:rFonts w:ascii="Cambria" w:eastAsia="Cambria" w:hAnsi="Cambria" w:cs="Cambria"/>
                <w:b/>
                <w:color w:val="000000"/>
                <w:sz w:val="28"/>
                <w:szCs w:val="28"/>
              </w:rPr>
              <w:t xml:space="preserve">Tên </w:t>
            </w:r>
            <w:r>
              <w:rPr>
                <w:rFonts w:ascii="Cambria" w:eastAsia="Cambria" w:hAnsi="Cambria" w:cs="Cambria"/>
                <w:b/>
                <w:color w:val="000000"/>
                <w:sz w:val="28"/>
                <w:szCs w:val="28"/>
              </w:rPr>
              <w:t>ứ</w:t>
            </w:r>
            <w:r>
              <w:rPr>
                <w:rFonts w:ascii="Cambria" w:eastAsia="Cambria" w:hAnsi="Cambria" w:cs="Cambria"/>
                <w:b/>
                <w:color w:val="000000"/>
                <w:sz w:val="28"/>
                <w:szCs w:val="28"/>
              </w:rPr>
              <w:t>ng d</w:t>
            </w:r>
            <w:r>
              <w:rPr>
                <w:rFonts w:ascii="Cambria" w:eastAsia="Cambria" w:hAnsi="Cambria" w:cs="Cambria"/>
                <w:b/>
                <w:color w:val="000000"/>
                <w:sz w:val="28"/>
                <w:szCs w:val="28"/>
              </w:rPr>
              <w:t>ụ</w:t>
            </w:r>
            <w:r>
              <w:rPr>
                <w:rFonts w:ascii="Cambria" w:eastAsia="Cambria" w:hAnsi="Cambria" w:cs="Cambria"/>
                <w:b/>
                <w:color w:val="000000"/>
                <w:sz w:val="28"/>
                <w:szCs w:val="28"/>
              </w:rPr>
              <w:t>ng</w:t>
            </w:r>
          </w:p>
        </w:tc>
        <w:tc>
          <w:tcPr>
            <w:tcW w:w="5819" w:type="dxa"/>
            <w:shd w:val="clear" w:color="auto" w:fill="auto"/>
            <w:vAlign w:val="center"/>
          </w:tcPr>
          <w:p w14:paraId="412550BB" w14:textId="77777777" w:rsidR="00B40AAF" w:rsidRDefault="00746E6D">
            <w:pPr>
              <w:spacing w:before="60" w:after="0" w:line="264" w:lineRule="auto"/>
              <w:jc w:val="center"/>
              <w:rPr>
                <w:rFonts w:ascii="Cambria" w:eastAsia="Cambria" w:hAnsi="Cambria" w:cs="Cambria"/>
                <w:b/>
                <w:color w:val="000000"/>
                <w:sz w:val="28"/>
                <w:szCs w:val="28"/>
              </w:rPr>
            </w:pPr>
            <w:r>
              <w:rPr>
                <w:rFonts w:ascii="Cambria" w:eastAsia="Cambria" w:hAnsi="Cambria" w:cs="Cambria"/>
                <w:b/>
                <w:color w:val="000000"/>
                <w:sz w:val="28"/>
                <w:szCs w:val="28"/>
              </w:rPr>
              <w:t>Hi</w:t>
            </w:r>
            <w:r>
              <w:rPr>
                <w:rFonts w:ascii="Cambria" w:eastAsia="Cambria" w:hAnsi="Cambria" w:cs="Cambria"/>
                <w:b/>
                <w:color w:val="000000"/>
                <w:sz w:val="28"/>
                <w:szCs w:val="28"/>
              </w:rPr>
              <w:t>ệ</w:t>
            </w:r>
            <w:r>
              <w:rPr>
                <w:rFonts w:ascii="Cambria" w:eastAsia="Cambria" w:hAnsi="Cambria" w:cs="Cambria"/>
                <w:b/>
                <w:color w:val="000000"/>
                <w:sz w:val="28"/>
                <w:szCs w:val="28"/>
              </w:rPr>
              <w:t>n tr</w:t>
            </w:r>
            <w:r>
              <w:rPr>
                <w:rFonts w:ascii="Cambria" w:eastAsia="Cambria" w:hAnsi="Cambria" w:cs="Cambria"/>
                <w:b/>
                <w:color w:val="000000"/>
                <w:sz w:val="28"/>
                <w:szCs w:val="28"/>
              </w:rPr>
              <w:t>ạ</w:t>
            </w:r>
            <w:r>
              <w:rPr>
                <w:rFonts w:ascii="Cambria" w:eastAsia="Cambria" w:hAnsi="Cambria" w:cs="Cambria"/>
                <w:b/>
                <w:color w:val="000000"/>
                <w:sz w:val="28"/>
                <w:szCs w:val="28"/>
              </w:rPr>
              <w:t>ng d</w:t>
            </w:r>
            <w:r>
              <w:rPr>
                <w:rFonts w:ascii="Cambria" w:eastAsia="Cambria" w:hAnsi="Cambria" w:cs="Cambria"/>
                <w:b/>
                <w:color w:val="000000"/>
                <w:sz w:val="28"/>
                <w:szCs w:val="28"/>
              </w:rPr>
              <w:t>ữ</w:t>
            </w:r>
            <w:r>
              <w:rPr>
                <w:rFonts w:ascii="Cambria" w:eastAsia="Cambria" w:hAnsi="Cambria" w:cs="Cambria"/>
                <w:b/>
                <w:color w:val="000000"/>
                <w:sz w:val="28"/>
                <w:szCs w:val="28"/>
              </w:rPr>
              <w:t xml:space="preserve"> li</w:t>
            </w:r>
            <w:r>
              <w:rPr>
                <w:rFonts w:ascii="Cambria" w:eastAsia="Cambria" w:hAnsi="Cambria" w:cs="Cambria"/>
                <w:b/>
                <w:color w:val="000000"/>
                <w:sz w:val="28"/>
                <w:szCs w:val="28"/>
              </w:rPr>
              <w:t>ệ</w:t>
            </w:r>
            <w:r>
              <w:rPr>
                <w:rFonts w:ascii="Cambria" w:eastAsia="Cambria" w:hAnsi="Cambria" w:cs="Cambria"/>
                <w:b/>
                <w:color w:val="000000"/>
                <w:sz w:val="28"/>
                <w:szCs w:val="28"/>
              </w:rPr>
              <w:t>u</w:t>
            </w:r>
          </w:p>
        </w:tc>
      </w:tr>
      <w:tr w:rsidR="00B40AAF" w14:paraId="4158C1D1" w14:textId="77777777">
        <w:trPr>
          <w:trHeight w:val="2119"/>
        </w:trPr>
        <w:tc>
          <w:tcPr>
            <w:tcW w:w="746" w:type="dxa"/>
            <w:shd w:val="clear" w:color="auto" w:fill="auto"/>
            <w:vAlign w:val="center"/>
          </w:tcPr>
          <w:p w14:paraId="6E70656E" w14:textId="77777777" w:rsidR="00B40AAF" w:rsidRDefault="00746E6D">
            <w:pPr>
              <w:spacing w:before="6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1</w:t>
            </w:r>
          </w:p>
        </w:tc>
        <w:tc>
          <w:tcPr>
            <w:tcW w:w="2634" w:type="dxa"/>
            <w:shd w:val="clear" w:color="auto" w:fill="auto"/>
            <w:vAlign w:val="center"/>
          </w:tcPr>
          <w:p w14:paraId="68F02C69" w14:textId="77777777" w:rsidR="00B40AAF" w:rsidRDefault="00746E6D">
            <w:pPr>
              <w:spacing w:before="60" w:after="0" w:line="264" w:lineRule="auto"/>
              <w:jc w:val="left"/>
              <w:rPr>
                <w:rFonts w:ascii="Cambria" w:eastAsia="Cambria" w:hAnsi="Cambria" w:cs="Cambria"/>
                <w:color w:val="000000"/>
                <w:sz w:val="28"/>
                <w:szCs w:val="28"/>
              </w:rPr>
            </w:pPr>
            <w:r>
              <w:rPr>
                <w:rFonts w:ascii="Cambria" w:eastAsia="Cambria" w:hAnsi="Cambria" w:cs="Cambria"/>
                <w:color w:val="000000"/>
                <w:sz w:val="28"/>
                <w:szCs w:val="28"/>
              </w:rPr>
              <w:t>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Qu</w:t>
            </w:r>
            <w:r>
              <w:rPr>
                <w:rFonts w:ascii="Cambria" w:eastAsia="Cambria" w:hAnsi="Cambria" w:cs="Cambria"/>
                <w:color w:val="000000"/>
                <w:sz w:val="28"/>
                <w:szCs w:val="28"/>
              </w:rPr>
              <w:t>ả</w:t>
            </w:r>
            <w:r>
              <w:rPr>
                <w:rFonts w:ascii="Cambria" w:eastAsia="Cambria" w:hAnsi="Cambria" w:cs="Cambria"/>
                <w:color w:val="000000"/>
                <w:sz w:val="28"/>
                <w:szCs w:val="28"/>
              </w:rPr>
              <w:t>n lý tài sản.</w:t>
            </w:r>
          </w:p>
        </w:tc>
        <w:tc>
          <w:tcPr>
            <w:tcW w:w="5819" w:type="dxa"/>
            <w:shd w:val="clear" w:color="auto" w:fill="auto"/>
            <w:vAlign w:val="center"/>
          </w:tcPr>
          <w:p w14:paraId="60E4B74C" w14:textId="77777777" w:rsidR="00B40AAF" w:rsidRDefault="00746E6D">
            <w:pPr>
              <w:spacing w:before="60" w:after="0" w:line="264" w:lineRule="auto"/>
              <w:rPr>
                <w:rFonts w:ascii="Cambria" w:eastAsia="Cambria" w:hAnsi="Cambria" w:cs="Cambria"/>
                <w:color w:val="000000"/>
                <w:sz w:val="28"/>
                <w:szCs w:val="28"/>
              </w:rPr>
            </w:pPr>
            <w:r>
              <w:rPr>
                <w:rFonts w:ascii="Cambria" w:eastAsia="Cambria" w:hAnsi="Cambria" w:cs="Cambria"/>
                <w:color w:val="000000"/>
                <w:sz w:val="28"/>
                <w:szCs w:val="28"/>
              </w:rPr>
              <w:t>Không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vi</w:t>
            </w:r>
            <w:r>
              <w:rPr>
                <w:rFonts w:ascii="Cambria" w:eastAsia="Cambria" w:hAnsi="Cambria" w:cs="Cambria"/>
                <w:color w:val="000000"/>
                <w:sz w:val="28"/>
                <w:szCs w:val="28"/>
              </w:rPr>
              <w:t>ệ</w:t>
            </w:r>
            <w:r>
              <w:rPr>
                <w:rFonts w:ascii="Cambria" w:eastAsia="Cambria" w:hAnsi="Cambria" w:cs="Cambria"/>
                <w:color w:val="000000"/>
                <w:sz w:val="28"/>
                <w:szCs w:val="28"/>
              </w:rPr>
              <w:t>c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đ</w:t>
            </w:r>
            <w:r>
              <w:rPr>
                <w:rFonts w:ascii="Cambria" w:eastAsia="Cambria" w:hAnsi="Cambria" w:cs="Cambria"/>
                <w:color w:val="000000"/>
                <w:sz w:val="28"/>
                <w:szCs w:val="28"/>
              </w:rPr>
              <w:t>ầ</w:t>
            </w:r>
            <w:r>
              <w:rPr>
                <w:rFonts w:ascii="Cambria" w:eastAsia="Cambria" w:hAnsi="Cambria" w:cs="Cambria"/>
                <w:color w:val="000000"/>
                <w:sz w:val="28"/>
                <w:szCs w:val="28"/>
              </w:rPr>
              <w:t>u k</w:t>
            </w:r>
            <w:r>
              <w:rPr>
                <w:rFonts w:ascii="Cambria" w:eastAsia="Cambria" w:hAnsi="Cambria" w:cs="Cambria"/>
                <w:color w:val="000000"/>
                <w:sz w:val="28"/>
                <w:szCs w:val="28"/>
              </w:rPr>
              <w:t>ỳ</w:t>
            </w:r>
            <w:r>
              <w:rPr>
                <w:rFonts w:ascii="Cambria" w:eastAsia="Cambria" w:hAnsi="Cambria" w:cs="Cambria"/>
                <w:color w:val="000000"/>
                <w:sz w:val="28"/>
                <w:szCs w:val="28"/>
              </w:rPr>
              <w:t xml:space="preserve"> do h</w:t>
            </w:r>
            <w:r>
              <w:rPr>
                <w:rFonts w:ascii="Cambria" w:eastAsia="Cambria" w:hAnsi="Cambria" w:cs="Cambria"/>
                <w:color w:val="000000"/>
                <w:sz w:val="28"/>
                <w:szCs w:val="28"/>
              </w:rPr>
              <w:t>ầ</w:t>
            </w:r>
            <w:r>
              <w:rPr>
                <w:rFonts w:ascii="Cambria" w:eastAsia="Cambria" w:hAnsi="Cambria" w:cs="Cambria"/>
                <w:color w:val="000000"/>
                <w:sz w:val="28"/>
                <w:szCs w:val="28"/>
              </w:rPr>
              <w:t>u h</w:t>
            </w:r>
            <w:r>
              <w:rPr>
                <w:rFonts w:ascii="Cambria" w:eastAsia="Cambria" w:hAnsi="Cambria" w:cs="Cambria"/>
                <w:color w:val="000000"/>
                <w:sz w:val="28"/>
                <w:szCs w:val="28"/>
              </w:rPr>
              <w:t>ế</w:t>
            </w:r>
            <w:r>
              <w:rPr>
                <w:rFonts w:ascii="Cambria" w:eastAsia="Cambria" w:hAnsi="Cambria" w:cs="Cambria"/>
                <w:color w:val="000000"/>
                <w:sz w:val="28"/>
                <w:szCs w:val="28"/>
              </w:rPr>
              <w:t>t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đang n</w:t>
            </w:r>
            <w:r>
              <w:rPr>
                <w:rFonts w:ascii="Cambria" w:eastAsia="Cambria" w:hAnsi="Cambria" w:cs="Cambria"/>
                <w:color w:val="000000"/>
                <w:sz w:val="28"/>
                <w:szCs w:val="28"/>
              </w:rPr>
              <w:t>ằ</w:t>
            </w:r>
            <w:r>
              <w:rPr>
                <w:rFonts w:ascii="Cambria" w:eastAsia="Cambria" w:hAnsi="Cambria" w:cs="Cambria"/>
                <w:color w:val="000000"/>
                <w:sz w:val="28"/>
                <w:szCs w:val="28"/>
              </w:rPr>
              <w:t xml:space="preserve">m </w:t>
            </w:r>
            <w:r>
              <w:rPr>
                <w:rFonts w:ascii="Cambria" w:eastAsia="Cambria" w:hAnsi="Cambria" w:cs="Cambria"/>
                <w:color w:val="000000"/>
                <w:sz w:val="28"/>
                <w:szCs w:val="28"/>
              </w:rPr>
              <w:t>ở</w:t>
            </w:r>
            <w:r>
              <w:rPr>
                <w:rFonts w:ascii="Cambria" w:eastAsia="Cambria" w:hAnsi="Cambria" w:cs="Cambria"/>
                <w:color w:val="000000"/>
                <w:sz w:val="28"/>
                <w:szCs w:val="28"/>
              </w:rPr>
              <w:t xml:space="preserve"> d</w:t>
            </w:r>
            <w:r>
              <w:rPr>
                <w:rFonts w:ascii="Cambria" w:eastAsia="Cambria" w:hAnsi="Cambria" w:cs="Cambria"/>
                <w:color w:val="000000"/>
                <w:sz w:val="28"/>
                <w:szCs w:val="28"/>
              </w:rPr>
              <w:t>ạ</w:t>
            </w:r>
            <w:r>
              <w:rPr>
                <w:rFonts w:ascii="Cambria" w:eastAsia="Cambria" w:hAnsi="Cambria" w:cs="Cambria"/>
                <w:color w:val="000000"/>
                <w:sz w:val="28"/>
                <w:szCs w:val="28"/>
              </w:rPr>
              <w:t>ng words/excel. Ngư</w:t>
            </w:r>
            <w:r>
              <w:rPr>
                <w:rFonts w:ascii="Cambria" w:eastAsia="Cambria" w:hAnsi="Cambria" w:cs="Cambria"/>
                <w:color w:val="000000"/>
                <w:sz w:val="28"/>
                <w:szCs w:val="28"/>
              </w:rPr>
              <w:t>ờ</w:t>
            </w:r>
            <w:r>
              <w:rPr>
                <w:rFonts w:ascii="Cambria" w:eastAsia="Cambria" w:hAnsi="Cambria" w:cs="Cambria"/>
                <w:color w:val="000000"/>
                <w:sz w:val="28"/>
                <w:szCs w:val="28"/>
              </w:rPr>
              <w:t>i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s</w:t>
            </w:r>
            <w:r>
              <w:rPr>
                <w:rFonts w:ascii="Cambria" w:eastAsia="Cambria" w:hAnsi="Cambria" w:cs="Cambria"/>
                <w:color w:val="000000"/>
                <w:sz w:val="28"/>
                <w:szCs w:val="28"/>
              </w:rPr>
              <w:t>ẽ</w:t>
            </w:r>
            <w:r>
              <w:rPr>
                <w:rFonts w:ascii="Cambria" w:eastAsia="Cambria" w:hAnsi="Cambria" w:cs="Cambria"/>
                <w:color w:val="000000"/>
                <w:sz w:val="28"/>
                <w:szCs w:val="28"/>
              </w:rPr>
              <w:t xml:space="preserve">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c</w:t>
            </w:r>
            <w:r>
              <w:rPr>
                <w:rFonts w:ascii="Cambria" w:eastAsia="Cambria" w:hAnsi="Cambria" w:cs="Cambria"/>
                <w:color w:val="000000"/>
                <w:sz w:val="28"/>
                <w:szCs w:val="28"/>
              </w:rPr>
              <w:t>ậ</w:t>
            </w:r>
            <w:r>
              <w:rPr>
                <w:rFonts w:ascii="Cambria" w:eastAsia="Cambria" w:hAnsi="Cambria" w:cs="Cambria"/>
                <w:color w:val="000000"/>
                <w:sz w:val="28"/>
                <w:szCs w:val="28"/>
              </w:rPr>
              <w:t>p nh</w:t>
            </w:r>
            <w:r>
              <w:rPr>
                <w:rFonts w:ascii="Cambria" w:eastAsia="Cambria" w:hAnsi="Cambria" w:cs="Cambria"/>
                <w:color w:val="000000"/>
                <w:sz w:val="28"/>
                <w:szCs w:val="28"/>
              </w:rPr>
              <w:t>ậ</w:t>
            </w:r>
            <w:r>
              <w:rPr>
                <w:rFonts w:ascii="Cambria" w:eastAsia="Cambria" w:hAnsi="Cambria" w:cs="Cambria"/>
                <w:color w:val="000000"/>
                <w:sz w:val="28"/>
                <w:szCs w:val="28"/>
              </w:rPr>
              <w:t>t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thông qua các ch</w:t>
            </w:r>
            <w:r>
              <w:rPr>
                <w:rFonts w:ascii="Cambria" w:eastAsia="Cambria" w:hAnsi="Cambria" w:cs="Cambria"/>
                <w:color w:val="000000"/>
                <w:sz w:val="28"/>
                <w:szCs w:val="28"/>
              </w:rPr>
              <w:t>ứ</w:t>
            </w:r>
            <w:r>
              <w:rPr>
                <w:rFonts w:ascii="Cambria" w:eastAsia="Cambria" w:hAnsi="Cambria" w:cs="Cambria"/>
                <w:color w:val="000000"/>
                <w:sz w:val="28"/>
                <w:szCs w:val="28"/>
              </w:rPr>
              <w:t>c năng c</w:t>
            </w:r>
            <w:r>
              <w:rPr>
                <w:rFonts w:ascii="Cambria" w:eastAsia="Cambria" w:hAnsi="Cambria" w:cs="Cambria"/>
                <w:color w:val="000000"/>
                <w:sz w:val="28"/>
                <w:szCs w:val="28"/>
              </w:rPr>
              <w:t>ủ</w:t>
            </w:r>
            <w:r>
              <w:rPr>
                <w:rFonts w:ascii="Cambria" w:eastAsia="Cambria" w:hAnsi="Cambria" w:cs="Cambria"/>
                <w:color w:val="000000"/>
                <w:sz w:val="28"/>
                <w:szCs w:val="28"/>
              </w:rPr>
              <w:t>a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và vi</w:t>
            </w:r>
            <w:r>
              <w:rPr>
                <w:rFonts w:ascii="Cambria" w:eastAsia="Cambria" w:hAnsi="Cambria" w:cs="Cambria"/>
                <w:color w:val="000000"/>
                <w:sz w:val="28"/>
                <w:szCs w:val="28"/>
              </w:rPr>
              <w:t>ệ</w:t>
            </w:r>
            <w:r>
              <w:rPr>
                <w:rFonts w:ascii="Cambria" w:eastAsia="Cambria" w:hAnsi="Cambria" w:cs="Cambria"/>
                <w:color w:val="000000"/>
                <w:sz w:val="28"/>
                <w:szCs w:val="28"/>
              </w:rPr>
              <w:t>c import các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d</w:t>
            </w:r>
            <w:r>
              <w:rPr>
                <w:rFonts w:ascii="Cambria" w:eastAsia="Cambria" w:hAnsi="Cambria" w:cs="Cambria"/>
                <w:color w:val="000000"/>
                <w:sz w:val="28"/>
                <w:szCs w:val="28"/>
              </w:rPr>
              <w:t>ạ</w:t>
            </w:r>
            <w:r>
              <w:rPr>
                <w:rFonts w:ascii="Cambria" w:eastAsia="Cambria" w:hAnsi="Cambria" w:cs="Cambria"/>
                <w:color w:val="000000"/>
                <w:sz w:val="28"/>
                <w:szCs w:val="28"/>
              </w:rPr>
              <w:t>ng c</w:t>
            </w:r>
            <w:r>
              <w:rPr>
                <w:rFonts w:ascii="Cambria" w:eastAsia="Cambria" w:hAnsi="Cambria" w:cs="Cambria"/>
                <w:color w:val="000000"/>
                <w:sz w:val="28"/>
                <w:szCs w:val="28"/>
              </w:rPr>
              <w:t>ấ</w:t>
            </w:r>
            <w:r>
              <w:rPr>
                <w:rFonts w:ascii="Cambria" w:eastAsia="Cambria" w:hAnsi="Cambria" w:cs="Cambria"/>
                <w:color w:val="000000"/>
                <w:sz w:val="28"/>
                <w:szCs w:val="28"/>
              </w:rPr>
              <w:t>u trúc vào CSDL s</w:t>
            </w:r>
            <w:r>
              <w:rPr>
                <w:rFonts w:ascii="Cambria" w:eastAsia="Cambria" w:hAnsi="Cambria" w:cs="Cambria"/>
                <w:color w:val="000000"/>
                <w:sz w:val="28"/>
                <w:szCs w:val="28"/>
              </w:rPr>
              <w:t>ẽ</w:t>
            </w:r>
            <w:r>
              <w:rPr>
                <w:rFonts w:ascii="Cambria" w:eastAsia="Cambria" w:hAnsi="Cambria" w:cs="Cambria"/>
                <w:color w:val="000000"/>
                <w:sz w:val="28"/>
                <w:szCs w:val="28"/>
              </w:rPr>
              <w:t xml:space="preserve"> đư</w:t>
            </w:r>
            <w:r>
              <w:rPr>
                <w:rFonts w:ascii="Cambria" w:eastAsia="Cambria" w:hAnsi="Cambria" w:cs="Cambria"/>
                <w:color w:val="000000"/>
                <w:sz w:val="28"/>
                <w:szCs w:val="28"/>
              </w:rPr>
              <w:t>ợ</w:t>
            </w:r>
            <w:r>
              <w:rPr>
                <w:rFonts w:ascii="Cambria" w:eastAsia="Cambria" w:hAnsi="Cambria" w:cs="Cambria"/>
                <w:color w:val="000000"/>
                <w:sz w:val="28"/>
                <w:szCs w:val="28"/>
              </w:rPr>
              <w:t>c cán b</w:t>
            </w:r>
            <w:r>
              <w:rPr>
                <w:rFonts w:ascii="Cambria" w:eastAsia="Cambria" w:hAnsi="Cambria" w:cs="Cambria"/>
                <w:color w:val="000000"/>
                <w:sz w:val="28"/>
                <w:szCs w:val="28"/>
              </w:rPr>
              <w:t>ộ</w:t>
            </w:r>
            <w:r>
              <w:rPr>
                <w:rFonts w:ascii="Cambria" w:eastAsia="Cambria" w:hAnsi="Cambria" w:cs="Cambria"/>
                <w:color w:val="000000"/>
                <w:sz w:val="28"/>
                <w:szCs w:val="28"/>
              </w:rPr>
              <w:t xml:space="preserve"> tri</w:t>
            </w:r>
            <w:r>
              <w:rPr>
                <w:rFonts w:ascii="Cambria" w:eastAsia="Cambria" w:hAnsi="Cambria" w:cs="Cambria"/>
                <w:color w:val="000000"/>
                <w:sz w:val="28"/>
                <w:szCs w:val="28"/>
              </w:rPr>
              <w:t>ể</w:t>
            </w:r>
            <w:r>
              <w:rPr>
                <w:rFonts w:ascii="Cambria" w:eastAsia="Cambria" w:hAnsi="Cambria" w:cs="Cambria"/>
                <w:color w:val="000000"/>
                <w:sz w:val="28"/>
                <w:szCs w:val="28"/>
              </w:rPr>
              <w:t>n khai h</w:t>
            </w:r>
            <w:r>
              <w:rPr>
                <w:rFonts w:ascii="Cambria" w:eastAsia="Cambria" w:hAnsi="Cambria" w:cs="Cambria"/>
                <w:color w:val="000000"/>
                <w:sz w:val="28"/>
                <w:szCs w:val="28"/>
              </w:rPr>
              <w:t>ỗ</w:t>
            </w:r>
            <w:r>
              <w:rPr>
                <w:rFonts w:ascii="Cambria" w:eastAsia="Cambria" w:hAnsi="Cambria" w:cs="Cambria"/>
                <w:color w:val="000000"/>
                <w:sz w:val="28"/>
                <w:szCs w:val="28"/>
              </w:rPr>
              <w:t xml:space="preserve"> t</w:t>
            </w:r>
            <w:r>
              <w:rPr>
                <w:rFonts w:ascii="Cambria" w:eastAsia="Cambria" w:hAnsi="Cambria" w:cs="Cambria"/>
                <w:color w:val="000000"/>
                <w:sz w:val="28"/>
                <w:szCs w:val="28"/>
              </w:rPr>
              <w:t>r</w:t>
            </w:r>
            <w:r>
              <w:rPr>
                <w:rFonts w:ascii="Cambria" w:eastAsia="Cambria" w:hAnsi="Cambria" w:cs="Cambria"/>
                <w:color w:val="000000"/>
                <w:sz w:val="28"/>
                <w:szCs w:val="28"/>
              </w:rPr>
              <w:t>ợ</w:t>
            </w:r>
            <w:r>
              <w:rPr>
                <w:rFonts w:ascii="Cambria" w:eastAsia="Cambria" w:hAnsi="Cambria" w:cs="Cambria"/>
                <w:color w:val="000000"/>
                <w:sz w:val="28"/>
                <w:szCs w:val="28"/>
              </w:rPr>
              <w:t xml:space="preserve"> ngư</w:t>
            </w:r>
            <w:r>
              <w:rPr>
                <w:rFonts w:ascii="Cambria" w:eastAsia="Cambria" w:hAnsi="Cambria" w:cs="Cambria"/>
                <w:color w:val="000000"/>
                <w:sz w:val="28"/>
                <w:szCs w:val="28"/>
              </w:rPr>
              <w:t>ờ</w:t>
            </w:r>
            <w:r>
              <w:rPr>
                <w:rFonts w:ascii="Cambria" w:eastAsia="Cambria" w:hAnsi="Cambria" w:cs="Cambria"/>
                <w:color w:val="000000"/>
                <w:sz w:val="28"/>
                <w:szCs w:val="28"/>
              </w:rPr>
              <w:t>i dùng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w:t>
            </w:r>
          </w:p>
        </w:tc>
      </w:tr>
      <w:tr w:rsidR="00B40AAF" w14:paraId="786252B5" w14:textId="77777777">
        <w:trPr>
          <w:trHeight w:val="2193"/>
        </w:trPr>
        <w:tc>
          <w:tcPr>
            <w:tcW w:w="746" w:type="dxa"/>
            <w:shd w:val="clear" w:color="auto" w:fill="auto"/>
            <w:vAlign w:val="center"/>
          </w:tcPr>
          <w:p w14:paraId="0510354A" w14:textId="77777777" w:rsidR="00B40AAF" w:rsidRDefault="00746E6D">
            <w:pPr>
              <w:spacing w:before="6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2</w:t>
            </w:r>
          </w:p>
        </w:tc>
        <w:tc>
          <w:tcPr>
            <w:tcW w:w="2634" w:type="dxa"/>
            <w:shd w:val="clear" w:color="auto" w:fill="auto"/>
            <w:vAlign w:val="center"/>
          </w:tcPr>
          <w:p w14:paraId="59D8FA80" w14:textId="77777777" w:rsidR="00B40AAF" w:rsidRDefault="00746E6D">
            <w:pPr>
              <w:spacing w:before="60" w:after="0" w:line="264" w:lineRule="auto"/>
              <w:jc w:val="left"/>
              <w:rPr>
                <w:rFonts w:ascii="Cambria" w:eastAsia="Cambria" w:hAnsi="Cambria" w:cs="Cambria"/>
                <w:color w:val="000000"/>
                <w:sz w:val="28"/>
                <w:szCs w:val="28"/>
              </w:rPr>
            </w:pPr>
            <w:r>
              <w:rPr>
                <w:rFonts w:ascii="Cambria" w:eastAsia="Cambria" w:hAnsi="Cambria" w:cs="Cambria"/>
                <w:color w:val="000000"/>
                <w:sz w:val="28"/>
                <w:szCs w:val="28"/>
              </w:rPr>
              <w:t>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Qu</w:t>
            </w:r>
            <w:r>
              <w:rPr>
                <w:rFonts w:ascii="Cambria" w:eastAsia="Cambria" w:hAnsi="Cambria" w:cs="Cambria"/>
                <w:color w:val="000000"/>
                <w:sz w:val="28"/>
                <w:szCs w:val="28"/>
              </w:rPr>
              <w:t>ả</w:t>
            </w:r>
            <w:r>
              <w:rPr>
                <w:rFonts w:ascii="Cambria" w:eastAsia="Cambria" w:hAnsi="Cambria" w:cs="Cambria"/>
                <w:color w:val="000000"/>
                <w:sz w:val="28"/>
                <w:szCs w:val="28"/>
              </w:rPr>
              <w:t>n lý ti</w:t>
            </w:r>
            <w:r>
              <w:rPr>
                <w:rFonts w:ascii="Cambria" w:eastAsia="Cambria" w:hAnsi="Cambria" w:cs="Cambria"/>
                <w:color w:val="000000"/>
                <w:sz w:val="28"/>
                <w:szCs w:val="28"/>
              </w:rPr>
              <w:t>ề</w:t>
            </w:r>
            <w:r>
              <w:rPr>
                <w:rFonts w:ascii="Cambria" w:eastAsia="Cambria" w:hAnsi="Cambria" w:cs="Cambria"/>
                <w:color w:val="000000"/>
                <w:sz w:val="28"/>
                <w:szCs w:val="28"/>
              </w:rPr>
              <w:t>n lương.</w:t>
            </w:r>
          </w:p>
        </w:tc>
        <w:tc>
          <w:tcPr>
            <w:tcW w:w="5819" w:type="dxa"/>
            <w:shd w:val="clear" w:color="auto" w:fill="auto"/>
            <w:vAlign w:val="center"/>
          </w:tcPr>
          <w:p w14:paraId="740ED730" w14:textId="77777777" w:rsidR="00B40AAF" w:rsidRDefault="00746E6D">
            <w:pPr>
              <w:spacing w:before="60" w:after="0" w:line="264" w:lineRule="auto"/>
              <w:rPr>
                <w:rFonts w:ascii="Cambria" w:eastAsia="Cambria" w:hAnsi="Cambria" w:cs="Cambria"/>
                <w:color w:val="000000"/>
                <w:sz w:val="28"/>
                <w:szCs w:val="28"/>
              </w:rPr>
            </w:pPr>
            <w:r>
              <w:rPr>
                <w:rFonts w:ascii="Cambria" w:eastAsia="Cambria" w:hAnsi="Cambria" w:cs="Cambria"/>
                <w:color w:val="000000"/>
                <w:sz w:val="28"/>
                <w:szCs w:val="28"/>
              </w:rPr>
              <w:t>Không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vi</w:t>
            </w:r>
            <w:r>
              <w:rPr>
                <w:rFonts w:ascii="Cambria" w:eastAsia="Cambria" w:hAnsi="Cambria" w:cs="Cambria"/>
                <w:color w:val="000000"/>
                <w:sz w:val="28"/>
                <w:szCs w:val="28"/>
              </w:rPr>
              <w:t>ệ</w:t>
            </w:r>
            <w:r>
              <w:rPr>
                <w:rFonts w:ascii="Cambria" w:eastAsia="Cambria" w:hAnsi="Cambria" w:cs="Cambria"/>
                <w:color w:val="000000"/>
                <w:sz w:val="28"/>
                <w:szCs w:val="28"/>
              </w:rPr>
              <w:t>c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đ</w:t>
            </w:r>
            <w:r>
              <w:rPr>
                <w:rFonts w:ascii="Cambria" w:eastAsia="Cambria" w:hAnsi="Cambria" w:cs="Cambria"/>
                <w:color w:val="000000"/>
                <w:sz w:val="28"/>
                <w:szCs w:val="28"/>
              </w:rPr>
              <w:t>ầ</w:t>
            </w:r>
            <w:r>
              <w:rPr>
                <w:rFonts w:ascii="Cambria" w:eastAsia="Cambria" w:hAnsi="Cambria" w:cs="Cambria"/>
                <w:color w:val="000000"/>
                <w:sz w:val="28"/>
                <w:szCs w:val="28"/>
              </w:rPr>
              <w:t>u k</w:t>
            </w:r>
            <w:r>
              <w:rPr>
                <w:rFonts w:ascii="Cambria" w:eastAsia="Cambria" w:hAnsi="Cambria" w:cs="Cambria"/>
                <w:color w:val="000000"/>
                <w:sz w:val="28"/>
                <w:szCs w:val="28"/>
              </w:rPr>
              <w:t>ỳ</w:t>
            </w:r>
            <w:r>
              <w:rPr>
                <w:rFonts w:ascii="Cambria" w:eastAsia="Cambria" w:hAnsi="Cambria" w:cs="Cambria"/>
                <w:color w:val="000000"/>
                <w:sz w:val="28"/>
                <w:szCs w:val="28"/>
              </w:rPr>
              <w:t xml:space="preserve"> do h</w:t>
            </w:r>
            <w:r>
              <w:rPr>
                <w:rFonts w:ascii="Cambria" w:eastAsia="Cambria" w:hAnsi="Cambria" w:cs="Cambria"/>
                <w:color w:val="000000"/>
                <w:sz w:val="28"/>
                <w:szCs w:val="28"/>
              </w:rPr>
              <w:t>ầ</w:t>
            </w:r>
            <w:r>
              <w:rPr>
                <w:rFonts w:ascii="Cambria" w:eastAsia="Cambria" w:hAnsi="Cambria" w:cs="Cambria"/>
                <w:color w:val="000000"/>
                <w:sz w:val="28"/>
                <w:szCs w:val="28"/>
              </w:rPr>
              <w:t>u h</w:t>
            </w:r>
            <w:r>
              <w:rPr>
                <w:rFonts w:ascii="Cambria" w:eastAsia="Cambria" w:hAnsi="Cambria" w:cs="Cambria"/>
                <w:color w:val="000000"/>
                <w:sz w:val="28"/>
                <w:szCs w:val="28"/>
              </w:rPr>
              <w:t>ế</w:t>
            </w:r>
            <w:r>
              <w:rPr>
                <w:rFonts w:ascii="Cambria" w:eastAsia="Cambria" w:hAnsi="Cambria" w:cs="Cambria"/>
                <w:color w:val="000000"/>
                <w:sz w:val="28"/>
                <w:szCs w:val="28"/>
              </w:rPr>
              <w:t>t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đang n</w:t>
            </w:r>
            <w:r>
              <w:rPr>
                <w:rFonts w:ascii="Cambria" w:eastAsia="Cambria" w:hAnsi="Cambria" w:cs="Cambria"/>
                <w:color w:val="000000"/>
                <w:sz w:val="28"/>
                <w:szCs w:val="28"/>
              </w:rPr>
              <w:t>ằ</w:t>
            </w:r>
            <w:r>
              <w:rPr>
                <w:rFonts w:ascii="Cambria" w:eastAsia="Cambria" w:hAnsi="Cambria" w:cs="Cambria"/>
                <w:color w:val="000000"/>
                <w:sz w:val="28"/>
                <w:szCs w:val="28"/>
              </w:rPr>
              <w:t xml:space="preserve">m </w:t>
            </w:r>
            <w:r>
              <w:rPr>
                <w:rFonts w:ascii="Cambria" w:eastAsia="Cambria" w:hAnsi="Cambria" w:cs="Cambria"/>
                <w:color w:val="000000"/>
                <w:sz w:val="28"/>
                <w:szCs w:val="28"/>
              </w:rPr>
              <w:t>ở</w:t>
            </w:r>
            <w:r>
              <w:rPr>
                <w:rFonts w:ascii="Cambria" w:eastAsia="Cambria" w:hAnsi="Cambria" w:cs="Cambria"/>
                <w:color w:val="000000"/>
                <w:sz w:val="28"/>
                <w:szCs w:val="28"/>
              </w:rPr>
              <w:t xml:space="preserve"> d</w:t>
            </w:r>
            <w:r>
              <w:rPr>
                <w:rFonts w:ascii="Cambria" w:eastAsia="Cambria" w:hAnsi="Cambria" w:cs="Cambria"/>
                <w:color w:val="000000"/>
                <w:sz w:val="28"/>
                <w:szCs w:val="28"/>
              </w:rPr>
              <w:t>ạ</w:t>
            </w:r>
            <w:r>
              <w:rPr>
                <w:rFonts w:ascii="Cambria" w:eastAsia="Cambria" w:hAnsi="Cambria" w:cs="Cambria"/>
                <w:color w:val="000000"/>
                <w:sz w:val="28"/>
                <w:szCs w:val="28"/>
              </w:rPr>
              <w:t>ng words/excel. Ngư</w:t>
            </w:r>
            <w:r>
              <w:rPr>
                <w:rFonts w:ascii="Cambria" w:eastAsia="Cambria" w:hAnsi="Cambria" w:cs="Cambria"/>
                <w:color w:val="000000"/>
                <w:sz w:val="28"/>
                <w:szCs w:val="28"/>
              </w:rPr>
              <w:t>ờ</w:t>
            </w:r>
            <w:r>
              <w:rPr>
                <w:rFonts w:ascii="Cambria" w:eastAsia="Cambria" w:hAnsi="Cambria" w:cs="Cambria"/>
                <w:color w:val="000000"/>
                <w:sz w:val="28"/>
                <w:szCs w:val="28"/>
              </w:rPr>
              <w:t>i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s</w:t>
            </w:r>
            <w:r>
              <w:rPr>
                <w:rFonts w:ascii="Cambria" w:eastAsia="Cambria" w:hAnsi="Cambria" w:cs="Cambria"/>
                <w:color w:val="000000"/>
                <w:sz w:val="28"/>
                <w:szCs w:val="28"/>
              </w:rPr>
              <w:t>ẽ</w:t>
            </w:r>
            <w:r>
              <w:rPr>
                <w:rFonts w:ascii="Cambria" w:eastAsia="Cambria" w:hAnsi="Cambria" w:cs="Cambria"/>
                <w:color w:val="000000"/>
                <w:sz w:val="28"/>
                <w:szCs w:val="28"/>
              </w:rPr>
              <w:t xml:space="preserve">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c</w:t>
            </w:r>
            <w:r>
              <w:rPr>
                <w:rFonts w:ascii="Cambria" w:eastAsia="Cambria" w:hAnsi="Cambria" w:cs="Cambria"/>
                <w:color w:val="000000"/>
                <w:sz w:val="28"/>
                <w:szCs w:val="28"/>
              </w:rPr>
              <w:t>ậ</w:t>
            </w:r>
            <w:r>
              <w:rPr>
                <w:rFonts w:ascii="Cambria" w:eastAsia="Cambria" w:hAnsi="Cambria" w:cs="Cambria"/>
                <w:color w:val="000000"/>
                <w:sz w:val="28"/>
                <w:szCs w:val="28"/>
              </w:rPr>
              <w:t>p nh</w:t>
            </w:r>
            <w:r>
              <w:rPr>
                <w:rFonts w:ascii="Cambria" w:eastAsia="Cambria" w:hAnsi="Cambria" w:cs="Cambria"/>
                <w:color w:val="000000"/>
                <w:sz w:val="28"/>
                <w:szCs w:val="28"/>
              </w:rPr>
              <w:t>ậ</w:t>
            </w:r>
            <w:r>
              <w:rPr>
                <w:rFonts w:ascii="Cambria" w:eastAsia="Cambria" w:hAnsi="Cambria" w:cs="Cambria"/>
                <w:color w:val="000000"/>
                <w:sz w:val="28"/>
                <w:szCs w:val="28"/>
              </w:rPr>
              <w:t>t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thông qua các ch</w:t>
            </w:r>
            <w:r>
              <w:rPr>
                <w:rFonts w:ascii="Cambria" w:eastAsia="Cambria" w:hAnsi="Cambria" w:cs="Cambria"/>
                <w:color w:val="000000"/>
                <w:sz w:val="28"/>
                <w:szCs w:val="28"/>
              </w:rPr>
              <w:t>ứ</w:t>
            </w:r>
            <w:r>
              <w:rPr>
                <w:rFonts w:ascii="Cambria" w:eastAsia="Cambria" w:hAnsi="Cambria" w:cs="Cambria"/>
                <w:color w:val="000000"/>
                <w:sz w:val="28"/>
                <w:szCs w:val="28"/>
              </w:rPr>
              <w:t>c năng c</w:t>
            </w:r>
            <w:r>
              <w:rPr>
                <w:rFonts w:ascii="Cambria" w:eastAsia="Cambria" w:hAnsi="Cambria" w:cs="Cambria"/>
                <w:color w:val="000000"/>
                <w:sz w:val="28"/>
                <w:szCs w:val="28"/>
              </w:rPr>
              <w:t>ủ</w:t>
            </w:r>
            <w:r>
              <w:rPr>
                <w:rFonts w:ascii="Cambria" w:eastAsia="Cambria" w:hAnsi="Cambria" w:cs="Cambria"/>
                <w:color w:val="000000"/>
                <w:sz w:val="28"/>
                <w:szCs w:val="28"/>
              </w:rPr>
              <w:t>a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và vi</w:t>
            </w:r>
            <w:r>
              <w:rPr>
                <w:rFonts w:ascii="Cambria" w:eastAsia="Cambria" w:hAnsi="Cambria" w:cs="Cambria"/>
                <w:color w:val="000000"/>
                <w:sz w:val="28"/>
                <w:szCs w:val="28"/>
              </w:rPr>
              <w:t>ệ</w:t>
            </w:r>
            <w:r>
              <w:rPr>
                <w:rFonts w:ascii="Cambria" w:eastAsia="Cambria" w:hAnsi="Cambria" w:cs="Cambria"/>
                <w:color w:val="000000"/>
                <w:sz w:val="28"/>
                <w:szCs w:val="28"/>
              </w:rPr>
              <w:t>c import các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d</w:t>
            </w:r>
            <w:r>
              <w:rPr>
                <w:rFonts w:ascii="Cambria" w:eastAsia="Cambria" w:hAnsi="Cambria" w:cs="Cambria"/>
                <w:color w:val="000000"/>
                <w:sz w:val="28"/>
                <w:szCs w:val="28"/>
              </w:rPr>
              <w:t>ạ</w:t>
            </w:r>
            <w:r>
              <w:rPr>
                <w:rFonts w:ascii="Cambria" w:eastAsia="Cambria" w:hAnsi="Cambria" w:cs="Cambria"/>
                <w:color w:val="000000"/>
                <w:sz w:val="28"/>
                <w:szCs w:val="28"/>
              </w:rPr>
              <w:t>ng c</w:t>
            </w:r>
            <w:r>
              <w:rPr>
                <w:rFonts w:ascii="Cambria" w:eastAsia="Cambria" w:hAnsi="Cambria" w:cs="Cambria"/>
                <w:color w:val="000000"/>
                <w:sz w:val="28"/>
                <w:szCs w:val="28"/>
              </w:rPr>
              <w:t>ấ</w:t>
            </w:r>
            <w:r>
              <w:rPr>
                <w:rFonts w:ascii="Cambria" w:eastAsia="Cambria" w:hAnsi="Cambria" w:cs="Cambria"/>
                <w:color w:val="000000"/>
                <w:sz w:val="28"/>
                <w:szCs w:val="28"/>
              </w:rPr>
              <w:t>u trúc vào CSDL s</w:t>
            </w:r>
            <w:r>
              <w:rPr>
                <w:rFonts w:ascii="Cambria" w:eastAsia="Cambria" w:hAnsi="Cambria" w:cs="Cambria"/>
                <w:color w:val="000000"/>
                <w:sz w:val="28"/>
                <w:szCs w:val="28"/>
              </w:rPr>
              <w:t>ẽ</w:t>
            </w:r>
            <w:r>
              <w:rPr>
                <w:rFonts w:ascii="Cambria" w:eastAsia="Cambria" w:hAnsi="Cambria" w:cs="Cambria"/>
                <w:color w:val="000000"/>
                <w:sz w:val="28"/>
                <w:szCs w:val="28"/>
              </w:rPr>
              <w:t xml:space="preserve"> đư</w:t>
            </w:r>
            <w:r>
              <w:rPr>
                <w:rFonts w:ascii="Cambria" w:eastAsia="Cambria" w:hAnsi="Cambria" w:cs="Cambria"/>
                <w:color w:val="000000"/>
                <w:sz w:val="28"/>
                <w:szCs w:val="28"/>
              </w:rPr>
              <w:t>ợ</w:t>
            </w:r>
            <w:r>
              <w:rPr>
                <w:rFonts w:ascii="Cambria" w:eastAsia="Cambria" w:hAnsi="Cambria" w:cs="Cambria"/>
                <w:color w:val="000000"/>
                <w:sz w:val="28"/>
                <w:szCs w:val="28"/>
              </w:rPr>
              <w:t>c cán b</w:t>
            </w:r>
            <w:r>
              <w:rPr>
                <w:rFonts w:ascii="Cambria" w:eastAsia="Cambria" w:hAnsi="Cambria" w:cs="Cambria"/>
                <w:color w:val="000000"/>
                <w:sz w:val="28"/>
                <w:szCs w:val="28"/>
              </w:rPr>
              <w:t>ộ</w:t>
            </w:r>
            <w:r>
              <w:rPr>
                <w:rFonts w:ascii="Cambria" w:eastAsia="Cambria" w:hAnsi="Cambria" w:cs="Cambria"/>
                <w:color w:val="000000"/>
                <w:sz w:val="28"/>
                <w:szCs w:val="28"/>
              </w:rPr>
              <w:t xml:space="preserve"> tri</w:t>
            </w:r>
            <w:r>
              <w:rPr>
                <w:rFonts w:ascii="Cambria" w:eastAsia="Cambria" w:hAnsi="Cambria" w:cs="Cambria"/>
                <w:color w:val="000000"/>
                <w:sz w:val="28"/>
                <w:szCs w:val="28"/>
              </w:rPr>
              <w:t>ể</w:t>
            </w:r>
            <w:r>
              <w:rPr>
                <w:rFonts w:ascii="Cambria" w:eastAsia="Cambria" w:hAnsi="Cambria" w:cs="Cambria"/>
                <w:color w:val="000000"/>
                <w:sz w:val="28"/>
                <w:szCs w:val="28"/>
              </w:rPr>
              <w:t>n khai h</w:t>
            </w:r>
            <w:r>
              <w:rPr>
                <w:rFonts w:ascii="Cambria" w:eastAsia="Cambria" w:hAnsi="Cambria" w:cs="Cambria"/>
                <w:color w:val="000000"/>
                <w:sz w:val="28"/>
                <w:szCs w:val="28"/>
              </w:rPr>
              <w:t>ỗ</w:t>
            </w:r>
            <w:r>
              <w:rPr>
                <w:rFonts w:ascii="Cambria" w:eastAsia="Cambria" w:hAnsi="Cambria" w:cs="Cambria"/>
                <w:color w:val="000000"/>
                <w:sz w:val="28"/>
                <w:szCs w:val="28"/>
              </w:rPr>
              <w:t xml:space="preserve"> t</w:t>
            </w:r>
            <w:r>
              <w:rPr>
                <w:rFonts w:ascii="Cambria" w:eastAsia="Cambria" w:hAnsi="Cambria" w:cs="Cambria"/>
                <w:color w:val="000000"/>
                <w:sz w:val="28"/>
                <w:szCs w:val="28"/>
              </w:rPr>
              <w:t>r</w:t>
            </w:r>
            <w:r>
              <w:rPr>
                <w:rFonts w:ascii="Cambria" w:eastAsia="Cambria" w:hAnsi="Cambria" w:cs="Cambria"/>
                <w:color w:val="000000"/>
                <w:sz w:val="28"/>
                <w:szCs w:val="28"/>
              </w:rPr>
              <w:t>ợ</w:t>
            </w:r>
            <w:r>
              <w:rPr>
                <w:rFonts w:ascii="Cambria" w:eastAsia="Cambria" w:hAnsi="Cambria" w:cs="Cambria"/>
                <w:color w:val="000000"/>
                <w:sz w:val="28"/>
                <w:szCs w:val="28"/>
              </w:rPr>
              <w:t xml:space="preserve"> ngư</w:t>
            </w:r>
            <w:r>
              <w:rPr>
                <w:rFonts w:ascii="Cambria" w:eastAsia="Cambria" w:hAnsi="Cambria" w:cs="Cambria"/>
                <w:color w:val="000000"/>
                <w:sz w:val="28"/>
                <w:szCs w:val="28"/>
              </w:rPr>
              <w:t>ờ</w:t>
            </w:r>
            <w:r>
              <w:rPr>
                <w:rFonts w:ascii="Cambria" w:eastAsia="Cambria" w:hAnsi="Cambria" w:cs="Cambria"/>
                <w:color w:val="000000"/>
                <w:sz w:val="28"/>
                <w:szCs w:val="28"/>
              </w:rPr>
              <w:t>i dùng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w:t>
            </w:r>
          </w:p>
        </w:tc>
      </w:tr>
      <w:tr w:rsidR="00B40AAF" w14:paraId="43184B3D" w14:textId="77777777">
        <w:trPr>
          <w:trHeight w:val="2111"/>
        </w:trPr>
        <w:tc>
          <w:tcPr>
            <w:tcW w:w="746" w:type="dxa"/>
            <w:shd w:val="clear" w:color="auto" w:fill="auto"/>
            <w:vAlign w:val="center"/>
          </w:tcPr>
          <w:p w14:paraId="6F0BD6C6" w14:textId="77777777" w:rsidR="00B40AAF" w:rsidRDefault="00746E6D">
            <w:pPr>
              <w:spacing w:before="6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3</w:t>
            </w:r>
          </w:p>
        </w:tc>
        <w:tc>
          <w:tcPr>
            <w:tcW w:w="2634" w:type="dxa"/>
            <w:shd w:val="clear" w:color="auto" w:fill="auto"/>
            <w:vAlign w:val="center"/>
          </w:tcPr>
          <w:p w14:paraId="343B4EDC" w14:textId="77777777" w:rsidR="00B40AAF" w:rsidRDefault="00746E6D">
            <w:pPr>
              <w:spacing w:before="60" w:after="0" w:line="264" w:lineRule="auto"/>
              <w:jc w:val="left"/>
              <w:rPr>
                <w:rFonts w:ascii="Cambria" w:eastAsia="Cambria" w:hAnsi="Cambria" w:cs="Cambria"/>
                <w:color w:val="000000"/>
                <w:sz w:val="28"/>
                <w:szCs w:val="28"/>
              </w:rPr>
            </w:pPr>
            <w:r>
              <w:rPr>
                <w:rFonts w:ascii="Cambria" w:eastAsia="Cambria" w:hAnsi="Cambria" w:cs="Cambria"/>
                <w:color w:val="000000"/>
                <w:sz w:val="28"/>
                <w:szCs w:val="28"/>
              </w:rPr>
              <w:t>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Qu</w:t>
            </w:r>
            <w:r>
              <w:rPr>
                <w:rFonts w:ascii="Cambria" w:eastAsia="Cambria" w:hAnsi="Cambria" w:cs="Cambria"/>
                <w:color w:val="000000"/>
                <w:sz w:val="28"/>
                <w:szCs w:val="28"/>
              </w:rPr>
              <w:t>ả</w:t>
            </w:r>
            <w:r>
              <w:rPr>
                <w:rFonts w:ascii="Cambria" w:eastAsia="Cambria" w:hAnsi="Cambria" w:cs="Cambria"/>
                <w:color w:val="000000"/>
                <w:sz w:val="28"/>
                <w:szCs w:val="28"/>
              </w:rPr>
              <w:t>n lý giao vi</w:t>
            </w:r>
            <w:r>
              <w:rPr>
                <w:rFonts w:ascii="Cambria" w:eastAsia="Cambria" w:hAnsi="Cambria" w:cs="Cambria"/>
                <w:color w:val="000000"/>
                <w:sz w:val="28"/>
                <w:szCs w:val="28"/>
              </w:rPr>
              <w:t>ệ</w:t>
            </w:r>
            <w:r>
              <w:rPr>
                <w:rFonts w:ascii="Cambria" w:eastAsia="Cambria" w:hAnsi="Cambria" w:cs="Cambria"/>
                <w:color w:val="000000"/>
                <w:sz w:val="28"/>
                <w:szCs w:val="28"/>
              </w:rPr>
              <w:t>c.</w:t>
            </w:r>
          </w:p>
        </w:tc>
        <w:tc>
          <w:tcPr>
            <w:tcW w:w="5819" w:type="dxa"/>
            <w:shd w:val="clear" w:color="auto" w:fill="auto"/>
            <w:vAlign w:val="center"/>
          </w:tcPr>
          <w:p w14:paraId="624D1B2C" w14:textId="77777777" w:rsidR="00B40AAF" w:rsidRDefault="00746E6D">
            <w:pPr>
              <w:spacing w:before="60" w:after="0" w:line="264" w:lineRule="auto"/>
              <w:rPr>
                <w:rFonts w:ascii="Cambria" w:eastAsia="Cambria" w:hAnsi="Cambria" w:cs="Cambria"/>
                <w:color w:val="000000"/>
                <w:sz w:val="28"/>
                <w:szCs w:val="28"/>
              </w:rPr>
            </w:pPr>
            <w:r>
              <w:rPr>
                <w:rFonts w:ascii="Cambria" w:eastAsia="Cambria" w:hAnsi="Cambria" w:cs="Cambria"/>
                <w:color w:val="000000"/>
                <w:sz w:val="28"/>
                <w:szCs w:val="28"/>
              </w:rPr>
              <w:t>Không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vi</w:t>
            </w:r>
            <w:r>
              <w:rPr>
                <w:rFonts w:ascii="Cambria" w:eastAsia="Cambria" w:hAnsi="Cambria" w:cs="Cambria"/>
                <w:color w:val="000000"/>
                <w:sz w:val="28"/>
                <w:szCs w:val="28"/>
              </w:rPr>
              <w:t>ệ</w:t>
            </w:r>
            <w:r>
              <w:rPr>
                <w:rFonts w:ascii="Cambria" w:eastAsia="Cambria" w:hAnsi="Cambria" w:cs="Cambria"/>
                <w:color w:val="000000"/>
                <w:sz w:val="28"/>
                <w:szCs w:val="28"/>
              </w:rPr>
              <w:t>c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đ</w:t>
            </w:r>
            <w:r>
              <w:rPr>
                <w:rFonts w:ascii="Cambria" w:eastAsia="Cambria" w:hAnsi="Cambria" w:cs="Cambria"/>
                <w:color w:val="000000"/>
                <w:sz w:val="28"/>
                <w:szCs w:val="28"/>
              </w:rPr>
              <w:t>ầ</w:t>
            </w:r>
            <w:r>
              <w:rPr>
                <w:rFonts w:ascii="Cambria" w:eastAsia="Cambria" w:hAnsi="Cambria" w:cs="Cambria"/>
                <w:color w:val="000000"/>
                <w:sz w:val="28"/>
                <w:szCs w:val="28"/>
              </w:rPr>
              <w:t>u k</w:t>
            </w:r>
            <w:r>
              <w:rPr>
                <w:rFonts w:ascii="Cambria" w:eastAsia="Cambria" w:hAnsi="Cambria" w:cs="Cambria"/>
                <w:color w:val="000000"/>
                <w:sz w:val="28"/>
                <w:szCs w:val="28"/>
              </w:rPr>
              <w:t>ỳ</w:t>
            </w:r>
            <w:r>
              <w:rPr>
                <w:rFonts w:ascii="Cambria" w:eastAsia="Cambria" w:hAnsi="Cambria" w:cs="Cambria"/>
                <w:color w:val="000000"/>
                <w:sz w:val="28"/>
                <w:szCs w:val="28"/>
              </w:rPr>
              <w:t xml:space="preserve"> do h</w:t>
            </w:r>
            <w:r>
              <w:rPr>
                <w:rFonts w:ascii="Cambria" w:eastAsia="Cambria" w:hAnsi="Cambria" w:cs="Cambria"/>
                <w:color w:val="000000"/>
                <w:sz w:val="28"/>
                <w:szCs w:val="28"/>
              </w:rPr>
              <w:t>ầ</w:t>
            </w:r>
            <w:r>
              <w:rPr>
                <w:rFonts w:ascii="Cambria" w:eastAsia="Cambria" w:hAnsi="Cambria" w:cs="Cambria"/>
                <w:color w:val="000000"/>
                <w:sz w:val="28"/>
                <w:szCs w:val="28"/>
              </w:rPr>
              <w:t>u h</w:t>
            </w:r>
            <w:r>
              <w:rPr>
                <w:rFonts w:ascii="Cambria" w:eastAsia="Cambria" w:hAnsi="Cambria" w:cs="Cambria"/>
                <w:color w:val="000000"/>
                <w:sz w:val="28"/>
                <w:szCs w:val="28"/>
              </w:rPr>
              <w:t>ế</w:t>
            </w:r>
            <w:r>
              <w:rPr>
                <w:rFonts w:ascii="Cambria" w:eastAsia="Cambria" w:hAnsi="Cambria" w:cs="Cambria"/>
                <w:color w:val="000000"/>
                <w:sz w:val="28"/>
                <w:szCs w:val="28"/>
              </w:rPr>
              <w:t>t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đang n</w:t>
            </w:r>
            <w:r>
              <w:rPr>
                <w:rFonts w:ascii="Cambria" w:eastAsia="Cambria" w:hAnsi="Cambria" w:cs="Cambria"/>
                <w:color w:val="000000"/>
                <w:sz w:val="28"/>
                <w:szCs w:val="28"/>
              </w:rPr>
              <w:t>ằ</w:t>
            </w:r>
            <w:r>
              <w:rPr>
                <w:rFonts w:ascii="Cambria" w:eastAsia="Cambria" w:hAnsi="Cambria" w:cs="Cambria"/>
                <w:color w:val="000000"/>
                <w:sz w:val="28"/>
                <w:szCs w:val="28"/>
              </w:rPr>
              <w:t xml:space="preserve">m </w:t>
            </w:r>
            <w:r>
              <w:rPr>
                <w:rFonts w:ascii="Cambria" w:eastAsia="Cambria" w:hAnsi="Cambria" w:cs="Cambria"/>
                <w:color w:val="000000"/>
                <w:sz w:val="28"/>
                <w:szCs w:val="28"/>
              </w:rPr>
              <w:t>ở</w:t>
            </w:r>
            <w:r>
              <w:rPr>
                <w:rFonts w:ascii="Cambria" w:eastAsia="Cambria" w:hAnsi="Cambria" w:cs="Cambria"/>
                <w:color w:val="000000"/>
                <w:sz w:val="28"/>
                <w:szCs w:val="28"/>
              </w:rPr>
              <w:t xml:space="preserve"> d</w:t>
            </w:r>
            <w:r>
              <w:rPr>
                <w:rFonts w:ascii="Cambria" w:eastAsia="Cambria" w:hAnsi="Cambria" w:cs="Cambria"/>
                <w:color w:val="000000"/>
                <w:sz w:val="28"/>
                <w:szCs w:val="28"/>
              </w:rPr>
              <w:t>ạ</w:t>
            </w:r>
            <w:r>
              <w:rPr>
                <w:rFonts w:ascii="Cambria" w:eastAsia="Cambria" w:hAnsi="Cambria" w:cs="Cambria"/>
                <w:color w:val="000000"/>
                <w:sz w:val="28"/>
                <w:szCs w:val="28"/>
              </w:rPr>
              <w:t>ng words/excel. Ngư</w:t>
            </w:r>
            <w:r>
              <w:rPr>
                <w:rFonts w:ascii="Cambria" w:eastAsia="Cambria" w:hAnsi="Cambria" w:cs="Cambria"/>
                <w:color w:val="000000"/>
                <w:sz w:val="28"/>
                <w:szCs w:val="28"/>
              </w:rPr>
              <w:t>ờ</w:t>
            </w:r>
            <w:r>
              <w:rPr>
                <w:rFonts w:ascii="Cambria" w:eastAsia="Cambria" w:hAnsi="Cambria" w:cs="Cambria"/>
                <w:color w:val="000000"/>
                <w:sz w:val="28"/>
                <w:szCs w:val="28"/>
              </w:rPr>
              <w:t>i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s</w:t>
            </w:r>
            <w:r>
              <w:rPr>
                <w:rFonts w:ascii="Cambria" w:eastAsia="Cambria" w:hAnsi="Cambria" w:cs="Cambria"/>
                <w:color w:val="000000"/>
                <w:sz w:val="28"/>
                <w:szCs w:val="28"/>
              </w:rPr>
              <w:t>ẽ</w:t>
            </w:r>
            <w:r>
              <w:rPr>
                <w:rFonts w:ascii="Cambria" w:eastAsia="Cambria" w:hAnsi="Cambria" w:cs="Cambria"/>
                <w:color w:val="000000"/>
                <w:sz w:val="28"/>
                <w:szCs w:val="28"/>
              </w:rPr>
              <w:t xml:space="preserve">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c</w:t>
            </w:r>
            <w:r>
              <w:rPr>
                <w:rFonts w:ascii="Cambria" w:eastAsia="Cambria" w:hAnsi="Cambria" w:cs="Cambria"/>
                <w:color w:val="000000"/>
                <w:sz w:val="28"/>
                <w:szCs w:val="28"/>
              </w:rPr>
              <w:t>ậ</w:t>
            </w:r>
            <w:r>
              <w:rPr>
                <w:rFonts w:ascii="Cambria" w:eastAsia="Cambria" w:hAnsi="Cambria" w:cs="Cambria"/>
                <w:color w:val="000000"/>
                <w:sz w:val="28"/>
                <w:szCs w:val="28"/>
              </w:rPr>
              <w:t>p nh</w:t>
            </w:r>
            <w:r>
              <w:rPr>
                <w:rFonts w:ascii="Cambria" w:eastAsia="Cambria" w:hAnsi="Cambria" w:cs="Cambria"/>
                <w:color w:val="000000"/>
                <w:sz w:val="28"/>
                <w:szCs w:val="28"/>
              </w:rPr>
              <w:t>ậ</w:t>
            </w:r>
            <w:r>
              <w:rPr>
                <w:rFonts w:ascii="Cambria" w:eastAsia="Cambria" w:hAnsi="Cambria" w:cs="Cambria"/>
                <w:color w:val="000000"/>
                <w:sz w:val="28"/>
                <w:szCs w:val="28"/>
              </w:rPr>
              <w:t>t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thông qua các ch</w:t>
            </w:r>
            <w:r>
              <w:rPr>
                <w:rFonts w:ascii="Cambria" w:eastAsia="Cambria" w:hAnsi="Cambria" w:cs="Cambria"/>
                <w:color w:val="000000"/>
                <w:sz w:val="28"/>
                <w:szCs w:val="28"/>
              </w:rPr>
              <w:t>ứ</w:t>
            </w:r>
            <w:r>
              <w:rPr>
                <w:rFonts w:ascii="Cambria" w:eastAsia="Cambria" w:hAnsi="Cambria" w:cs="Cambria"/>
                <w:color w:val="000000"/>
                <w:sz w:val="28"/>
                <w:szCs w:val="28"/>
              </w:rPr>
              <w:t>c năng c</w:t>
            </w:r>
            <w:r>
              <w:rPr>
                <w:rFonts w:ascii="Cambria" w:eastAsia="Cambria" w:hAnsi="Cambria" w:cs="Cambria"/>
                <w:color w:val="000000"/>
                <w:sz w:val="28"/>
                <w:szCs w:val="28"/>
              </w:rPr>
              <w:t>ủ</w:t>
            </w:r>
            <w:r>
              <w:rPr>
                <w:rFonts w:ascii="Cambria" w:eastAsia="Cambria" w:hAnsi="Cambria" w:cs="Cambria"/>
                <w:color w:val="000000"/>
                <w:sz w:val="28"/>
                <w:szCs w:val="28"/>
              </w:rPr>
              <w:t>a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và vi</w:t>
            </w:r>
            <w:r>
              <w:rPr>
                <w:rFonts w:ascii="Cambria" w:eastAsia="Cambria" w:hAnsi="Cambria" w:cs="Cambria"/>
                <w:color w:val="000000"/>
                <w:sz w:val="28"/>
                <w:szCs w:val="28"/>
              </w:rPr>
              <w:t>ệ</w:t>
            </w:r>
            <w:r>
              <w:rPr>
                <w:rFonts w:ascii="Cambria" w:eastAsia="Cambria" w:hAnsi="Cambria" w:cs="Cambria"/>
                <w:color w:val="000000"/>
                <w:sz w:val="28"/>
                <w:szCs w:val="28"/>
              </w:rPr>
              <w:t>c import các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d</w:t>
            </w:r>
            <w:r>
              <w:rPr>
                <w:rFonts w:ascii="Cambria" w:eastAsia="Cambria" w:hAnsi="Cambria" w:cs="Cambria"/>
                <w:color w:val="000000"/>
                <w:sz w:val="28"/>
                <w:szCs w:val="28"/>
              </w:rPr>
              <w:t>ạ</w:t>
            </w:r>
            <w:r>
              <w:rPr>
                <w:rFonts w:ascii="Cambria" w:eastAsia="Cambria" w:hAnsi="Cambria" w:cs="Cambria"/>
                <w:color w:val="000000"/>
                <w:sz w:val="28"/>
                <w:szCs w:val="28"/>
              </w:rPr>
              <w:t>ng c</w:t>
            </w:r>
            <w:r>
              <w:rPr>
                <w:rFonts w:ascii="Cambria" w:eastAsia="Cambria" w:hAnsi="Cambria" w:cs="Cambria"/>
                <w:color w:val="000000"/>
                <w:sz w:val="28"/>
                <w:szCs w:val="28"/>
              </w:rPr>
              <w:t>ấ</w:t>
            </w:r>
            <w:r>
              <w:rPr>
                <w:rFonts w:ascii="Cambria" w:eastAsia="Cambria" w:hAnsi="Cambria" w:cs="Cambria"/>
                <w:color w:val="000000"/>
                <w:sz w:val="28"/>
                <w:szCs w:val="28"/>
              </w:rPr>
              <w:t>u trúc vào CSDL s</w:t>
            </w:r>
            <w:r>
              <w:rPr>
                <w:rFonts w:ascii="Cambria" w:eastAsia="Cambria" w:hAnsi="Cambria" w:cs="Cambria"/>
                <w:color w:val="000000"/>
                <w:sz w:val="28"/>
                <w:szCs w:val="28"/>
              </w:rPr>
              <w:t>ẽ</w:t>
            </w:r>
            <w:r>
              <w:rPr>
                <w:rFonts w:ascii="Cambria" w:eastAsia="Cambria" w:hAnsi="Cambria" w:cs="Cambria"/>
                <w:color w:val="000000"/>
                <w:sz w:val="28"/>
                <w:szCs w:val="28"/>
              </w:rPr>
              <w:t xml:space="preserve"> đư</w:t>
            </w:r>
            <w:r>
              <w:rPr>
                <w:rFonts w:ascii="Cambria" w:eastAsia="Cambria" w:hAnsi="Cambria" w:cs="Cambria"/>
                <w:color w:val="000000"/>
                <w:sz w:val="28"/>
                <w:szCs w:val="28"/>
              </w:rPr>
              <w:t>ợ</w:t>
            </w:r>
            <w:r>
              <w:rPr>
                <w:rFonts w:ascii="Cambria" w:eastAsia="Cambria" w:hAnsi="Cambria" w:cs="Cambria"/>
                <w:color w:val="000000"/>
                <w:sz w:val="28"/>
                <w:szCs w:val="28"/>
              </w:rPr>
              <w:t>c cán b</w:t>
            </w:r>
            <w:r>
              <w:rPr>
                <w:rFonts w:ascii="Cambria" w:eastAsia="Cambria" w:hAnsi="Cambria" w:cs="Cambria"/>
                <w:color w:val="000000"/>
                <w:sz w:val="28"/>
                <w:szCs w:val="28"/>
              </w:rPr>
              <w:t>ộ</w:t>
            </w:r>
            <w:r>
              <w:rPr>
                <w:rFonts w:ascii="Cambria" w:eastAsia="Cambria" w:hAnsi="Cambria" w:cs="Cambria"/>
                <w:color w:val="000000"/>
                <w:sz w:val="28"/>
                <w:szCs w:val="28"/>
              </w:rPr>
              <w:t xml:space="preserve"> tri</w:t>
            </w:r>
            <w:r>
              <w:rPr>
                <w:rFonts w:ascii="Cambria" w:eastAsia="Cambria" w:hAnsi="Cambria" w:cs="Cambria"/>
                <w:color w:val="000000"/>
                <w:sz w:val="28"/>
                <w:szCs w:val="28"/>
              </w:rPr>
              <w:t>ể</w:t>
            </w:r>
            <w:r>
              <w:rPr>
                <w:rFonts w:ascii="Cambria" w:eastAsia="Cambria" w:hAnsi="Cambria" w:cs="Cambria"/>
                <w:color w:val="000000"/>
                <w:sz w:val="28"/>
                <w:szCs w:val="28"/>
              </w:rPr>
              <w:t>n khai h</w:t>
            </w:r>
            <w:r>
              <w:rPr>
                <w:rFonts w:ascii="Cambria" w:eastAsia="Cambria" w:hAnsi="Cambria" w:cs="Cambria"/>
                <w:color w:val="000000"/>
                <w:sz w:val="28"/>
                <w:szCs w:val="28"/>
              </w:rPr>
              <w:t>ỗ</w:t>
            </w:r>
            <w:r>
              <w:rPr>
                <w:rFonts w:ascii="Cambria" w:eastAsia="Cambria" w:hAnsi="Cambria" w:cs="Cambria"/>
                <w:color w:val="000000"/>
                <w:sz w:val="28"/>
                <w:szCs w:val="28"/>
              </w:rPr>
              <w:t xml:space="preserve"> t</w:t>
            </w:r>
            <w:r>
              <w:rPr>
                <w:rFonts w:ascii="Cambria" w:eastAsia="Cambria" w:hAnsi="Cambria" w:cs="Cambria"/>
                <w:color w:val="000000"/>
                <w:sz w:val="28"/>
                <w:szCs w:val="28"/>
              </w:rPr>
              <w:t>r</w:t>
            </w:r>
            <w:r>
              <w:rPr>
                <w:rFonts w:ascii="Cambria" w:eastAsia="Cambria" w:hAnsi="Cambria" w:cs="Cambria"/>
                <w:color w:val="000000"/>
                <w:sz w:val="28"/>
                <w:szCs w:val="28"/>
              </w:rPr>
              <w:t>ợ</w:t>
            </w:r>
            <w:r>
              <w:rPr>
                <w:rFonts w:ascii="Cambria" w:eastAsia="Cambria" w:hAnsi="Cambria" w:cs="Cambria"/>
                <w:color w:val="000000"/>
                <w:sz w:val="28"/>
                <w:szCs w:val="28"/>
              </w:rPr>
              <w:t xml:space="preserve"> ngư</w:t>
            </w:r>
            <w:r>
              <w:rPr>
                <w:rFonts w:ascii="Cambria" w:eastAsia="Cambria" w:hAnsi="Cambria" w:cs="Cambria"/>
                <w:color w:val="000000"/>
                <w:sz w:val="28"/>
                <w:szCs w:val="28"/>
              </w:rPr>
              <w:t>ờ</w:t>
            </w:r>
            <w:r>
              <w:rPr>
                <w:rFonts w:ascii="Cambria" w:eastAsia="Cambria" w:hAnsi="Cambria" w:cs="Cambria"/>
                <w:color w:val="000000"/>
                <w:sz w:val="28"/>
                <w:szCs w:val="28"/>
              </w:rPr>
              <w:t>i dùng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w:t>
            </w:r>
          </w:p>
        </w:tc>
      </w:tr>
      <w:tr w:rsidR="00B40AAF" w14:paraId="0E6B1041" w14:textId="77777777">
        <w:trPr>
          <w:trHeight w:val="2043"/>
        </w:trPr>
        <w:tc>
          <w:tcPr>
            <w:tcW w:w="746" w:type="dxa"/>
            <w:shd w:val="clear" w:color="auto" w:fill="auto"/>
            <w:vAlign w:val="center"/>
          </w:tcPr>
          <w:p w14:paraId="160B3E5A" w14:textId="77777777" w:rsidR="00B40AAF" w:rsidRDefault="00746E6D">
            <w:pPr>
              <w:spacing w:before="6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4</w:t>
            </w:r>
          </w:p>
        </w:tc>
        <w:tc>
          <w:tcPr>
            <w:tcW w:w="2634" w:type="dxa"/>
            <w:shd w:val="clear" w:color="auto" w:fill="auto"/>
            <w:vAlign w:val="center"/>
          </w:tcPr>
          <w:p w14:paraId="4863B858" w14:textId="77777777" w:rsidR="00B40AAF" w:rsidRDefault="00746E6D">
            <w:pPr>
              <w:spacing w:before="60" w:after="0" w:line="264" w:lineRule="auto"/>
              <w:jc w:val="left"/>
              <w:rPr>
                <w:rFonts w:ascii="Cambria" w:eastAsia="Cambria" w:hAnsi="Cambria" w:cs="Cambria"/>
                <w:color w:val="000000"/>
                <w:sz w:val="28"/>
                <w:szCs w:val="28"/>
              </w:rPr>
            </w:pPr>
            <w:r>
              <w:rPr>
                <w:rFonts w:ascii="Cambria" w:eastAsia="Cambria" w:hAnsi="Cambria" w:cs="Cambria"/>
                <w:color w:val="000000"/>
                <w:sz w:val="28"/>
                <w:szCs w:val="28"/>
              </w:rPr>
              <w:t>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Pháp ch</w:t>
            </w:r>
            <w:r>
              <w:rPr>
                <w:rFonts w:ascii="Cambria" w:eastAsia="Cambria" w:hAnsi="Cambria" w:cs="Cambria"/>
                <w:color w:val="000000"/>
                <w:sz w:val="28"/>
                <w:szCs w:val="28"/>
              </w:rPr>
              <w:t>ế</w:t>
            </w:r>
            <w:r>
              <w:rPr>
                <w:rFonts w:ascii="Cambria" w:eastAsia="Cambria" w:hAnsi="Cambria" w:cs="Cambria"/>
                <w:color w:val="000000"/>
                <w:sz w:val="28"/>
                <w:szCs w:val="28"/>
              </w:rPr>
              <w:t xml:space="preserve"> xây d</w:t>
            </w:r>
            <w:r>
              <w:rPr>
                <w:rFonts w:ascii="Cambria" w:eastAsia="Cambria" w:hAnsi="Cambria" w:cs="Cambria"/>
                <w:color w:val="000000"/>
                <w:sz w:val="28"/>
                <w:szCs w:val="28"/>
              </w:rPr>
              <w:t>ự</w:t>
            </w:r>
            <w:r>
              <w:rPr>
                <w:rFonts w:ascii="Cambria" w:eastAsia="Cambria" w:hAnsi="Cambria" w:cs="Cambria"/>
                <w:color w:val="000000"/>
                <w:sz w:val="28"/>
                <w:szCs w:val="28"/>
              </w:rPr>
              <w:t>ng.</w:t>
            </w:r>
          </w:p>
        </w:tc>
        <w:tc>
          <w:tcPr>
            <w:tcW w:w="5819" w:type="dxa"/>
            <w:shd w:val="clear" w:color="auto" w:fill="auto"/>
            <w:vAlign w:val="center"/>
          </w:tcPr>
          <w:p w14:paraId="34A3E3E8" w14:textId="77777777" w:rsidR="00B40AAF" w:rsidRDefault="00746E6D">
            <w:pPr>
              <w:spacing w:before="60" w:after="0" w:line="264" w:lineRule="auto"/>
              <w:rPr>
                <w:rFonts w:ascii="Cambria" w:eastAsia="Cambria" w:hAnsi="Cambria" w:cs="Cambria"/>
                <w:color w:val="000000"/>
                <w:sz w:val="28"/>
                <w:szCs w:val="28"/>
              </w:rPr>
            </w:pPr>
            <w:r>
              <w:rPr>
                <w:rFonts w:ascii="Cambria" w:eastAsia="Cambria" w:hAnsi="Cambria" w:cs="Cambria"/>
                <w:color w:val="000000"/>
                <w:sz w:val="28"/>
                <w:szCs w:val="28"/>
              </w:rPr>
              <w:t>Không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vi</w:t>
            </w:r>
            <w:r>
              <w:rPr>
                <w:rFonts w:ascii="Cambria" w:eastAsia="Cambria" w:hAnsi="Cambria" w:cs="Cambria"/>
                <w:color w:val="000000"/>
                <w:sz w:val="28"/>
                <w:szCs w:val="28"/>
              </w:rPr>
              <w:t>ệ</w:t>
            </w:r>
            <w:r>
              <w:rPr>
                <w:rFonts w:ascii="Cambria" w:eastAsia="Cambria" w:hAnsi="Cambria" w:cs="Cambria"/>
                <w:color w:val="000000"/>
                <w:sz w:val="28"/>
                <w:szCs w:val="28"/>
              </w:rPr>
              <w:t>c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đ</w:t>
            </w:r>
            <w:r>
              <w:rPr>
                <w:rFonts w:ascii="Cambria" w:eastAsia="Cambria" w:hAnsi="Cambria" w:cs="Cambria"/>
                <w:color w:val="000000"/>
                <w:sz w:val="28"/>
                <w:szCs w:val="28"/>
              </w:rPr>
              <w:t>ầ</w:t>
            </w:r>
            <w:r>
              <w:rPr>
                <w:rFonts w:ascii="Cambria" w:eastAsia="Cambria" w:hAnsi="Cambria" w:cs="Cambria"/>
                <w:color w:val="000000"/>
                <w:sz w:val="28"/>
                <w:szCs w:val="28"/>
              </w:rPr>
              <w:t>u k</w:t>
            </w:r>
            <w:r>
              <w:rPr>
                <w:rFonts w:ascii="Cambria" w:eastAsia="Cambria" w:hAnsi="Cambria" w:cs="Cambria"/>
                <w:color w:val="000000"/>
                <w:sz w:val="28"/>
                <w:szCs w:val="28"/>
              </w:rPr>
              <w:t>ỳ</w:t>
            </w:r>
            <w:r>
              <w:rPr>
                <w:rFonts w:ascii="Cambria" w:eastAsia="Cambria" w:hAnsi="Cambria" w:cs="Cambria"/>
                <w:color w:val="000000"/>
                <w:sz w:val="28"/>
                <w:szCs w:val="28"/>
              </w:rPr>
              <w:t xml:space="preserve"> do h</w:t>
            </w:r>
            <w:r>
              <w:rPr>
                <w:rFonts w:ascii="Cambria" w:eastAsia="Cambria" w:hAnsi="Cambria" w:cs="Cambria"/>
                <w:color w:val="000000"/>
                <w:sz w:val="28"/>
                <w:szCs w:val="28"/>
              </w:rPr>
              <w:t>ầ</w:t>
            </w:r>
            <w:r>
              <w:rPr>
                <w:rFonts w:ascii="Cambria" w:eastAsia="Cambria" w:hAnsi="Cambria" w:cs="Cambria"/>
                <w:color w:val="000000"/>
                <w:sz w:val="28"/>
                <w:szCs w:val="28"/>
              </w:rPr>
              <w:t>u h</w:t>
            </w:r>
            <w:r>
              <w:rPr>
                <w:rFonts w:ascii="Cambria" w:eastAsia="Cambria" w:hAnsi="Cambria" w:cs="Cambria"/>
                <w:color w:val="000000"/>
                <w:sz w:val="28"/>
                <w:szCs w:val="28"/>
              </w:rPr>
              <w:t>ế</w:t>
            </w:r>
            <w:r>
              <w:rPr>
                <w:rFonts w:ascii="Cambria" w:eastAsia="Cambria" w:hAnsi="Cambria" w:cs="Cambria"/>
                <w:color w:val="000000"/>
                <w:sz w:val="28"/>
                <w:szCs w:val="28"/>
              </w:rPr>
              <w:t>t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đang n</w:t>
            </w:r>
            <w:r>
              <w:rPr>
                <w:rFonts w:ascii="Cambria" w:eastAsia="Cambria" w:hAnsi="Cambria" w:cs="Cambria"/>
                <w:color w:val="000000"/>
                <w:sz w:val="28"/>
                <w:szCs w:val="28"/>
              </w:rPr>
              <w:t>ằ</w:t>
            </w:r>
            <w:r>
              <w:rPr>
                <w:rFonts w:ascii="Cambria" w:eastAsia="Cambria" w:hAnsi="Cambria" w:cs="Cambria"/>
                <w:color w:val="000000"/>
                <w:sz w:val="28"/>
                <w:szCs w:val="28"/>
              </w:rPr>
              <w:t xml:space="preserve">m </w:t>
            </w:r>
            <w:r>
              <w:rPr>
                <w:rFonts w:ascii="Cambria" w:eastAsia="Cambria" w:hAnsi="Cambria" w:cs="Cambria"/>
                <w:color w:val="000000"/>
                <w:sz w:val="28"/>
                <w:szCs w:val="28"/>
              </w:rPr>
              <w:t>ở</w:t>
            </w:r>
            <w:r>
              <w:rPr>
                <w:rFonts w:ascii="Cambria" w:eastAsia="Cambria" w:hAnsi="Cambria" w:cs="Cambria"/>
                <w:color w:val="000000"/>
                <w:sz w:val="28"/>
                <w:szCs w:val="28"/>
              </w:rPr>
              <w:t xml:space="preserve"> d</w:t>
            </w:r>
            <w:r>
              <w:rPr>
                <w:rFonts w:ascii="Cambria" w:eastAsia="Cambria" w:hAnsi="Cambria" w:cs="Cambria"/>
                <w:color w:val="000000"/>
                <w:sz w:val="28"/>
                <w:szCs w:val="28"/>
              </w:rPr>
              <w:t>ạ</w:t>
            </w:r>
            <w:r>
              <w:rPr>
                <w:rFonts w:ascii="Cambria" w:eastAsia="Cambria" w:hAnsi="Cambria" w:cs="Cambria"/>
                <w:color w:val="000000"/>
                <w:sz w:val="28"/>
                <w:szCs w:val="28"/>
              </w:rPr>
              <w:t>ng words/excel. Ngư</w:t>
            </w:r>
            <w:r>
              <w:rPr>
                <w:rFonts w:ascii="Cambria" w:eastAsia="Cambria" w:hAnsi="Cambria" w:cs="Cambria"/>
                <w:color w:val="000000"/>
                <w:sz w:val="28"/>
                <w:szCs w:val="28"/>
              </w:rPr>
              <w:t>ờ</w:t>
            </w:r>
            <w:r>
              <w:rPr>
                <w:rFonts w:ascii="Cambria" w:eastAsia="Cambria" w:hAnsi="Cambria" w:cs="Cambria"/>
                <w:color w:val="000000"/>
                <w:sz w:val="28"/>
                <w:szCs w:val="28"/>
              </w:rPr>
              <w:t>i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s</w:t>
            </w:r>
            <w:r>
              <w:rPr>
                <w:rFonts w:ascii="Cambria" w:eastAsia="Cambria" w:hAnsi="Cambria" w:cs="Cambria"/>
                <w:color w:val="000000"/>
                <w:sz w:val="28"/>
                <w:szCs w:val="28"/>
              </w:rPr>
              <w:t>ẽ</w:t>
            </w:r>
            <w:r>
              <w:rPr>
                <w:rFonts w:ascii="Cambria" w:eastAsia="Cambria" w:hAnsi="Cambria" w:cs="Cambria"/>
                <w:color w:val="000000"/>
                <w:sz w:val="28"/>
                <w:szCs w:val="28"/>
              </w:rPr>
              <w:t xml:space="preserve">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c</w:t>
            </w:r>
            <w:r>
              <w:rPr>
                <w:rFonts w:ascii="Cambria" w:eastAsia="Cambria" w:hAnsi="Cambria" w:cs="Cambria"/>
                <w:color w:val="000000"/>
                <w:sz w:val="28"/>
                <w:szCs w:val="28"/>
              </w:rPr>
              <w:t>ậ</w:t>
            </w:r>
            <w:r>
              <w:rPr>
                <w:rFonts w:ascii="Cambria" w:eastAsia="Cambria" w:hAnsi="Cambria" w:cs="Cambria"/>
                <w:color w:val="000000"/>
                <w:sz w:val="28"/>
                <w:szCs w:val="28"/>
              </w:rPr>
              <w:t>p nh</w:t>
            </w:r>
            <w:r>
              <w:rPr>
                <w:rFonts w:ascii="Cambria" w:eastAsia="Cambria" w:hAnsi="Cambria" w:cs="Cambria"/>
                <w:color w:val="000000"/>
                <w:sz w:val="28"/>
                <w:szCs w:val="28"/>
              </w:rPr>
              <w:t>ậ</w:t>
            </w:r>
            <w:r>
              <w:rPr>
                <w:rFonts w:ascii="Cambria" w:eastAsia="Cambria" w:hAnsi="Cambria" w:cs="Cambria"/>
                <w:color w:val="000000"/>
                <w:sz w:val="28"/>
                <w:szCs w:val="28"/>
              </w:rPr>
              <w:t>t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thông qua các ch</w:t>
            </w:r>
            <w:r>
              <w:rPr>
                <w:rFonts w:ascii="Cambria" w:eastAsia="Cambria" w:hAnsi="Cambria" w:cs="Cambria"/>
                <w:color w:val="000000"/>
                <w:sz w:val="28"/>
                <w:szCs w:val="28"/>
              </w:rPr>
              <w:t>ứ</w:t>
            </w:r>
            <w:r>
              <w:rPr>
                <w:rFonts w:ascii="Cambria" w:eastAsia="Cambria" w:hAnsi="Cambria" w:cs="Cambria"/>
                <w:color w:val="000000"/>
                <w:sz w:val="28"/>
                <w:szCs w:val="28"/>
              </w:rPr>
              <w:t>c năng c</w:t>
            </w:r>
            <w:r>
              <w:rPr>
                <w:rFonts w:ascii="Cambria" w:eastAsia="Cambria" w:hAnsi="Cambria" w:cs="Cambria"/>
                <w:color w:val="000000"/>
                <w:sz w:val="28"/>
                <w:szCs w:val="28"/>
              </w:rPr>
              <w:t>ủ</w:t>
            </w:r>
            <w:r>
              <w:rPr>
                <w:rFonts w:ascii="Cambria" w:eastAsia="Cambria" w:hAnsi="Cambria" w:cs="Cambria"/>
                <w:color w:val="000000"/>
                <w:sz w:val="28"/>
                <w:szCs w:val="28"/>
              </w:rPr>
              <w:t>a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và vi</w:t>
            </w:r>
            <w:r>
              <w:rPr>
                <w:rFonts w:ascii="Cambria" w:eastAsia="Cambria" w:hAnsi="Cambria" w:cs="Cambria"/>
                <w:color w:val="000000"/>
                <w:sz w:val="28"/>
                <w:szCs w:val="28"/>
              </w:rPr>
              <w:t>ệ</w:t>
            </w:r>
            <w:r>
              <w:rPr>
                <w:rFonts w:ascii="Cambria" w:eastAsia="Cambria" w:hAnsi="Cambria" w:cs="Cambria"/>
                <w:color w:val="000000"/>
                <w:sz w:val="28"/>
                <w:szCs w:val="28"/>
              </w:rPr>
              <w:t>c import các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d</w:t>
            </w:r>
            <w:r>
              <w:rPr>
                <w:rFonts w:ascii="Cambria" w:eastAsia="Cambria" w:hAnsi="Cambria" w:cs="Cambria"/>
                <w:color w:val="000000"/>
                <w:sz w:val="28"/>
                <w:szCs w:val="28"/>
              </w:rPr>
              <w:t>ạ</w:t>
            </w:r>
            <w:r>
              <w:rPr>
                <w:rFonts w:ascii="Cambria" w:eastAsia="Cambria" w:hAnsi="Cambria" w:cs="Cambria"/>
                <w:color w:val="000000"/>
                <w:sz w:val="28"/>
                <w:szCs w:val="28"/>
              </w:rPr>
              <w:t>ng c</w:t>
            </w:r>
            <w:r>
              <w:rPr>
                <w:rFonts w:ascii="Cambria" w:eastAsia="Cambria" w:hAnsi="Cambria" w:cs="Cambria"/>
                <w:color w:val="000000"/>
                <w:sz w:val="28"/>
                <w:szCs w:val="28"/>
              </w:rPr>
              <w:t>ấ</w:t>
            </w:r>
            <w:r>
              <w:rPr>
                <w:rFonts w:ascii="Cambria" w:eastAsia="Cambria" w:hAnsi="Cambria" w:cs="Cambria"/>
                <w:color w:val="000000"/>
                <w:sz w:val="28"/>
                <w:szCs w:val="28"/>
              </w:rPr>
              <w:t>u trúc vào CSDL s</w:t>
            </w:r>
            <w:r>
              <w:rPr>
                <w:rFonts w:ascii="Cambria" w:eastAsia="Cambria" w:hAnsi="Cambria" w:cs="Cambria"/>
                <w:color w:val="000000"/>
                <w:sz w:val="28"/>
                <w:szCs w:val="28"/>
              </w:rPr>
              <w:t>ẽ</w:t>
            </w:r>
            <w:r>
              <w:rPr>
                <w:rFonts w:ascii="Cambria" w:eastAsia="Cambria" w:hAnsi="Cambria" w:cs="Cambria"/>
                <w:color w:val="000000"/>
                <w:sz w:val="28"/>
                <w:szCs w:val="28"/>
              </w:rPr>
              <w:t xml:space="preserve"> đư</w:t>
            </w:r>
            <w:r>
              <w:rPr>
                <w:rFonts w:ascii="Cambria" w:eastAsia="Cambria" w:hAnsi="Cambria" w:cs="Cambria"/>
                <w:color w:val="000000"/>
                <w:sz w:val="28"/>
                <w:szCs w:val="28"/>
              </w:rPr>
              <w:t>ợ</w:t>
            </w:r>
            <w:r>
              <w:rPr>
                <w:rFonts w:ascii="Cambria" w:eastAsia="Cambria" w:hAnsi="Cambria" w:cs="Cambria"/>
                <w:color w:val="000000"/>
                <w:sz w:val="28"/>
                <w:szCs w:val="28"/>
              </w:rPr>
              <w:t>c cán b</w:t>
            </w:r>
            <w:r>
              <w:rPr>
                <w:rFonts w:ascii="Cambria" w:eastAsia="Cambria" w:hAnsi="Cambria" w:cs="Cambria"/>
                <w:color w:val="000000"/>
                <w:sz w:val="28"/>
                <w:szCs w:val="28"/>
              </w:rPr>
              <w:t>ộ</w:t>
            </w:r>
            <w:r>
              <w:rPr>
                <w:rFonts w:ascii="Cambria" w:eastAsia="Cambria" w:hAnsi="Cambria" w:cs="Cambria"/>
                <w:color w:val="000000"/>
                <w:sz w:val="28"/>
                <w:szCs w:val="28"/>
              </w:rPr>
              <w:t xml:space="preserve"> tri</w:t>
            </w:r>
            <w:r>
              <w:rPr>
                <w:rFonts w:ascii="Cambria" w:eastAsia="Cambria" w:hAnsi="Cambria" w:cs="Cambria"/>
                <w:color w:val="000000"/>
                <w:sz w:val="28"/>
                <w:szCs w:val="28"/>
              </w:rPr>
              <w:t>ể</w:t>
            </w:r>
            <w:r>
              <w:rPr>
                <w:rFonts w:ascii="Cambria" w:eastAsia="Cambria" w:hAnsi="Cambria" w:cs="Cambria"/>
                <w:color w:val="000000"/>
                <w:sz w:val="28"/>
                <w:szCs w:val="28"/>
              </w:rPr>
              <w:t>n khai h</w:t>
            </w:r>
            <w:r>
              <w:rPr>
                <w:rFonts w:ascii="Cambria" w:eastAsia="Cambria" w:hAnsi="Cambria" w:cs="Cambria"/>
                <w:color w:val="000000"/>
                <w:sz w:val="28"/>
                <w:szCs w:val="28"/>
              </w:rPr>
              <w:t>ỗ</w:t>
            </w:r>
            <w:r>
              <w:rPr>
                <w:rFonts w:ascii="Cambria" w:eastAsia="Cambria" w:hAnsi="Cambria" w:cs="Cambria"/>
                <w:color w:val="000000"/>
                <w:sz w:val="28"/>
                <w:szCs w:val="28"/>
              </w:rPr>
              <w:t xml:space="preserve"> t</w:t>
            </w:r>
            <w:r>
              <w:rPr>
                <w:rFonts w:ascii="Cambria" w:eastAsia="Cambria" w:hAnsi="Cambria" w:cs="Cambria"/>
                <w:color w:val="000000"/>
                <w:sz w:val="28"/>
                <w:szCs w:val="28"/>
              </w:rPr>
              <w:t>r</w:t>
            </w:r>
            <w:r>
              <w:rPr>
                <w:rFonts w:ascii="Cambria" w:eastAsia="Cambria" w:hAnsi="Cambria" w:cs="Cambria"/>
                <w:color w:val="000000"/>
                <w:sz w:val="28"/>
                <w:szCs w:val="28"/>
              </w:rPr>
              <w:t>ợ</w:t>
            </w:r>
            <w:r>
              <w:rPr>
                <w:rFonts w:ascii="Cambria" w:eastAsia="Cambria" w:hAnsi="Cambria" w:cs="Cambria"/>
                <w:color w:val="000000"/>
                <w:sz w:val="28"/>
                <w:szCs w:val="28"/>
              </w:rPr>
              <w:t xml:space="preserve"> ngư</w:t>
            </w:r>
            <w:r>
              <w:rPr>
                <w:rFonts w:ascii="Cambria" w:eastAsia="Cambria" w:hAnsi="Cambria" w:cs="Cambria"/>
                <w:color w:val="000000"/>
                <w:sz w:val="28"/>
                <w:szCs w:val="28"/>
              </w:rPr>
              <w:t>ờ</w:t>
            </w:r>
            <w:r>
              <w:rPr>
                <w:rFonts w:ascii="Cambria" w:eastAsia="Cambria" w:hAnsi="Cambria" w:cs="Cambria"/>
                <w:color w:val="000000"/>
                <w:sz w:val="28"/>
                <w:szCs w:val="28"/>
              </w:rPr>
              <w:t>i dùng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w:t>
            </w:r>
          </w:p>
        </w:tc>
      </w:tr>
      <w:tr w:rsidR="00B40AAF" w14:paraId="67C95705" w14:textId="77777777">
        <w:trPr>
          <w:trHeight w:val="2308"/>
        </w:trPr>
        <w:tc>
          <w:tcPr>
            <w:tcW w:w="746" w:type="dxa"/>
            <w:shd w:val="clear" w:color="auto" w:fill="auto"/>
            <w:vAlign w:val="center"/>
          </w:tcPr>
          <w:p w14:paraId="3C5B4057" w14:textId="77777777" w:rsidR="00B40AAF" w:rsidRDefault="00746E6D">
            <w:pPr>
              <w:spacing w:before="6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lastRenderedPageBreak/>
              <w:t>5</w:t>
            </w:r>
          </w:p>
        </w:tc>
        <w:tc>
          <w:tcPr>
            <w:tcW w:w="2634" w:type="dxa"/>
            <w:shd w:val="clear" w:color="auto" w:fill="auto"/>
            <w:vAlign w:val="center"/>
          </w:tcPr>
          <w:p w14:paraId="13C02253" w14:textId="77777777" w:rsidR="00B40AAF" w:rsidRDefault="00746E6D">
            <w:pPr>
              <w:spacing w:before="60" w:after="0" w:line="264" w:lineRule="auto"/>
              <w:rPr>
                <w:rFonts w:ascii="Cambria" w:eastAsia="Cambria" w:hAnsi="Cambria" w:cs="Cambria"/>
                <w:color w:val="000000"/>
                <w:sz w:val="28"/>
                <w:szCs w:val="28"/>
              </w:rPr>
            </w:pPr>
            <w:r>
              <w:rPr>
                <w:rFonts w:ascii="Cambria" w:eastAsia="Cambria" w:hAnsi="Cambria" w:cs="Cambria"/>
                <w:color w:val="000000"/>
                <w:sz w:val="28"/>
                <w:szCs w:val="28"/>
              </w:rPr>
              <w:t>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Qu</w:t>
            </w:r>
            <w:r>
              <w:rPr>
                <w:rFonts w:ascii="Cambria" w:eastAsia="Cambria" w:hAnsi="Cambria" w:cs="Cambria"/>
                <w:color w:val="000000"/>
                <w:sz w:val="28"/>
                <w:szCs w:val="28"/>
              </w:rPr>
              <w:t>ả</w:t>
            </w:r>
            <w:r>
              <w:rPr>
                <w:rFonts w:ascii="Cambria" w:eastAsia="Cambria" w:hAnsi="Cambria" w:cs="Cambria"/>
                <w:color w:val="000000"/>
                <w:sz w:val="28"/>
                <w:szCs w:val="28"/>
              </w:rPr>
              <w:t>n lý v</w:t>
            </w:r>
            <w:r>
              <w:rPr>
                <w:rFonts w:ascii="Cambria" w:eastAsia="Cambria" w:hAnsi="Cambria" w:cs="Cambria"/>
                <w:color w:val="000000"/>
                <w:sz w:val="28"/>
                <w:szCs w:val="28"/>
              </w:rPr>
              <w:t>ậ</w:t>
            </w:r>
            <w:r>
              <w:rPr>
                <w:rFonts w:ascii="Cambria" w:eastAsia="Cambria" w:hAnsi="Cambria" w:cs="Cambria"/>
                <w:color w:val="000000"/>
                <w:sz w:val="28"/>
                <w:szCs w:val="28"/>
              </w:rPr>
              <w:t>t li</w:t>
            </w:r>
            <w:r>
              <w:rPr>
                <w:rFonts w:ascii="Cambria" w:eastAsia="Cambria" w:hAnsi="Cambria" w:cs="Cambria"/>
                <w:color w:val="000000"/>
                <w:sz w:val="28"/>
                <w:szCs w:val="28"/>
              </w:rPr>
              <w:t>ệ</w:t>
            </w:r>
            <w:r>
              <w:rPr>
                <w:rFonts w:ascii="Cambria" w:eastAsia="Cambria" w:hAnsi="Cambria" w:cs="Cambria"/>
                <w:color w:val="000000"/>
                <w:sz w:val="28"/>
                <w:szCs w:val="28"/>
              </w:rPr>
              <w:t>u xây d</w:t>
            </w:r>
            <w:r>
              <w:rPr>
                <w:rFonts w:ascii="Cambria" w:eastAsia="Cambria" w:hAnsi="Cambria" w:cs="Cambria"/>
                <w:color w:val="000000"/>
                <w:sz w:val="28"/>
                <w:szCs w:val="28"/>
              </w:rPr>
              <w:t>ự</w:t>
            </w:r>
            <w:r>
              <w:rPr>
                <w:rFonts w:ascii="Cambria" w:eastAsia="Cambria" w:hAnsi="Cambria" w:cs="Cambria"/>
                <w:color w:val="000000"/>
                <w:sz w:val="28"/>
                <w:szCs w:val="28"/>
              </w:rPr>
              <w:t>ng.</w:t>
            </w:r>
          </w:p>
        </w:tc>
        <w:tc>
          <w:tcPr>
            <w:tcW w:w="5819" w:type="dxa"/>
            <w:shd w:val="clear" w:color="auto" w:fill="auto"/>
            <w:vAlign w:val="center"/>
          </w:tcPr>
          <w:p w14:paraId="4CF18006" w14:textId="77777777" w:rsidR="00B40AAF" w:rsidRDefault="00746E6D">
            <w:pPr>
              <w:spacing w:before="60" w:after="0" w:line="264" w:lineRule="auto"/>
              <w:rPr>
                <w:rFonts w:ascii="Cambria" w:eastAsia="Cambria" w:hAnsi="Cambria" w:cs="Cambria"/>
                <w:color w:val="000000"/>
                <w:sz w:val="28"/>
                <w:szCs w:val="28"/>
              </w:rPr>
            </w:pPr>
            <w:r>
              <w:rPr>
                <w:rFonts w:ascii="Cambria" w:eastAsia="Cambria" w:hAnsi="Cambria" w:cs="Cambria"/>
                <w:color w:val="000000"/>
                <w:sz w:val="28"/>
                <w:szCs w:val="28"/>
              </w:rPr>
              <w:t>Không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vi</w:t>
            </w:r>
            <w:r>
              <w:rPr>
                <w:rFonts w:ascii="Cambria" w:eastAsia="Cambria" w:hAnsi="Cambria" w:cs="Cambria"/>
                <w:color w:val="000000"/>
                <w:sz w:val="28"/>
                <w:szCs w:val="28"/>
              </w:rPr>
              <w:t>ệ</w:t>
            </w:r>
            <w:r>
              <w:rPr>
                <w:rFonts w:ascii="Cambria" w:eastAsia="Cambria" w:hAnsi="Cambria" w:cs="Cambria"/>
                <w:color w:val="000000"/>
                <w:sz w:val="28"/>
                <w:szCs w:val="28"/>
              </w:rPr>
              <w:t>c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đ</w:t>
            </w:r>
            <w:r>
              <w:rPr>
                <w:rFonts w:ascii="Cambria" w:eastAsia="Cambria" w:hAnsi="Cambria" w:cs="Cambria"/>
                <w:color w:val="000000"/>
                <w:sz w:val="28"/>
                <w:szCs w:val="28"/>
              </w:rPr>
              <w:t>ầ</w:t>
            </w:r>
            <w:r>
              <w:rPr>
                <w:rFonts w:ascii="Cambria" w:eastAsia="Cambria" w:hAnsi="Cambria" w:cs="Cambria"/>
                <w:color w:val="000000"/>
                <w:sz w:val="28"/>
                <w:szCs w:val="28"/>
              </w:rPr>
              <w:t>u k</w:t>
            </w:r>
            <w:r>
              <w:rPr>
                <w:rFonts w:ascii="Cambria" w:eastAsia="Cambria" w:hAnsi="Cambria" w:cs="Cambria"/>
                <w:color w:val="000000"/>
                <w:sz w:val="28"/>
                <w:szCs w:val="28"/>
              </w:rPr>
              <w:t>ỳ</w:t>
            </w:r>
            <w:r>
              <w:rPr>
                <w:rFonts w:ascii="Cambria" w:eastAsia="Cambria" w:hAnsi="Cambria" w:cs="Cambria"/>
                <w:color w:val="000000"/>
                <w:sz w:val="28"/>
                <w:szCs w:val="28"/>
              </w:rPr>
              <w:t xml:space="preserve"> do h</w:t>
            </w:r>
            <w:r>
              <w:rPr>
                <w:rFonts w:ascii="Cambria" w:eastAsia="Cambria" w:hAnsi="Cambria" w:cs="Cambria"/>
                <w:color w:val="000000"/>
                <w:sz w:val="28"/>
                <w:szCs w:val="28"/>
              </w:rPr>
              <w:t>ầ</w:t>
            </w:r>
            <w:r>
              <w:rPr>
                <w:rFonts w:ascii="Cambria" w:eastAsia="Cambria" w:hAnsi="Cambria" w:cs="Cambria"/>
                <w:color w:val="000000"/>
                <w:sz w:val="28"/>
                <w:szCs w:val="28"/>
              </w:rPr>
              <w:t>u h</w:t>
            </w:r>
            <w:r>
              <w:rPr>
                <w:rFonts w:ascii="Cambria" w:eastAsia="Cambria" w:hAnsi="Cambria" w:cs="Cambria"/>
                <w:color w:val="000000"/>
                <w:sz w:val="28"/>
                <w:szCs w:val="28"/>
              </w:rPr>
              <w:t>ế</w:t>
            </w:r>
            <w:r>
              <w:rPr>
                <w:rFonts w:ascii="Cambria" w:eastAsia="Cambria" w:hAnsi="Cambria" w:cs="Cambria"/>
                <w:color w:val="000000"/>
                <w:sz w:val="28"/>
                <w:szCs w:val="28"/>
              </w:rPr>
              <w:t>t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đang n</w:t>
            </w:r>
            <w:r>
              <w:rPr>
                <w:rFonts w:ascii="Cambria" w:eastAsia="Cambria" w:hAnsi="Cambria" w:cs="Cambria"/>
                <w:color w:val="000000"/>
                <w:sz w:val="28"/>
                <w:szCs w:val="28"/>
              </w:rPr>
              <w:t>ằ</w:t>
            </w:r>
            <w:r>
              <w:rPr>
                <w:rFonts w:ascii="Cambria" w:eastAsia="Cambria" w:hAnsi="Cambria" w:cs="Cambria"/>
                <w:color w:val="000000"/>
                <w:sz w:val="28"/>
                <w:szCs w:val="28"/>
              </w:rPr>
              <w:t xml:space="preserve">m </w:t>
            </w:r>
            <w:r>
              <w:rPr>
                <w:rFonts w:ascii="Cambria" w:eastAsia="Cambria" w:hAnsi="Cambria" w:cs="Cambria"/>
                <w:color w:val="000000"/>
                <w:sz w:val="28"/>
                <w:szCs w:val="28"/>
              </w:rPr>
              <w:t>ở</w:t>
            </w:r>
            <w:r>
              <w:rPr>
                <w:rFonts w:ascii="Cambria" w:eastAsia="Cambria" w:hAnsi="Cambria" w:cs="Cambria"/>
                <w:color w:val="000000"/>
                <w:sz w:val="28"/>
                <w:szCs w:val="28"/>
              </w:rPr>
              <w:t xml:space="preserve"> d</w:t>
            </w:r>
            <w:r>
              <w:rPr>
                <w:rFonts w:ascii="Cambria" w:eastAsia="Cambria" w:hAnsi="Cambria" w:cs="Cambria"/>
                <w:color w:val="000000"/>
                <w:sz w:val="28"/>
                <w:szCs w:val="28"/>
              </w:rPr>
              <w:t>ạ</w:t>
            </w:r>
            <w:r>
              <w:rPr>
                <w:rFonts w:ascii="Cambria" w:eastAsia="Cambria" w:hAnsi="Cambria" w:cs="Cambria"/>
                <w:color w:val="000000"/>
                <w:sz w:val="28"/>
                <w:szCs w:val="28"/>
              </w:rPr>
              <w:t>ng words/excel. Ngư</w:t>
            </w:r>
            <w:r>
              <w:rPr>
                <w:rFonts w:ascii="Cambria" w:eastAsia="Cambria" w:hAnsi="Cambria" w:cs="Cambria"/>
                <w:color w:val="000000"/>
                <w:sz w:val="28"/>
                <w:szCs w:val="28"/>
              </w:rPr>
              <w:t>ờ</w:t>
            </w:r>
            <w:r>
              <w:rPr>
                <w:rFonts w:ascii="Cambria" w:eastAsia="Cambria" w:hAnsi="Cambria" w:cs="Cambria"/>
                <w:color w:val="000000"/>
                <w:sz w:val="28"/>
                <w:szCs w:val="28"/>
              </w:rPr>
              <w:t>i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s</w:t>
            </w:r>
            <w:r>
              <w:rPr>
                <w:rFonts w:ascii="Cambria" w:eastAsia="Cambria" w:hAnsi="Cambria" w:cs="Cambria"/>
                <w:color w:val="000000"/>
                <w:sz w:val="28"/>
                <w:szCs w:val="28"/>
              </w:rPr>
              <w:t>ẽ</w:t>
            </w:r>
            <w:r>
              <w:rPr>
                <w:rFonts w:ascii="Cambria" w:eastAsia="Cambria" w:hAnsi="Cambria" w:cs="Cambria"/>
                <w:color w:val="000000"/>
                <w:sz w:val="28"/>
                <w:szCs w:val="28"/>
              </w:rPr>
              <w:t xml:space="preserve">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c</w:t>
            </w:r>
            <w:r>
              <w:rPr>
                <w:rFonts w:ascii="Cambria" w:eastAsia="Cambria" w:hAnsi="Cambria" w:cs="Cambria"/>
                <w:color w:val="000000"/>
                <w:sz w:val="28"/>
                <w:szCs w:val="28"/>
              </w:rPr>
              <w:t>ậ</w:t>
            </w:r>
            <w:r>
              <w:rPr>
                <w:rFonts w:ascii="Cambria" w:eastAsia="Cambria" w:hAnsi="Cambria" w:cs="Cambria"/>
                <w:color w:val="000000"/>
                <w:sz w:val="28"/>
                <w:szCs w:val="28"/>
              </w:rPr>
              <w:t>p nh</w:t>
            </w:r>
            <w:r>
              <w:rPr>
                <w:rFonts w:ascii="Cambria" w:eastAsia="Cambria" w:hAnsi="Cambria" w:cs="Cambria"/>
                <w:color w:val="000000"/>
                <w:sz w:val="28"/>
                <w:szCs w:val="28"/>
              </w:rPr>
              <w:t>ậ</w:t>
            </w:r>
            <w:r>
              <w:rPr>
                <w:rFonts w:ascii="Cambria" w:eastAsia="Cambria" w:hAnsi="Cambria" w:cs="Cambria"/>
                <w:color w:val="000000"/>
                <w:sz w:val="28"/>
                <w:szCs w:val="28"/>
              </w:rPr>
              <w:t>t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thông qua các ch</w:t>
            </w:r>
            <w:r>
              <w:rPr>
                <w:rFonts w:ascii="Cambria" w:eastAsia="Cambria" w:hAnsi="Cambria" w:cs="Cambria"/>
                <w:color w:val="000000"/>
                <w:sz w:val="28"/>
                <w:szCs w:val="28"/>
              </w:rPr>
              <w:t>ứ</w:t>
            </w:r>
            <w:r>
              <w:rPr>
                <w:rFonts w:ascii="Cambria" w:eastAsia="Cambria" w:hAnsi="Cambria" w:cs="Cambria"/>
                <w:color w:val="000000"/>
                <w:sz w:val="28"/>
                <w:szCs w:val="28"/>
              </w:rPr>
              <w:t>c năng c</w:t>
            </w:r>
            <w:r>
              <w:rPr>
                <w:rFonts w:ascii="Cambria" w:eastAsia="Cambria" w:hAnsi="Cambria" w:cs="Cambria"/>
                <w:color w:val="000000"/>
                <w:sz w:val="28"/>
                <w:szCs w:val="28"/>
              </w:rPr>
              <w:t>ủ</w:t>
            </w:r>
            <w:r>
              <w:rPr>
                <w:rFonts w:ascii="Cambria" w:eastAsia="Cambria" w:hAnsi="Cambria" w:cs="Cambria"/>
                <w:color w:val="000000"/>
                <w:sz w:val="28"/>
                <w:szCs w:val="28"/>
              </w:rPr>
              <w:t>a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và vi</w:t>
            </w:r>
            <w:r>
              <w:rPr>
                <w:rFonts w:ascii="Cambria" w:eastAsia="Cambria" w:hAnsi="Cambria" w:cs="Cambria"/>
                <w:color w:val="000000"/>
                <w:sz w:val="28"/>
                <w:szCs w:val="28"/>
              </w:rPr>
              <w:t>ệ</w:t>
            </w:r>
            <w:r>
              <w:rPr>
                <w:rFonts w:ascii="Cambria" w:eastAsia="Cambria" w:hAnsi="Cambria" w:cs="Cambria"/>
                <w:color w:val="000000"/>
                <w:sz w:val="28"/>
                <w:szCs w:val="28"/>
              </w:rPr>
              <w:t>c import các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d</w:t>
            </w:r>
            <w:r>
              <w:rPr>
                <w:rFonts w:ascii="Cambria" w:eastAsia="Cambria" w:hAnsi="Cambria" w:cs="Cambria"/>
                <w:color w:val="000000"/>
                <w:sz w:val="28"/>
                <w:szCs w:val="28"/>
              </w:rPr>
              <w:t>ạ</w:t>
            </w:r>
            <w:r>
              <w:rPr>
                <w:rFonts w:ascii="Cambria" w:eastAsia="Cambria" w:hAnsi="Cambria" w:cs="Cambria"/>
                <w:color w:val="000000"/>
                <w:sz w:val="28"/>
                <w:szCs w:val="28"/>
              </w:rPr>
              <w:t>ng c</w:t>
            </w:r>
            <w:r>
              <w:rPr>
                <w:rFonts w:ascii="Cambria" w:eastAsia="Cambria" w:hAnsi="Cambria" w:cs="Cambria"/>
                <w:color w:val="000000"/>
                <w:sz w:val="28"/>
                <w:szCs w:val="28"/>
              </w:rPr>
              <w:t>ấ</w:t>
            </w:r>
            <w:r>
              <w:rPr>
                <w:rFonts w:ascii="Cambria" w:eastAsia="Cambria" w:hAnsi="Cambria" w:cs="Cambria"/>
                <w:color w:val="000000"/>
                <w:sz w:val="28"/>
                <w:szCs w:val="28"/>
              </w:rPr>
              <w:t>u trúc vào CSDL s</w:t>
            </w:r>
            <w:r>
              <w:rPr>
                <w:rFonts w:ascii="Cambria" w:eastAsia="Cambria" w:hAnsi="Cambria" w:cs="Cambria"/>
                <w:color w:val="000000"/>
                <w:sz w:val="28"/>
                <w:szCs w:val="28"/>
              </w:rPr>
              <w:t>ẽ</w:t>
            </w:r>
            <w:r>
              <w:rPr>
                <w:rFonts w:ascii="Cambria" w:eastAsia="Cambria" w:hAnsi="Cambria" w:cs="Cambria"/>
                <w:color w:val="000000"/>
                <w:sz w:val="28"/>
                <w:szCs w:val="28"/>
              </w:rPr>
              <w:t xml:space="preserve"> đư</w:t>
            </w:r>
            <w:r>
              <w:rPr>
                <w:rFonts w:ascii="Cambria" w:eastAsia="Cambria" w:hAnsi="Cambria" w:cs="Cambria"/>
                <w:color w:val="000000"/>
                <w:sz w:val="28"/>
                <w:szCs w:val="28"/>
              </w:rPr>
              <w:t>ợ</w:t>
            </w:r>
            <w:r>
              <w:rPr>
                <w:rFonts w:ascii="Cambria" w:eastAsia="Cambria" w:hAnsi="Cambria" w:cs="Cambria"/>
                <w:color w:val="000000"/>
                <w:sz w:val="28"/>
                <w:szCs w:val="28"/>
              </w:rPr>
              <w:t>c cán b</w:t>
            </w:r>
            <w:r>
              <w:rPr>
                <w:rFonts w:ascii="Cambria" w:eastAsia="Cambria" w:hAnsi="Cambria" w:cs="Cambria"/>
                <w:color w:val="000000"/>
                <w:sz w:val="28"/>
                <w:szCs w:val="28"/>
              </w:rPr>
              <w:t>ộ</w:t>
            </w:r>
            <w:r>
              <w:rPr>
                <w:rFonts w:ascii="Cambria" w:eastAsia="Cambria" w:hAnsi="Cambria" w:cs="Cambria"/>
                <w:color w:val="000000"/>
                <w:sz w:val="28"/>
                <w:szCs w:val="28"/>
              </w:rPr>
              <w:t xml:space="preserve"> tri</w:t>
            </w:r>
            <w:r>
              <w:rPr>
                <w:rFonts w:ascii="Cambria" w:eastAsia="Cambria" w:hAnsi="Cambria" w:cs="Cambria"/>
                <w:color w:val="000000"/>
                <w:sz w:val="28"/>
                <w:szCs w:val="28"/>
              </w:rPr>
              <w:t>ể</w:t>
            </w:r>
            <w:r>
              <w:rPr>
                <w:rFonts w:ascii="Cambria" w:eastAsia="Cambria" w:hAnsi="Cambria" w:cs="Cambria"/>
                <w:color w:val="000000"/>
                <w:sz w:val="28"/>
                <w:szCs w:val="28"/>
              </w:rPr>
              <w:t>n khai h</w:t>
            </w:r>
            <w:r>
              <w:rPr>
                <w:rFonts w:ascii="Cambria" w:eastAsia="Cambria" w:hAnsi="Cambria" w:cs="Cambria"/>
                <w:color w:val="000000"/>
                <w:sz w:val="28"/>
                <w:szCs w:val="28"/>
              </w:rPr>
              <w:t>ỗ</w:t>
            </w:r>
            <w:r>
              <w:rPr>
                <w:rFonts w:ascii="Cambria" w:eastAsia="Cambria" w:hAnsi="Cambria" w:cs="Cambria"/>
                <w:color w:val="000000"/>
                <w:sz w:val="28"/>
                <w:szCs w:val="28"/>
              </w:rPr>
              <w:t xml:space="preserve"> t</w:t>
            </w:r>
            <w:r>
              <w:rPr>
                <w:rFonts w:ascii="Cambria" w:eastAsia="Cambria" w:hAnsi="Cambria" w:cs="Cambria"/>
                <w:color w:val="000000"/>
                <w:sz w:val="28"/>
                <w:szCs w:val="28"/>
              </w:rPr>
              <w:t>r</w:t>
            </w:r>
            <w:r>
              <w:rPr>
                <w:rFonts w:ascii="Cambria" w:eastAsia="Cambria" w:hAnsi="Cambria" w:cs="Cambria"/>
                <w:color w:val="000000"/>
                <w:sz w:val="28"/>
                <w:szCs w:val="28"/>
              </w:rPr>
              <w:t>ợ</w:t>
            </w:r>
            <w:r>
              <w:rPr>
                <w:rFonts w:ascii="Cambria" w:eastAsia="Cambria" w:hAnsi="Cambria" w:cs="Cambria"/>
                <w:color w:val="000000"/>
                <w:sz w:val="28"/>
                <w:szCs w:val="28"/>
              </w:rPr>
              <w:t xml:space="preserve"> ngư</w:t>
            </w:r>
            <w:r>
              <w:rPr>
                <w:rFonts w:ascii="Cambria" w:eastAsia="Cambria" w:hAnsi="Cambria" w:cs="Cambria"/>
                <w:color w:val="000000"/>
                <w:sz w:val="28"/>
                <w:szCs w:val="28"/>
              </w:rPr>
              <w:t>ờ</w:t>
            </w:r>
            <w:r>
              <w:rPr>
                <w:rFonts w:ascii="Cambria" w:eastAsia="Cambria" w:hAnsi="Cambria" w:cs="Cambria"/>
                <w:color w:val="000000"/>
                <w:sz w:val="28"/>
                <w:szCs w:val="28"/>
              </w:rPr>
              <w:t>i dùng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w:t>
            </w:r>
          </w:p>
        </w:tc>
      </w:tr>
      <w:tr w:rsidR="00B40AAF" w14:paraId="4265DC10" w14:textId="77777777">
        <w:trPr>
          <w:trHeight w:val="1832"/>
        </w:trPr>
        <w:tc>
          <w:tcPr>
            <w:tcW w:w="746" w:type="dxa"/>
            <w:shd w:val="clear" w:color="auto" w:fill="auto"/>
            <w:vAlign w:val="center"/>
          </w:tcPr>
          <w:p w14:paraId="321C49C9" w14:textId="77777777" w:rsidR="00B40AAF" w:rsidRDefault="00746E6D">
            <w:pPr>
              <w:spacing w:before="6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6</w:t>
            </w:r>
          </w:p>
        </w:tc>
        <w:tc>
          <w:tcPr>
            <w:tcW w:w="2634" w:type="dxa"/>
            <w:shd w:val="clear" w:color="auto" w:fill="auto"/>
            <w:vAlign w:val="center"/>
          </w:tcPr>
          <w:p w14:paraId="02477E3D" w14:textId="77777777" w:rsidR="00B40AAF" w:rsidRDefault="00746E6D">
            <w:pPr>
              <w:spacing w:before="60" w:after="0" w:line="264" w:lineRule="auto"/>
              <w:rPr>
                <w:rFonts w:ascii="Cambria" w:eastAsia="Cambria" w:hAnsi="Cambria" w:cs="Cambria"/>
                <w:color w:val="000000"/>
                <w:sz w:val="28"/>
                <w:szCs w:val="28"/>
              </w:rPr>
            </w:pPr>
            <w:r>
              <w:rPr>
                <w:rFonts w:ascii="Cambria" w:eastAsia="Cambria" w:hAnsi="Cambria" w:cs="Cambria"/>
                <w:color w:val="000000"/>
                <w:sz w:val="28"/>
                <w:szCs w:val="28"/>
              </w:rPr>
              <w:t>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Qu</w:t>
            </w:r>
            <w:r>
              <w:rPr>
                <w:rFonts w:ascii="Cambria" w:eastAsia="Cambria" w:hAnsi="Cambria" w:cs="Cambria"/>
                <w:color w:val="000000"/>
                <w:sz w:val="28"/>
                <w:szCs w:val="28"/>
              </w:rPr>
              <w:t>ả</w:t>
            </w:r>
            <w:r>
              <w:rPr>
                <w:rFonts w:ascii="Cambria" w:eastAsia="Cambria" w:hAnsi="Cambria" w:cs="Cambria"/>
                <w:color w:val="000000"/>
                <w:sz w:val="28"/>
                <w:szCs w:val="28"/>
              </w:rPr>
              <w:t>n lý nhân s</w:t>
            </w:r>
            <w:r>
              <w:rPr>
                <w:rFonts w:ascii="Cambria" w:eastAsia="Cambria" w:hAnsi="Cambria" w:cs="Cambria"/>
                <w:color w:val="000000"/>
                <w:sz w:val="28"/>
                <w:szCs w:val="28"/>
              </w:rPr>
              <w:t>ự</w:t>
            </w:r>
            <w:r>
              <w:rPr>
                <w:rFonts w:ascii="Cambria" w:eastAsia="Cambria" w:hAnsi="Cambria" w:cs="Cambria"/>
                <w:color w:val="000000"/>
                <w:sz w:val="28"/>
                <w:szCs w:val="28"/>
              </w:rPr>
              <w:t>.</w:t>
            </w:r>
          </w:p>
        </w:tc>
        <w:tc>
          <w:tcPr>
            <w:tcW w:w="5819" w:type="dxa"/>
            <w:shd w:val="clear" w:color="auto" w:fill="auto"/>
            <w:vAlign w:val="center"/>
          </w:tcPr>
          <w:p w14:paraId="0BC291F3" w14:textId="77777777" w:rsidR="00B40AAF" w:rsidRDefault="00746E6D">
            <w:pPr>
              <w:spacing w:before="60" w:after="0" w:line="264" w:lineRule="auto"/>
              <w:rPr>
                <w:rFonts w:ascii="Cambria" w:eastAsia="Cambria" w:hAnsi="Cambria" w:cs="Cambria"/>
                <w:color w:val="000000"/>
                <w:sz w:val="28"/>
                <w:szCs w:val="28"/>
              </w:rPr>
            </w:pPr>
            <w:r>
              <w:rPr>
                <w:rFonts w:ascii="Cambria" w:eastAsia="Cambria" w:hAnsi="Cambria" w:cs="Cambria"/>
                <w:color w:val="000000"/>
                <w:sz w:val="28"/>
                <w:szCs w:val="28"/>
              </w:rPr>
              <w:t>Không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vi</w:t>
            </w:r>
            <w:r>
              <w:rPr>
                <w:rFonts w:ascii="Cambria" w:eastAsia="Cambria" w:hAnsi="Cambria" w:cs="Cambria"/>
                <w:color w:val="000000"/>
                <w:sz w:val="28"/>
                <w:szCs w:val="28"/>
              </w:rPr>
              <w:t>ệ</w:t>
            </w:r>
            <w:r>
              <w:rPr>
                <w:rFonts w:ascii="Cambria" w:eastAsia="Cambria" w:hAnsi="Cambria" w:cs="Cambria"/>
                <w:color w:val="000000"/>
                <w:sz w:val="28"/>
                <w:szCs w:val="28"/>
              </w:rPr>
              <w:t>c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đ</w:t>
            </w:r>
            <w:r>
              <w:rPr>
                <w:rFonts w:ascii="Cambria" w:eastAsia="Cambria" w:hAnsi="Cambria" w:cs="Cambria"/>
                <w:color w:val="000000"/>
                <w:sz w:val="28"/>
                <w:szCs w:val="28"/>
              </w:rPr>
              <w:t>ầ</w:t>
            </w:r>
            <w:r>
              <w:rPr>
                <w:rFonts w:ascii="Cambria" w:eastAsia="Cambria" w:hAnsi="Cambria" w:cs="Cambria"/>
                <w:color w:val="000000"/>
                <w:sz w:val="28"/>
                <w:szCs w:val="28"/>
              </w:rPr>
              <w:t>u k</w:t>
            </w:r>
            <w:r>
              <w:rPr>
                <w:rFonts w:ascii="Cambria" w:eastAsia="Cambria" w:hAnsi="Cambria" w:cs="Cambria"/>
                <w:color w:val="000000"/>
                <w:sz w:val="28"/>
                <w:szCs w:val="28"/>
              </w:rPr>
              <w:t>ỳ</w:t>
            </w:r>
            <w:r>
              <w:rPr>
                <w:rFonts w:ascii="Cambria" w:eastAsia="Cambria" w:hAnsi="Cambria" w:cs="Cambria"/>
                <w:color w:val="000000"/>
                <w:sz w:val="28"/>
                <w:szCs w:val="28"/>
              </w:rPr>
              <w:t xml:space="preserve"> do h</w:t>
            </w:r>
            <w:r>
              <w:rPr>
                <w:rFonts w:ascii="Cambria" w:eastAsia="Cambria" w:hAnsi="Cambria" w:cs="Cambria"/>
                <w:color w:val="000000"/>
                <w:sz w:val="28"/>
                <w:szCs w:val="28"/>
              </w:rPr>
              <w:t>ầ</w:t>
            </w:r>
            <w:r>
              <w:rPr>
                <w:rFonts w:ascii="Cambria" w:eastAsia="Cambria" w:hAnsi="Cambria" w:cs="Cambria"/>
                <w:color w:val="000000"/>
                <w:sz w:val="28"/>
                <w:szCs w:val="28"/>
              </w:rPr>
              <w:t>u h</w:t>
            </w:r>
            <w:r>
              <w:rPr>
                <w:rFonts w:ascii="Cambria" w:eastAsia="Cambria" w:hAnsi="Cambria" w:cs="Cambria"/>
                <w:color w:val="000000"/>
                <w:sz w:val="28"/>
                <w:szCs w:val="28"/>
              </w:rPr>
              <w:t>ế</w:t>
            </w:r>
            <w:r>
              <w:rPr>
                <w:rFonts w:ascii="Cambria" w:eastAsia="Cambria" w:hAnsi="Cambria" w:cs="Cambria"/>
                <w:color w:val="000000"/>
                <w:sz w:val="28"/>
                <w:szCs w:val="28"/>
              </w:rPr>
              <w:t>t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đang n</w:t>
            </w:r>
            <w:r>
              <w:rPr>
                <w:rFonts w:ascii="Cambria" w:eastAsia="Cambria" w:hAnsi="Cambria" w:cs="Cambria"/>
                <w:color w:val="000000"/>
                <w:sz w:val="28"/>
                <w:szCs w:val="28"/>
              </w:rPr>
              <w:t>ằ</w:t>
            </w:r>
            <w:r>
              <w:rPr>
                <w:rFonts w:ascii="Cambria" w:eastAsia="Cambria" w:hAnsi="Cambria" w:cs="Cambria"/>
                <w:color w:val="000000"/>
                <w:sz w:val="28"/>
                <w:szCs w:val="28"/>
              </w:rPr>
              <w:t xml:space="preserve">m </w:t>
            </w:r>
            <w:r>
              <w:rPr>
                <w:rFonts w:ascii="Cambria" w:eastAsia="Cambria" w:hAnsi="Cambria" w:cs="Cambria"/>
                <w:color w:val="000000"/>
                <w:sz w:val="28"/>
                <w:szCs w:val="28"/>
              </w:rPr>
              <w:t>ở</w:t>
            </w:r>
            <w:r>
              <w:rPr>
                <w:rFonts w:ascii="Cambria" w:eastAsia="Cambria" w:hAnsi="Cambria" w:cs="Cambria"/>
                <w:color w:val="000000"/>
                <w:sz w:val="28"/>
                <w:szCs w:val="28"/>
              </w:rPr>
              <w:t xml:space="preserve"> d</w:t>
            </w:r>
            <w:r>
              <w:rPr>
                <w:rFonts w:ascii="Cambria" w:eastAsia="Cambria" w:hAnsi="Cambria" w:cs="Cambria"/>
                <w:color w:val="000000"/>
                <w:sz w:val="28"/>
                <w:szCs w:val="28"/>
              </w:rPr>
              <w:t>ạ</w:t>
            </w:r>
            <w:r>
              <w:rPr>
                <w:rFonts w:ascii="Cambria" w:eastAsia="Cambria" w:hAnsi="Cambria" w:cs="Cambria"/>
                <w:color w:val="000000"/>
                <w:sz w:val="28"/>
                <w:szCs w:val="28"/>
              </w:rPr>
              <w:t>ng words/excel. Ngư</w:t>
            </w:r>
            <w:r>
              <w:rPr>
                <w:rFonts w:ascii="Cambria" w:eastAsia="Cambria" w:hAnsi="Cambria" w:cs="Cambria"/>
                <w:color w:val="000000"/>
                <w:sz w:val="28"/>
                <w:szCs w:val="28"/>
              </w:rPr>
              <w:t>ờ</w:t>
            </w:r>
            <w:r>
              <w:rPr>
                <w:rFonts w:ascii="Cambria" w:eastAsia="Cambria" w:hAnsi="Cambria" w:cs="Cambria"/>
                <w:color w:val="000000"/>
                <w:sz w:val="28"/>
                <w:szCs w:val="28"/>
              </w:rPr>
              <w:t>i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s</w:t>
            </w:r>
            <w:r>
              <w:rPr>
                <w:rFonts w:ascii="Cambria" w:eastAsia="Cambria" w:hAnsi="Cambria" w:cs="Cambria"/>
                <w:color w:val="000000"/>
                <w:sz w:val="28"/>
                <w:szCs w:val="28"/>
              </w:rPr>
              <w:t>ẽ</w:t>
            </w:r>
            <w:r>
              <w:rPr>
                <w:rFonts w:ascii="Cambria" w:eastAsia="Cambria" w:hAnsi="Cambria" w:cs="Cambria"/>
                <w:color w:val="000000"/>
                <w:sz w:val="28"/>
                <w:szCs w:val="28"/>
              </w:rPr>
              <w:t xml:space="preserve">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c</w:t>
            </w:r>
            <w:r>
              <w:rPr>
                <w:rFonts w:ascii="Cambria" w:eastAsia="Cambria" w:hAnsi="Cambria" w:cs="Cambria"/>
                <w:color w:val="000000"/>
                <w:sz w:val="28"/>
                <w:szCs w:val="28"/>
              </w:rPr>
              <w:t>ậ</w:t>
            </w:r>
            <w:r>
              <w:rPr>
                <w:rFonts w:ascii="Cambria" w:eastAsia="Cambria" w:hAnsi="Cambria" w:cs="Cambria"/>
                <w:color w:val="000000"/>
                <w:sz w:val="28"/>
                <w:szCs w:val="28"/>
              </w:rPr>
              <w:t>p nh</w:t>
            </w:r>
            <w:r>
              <w:rPr>
                <w:rFonts w:ascii="Cambria" w:eastAsia="Cambria" w:hAnsi="Cambria" w:cs="Cambria"/>
                <w:color w:val="000000"/>
                <w:sz w:val="28"/>
                <w:szCs w:val="28"/>
              </w:rPr>
              <w:t>ậ</w:t>
            </w:r>
            <w:r>
              <w:rPr>
                <w:rFonts w:ascii="Cambria" w:eastAsia="Cambria" w:hAnsi="Cambria" w:cs="Cambria"/>
                <w:color w:val="000000"/>
                <w:sz w:val="28"/>
                <w:szCs w:val="28"/>
              </w:rPr>
              <w:t>t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thông qua các ch</w:t>
            </w:r>
            <w:r>
              <w:rPr>
                <w:rFonts w:ascii="Cambria" w:eastAsia="Cambria" w:hAnsi="Cambria" w:cs="Cambria"/>
                <w:color w:val="000000"/>
                <w:sz w:val="28"/>
                <w:szCs w:val="28"/>
              </w:rPr>
              <w:t>ứ</w:t>
            </w:r>
            <w:r>
              <w:rPr>
                <w:rFonts w:ascii="Cambria" w:eastAsia="Cambria" w:hAnsi="Cambria" w:cs="Cambria"/>
                <w:color w:val="000000"/>
                <w:sz w:val="28"/>
                <w:szCs w:val="28"/>
              </w:rPr>
              <w:t>c năng c</w:t>
            </w:r>
            <w:r>
              <w:rPr>
                <w:rFonts w:ascii="Cambria" w:eastAsia="Cambria" w:hAnsi="Cambria" w:cs="Cambria"/>
                <w:color w:val="000000"/>
                <w:sz w:val="28"/>
                <w:szCs w:val="28"/>
              </w:rPr>
              <w:t>ủ</w:t>
            </w:r>
            <w:r>
              <w:rPr>
                <w:rFonts w:ascii="Cambria" w:eastAsia="Cambria" w:hAnsi="Cambria" w:cs="Cambria"/>
                <w:color w:val="000000"/>
                <w:sz w:val="28"/>
                <w:szCs w:val="28"/>
              </w:rPr>
              <w:t>a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và vi</w:t>
            </w:r>
            <w:r>
              <w:rPr>
                <w:rFonts w:ascii="Cambria" w:eastAsia="Cambria" w:hAnsi="Cambria" w:cs="Cambria"/>
                <w:color w:val="000000"/>
                <w:sz w:val="28"/>
                <w:szCs w:val="28"/>
              </w:rPr>
              <w:t>ệ</w:t>
            </w:r>
            <w:r>
              <w:rPr>
                <w:rFonts w:ascii="Cambria" w:eastAsia="Cambria" w:hAnsi="Cambria" w:cs="Cambria"/>
                <w:color w:val="000000"/>
                <w:sz w:val="28"/>
                <w:szCs w:val="28"/>
              </w:rPr>
              <w:t>c import các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d</w:t>
            </w:r>
            <w:r>
              <w:rPr>
                <w:rFonts w:ascii="Cambria" w:eastAsia="Cambria" w:hAnsi="Cambria" w:cs="Cambria"/>
                <w:color w:val="000000"/>
                <w:sz w:val="28"/>
                <w:szCs w:val="28"/>
              </w:rPr>
              <w:t>ạ</w:t>
            </w:r>
            <w:r>
              <w:rPr>
                <w:rFonts w:ascii="Cambria" w:eastAsia="Cambria" w:hAnsi="Cambria" w:cs="Cambria"/>
                <w:color w:val="000000"/>
                <w:sz w:val="28"/>
                <w:szCs w:val="28"/>
              </w:rPr>
              <w:t>ng c</w:t>
            </w:r>
            <w:r>
              <w:rPr>
                <w:rFonts w:ascii="Cambria" w:eastAsia="Cambria" w:hAnsi="Cambria" w:cs="Cambria"/>
                <w:color w:val="000000"/>
                <w:sz w:val="28"/>
                <w:szCs w:val="28"/>
              </w:rPr>
              <w:t>ấ</w:t>
            </w:r>
            <w:r>
              <w:rPr>
                <w:rFonts w:ascii="Cambria" w:eastAsia="Cambria" w:hAnsi="Cambria" w:cs="Cambria"/>
                <w:color w:val="000000"/>
                <w:sz w:val="28"/>
                <w:szCs w:val="28"/>
              </w:rPr>
              <w:t>u trúc vào CSDL s</w:t>
            </w:r>
            <w:r>
              <w:rPr>
                <w:rFonts w:ascii="Cambria" w:eastAsia="Cambria" w:hAnsi="Cambria" w:cs="Cambria"/>
                <w:color w:val="000000"/>
                <w:sz w:val="28"/>
                <w:szCs w:val="28"/>
              </w:rPr>
              <w:t>ẽ</w:t>
            </w:r>
            <w:r>
              <w:rPr>
                <w:rFonts w:ascii="Cambria" w:eastAsia="Cambria" w:hAnsi="Cambria" w:cs="Cambria"/>
                <w:color w:val="000000"/>
                <w:sz w:val="28"/>
                <w:szCs w:val="28"/>
              </w:rPr>
              <w:t xml:space="preserve"> đư</w:t>
            </w:r>
            <w:r>
              <w:rPr>
                <w:rFonts w:ascii="Cambria" w:eastAsia="Cambria" w:hAnsi="Cambria" w:cs="Cambria"/>
                <w:color w:val="000000"/>
                <w:sz w:val="28"/>
                <w:szCs w:val="28"/>
              </w:rPr>
              <w:t>ợ</w:t>
            </w:r>
            <w:r>
              <w:rPr>
                <w:rFonts w:ascii="Cambria" w:eastAsia="Cambria" w:hAnsi="Cambria" w:cs="Cambria"/>
                <w:color w:val="000000"/>
                <w:sz w:val="28"/>
                <w:szCs w:val="28"/>
              </w:rPr>
              <w:t>c cán b</w:t>
            </w:r>
            <w:r>
              <w:rPr>
                <w:rFonts w:ascii="Cambria" w:eastAsia="Cambria" w:hAnsi="Cambria" w:cs="Cambria"/>
                <w:color w:val="000000"/>
                <w:sz w:val="28"/>
                <w:szCs w:val="28"/>
              </w:rPr>
              <w:t>ộ</w:t>
            </w:r>
            <w:r>
              <w:rPr>
                <w:rFonts w:ascii="Cambria" w:eastAsia="Cambria" w:hAnsi="Cambria" w:cs="Cambria"/>
                <w:color w:val="000000"/>
                <w:sz w:val="28"/>
                <w:szCs w:val="28"/>
              </w:rPr>
              <w:t xml:space="preserve"> tri</w:t>
            </w:r>
            <w:r>
              <w:rPr>
                <w:rFonts w:ascii="Cambria" w:eastAsia="Cambria" w:hAnsi="Cambria" w:cs="Cambria"/>
                <w:color w:val="000000"/>
                <w:sz w:val="28"/>
                <w:szCs w:val="28"/>
              </w:rPr>
              <w:t>ể</w:t>
            </w:r>
            <w:r>
              <w:rPr>
                <w:rFonts w:ascii="Cambria" w:eastAsia="Cambria" w:hAnsi="Cambria" w:cs="Cambria"/>
                <w:color w:val="000000"/>
                <w:sz w:val="28"/>
                <w:szCs w:val="28"/>
              </w:rPr>
              <w:t>n khai h</w:t>
            </w:r>
            <w:r>
              <w:rPr>
                <w:rFonts w:ascii="Cambria" w:eastAsia="Cambria" w:hAnsi="Cambria" w:cs="Cambria"/>
                <w:color w:val="000000"/>
                <w:sz w:val="28"/>
                <w:szCs w:val="28"/>
              </w:rPr>
              <w:t>ỗ</w:t>
            </w:r>
            <w:r>
              <w:rPr>
                <w:rFonts w:ascii="Cambria" w:eastAsia="Cambria" w:hAnsi="Cambria" w:cs="Cambria"/>
                <w:color w:val="000000"/>
                <w:sz w:val="28"/>
                <w:szCs w:val="28"/>
              </w:rPr>
              <w:t xml:space="preserve"> t</w:t>
            </w:r>
            <w:r>
              <w:rPr>
                <w:rFonts w:ascii="Cambria" w:eastAsia="Cambria" w:hAnsi="Cambria" w:cs="Cambria"/>
                <w:color w:val="000000"/>
                <w:sz w:val="28"/>
                <w:szCs w:val="28"/>
              </w:rPr>
              <w:t>r</w:t>
            </w:r>
            <w:r>
              <w:rPr>
                <w:rFonts w:ascii="Cambria" w:eastAsia="Cambria" w:hAnsi="Cambria" w:cs="Cambria"/>
                <w:color w:val="000000"/>
                <w:sz w:val="28"/>
                <w:szCs w:val="28"/>
              </w:rPr>
              <w:t>ợ</w:t>
            </w:r>
            <w:r>
              <w:rPr>
                <w:rFonts w:ascii="Cambria" w:eastAsia="Cambria" w:hAnsi="Cambria" w:cs="Cambria"/>
                <w:color w:val="000000"/>
                <w:sz w:val="28"/>
                <w:szCs w:val="28"/>
              </w:rPr>
              <w:t xml:space="preserve"> ngư</w:t>
            </w:r>
            <w:r>
              <w:rPr>
                <w:rFonts w:ascii="Cambria" w:eastAsia="Cambria" w:hAnsi="Cambria" w:cs="Cambria"/>
                <w:color w:val="000000"/>
                <w:sz w:val="28"/>
                <w:szCs w:val="28"/>
              </w:rPr>
              <w:t>ờ</w:t>
            </w:r>
            <w:r>
              <w:rPr>
                <w:rFonts w:ascii="Cambria" w:eastAsia="Cambria" w:hAnsi="Cambria" w:cs="Cambria"/>
                <w:color w:val="000000"/>
                <w:sz w:val="28"/>
                <w:szCs w:val="28"/>
              </w:rPr>
              <w:t>i dùng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w:t>
            </w:r>
          </w:p>
        </w:tc>
      </w:tr>
      <w:tr w:rsidR="00B40AAF" w14:paraId="10851005" w14:textId="77777777">
        <w:trPr>
          <w:trHeight w:val="2047"/>
        </w:trPr>
        <w:tc>
          <w:tcPr>
            <w:tcW w:w="746" w:type="dxa"/>
            <w:shd w:val="clear" w:color="auto" w:fill="auto"/>
            <w:vAlign w:val="center"/>
          </w:tcPr>
          <w:p w14:paraId="58B838E7" w14:textId="77777777" w:rsidR="00B40AAF" w:rsidRDefault="00746E6D">
            <w:pPr>
              <w:spacing w:before="6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7</w:t>
            </w:r>
          </w:p>
        </w:tc>
        <w:tc>
          <w:tcPr>
            <w:tcW w:w="2634" w:type="dxa"/>
            <w:shd w:val="clear" w:color="auto" w:fill="auto"/>
            <w:vAlign w:val="center"/>
          </w:tcPr>
          <w:p w14:paraId="2E6BE470" w14:textId="77777777" w:rsidR="00B40AAF" w:rsidRDefault="00746E6D">
            <w:pPr>
              <w:spacing w:before="60" w:after="0" w:line="264" w:lineRule="auto"/>
              <w:rPr>
                <w:rFonts w:ascii="Cambria" w:eastAsia="Cambria" w:hAnsi="Cambria" w:cs="Cambria"/>
                <w:color w:val="000000"/>
                <w:sz w:val="28"/>
                <w:szCs w:val="28"/>
              </w:rPr>
            </w:pPr>
            <w:r>
              <w:rPr>
                <w:rFonts w:ascii="Cambria" w:eastAsia="Cambria" w:hAnsi="Cambria" w:cs="Cambria"/>
                <w:color w:val="000000"/>
                <w:sz w:val="28"/>
                <w:szCs w:val="28"/>
              </w:rPr>
              <w:t>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Thanh tra S</w:t>
            </w:r>
            <w:r>
              <w:rPr>
                <w:rFonts w:ascii="Cambria" w:eastAsia="Cambria" w:hAnsi="Cambria" w:cs="Cambria"/>
                <w:color w:val="000000"/>
                <w:sz w:val="28"/>
                <w:szCs w:val="28"/>
              </w:rPr>
              <w:t>ở</w:t>
            </w:r>
          </w:p>
        </w:tc>
        <w:tc>
          <w:tcPr>
            <w:tcW w:w="5819" w:type="dxa"/>
            <w:shd w:val="clear" w:color="auto" w:fill="auto"/>
            <w:vAlign w:val="center"/>
          </w:tcPr>
          <w:p w14:paraId="7C277373" w14:textId="77777777" w:rsidR="00B40AAF" w:rsidRDefault="00746E6D">
            <w:pPr>
              <w:spacing w:before="60" w:after="0" w:line="264" w:lineRule="auto"/>
              <w:rPr>
                <w:rFonts w:ascii="Cambria" w:eastAsia="Cambria" w:hAnsi="Cambria" w:cs="Cambria"/>
                <w:color w:val="000000"/>
                <w:sz w:val="28"/>
                <w:szCs w:val="28"/>
              </w:rPr>
            </w:pPr>
            <w:r>
              <w:rPr>
                <w:rFonts w:ascii="Cambria" w:eastAsia="Cambria" w:hAnsi="Cambria" w:cs="Cambria"/>
                <w:color w:val="000000"/>
                <w:sz w:val="28"/>
                <w:szCs w:val="28"/>
              </w:rPr>
              <w:t>Không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vi</w:t>
            </w:r>
            <w:r>
              <w:rPr>
                <w:rFonts w:ascii="Cambria" w:eastAsia="Cambria" w:hAnsi="Cambria" w:cs="Cambria"/>
                <w:color w:val="000000"/>
                <w:sz w:val="28"/>
                <w:szCs w:val="28"/>
              </w:rPr>
              <w:t>ệ</w:t>
            </w:r>
            <w:r>
              <w:rPr>
                <w:rFonts w:ascii="Cambria" w:eastAsia="Cambria" w:hAnsi="Cambria" w:cs="Cambria"/>
                <w:color w:val="000000"/>
                <w:sz w:val="28"/>
                <w:szCs w:val="28"/>
              </w:rPr>
              <w:t>c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đ</w:t>
            </w:r>
            <w:r>
              <w:rPr>
                <w:rFonts w:ascii="Cambria" w:eastAsia="Cambria" w:hAnsi="Cambria" w:cs="Cambria"/>
                <w:color w:val="000000"/>
                <w:sz w:val="28"/>
                <w:szCs w:val="28"/>
              </w:rPr>
              <w:t>ầ</w:t>
            </w:r>
            <w:r>
              <w:rPr>
                <w:rFonts w:ascii="Cambria" w:eastAsia="Cambria" w:hAnsi="Cambria" w:cs="Cambria"/>
                <w:color w:val="000000"/>
                <w:sz w:val="28"/>
                <w:szCs w:val="28"/>
              </w:rPr>
              <w:t>u k</w:t>
            </w:r>
            <w:r>
              <w:rPr>
                <w:rFonts w:ascii="Cambria" w:eastAsia="Cambria" w:hAnsi="Cambria" w:cs="Cambria"/>
                <w:color w:val="000000"/>
                <w:sz w:val="28"/>
                <w:szCs w:val="28"/>
              </w:rPr>
              <w:t>ỳ</w:t>
            </w:r>
            <w:r>
              <w:rPr>
                <w:rFonts w:ascii="Cambria" w:eastAsia="Cambria" w:hAnsi="Cambria" w:cs="Cambria"/>
                <w:color w:val="000000"/>
                <w:sz w:val="28"/>
                <w:szCs w:val="28"/>
              </w:rPr>
              <w:t xml:space="preserve"> do h</w:t>
            </w:r>
            <w:r>
              <w:rPr>
                <w:rFonts w:ascii="Cambria" w:eastAsia="Cambria" w:hAnsi="Cambria" w:cs="Cambria"/>
                <w:color w:val="000000"/>
                <w:sz w:val="28"/>
                <w:szCs w:val="28"/>
              </w:rPr>
              <w:t>ầ</w:t>
            </w:r>
            <w:r>
              <w:rPr>
                <w:rFonts w:ascii="Cambria" w:eastAsia="Cambria" w:hAnsi="Cambria" w:cs="Cambria"/>
                <w:color w:val="000000"/>
                <w:sz w:val="28"/>
                <w:szCs w:val="28"/>
              </w:rPr>
              <w:t>u h</w:t>
            </w:r>
            <w:r>
              <w:rPr>
                <w:rFonts w:ascii="Cambria" w:eastAsia="Cambria" w:hAnsi="Cambria" w:cs="Cambria"/>
                <w:color w:val="000000"/>
                <w:sz w:val="28"/>
                <w:szCs w:val="28"/>
              </w:rPr>
              <w:t>ế</w:t>
            </w:r>
            <w:r>
              <w:rPr>
                <w:rFonts w:ascii="Cambria" w:eastAsia="Cambria" w:hAnsi="Cambria" w:cs="Cambria"/>
                <w:color w:val="000000"/>
                <w:sz w:val="28"/>
                <w:szCs w:val="28"/>
              </w:rPr>
              <w:t>t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đang n</w:t>
            </w:r>
            <w:r>
              <w:rPr>
                <w:rFonts w:ascii="Cambria" w:eastAsia="Cambria" w:hAnsi="Cambria" w:cs="Cambria"/>
                <w:color w:val="000000"/>
                <w:sz w:val="28"/>
                <w:szCs w:val="28"/>
              </w:rPr>
              <w:t>ằ</w:t>
            </w:r>
            <w:r>
              <w:rPr>
                <w:rFonts w:ascii="Cambria" w:eastAsia="Cambria" w:hAnsi="Cambria" w:cs="Cambria"/>
                <w:color w:val="000000"/>
                <w:sz w:val="28"/>
                <w:szCs w:val="28"/>
              </w:rPr>
              <w:t xml:space="preserve">m </w:t>
            </w:r>
            <w:r>
              <w:rPr>
                <w:rFonts w:ascii="Cambria" w:eastAsia="Cambria" w:hAnsi="Cambria" w:cs="Cambria"/>
                <w:color w:val="000000"/>
                <w:sz w:val="28"/>
                <w:szCs w:val="28"/>
              </w:rPr>
              <w:t>ở</w:t>
            </w:r>
            <w:r>
              <w:rPr>
                <w:rFonts w:ascii="Cambria" w:eastAsia="Cambria" w:hAnsi="Cambria" w:cs="Cambria"/>
                <w:color w:val="000000"/>
                <w:sz w:val="28"/>
                <w:szCs w:val="28"/>
              </w:rPr>
              <w:t xml:space="preserve"> d</w:t>
            </w:r>
            <w:r>
              <w:rPr>
                <w:rFonts w:ascii="Cambria" w:eastAsia="Cambria" w:hAnsi="Cambria" w:cs="Cambria"/>
                <w:color w:val="000000"/>
                <w:sz w:val="28"/>
                <w:szCs w:val="28"/>
              </w:rPr>
              <w:t>ạ</w:t>
            </w:r>
            <w:r>
              <w:rPr>
                <w:rFonts w:ascii="Cambria" w:eastAsia="Cambria" w:hAnsi="Cambria" w:cs="Cambria"/>
                <w:color w:val="000000"/>
                <w:sz w:val="28"/>
                <w:szCs w:val="28"/>
              </w:rPr>
              <w:t>ng words/excel. Ngư</w:t>
            </w:r>
            <w:r>
              <w:rPr>
                <w:rFonts w:ascii="Cambria" w:eastAsia="Cambria" w:hAnsi="Cambria" w:cs="Cambria"/>
                <w:color w:val="000000"/>
                <w:sz w:val="28"/>
                <w:szCs w:val="28"/>
              </w:rPr>
              <w:t>ờ</w:t>
            </w:r>
            <w:r>
              <w:rPr>
                <w:rFonts w:ascii="Cambria" w:eastAsia="Cambria" w:hAnsi="Cambria" w:cs="Cambria"/>
                <w:color w:val="000000"/>
                <w:sz w:val="28"/>
                <w:szCs w:val="28"/>
              </w:rPr>
              <w:t>i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s</w:t>
            </w:r>
            <w:r>
              <w:rPr>
                <w:rFonts w:ascii="Cambria" w:eastAsia="Cambria" w:hAnsi="Cambria" w:cs="Cambria"/>
                <w:color w:val="000000"/>
                <w:sz w:val="28"/>
                <w:szCs w:val="28"/>
              </w:rPr>
              <w:t>ẽ</w:t>
            </w:r>
            <w:r>
              <w:rPr>
                <w:rFonts w:ascii="Cambria" w:eastAsia="Cambria" w:hAnsi="Cambria" w:cs="Cambria"/>
                <w:color w:val="000000"/>
                <w:sz w:val="28"/>
                <w:szCs w:val="28"/>
              </w:rPr>
              <w:t xml:space="preserve">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c</w:t>
            </w:r>
            <w:r>
              <w:rPr>
                <w:rFonts w:ascii="Cambria" w:eastAsia="Cambria" w:hAnsi="Cambria" w:cs="Cambria"/>
                <w:color w:val="000000"/>
                <w:sz w:val="28"/>
                <w:szCs w:val="28"/>
              </w:rPr>
              <w:t>ậ</w:t>
            </w:r>
            <w:r>
              <w:rPr>
                <w:rFonts w:ascii="Cambria" w:eastAsia="Cambria" w:hAnsi="Cambria" w:cs="Cambria"/>
                <w:color w:val="000000"/>
                <w:sz w:val="28"/>
                <w:szCs w:val="28"/>
              </w:rPr>
              <w:t>p nh</w:t>
            </w:r>
            <w:r>
              <w:rPr>
                <w:rFonts w:ascii="Cambria" w:eastAsia="Cambria" w:hAnsi="Cambria" w:cs="Cambria"/>
                <w:color w:val="000000"/>
                <w:sz w:val="28"/>
                <w:szCs w:val="28"/>
              </w:rPr>
              <w:t>ậ</w:t>
            </w:r>
            <w:r>
              <w:rPr>
                <w:rFonts w:ascii="Cambria" w:eastAsia="Cambria" w:hAnsi="Cambria" w:cs="Cambria"/>
                <w:color w:val="000000"/>
                <w:sz w:val="28"/>
                <w:szCs w:val="28"/>
              </w:rPr>
              <w:t>t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thông qua các ch</w:t>
            </w:r>
            <w:r>
              <w:rPr>
                <w:rFonts w:ascii="Cambria" w:eastAsia="Cambria" w:hAnsi="Cambria" w:cs="Cambria"/>
                <w:color w:val="000000"/>
                <w:sz w:val="28"/>
                <w:szCs w:val="28"/>
              </w:rPr>
              <w:t>ứ</w:t>
            </w:r>
            <w:r>
              <w:rPr>
                <w:rFonts w:ascii="Cambria" w:eastAsia="Cambria" w:hAnsi="Cambria" w:cs="Cambria"/>
                <w:color w:val="000000"/>
                <w:sz w:val="28"/>
                <w:szCs w:val="28"/>
              </w:rPr>
              <w:t>c năng c</w:t>
            </w:r>
            <w:r>
              <w:rPr>
                <w:rFonts w:ascii="Cambria" w:eastAsia="Cambria" w:hAnsi="Cambria" w:cs="Cambria"/>
                <w:color w:val="000000"/>
                <w:sz w:val="28"/>
                <w:szCs w:val="28"/>
              </w:rPr>
              <w:t>ủ</w:t>
            </w:r>
            <w:r>
              <w:rPr>
                <w:rFonts w:ascii="Cambria" w:eastAsia="Cambria" w:hAnsi="Cambria" w:cs="Cambria"/>
                <w:color w:val="000000"/>
                <w:sz w:val="28"/>
                <w:szCs w:val="28"/>
              </w:rPr>
              <w:t>a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và vi</w:t>
            </w:r>
            <w:r>
              <w:rPr>
                <w:rFonts w:ascii="Cambria" w:eastAsia="Cambria" w:hAnsi="Cambria" w:cs="Cambria"/>
                <w:color w:val="000000"/>
                <w:sz w:val="28"/>
                <w:szCs w:val="28"/>
              </w:rPr>
              <w:t>ệ</w:t>
            </w:r>
            <w:r>
              <w:rPr>
                <w:rFonts w:ascii="Cambria" w:eastAsia="Cambria" w:hAnsi="Cambria" w:cs="Cambria"/>
                <w:color w:val="000000"/>
                <w:sz w:val="28"/>
                <w:szCs w:val="28"/>
              </w:rPr>
              <w:t>c import các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d</w:t>
            </w:r>
            <w:r>
              <w:rPr>
                <w:rFonts w:ascii="Cambria" w:eastAsia="Cambria" w:hAnsi="Cambria" w:cs="Cambria"/>
                <w:color w:val="000000"/>
                <w:sz w:val="28"/>
                <w:szCs w:val="28"/>
              </w:rPr>
              <w:t>ạ</w:t>
            </w:r>
            <w:r>
              <w:rPr>
                <w:rFonts w:ascii="Cambria" w:eastAsia="Cambria" w:hAnsi="Cambria" w:cs="Cambria"/>
                <w:color w:val="000000"/>
                <w:sz w:val="28"/>
                <w:szCs w:val="28"/>
              </w:rPr>
              <w:t>ng</w:t>
            </w:r>
            <w:r>
              <w:rPr>
                <w:rFonts w:ascii="Cambria" w:eastAsia="Cambria" w:hAnsi="Cambria" w:cs="Cambria"/>
                <w:color w:val="000000"/>
                <w:sz w:val="28"/>
                <w:szCs w:val="28"/>
              </w:rPr>
              <w:t xml:space="preserve"> c</w:t>
            </w:r>
            <w:r>
              <w:rPr>
                <w:rFonts w:ascii="Cambria" w:eastAsia="Cambria" w:hAnsi="Cambria" w:cs="Cambria"/>
                <w:color w:val="000000"/>
                <w:sz w:val="28"/>
                <w:szCs w:val="28"/>
              </w:rPr>
              <w:t>ấ</w:t>
            </w:r>
            <w:r>
              <w:rPr>
                <w:rFonts w:ascii="Cambria" w:eastAsia="Cambria" w:hAnsi="Cambria" w:cs="Cambria"/>
                <w:color w:val="000000"/>
                <w:sz w:val="28"/>
                <w:szCs w:val="28"/>
              </w:rPr>
              <w:t>u trúc vào CSDL s</w:t>
            </w:r>
            <w:r>
              <w:rPr>
                <w:rFonts w:ascii="Cambria" w:eastAsia="Cambria" w:hAnsi="Cambria" w:cs="Cambria"/>
                <w:color w:val="000000"/>
                <w:sz w:val="28"/>
                <w:szCs w:val="28"/>
              </w:rPr>
              <w:t>ẽ</w:t>
            </w:r>
            <w:r>
              <w:rPr>
                <w:rFonts w:ascii="Cambria" w:eastAsia="Cambria" w:hAnsi="Cambria" w:cs="Cambria"/>
                <w:color w:val="000000"/>
                <w:sz w:val="28"/>
                <w:szCs w:val="28"/>
              </w:rPr>
              <w:t xml:space="preserve"> đư</w:t>
            </w:r>
            <w:r>
              <w:rPr>
                <w:rFonts w:ascii="Cambria" w:eastAsia="Cambria" w:hAnsi="Cambria" w:cs="Cambria"/>
                <w:color w:val="000000"/>
                <w:sz w:val="28"/>
                <w:szCs w:val="28"/>
              </w:rPr>
              <w:t>ợ</w:t>
            </w:r>
            <w:r>
              <w:rPr>
                <w:rFonts w:ascii="Cambria" w:eastAsia="Cambria" w:hAnsi="Cambria" w:cs="Cambria"/>
                <w:color w:val="000000"/>
                <w:sz w:val="28"/>
                <w:szCs w:val="28"/>
              </w:rPr>
              <w:t>c cán b</w:t>
            </w:r>
            <w:r>
              <w:rPr>
                <w:rFonts w:ascii="Cambria" w:eastAsia="Cambria" w:hAnsi="Cambria" w:cs="Cambria"/>
                <w:color w:val="000000"/>
                <w:sz w:val="28"/>
                <w:szCs w:val="28"/>
              </w:rPr>
              <w:t>ộ</w:t>
            </w:r>
            <w:r>
              <w:rPr>
                <w:rFonts w:ascii="Cambria" w:eastAsia="Cambria" w:hAnsi="Cambria" w:cs="Cambria"/>
                <w:color w:val="000000"/>
                <w:sz w:val="28"/>
                <w:szCs w:val="28"/>
              </w:rPr>
              <w:t xml:space="preserve"> tri</w:t>
            </w:r>
            <w:r>
              <w:rPr>
                <w:rFonts w:ascii="Cambria" w:eastAsia="Cambria" w:hAnsi="Cambria" w:cs="Cambria"/>
                <w:color w:val="000000"/>
                <w:sz w:val="28"/>
                <w:szCs w:val="28"/>
              </w:rPr>
              <w:t>ể</w:t>
            </w:r>
            <w:r>
              <w:rPr>
                <w:rFonts w:ascii="Cambria" w:eastAsia="Cambria" w:hAnsi="Cambria" w:cs="Cambria"/>
                <w:color w:val="000000"/>
                <w:sz w:val="28"/>
                <w:szCs w:val="28"/>
              </w:rPr>
              <w:t>n khai h</w:t>
            </w:r>
            <w:r>
              <w:rPr>
                <w:rFonts w:ascii="Cambria" w:eastAsia="Cambria" w:hAnsi="Cambria" w:cs="Cambria"/>
                <w:color w:val="000000"/>
                <w:sz w:val="28"/>
                <w:szCs w:val="28"/>
              </w:rPr>
              <w:t>ỗ</w:t>
            </w:r>
            <w:r>
              <w:rPr>
                <w:rFonts w:ascii="Cambria" w:eastAsia="Cambria" w:hAnsi="Cambria" w:cs="Cambria"/>
                <w:color w:val="000000"/>
                <w:sz w:val="28"/>
                <w:szCs w:val="28"/>
              </w:rPr>
              <w:t xml:space="preserve"> tr</w:t>
            </w:r>
            <w:r>
              <w:rPr>
                <w:rFonts w:ascii="Cambria" w:eastAsia="Cambria" w:hAnsi="Cambria" w:cs="Cambria"/>
                <w:color w:val="000000"/>
                <w:sz w:val="28"/>
                <w:szCs w:val="28"/>
              </w:rPr>
              <w:t>ợ</w:t>
            </w:r>
            <w:r>
              <w:rPr>
                <w:rFonts w:ascii="Cambria" w:eastAsia="Cambria" w:hAnsi="Cambria" w:cs="Cambria"/>
                <w:color w:val="000000"/>
                <w:sz w:val="28"/>
                <w:szCs w:val="28"/>
              </w:rPr>
              <w:t xml:space="preserve"> ngư</w:t>
            </w:r>
            <w:r>
              <w:rPr>
                <w:rFonts w:ascii="Cambria" w:eastAsia="Cambria" w:hAnsi="Cambria" w:cs="Cambria"/>
                <w:color w:val="000000"/>
                <w:sz w:val="28"/>
                <w:szCs w:val="28"/>
              </w:rPr>
              <w:t>ờ</w:t>
            </w:r>
            <w:r>
              <w:rPr>
                <w:rFonts w:ascii="Cambria" w:eastAsia="Cambria" w:hAnsi="Cambria" w:cs="Cambria"/>
                <w:color w:val="000000"/>
                <w:sz w:val="28"/>
                <w:szCs w:val="28"/>
              </w:rPr>
              <w:t>i dùng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w:t>
            </w:r>
          </w:p>
        </w:tc>
      </w:tr>
      <w:tr w:rsidR="00B40AAF" w14:paraId="0A9D6D07" w14:textId="77777777">
        <w:trPr>
          <w:trHeight w:val="2107"/>
        </w:trPr>
        <w:tc>
          <w:tcPr>
            <w:tcW w:w="746" w:type="dxa"/>
            <w:shd w:val="clear" w:color="auto" w:fill="auto"/>
            <w:vAlign w:val="center"/>
          </w:tcPr>
          <w:p w14:paraId="5BC4526D" w14:textId="77777777" w:rsidR="00B40AAF" w:rsidRDefault="00746E6D">
            <w:pPr>
              <w:spacing w:before="6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8</w:t>
            </w:r>
          </w:p>
        </w:tc>
        <w:tc>
          <w:tcPr>
            <w:tcW w:w="2634" w:type="dxa"/>
            <w:shd w:val="clear" w:color="auto" w:fill="auto"/>
            <w:vAlign w:val="center"/>
          </w:tcPr>
          <w:p w14:paraId="159B0BCC" w14:textId="77777777" w:rsidR="00B40AAF" w:rsidRDefault="00746E6D">
            <w:pPr>
              <w:spacing w:before="60" w:after="0" w:line="264" w:lineRule="auto"/>
              <w:rPr>
                <w:rFonts w:ascii="Cambria" w:eastAsia="Cambria" w:hAnsi="Cambria" w:cs="Cambria"/>
                <w:color w:val="000000"/>
                <w:sz w:val="28"/>
                <w:szCs w:val="28"/>
              </w:rPr>
            </w:pPr>
            <w:r>
              <w:rPr>
                <w:rFonts w:ascii="Cambria" w:eastAsia="Cambria" w:hAnsi="Cambria" w:cs="Cambria"/>
                <w:color w:val="000000"/>
                <w:sz w:val="28"/>
                <w:szCs w:val="28"/>
              </w:rPr>
              <w:t>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Qu</w:t>
            </w:r>
            <w:r>
              <w:rPr>
                <w:rFonts w:ascii="Cambria" w:eastAsia="Cambria" w:hAnsi="Cambria" w:cs="Cambria"/>
                <w:color w:val="000000"/>
                <w:sz w:val="28"/>
                <w:szCs w:val="28"/>
              </w:rPr>
              <w:t>ả</w:t>
            </w:r>
            <w:r>
              <w:rPr>
                <w:rFonts w:ascii="Cambria" w:eastAsia="Cambria" w:hAnsi="Cambria" w:cs="Cambria"/>
                <w:color w:val="000000"/>
                <w:sz w:val="28"/>
                <w:szCs w:val="28"/>
              </w:rPr>
              <w:t>n lý h</w:t>
            </w:r>
            <w:r>
              <w:rPr>
                <w:rFonts w:ascii="Cambria" w:eastAsia="Cambria" w:hAnsi="Cambria" w:cs="Cambria"/>
                <w:color w:val="000000"/>
                <w:sz w:val="28"/>
                <w:szCs w:val="28"/>
              </w:rPr>
              <w:t>ạ</w:t>
            </w:r>
            <w:r>
              <w:rPr>
                <w:rFonts w:ascii="Cambria" w:eastAsia="Cambria" w:hAnsi="Cambria" w:cs="Cambria"/>
                <w:color w:val="000000"/>
                <w:sz w:val="28"/>
                <w:szCs w:val="28"/>
              </w:rPr>
              <w:t xml:space="preserve"> t</w:t>
            </w:r>
            <w:r>
              <w:rPr>
                <w:rFonts w:ascii="Cambria" w:eastAsia="Cambria" w:hAnsi="Cambria" w:cs="Cambria"/>
                <w:color w:val="000000"/>
                <w:sz w:val="28"/>
                <w:szCs w:val="28"/>
              </w:rPr>
              <w:t>ầ</w:t>
            </w:r>
            <w:r>
              <w:rPr>
                <w:rFonts w:ascii="Cambria" w:eastAsia="Cambria" w:hAnsi="Cambria" w:cs="Cambria"/>
                <w:color w:val="000000"/>
                <w:sz w:val="28"/>
                <w:szCs w:val="28"/>
              </w:rPr>
              <w:t>ng.</w:t>
            </w:r>
          </w:p>
        </w:tc>
        <w:tc>
          <w:tcPr>
            <w:tcW w:w="5819" w:type="dxa"/>
            <w:shd w:val="clear" w:color="auto" w:fill="auto"/>
            <w:vAlign w:val="center"/>
          </w:tcPr>
          <w:p w14:paraId="78204FAC" w14:textId="77777777" w:rsidR="00B40AAF" w:rsidRDefault="00746E6D">
            <w:pPr>
              <w:spacing w:before="60" w:after="0" w:line="264" w:lineRule="auto"/>
              <w:rPr>
                <w:rFonts w:ascii="Cambria" w:eastAsia="Cambria" w:hAnsi="Cambria" w:cs="Cambria"/>
                <w:color w:val="000000"/>
                <w:sz w:val="28"/>
                <w:szCs w:val="28"/>
              </w:rPr>
            </w:pPr>
            <w:r>
              <w:rPr>
                <w:rFonts w:ascii="Cambria" w:eastAsia="Cambria" w:hAnsi="Cambria" w:cs="Cambria"/>
                <w:color w:val="000000"/>
                <w:sz w:val="28"/>
                <w:szCs w:val="28"/>
              </w:rPr>
              <w:t>Không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vi</w:t>
            </w:r>
            <w:r>
              <w:rPr>
                <w:rFonts w:ascii="Cambria" w:eastAsia="Cambria" w:hAnsi="Cambria" w:cs="Cambria"/>
                <w:color w:val="000000"/>
                <w:sz w:val="28"/>
                <w:szCs w:val="28"/>
              </w:rPr>
              <w:t>ệ</w:t>
            </w:r>
            <w:r>
              <w:rPr>
                <w:rFonts w:ascii="Cambria" w:eastAsia="Cambria" w:hAnsi="Cambria" w:cs="Cambria"/>
                <w:color w:val="000000"/>
                <w:sz w:val="28"/>
                <w:szCs w:val="28"/>
              </w:rPr>
              <w:t>c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đ</w:t>
            </w:r>
            <w:r>
              <w:rPr>
                <w:rFonts w:ascii="Cambria" w:eastAsia="Cambria" w:hAnsi="Cambria" w:cs="Cambria"/>
                <w:color w:val="000000"/>
                <w:sz w:val="28"/>
                <w:szCs w:val="28"/>
              </w:rPr>
              <w:t>ầ</w:t>
            </w:r>
            <w:r>
              <w:rPr>
                <w:rFonts w:ascii="Cambria" w:eastAsia="Cambria" w:hAnsi="Cambria" w:cs="Cambria"/>
                <w:color w:val="000000"/>
                <w:sz w:val="28"/>
                <w:szCs w:val="28"/>
              </w:rPr>
              <w:t>u k</w:t>
            </w:r>
            <w:r>
              <w:rPr>
                <w:rFonts w:ascii="Cambria" w:eastAsia="Cambria" w:hAnsi="Cambria" w:cs="Cambria"/>
                <w:color w:val="000000"/>
                <w:sz w:val="28"/>
                <w:szCs w:val="28"/>
              </w:rPr>
              <w:t>ỳ</w:t>
            </w:r>
            <w:r>
              <w:rPr>
                <w:rFonts w:ascii="Cambria" w:eastAsia="Cambria" w:hAnsi="Cambria" w:cs="Cambria"/>
                <w:color w:val="000000"/>
                <w:sz w:val="28"/>
                <w:szCs w:val="28"/>
              </w:rPr>
              <w:t xml:space="preserve"> do h</w:t>
            </w:r>
            <w:r>
              <w:rPr>
                <w:rFonts w:ascii="Cambria" w:eastAsia="Cambria" w:hAnsi="Cambria" w:cs="Cambria"/>
                <w:color w:val="000000"/>
                <w:sz w:val="28"/>
                <w:szCs w:val="28"/>
              </w:rPr>
              <w:t>ầ</w:t>
            </w:r>
            <w:r>
              <w:rPr>
                <w:rFonts w:ascii="Cambria" w:eastAsia="Cambria" w:hAnsi="Cambria" w:cs="Cambria"/>
                <w:color w:val="000000"/>
                <w:sz w:val="28"/>
                <w:szCs w:val="28"/>
              </w:rPr>
              <w:t>u h</w:t>
            </w:r>
            <w:r>
              <w:rPr>
                <w:rFonts w:ascii="Cambria" w:eastAsia="Cambria" w:hAnsi="Cambria" w:cs="Cambria"/>
                <w:color w:val="000000"/>
                <w:sz w:val="28"/>
                <w:szCs w:val="28"/>
              </w:rPr>
              <w:t>ế</w:t>
            </w:r>
            <w:r>
              <w:rPr>
                <w:rFonts w:ascii="Cambria" w:eastAsia="Cambria" w:hAnsi="Cambria" w:cs="Cambria"/>
                <w:color w:val="000000"/>
                <w:sz w:val="28"/>
                <w:szCs w:val="28"/>
              </w:rPr>
              <w:t>t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đang n</w:t>
            </w:r>
            <w:r>
              <w:rPr>
                <w:rFonts w:ascii="Cambria" w:eastAsia="Cambria" w:hAnsi="Cambria" w:cs="Cambria"/>
                <w:color w:val="000000"/>
                <w:sz w:val="28"/>
                <w:szCs w:val="28"/>
              </w:rPr>
              <w:t>ằ</w:t>
            </w:r>
            <w:r>
              <w:rPr>
                <w:rFonts w:ascii="Cambria" w:eastAsia="Cambria" w:hAnsi="Cambria" w:cs="Cambria"/>
                <w:color w:val="000000"/>
                <w:sz w:val="28"/>
                <w:szCs w:val="28"/>
              </w:rPr>
              <w:t xml:space="preserve">m </w:t>
            </w:r>
            <w:r>
              <w:rPr>
                <w:rFonts w:ascii="Cambria" w:eastAsia="Cambria" w:hAnsi="Cambria" w:cs="Cambria"/>
                <w:color w:val="000000"/>
                <w:sz w:val="28"/>
                <w:szCs w:val="28"/>
              </w:rPr>
              <w:t>ở</w:t>
            </w:r>
            <w:r>
              <w:rPr>
                <w:rFonts w:ascii="Cambria" w:eastAsia="Cambria" w:hAnsi="Cambria" w:cs="Cambria"/>
                <w:color w:val="000000"/>
                <w:sz w:val="28"/>
                <w:szCs w:val="28"/>
              </w:rPr>
              <w:t xml:space="preserve"> d</w:t>
            </w:r>
            <w:r>
              <w:rPr>
                <w:rFonts w:ascii="Cambria" w:eastAsia="Cambria" w:hAnsi="Cambria" w:cs="Cambria"/>
                <w:color w:val="000000"/>
                <w:sz w:val="28"/>
                <w:szCs w:val="28"/>
              </w:rPr>
              <w:t>ạ</w:t>
            </w:r>
            <w:r>
              <w:rPr>
                <w:rFonts w:ascii="Cambria" w:eastAsia="Cambria" w:hAnsi="Cambria" w:cs="Cambria"/>
                <w:color w:val="000000"/>
                <w:sz w:val="28"/>
                <w:szCs w:val="28"/>
              </w:rPr>
              <w:t>ng words/excel. Ngư</w:t>
            </w:r>
            <w:r>
              <w:rPr>
                <w:rFonts w:ascii="Cambria" w:eastAsia="Cambria" w:hAnsi="Cambria" w:cs="Cambria"/>
                <w:color w:val="000000"/>
                <w:sz w:val="28"/>
                <w:szCs w:val="28"/>
              </w:rPr>
              <w:t>ờ</w:t>
            </w:r>
            <w:r>
              <w:rPr>
                <w:rFonts w:ascii="Cambria" w:eastAsia="Cambria" w:hAnsi="Cambria" w:cs="Cambria"/>
                <w:color w:val="000000"/>
                <w:sz w:val="28"/>
                <w:szCs w:val="28"/>
              </w:rPr>
              <w:t>i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s</w:t>
            </w:r>
            <w:r>
              <w:rPr>
                <w:rFonts w:ascii="Cambria" w:eastAsia="Cambria" w:hAnsi="Cambria" w:cs="Cambria"/>
                <w:color w:val="000000"/>
                <w:sz w:val="28"/>
                <w:szCs w:val="28"/>
              </w:rPr>
              <w:t>ẽ</w:t>
            </w:r>
            <w:r>
              <w:rPr>
                <w:rFonts w:ascii="Cambria" w:eastAsia="Cambria" w:hAnsi="Cambria" w:cs="Cambria"/>
                <w:color w:val="000000"/>
                <w:sz w:val="28"/>
                <w:szCs w:val="28"/>
              </w:rPr>
              <w:t xml:space="preserve">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c</w:t>
            </w:r>
            <w:r>
              <w:rPr>
                <w:rFonts w:ascii="Cambria" w:eastAsia="Cambria" w:hAnsi="Cambria" w:cs="Cambria"/>
                <w:color w:val="000000"/>
                <w:sz w:val="28"/>
                <w:szCs w:val="28"/>
              </w:rPr>
              <w:t>ậ</w:t>
            </w:r>
            <w:r>
              <w:rPr>
                <w:rFonts w:ascii="Cambria" w:eastAsia="Cambria" w:hAnsi="Cambria" w:cs="Cambria"/>
                <w:color w:val="000000"/>
                <w:sz w:val="28"/>
                <w:szCs w:val="28"/>
              </w:rPr>
              <w:t>p nh</w:t>
            </w:r>
            <w:r>
              <w:rPr>
                <w:rFonts w:ascii="Cambria" w:eastAsia="Cambria" w:hAnsi="Cambria" w:cs="Cambria"/>
                <w:color w:val="000000"/>
                <w:sz w:val="28"/>
                <w:szCs w:val="28"/>
              </w:rPr>
              <w:t>ậ</w:t>
            </w:r>
            <w:r>
              <w:rPr>
                <w:rFonts w:ascii="Cambria" w:eastAsia="Cambria" w:hAnsi="Cambria" w:cs="Cambria"/>
                <w:color w:val="000000"/>
                <w:sz w:val="28"/>
                <w:szCs w:val="28"/>
              </w:rPr>
              <w:t>t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thông qua các ch</w:t>
            </w:r>
            <w:r>
              <w:rPr>
                <w:rFonts w:ascii="Cambria" w:eastAsia="Cambria" w:hAnsi="Cambria" w:cs="Cambria"/>
                <w:color w:val="000000"/>
                <w:sz w:val="28"/>
                <w:szCs w:val="28"/>
              </w:rPr>
              <w:t>ứ</w:t>
            </w:r>
            <w:r>
              <w:rPr>
                <w:rFonts w:ascii="Cambria" w:eastAsia="Cambria" w:hAnsi="Cambria" w:cs="Cambria"/>
                <w:color w:val="000000"/>
                <w:sz w:val="28"/>
                <w:szCs w:val="28"/>
              </w:rPr>
              <w:t>c năng c</w:t>
            </w:r>
            <w:r>
              <w:rPr>
                <w:rFonts w:ascii="Cambria" w:eastAsia="Cambria" w:hAnsi="Cambria" w:cs="Cambria"/>
                <w:color w:val="000000"/>
                <w:sz w:val="28"/>
                <w:szCs w:val="28"/>
              </w:rPr>
              <w:t>ủ</w:t>
            </w:r>
            <w:r>
              <w:rPr>
                <w:rFonts w:ascii="Cambria" w:eastAsia="Cambria" w:hAnsi="Cambria" w:cs="Cambria"/>
                <w:color w:val="000000"/>
                <w:sz w:val="28"/>
                <w:szCs w:val="28"/>
              </w:rPr>
              <w:t>a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và vi</w:t>
            </w:r>
            <w:r>
              <w:rPr>
                <w:rFonts w:ascii="Cambria" w:eastAsia="Cambria" w:hAnsi="Cambria" w:cs="Cambria"/>
                <w:color w:val="000000"/>
                <w:sz w:val="28"/>
                <w:szCs w:val="28"/>
              </w:rPr>
              <w:t>ệ</w:t>
            </w:r>
            <w:r>
              <w:rPr>
                <w:rFonts w:ascii="Cambria" w:eastAsia="Cambria" w:hAnsi="Cambria" w:cs="Cambria"/>
                <w:color w:val="000000"/>
                <w:sz w:val="28"/>
                <w:szCs w:val="28"/>
              </w:rPr>
              <w:t>c import các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d</w:t>
            </w:r>
            <w:r>
              <w:rPr>
                <w:rFonts w:ascii="Cambria" w:eastAsia="Cambria" w:hAnsi="Cambria" w:cs="Cambria"/>
                <w:color w:val="000000"/>
                <w:sz w:val="28"/>
                <w:szCs w:val="28"/>
              </w:rPr>
              <w:t>ạ</w:t>
            </w:r>
            <w:r>
              <w:rPr>
                <w:rFonts w:ascii="Cambria" w:eastAsia="Cambria" w:hAnsi="Cambria" w:cs="Cambria"/>
                <w:color w:val="000000"/>
                <w:sz w:val="28"/>
                <w:szCs w:val="28"/>
              </w:rPr>
              <w:t>ng c</w:t>
            </w:r>
            <w:r>
              <w:rPr>
                <w:rFonts w:ascii="Cambria" w:eastAsia="Cambria" w:hAnsi="Cambria" w:cs="Cambria"/>
                <w:color w:val="000000"/>
                <w:sz w:val="28"/>
                <w:szCs w:val="28"/>
              </w:rPr>
              <w:t>ấ</w:t>
            </w:r>
            <w:r>
              <w:rPr>
                <w:rFonts w:ascii="Cambria" w:eastAsia="Cambria" w:hAnsi="Cambria" w:cs="Cambria"/>
                <w:color w:val="000000"/>
                <w:sz w:val="28"/>
                <w:szCs w:val="28"/>
              </w:rPr>
              <w:t>u trúc vào CSDL s</w:t>
            </w:r>
            <w:r>
              <w:rPr>
                <w:rFonts w:ascii="Cambria" w:eastAsia="Cambria" w:hAnsi="Cambria" w:cs="Cambria"/>
                <w:color w:val="000000"/>
                <w:sz w:val="28"/>
                <w:szCs w:val="28"/>
              </w:rPr>
              <w:t>ẽ</w:t>
            </w:r>
            <w:r>
              <w:rPr>
                <w:rFonts w:ascii="Cambria" w:eastAsia="Cambria" w:hAnsi="Cambria" w:cs="Cambria"/>
                <w:color w:val="000000"/>
                <w:sz w:val="28"/>
                <w:szCs w:val="28"/>
              </w:rPr>
              <w:t xml:space="preserve"> đư</w:t>
            </w:r>
            <w:r>
              <w:rPr>
                <w:rFonts w:ascii="Cambria" w:eastAsia="Cambria" w:hAnsi="Cambria" w:cs="Cambria"/>
                <w:color w:val="000000"/>
                <w:sz w:val="28"/>
                <w:szCs w:val="28"/>
              </w:rPr>
              <w:t>ợ</w:t>
            </w:r>
            <w:r>
              <w:rPr>
                <w:rFonts w:ascii="Cambria" w:eastAsia="Cambria" w:hAnsi="Cambria" w:cs="Cambria"/>
                <w:color w:val="000000"/>
                <w:sz w:val="28"/>
                <w:szCs w:val="28"/>
              </w:rPr>
              <w:t>c cán b</w:t>
            </w:r>
            <w:r>
              <w:rPr>
                <w:rFonts w:ascii="Cambria" w:eastAsia="Cambria" w:hAnsi="Cambria" w:cs="Cambria"/>
                <w:color w:val="000000"/>
                <w:sz w:val="28"/>
                <w:szCs w:val="28"/>
              </w:rPr>
              <w:t>ộ</w:t>
            </w:r>
            <w:r>
              <w:rPr>
                <w:rFonts w:ascii="Cambria" w:eastAsia="Cambria" w:hAnsi="Cambria" w:cs="Cambria"/>
                <w:color w:val="000000"/>
                <w:sz w:val="28"/>
                <w:szCs w:val="28"/>
              </w:rPr>
              <w:t xml:space="preserve"> tri</w:t>
            </w:r>
            <w:r>
              <w:rPr>
                <w:rFonts w:ascii="Cambria" w:eastAsia="Cambria" w:hAnsi="Cambria" w:cs="Cambria"/>
                <w:color w:val="000000"/>
                <w:sz w:val="28"/>
                <w:szCs w:val="28"/>
              </w:rPr>
              <w:t>ể</w:t>
            </w:r>
            <w:r>
              <w:rPr>
                <w:rFonts w:ascii="Cambria" w:eastAsia="Cambria" w:hAnsi="Cambria" w:cs="Cambria"/>
                <w:color w:val="000000"/>
                <w:sz w:val="28"/>
                <w:szCs w:val="28"/>
              </w:rPr>
              <w:t>n khai h</w:t>
            </w:r>
            <w:r>
              <w:rPr>
                <w:rFonts w:ascii="Cambria" w:eastAsia="Cambria" w:hAnsi="Cambria" w:cs="Cambria"/>
                <w:color w:val="000000"/>
                <w:sz w:val="28"/>
                <w:szCs w:val="28"/>
              </w:rPr>
              <w:t>ỗ</w:t>
            </w:r>
            <w:r>
              <w:rPr>
                <w:rFonts w:ascii="Cambria" w:eastAsia="Cambria" w:hAnsi="Cambria" w:cs="Cambria"/>
                <w:color w:val="000000"/>
                <w:sz w:val="28"/>
                <w:szCs w:val="28"/>
              </w:rPr>
              <w:t xml:space="preserve"> t</w:t>
            </w:r>
            <w:r>
              <w:rPr>
                <w:rFonts w:ascii="Cambria" w:eastAsia="Cambria" w:hAnsi="Cambria" w:cs="Cambria"/>
                <w:color w:val="000000"/>
                <w:sz w:val="28"/>
                <w:szCs w:val="28"/>
              </w:rPr>
              <w:t>r</w:t>
            </w:r>
            <w:r>
              <w:rPr>
                <w:rFonts w:ascii="Cambria" w:eastAsia="Cambria" w:hAnsi="Cambria" w:cs="Cambria"/>
                <w:color w:val="000000"/>
                <w:sz w:val="28"/>
                <w:szCs w:val="28"/>
              </w:rPr>
              <w:t>ợ</w:t>
            </w:r>
            <w:r>
              <w:rPr>
                <w:rFonts w:ascii="Cambria" w:eastAsia="Cambria" w:hAnsi="Cambria" w:cs="Cambria"/>
                <w:color w:val="000000"/>
                <w:sz w:val="28"/>
                <w:szCs w:val="28"/>
              </w:rPr>
              <w:t xml:space="preserve"> ngư</w:t>
            </w:r>
            <w:r>
              <w:rPr>
                <w:rFonts w:ascii="Cambria" w:eastAsia="Cambria" w:hAnsi="Cambria" w:cs="Cambria"/>
                <w:color w:val="000000"/>
                <w:sz w:val="28"/>
                <w:szCs w:val="28"/>
              </w:rPr>
              <w:t>ờ</w:t>
            </w:r>
            <w:r>
              <w:rPr>
                <w:rFonts w:ascii="Cambria" w:eastAsia="Cambria" w:hAnsi="Cambria" w:cs="Cambria"/>
                <w:color w:val="000000"/>
                <w:sz w:val="28"/>
                <w:szCs w:val="28"/>
              </w:rPr>
              <w:t>i dùng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w:t>
            </w:r>
          </w:p>
        </w:tc>
      </w:tr>
      <w:tr w:rsidR="00B40AAF" w14:paraId="5B44EA6E" w14:textId="77777777">
        <w:trPr>
          <w:trHeight w:val="2181"/>
        </w:trPr>
        <w:tc>
          <w:tcPr>
            <w:tcW w:w="746" w:type="dxa"/>
            <w:shd w:val="clear" w:color="auto" w:fill="auto"/>
            <w:vAlign w:val="center"/>
          </w:tcPr>
          <w:p w14:paraId="546C5C9D" w14:textId="77777777" w:rsidR="00B40AAF" w:rsidRDefault="00746E6D">
            <w:pPr>
              <w:spacing w:before="6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9</w:t>
            </w:r>
          </w:p>
        </w:tc>
        <w:tc>
          <w:tcPr>
            <w:tcW w:w="2634" w:type="dxa"/>
            <w:shd w:val="clear" w:color="auto" w:fill="auto"/>
            <w:vAlign w:val="center"/>
          </w:tcPr>
          <w:p w14:paraId="5C29E047" w14:textId="77777777" w:rsidR="00B40AAF" w:rsidRDefault="00746E6D">
            <w:pPr>
              <w:spacing w:before="60" w:after="0" w:line="264" w:lineRule="auto"/>
              <w:rPr>
                <w:rFonts w:ascii="Cambria" w:eastAsia="Cambria" w:hAnsi="Cambria" w:cs="Cambria"/>
                <w:color w:val="000000"/>
                <w:sz w:val="28"/>
                <w:szCs w:val="28"/>
              </w:rPr>
            </w:pPr>
            <w:r>
              <w:rPr>
                <w:rFonts w:ascii="Cambria" w:eastAsia="Cambria" w:hAnsi="Cambria" w:cs="Cambria"/>
                <w:color w:val="000000"/>
                <w:sz w:val="28"/>
                <w:szCs w:val="28"/>
              </w:rPr>
              <w:t>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Qu</w:t>
            </w:r>
            <w:r>
              <w:rPr>
                <w:rFonts w:ascii="Cambria" w:eastAsia="Cambria" w:hAnsi="Cambria" w:cs="Cambria"/>
                <w:color w:val="000000"/>
                <w:sz w:val="28"/>
                <w:szCs w:val="28"/>
              </w:rPr>
              <w:t>ả</w:t>
            </w:r>
            <w:r>
              <w:rPr>
                <w:rFonts w:ascii="Cambria" w:eastAsia="Cambria" w:hAnsi="Cambria" w:cs="Cambria"/>
                <w:color w:val="000000"/>
                <w:sz w:val="28"/>
                <w:szCs w:val="28"/>
              </w:rPr>
              <w:t>n lý Ch</w:t>
            </w:r>
            <w:r>
              <w:rPr>
                <w:rFonts w:ascii="Cambria" w:eastAsia="Cambria" w:hAnsi="Cambria" w:cs="Cambria"/>
                <w:color w:val="000000"/>
                <w:sz w:val="28"/>
                <w:szCs w:val="28"/>
              </w:rPr>
              <w:t>ứ</w:t>
            </w:r>
            <w:r>
              <w:rPr>
                <w:rFonts w:ascii="Cambria" w:eastAsia="Cambria" w:hAnsi="Cambria" w:cs="Cambria"/>
                <w:color w:val="000000"/>
                <w:sz w:val="28"/>
                <w:szCs w:val="28"/>
              </w:rPr>
              <w:t>ng ch</w:t>
            </w:r>
            <w:r>
              <w:rPr>
                <w:rFonts w:ascii="Cambria" w:eastAsia="Cambria" w:hAnsi="Cambria" w:cs="Cambria"/>
                <w:color w:val="000000"/>
                <w:sz w:val="28"/>
                <w:szCs w:val="28"/>
              </w:rPr>
              <w:t>ỉ</w:t>
            </w:r>
            <w:r>
              <w:rPr>
                <w:rFonts w:ascii="Cambria" w:eastAsia="Cambria" w:hAnsi="Cambria" w:cs="Cambria"/>
                <w:color w:val="000000"/>
                <w:sz w:val="28"/>
                <w:szCs w:val="28"/>
              </w:rPr>
              <w:t xml:space="preserve"> môi gi</w:t>
            </w:r>
            <w:r>
              <w:rPr>
                <w:rFonts w:ascii="Cambria" w:eastAsia="Cambria" w:hAnsi="Cambria" w:cs="Cambria"/>
                <w:color w:val="000000"/>
                <w:sz w:val="28"/>
                <w:szCs w:val="28"/>
              </w:rPr>
              <w:t>ớ</w:t>
            </w:r>
            <w:r>
              <w:rPr>
                <w:rFonts w:ascii="Cambria" w:eastAsia="Cambria" w:hAnsi="Cambria" w:cs="Cambria"/>
                <w:color w:val="000000"/>
                <w:sz w:val="28"/>
                <w:szCs w:val="28"/>
              </w:rPr>
              <w:t>i b</w:t>
            </w:r>
            <w:r>
              <w:rPr>
                <w:rFonts w:ascii="Cambria" w:eastAsia="Cambria" w:hAnsi="Cambria" w:cs="Cambria"/>
                <w:color w:val="000000"/>
                <w:sz w:val="28"/>
                <w:szCs w:val="28"/>
              </w:rPr>
              <w:t>ấ</w:t>
            </w:r>
            <w:r>
              <w:rPr>
                <w:rFonts w:ascii="Cambria" w:eastAsia="Cambria" w:hAnsi="Cambria" w:cs="Cambria"/>
                <w:color w:val="000000"/>
                <w:sz w:val="28"/>
                <w:szCs w:val="28"/>
              </w:rPr>
              <w:t>t đ</w:t>
            </w:r>
            <w:r>
              <w:rPr>
                <w:rFonts w:ascii="Cambria" w:eastAsia="Cambria" w:hAnsi="Cambria" w:cs="Cambria"/>
                <w:color w:val="000000"/>
                <w:sz w:val="28"/>
                <w:szCs w:val="28"/>
              </w:rPr>
              <w:t>ộ</w:t>
            </w:r>
            <w:r>
              <w:rPr>
                <w:rFonts w:ascii="Cambria" w:eastAsia="Cambria" w:hAnsi="Cambria" w:cs="Cambria"/>
                <w:color w:val="000000"/>
                <w:sz w:val="28"/>
                <w:szCs w:val="28"/>
              </w:rPr>
              <w:t>ng sản.</w:t>
            </w:r>
          </w:p>
        </w:tc>
        <w:tc>
          <w:tcPr>
            <w:tcW w:w="5819" w:type="dxa"/>
            <w:shd w:val="clear" w:color="auto" w:fill="auto"/>
            <w:vAlign w:val="center"/>
          </w:tcPr>
          <w:p w14:paraId="4D8DFD8D" w14:textId="77777777" w:rsidR="00B40AAF" w:rsidRDefault="00746E6D">
            <w:pPr>
              <w:spacing w:before="60" w:after="0" w:line="264" w:lineRule="auto"/>
              <w:rPr>
                <w:rFonts w:ascii="Cambria" w:eastAsia="Cambria" w:hAnsi="Cambria" w:cs="Cambria"/>
                <w:color w:val="000000"/>
                <w:sz w:val="28"/>
                <w:szCs w:val="28"/>
              </w:rPr>
            </w:pPr>
            <w:r>
              <w:rPr>
                <w:rFonts w:ascii="Cambria" w:eastAsia="Cambria" w:hAnsi="Cambria" w:cs="Cambria"/>
                <w:color w:val="000000"/>
                <w:sz w:val="28"/>
                <w:szCs w:val="28"/>
              </w:rPr>
              <w:t>Không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vi</w:t>
            </w:r>
            <w:r>
              <w:rPr>
                <w:rFonts w:ascii="Cambria" w:eastAsia="Cambria" w:hAnsi="Cambria" w:cs="Cambria"/>
                <w:color w:val="000000"/>
                <w:sz w:val="28"/>
                <w:szCs w:val="28"/>
              </w:rPr>
              <w:t>ệ</w:t>
            </w:r>
            <w:r>
              <w:rPr>
                <w:rFonts w:ascii="Cambria" w:eastAsia="Cambria" w:hAnsi="Cambria" w:cs="Cambria"/>
                <w:color w:val="000000"/>
                <w:sz w:val="28"/>
                <w:szCs w:val="28"/>
              </w:rPr>
              <w:t>c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đ</w:t>
            </w:r>
            <w:r>
              <w:rPr>
                <w:rFonts w:ascii="Cambria" w:eastAsia="Cambria" w:hAnsi="Cambria" w:cs="Cambria"/>
                <w:color w:val="000000"/>
                <w:sz w:val="28"/>
                <w:szCs w:val="28"/>
              </w:rPr>
              <w:t>ầ</w:t>
            </w:r>
            <w:r>
              <w:rPr>
                <w:rFonts w:ascii="Cambria" w:eastAsia="Cambria" w:hAnsi="Cambria" w:cs="Cambria"/>
                <w:color w:val="000000"/>
                <w:sz w:val="28"/>
                <w:szCs w:val="28"/>
              </w:rPr>
              <w:t>u k</w:t>
            </w:r>
            <w:r>
              <w:rPr>
                <w:rFonts w:ascii="Cambria" w:eastAsia="Cambria" w:hAnsi="Cambria" w:cs="Cambria"/>
                <w:color w:val="000000"/>
                <w:sz w:val="28"/>
                <w:szCs w:val="28"/>
              </w:rPr>
              <w:t>ỳ</w:t>
            </w:r>
            <w:r>
              <w:rPr>
                <w:rFonts w:ascii="Cambria" w:eastAsia="Cambria" w:hAnsi="Cambria" w:cs="Cambria"/>
                <w:color w:val="000000"/>
                <w:sz w:val="28"/>
                <w:szCs w:val="28"/>
              </w:rPr>
              <w:t xml:space="preserve"> do h</w:t>
            </w:r>
            <w:r>
              <w:rPr>
                <w:rFonts w:ascii="Cambria" w:eastAsia="Cambria" w:hAnsi="Cambria" w:cs="Cambria"/>
                <w:color w:val="000000"/>
                <w:sz w:val="28"/>
                <w:szCs w:val="28"/>
              </w:rPr>
              <w:t>ầ</w:t>
            </w:r>
            <w:r>
              <w:rPr>
                <w:rFonts w:ascii="Cambria" w:eastAsia="Cambria" w:hAnsi="Cambria" w:cs="Cambria"/>
                <w:color w:val="000000"/>
                <w:sz w:val="28"/>
                <w:szCs w:val="28"/>
              </w:rPr>
              <w:t>u h</w:t>
            </w:r>
            <w:r>
              <w:rPr>
                <w:rFonts w:ascii="Cambria" w:eastAsia="Cambria" w:hAnsi="Cambria" w:cs="Cambria"/>
                <w:color w:val="000000"/>
                <w:sz w:val="28"/>
                <w:szCs w:val="28"/>
              </w:rPr>
              <w:t>ế</w:t>
            </w:r>
            <w:r>
              <w:rPr>
                <w:rFonts w:ascii="Cambria" w:eastAsia="Cambria" w:hAnsi="Cambria" w:cs="Cambria"/>
                <w:color w:val="000000"/>
                <w:sz w:val="28"/>
                <w:szCs w:val="28"/>
              </w:rPr>
              <w:t>t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đang n</w:t>
            </w:r>
            <w:r>
              <w:rPr>
                <w:rFonts w:ascii="Cambria" w:eastAsia="Cambria" w:hAnsi="Cambria" w:cs="Cambria"/>
                <w:color w:val="000000"/>
                <w:sz w:val="28"/>
                <w:szCs w:val="28"/>
              </w:rPr>
              <w:t>ằ</w:t>
            </w:r>
            <w:r>
              <w:rPr>
                <w:rFonts w:ascii="Cambria" w:eastAsia="Cambria" w:hAnsi="Cambria" w:cs="Cambria"/>
                <w:color w:val="000000"/>
                <w:sz w:val="28"/>
                <w:szCs w:val="28"/>
              </w:rPr>
              <w:t xml:space="preserve">m </w:t>
            </w:r>
            <w:r>
              <w:rPr>
                <w:rFonts w:ascii="Cambria" w:eastAsia="Cambria" w:hAnsi="Cambria" w:cs="Cambria"/>
                <w:color w:val="000000"/>
                <w:sz w:val="28"/>
                <w:szCs w:val="28"/>
              </w:rPr>
              <w:t>ở</w:t>
            </w:r>
            <w:r>
              <w:rPr>
                <w:rFonts w:ascii="Cambria" w:eastAsia="Cambria" w:hAnsi="Cambria" w:cs="Cambria"/>
                <w:color w:val="000000"/>
                <w:sz w:val="28"/>
                <w:szCs w:val="28"/>
              </w:rPr>
              <w:t xml:space="preserve"> d</w:t>
            </w:r>
            <w:r>
              <w:rPr>
                <w:rFonts w:ascii="Cambria" w:eastAsia="Cambria" w:hAnsi="Cambria" w:cs="Cambria"/>
                <w:color w:val="000000"/>
                <w:sz w:val="28"/>
                <w:szCs w:val="28"/>
              </w:rPr>
              <w:t>ạ</w:t>
            </w:r>
            <w:r>
              <w:rPr>
                <w:rFonts w:ascii="Cambria" w:eastAsia="Cambria" w:hAnsi="Cambria" w:cs="Cambria"/>
                <w:color w:val="000000"/>
                <w:sz w:val="28"/>
                <w:szCs w:val="28"/>
              </w:rPr>
              <w:t>ng words/excel. Ngư</w:t>
            </w:r>
            <w:r>
              <w:rPr>
                <w:rFonts w:ascii="Cambria" w:eastAsia="Cambria" w:hAnsi="Cambria" w:cs="Cambria"/>
                <w:color w:val="000000"/>
                <w:sz w:val="28"/>
                <w:szCs w:val="28"/>
              </w:rPr>
              <w:t>ờ</w:t>
            </w:r>
            <w:r>
              <w:rPr>
                <w:rFonts w:ascii="Cambria" w:eastAsia="Cambria" w:hAnsi="Cambria" w:cs="Cambria"/>
                <w:color w:val="000000"/>
                <w:sz w:val="28"/>
                <w:szCs w:val="28"/>
              </w:rPr>
              <w:t>i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s</w:t>
            </w:r>
            <w:r>
              <w:rPr>
                <w:rFonts w:ascii="Cambria" w:eastAsia="Cambria" w:hAnsi="Cambria" w:cs="Cambria"/>
                <w:color w:val="000000"/>
                <w:sz w:val="28"/>
                <w:szCs w:val="28"/>
              </w:rPr>
              <w:t>ẽ</w:t>
            </w:r>
            <w:r>
              <w:rPr>
                <w:rFonts w:ascii="Cambria" w:eastAsia="Cambria" w:hAnsi="Cambria" w:cs="Cambria"/>
                <w:color w:val="000000"/>
                <w:sz w:val="28"/>
                <w:szCs w:val="28"/>
              </w:rPr>
              <w:t xml:space="preserve">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c</w:t>
            </w:r>
            <w:r>
              <w:rPr>
                <w:rFonts w:ascii="Cambria" w:eastAsia="Cambria" w:hAnsi="Cambria" w:cs="Cambria"/>
                <w:color w:val="000000"/>
                <w:sz w:val="28"/>
                <w:szCs w:val="28"/>
              </w:rPr>
              <w:t>ậ</w:t>
            </w:r>
            <w:r>
              <w:rPr>
                <w:rFonts w:ascii="Cambria" w:eastAsia="Cambria" w:hAnsi="Cambria" w:cs="Cambria"/>
                <w:color w:val="000000"/>
                <w:sz w:val="28"/>
                <w:szCs w:val="28"/>
              </w:rPr>
              <w:t>p nh</w:t>
            </w:r>
            <w:r>
              <w:rPr>
                <w:rFonts w:ascii="Cambria" w:eastAsia="Cambria" w:hAnsi="Cambria" w:cs="Cambria"/>
                <w:color w:val="000000"/>
                <w:sz w:val="28"/>
                <w:szCs w:val="28"/>
              </w:rPr>
              <w:t>ậ</w:t>
            </w:r>
            <w:r>
              <w:rPr>
                <w:rFonts w:ascii="Cambria" w:eastAsia="Cambria" w:hAnsi="Cambria" w:cs="Cambria"/>
                <w:color w:val="000000"/>
                <w:sz w:val="28"/>
                <w:szCs w:val="28"/>
              </w:rPr>
              <w:t>t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thông qua các ch</w:t>
            </w:r>
            <w:r>
              <w:rPr>
                <w:rFonts w:ascii="Cambria" w:eastAsia="Cambria" w:hAnsi="Cambria" w:cs="Cambria"/>
                <w:color w:val="000000"/>
                <w:sz w:val="28"/>
                <w:szCs w:val="28"/>
              </w:rPr>
              <w:t>ứ</w:t>
            </w:r>
            <w:r>
              <w:rPr>
                <w:rFonts w:ascii="Cambria" w:eastAsia="Cambria" w:hAnsi="Cambria" w:cs="Cambria"/>
                <w:color w:val="000000"/>
                <w:sz w:val="28"/>
                <w:szCs w:val="28"/>
              </w:rPr>
              <w:t>c năng c</w:t>
            </w:r>
            <w:r>
              <w:rPr>
                <w:rFonts w:ascii="Cambria" w:eastAsia="Cambria" w:hAnsi="Cambria" w:cs="Cambria"/>
                <w:color w:val="000000"/>
                <w:sz w:val="28"/>
                <w:szCs w:val="28"/>
              </w:rPr>
              <w:t>ủ</w:t>
            </w:r>
            <w:r>
              <w:rPr>
                <w:rFonts w:ascii="Cambria" w:eastAsia="Cambria" w:hAnsi="Cambria" w:cs="Cambria"/>
                <w:color w:val="000000"/>
                <w:sz w:val="28"/>
                <w:szCs w:val="28"/>
              </w:rPr>
              <w:t>a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và vi</w:t>
            </w:r>
            <w:r>
              <w:rPr>
                <w:rFonts w:ascii="Cambria" w:eastAsia="Cambria" w:hAnsi="Cambria" w:cs="Cambria"/>
                <w:color w:val="000000"/>
                <w:sz w:val="28"/>
                <w:szCs w:val="28"/>
              </w:rPr>
              <w:t>ệ</w:t>
            </w:r>
            <w:r>
              <w:rPr>
                <w:rFonts w:ascii="Cambria" w:eastAsia="Cambria" w:hAnsi="Cambria" w:cs="Cambria"/>
                <w:color w:val="000000"/>
                <w:sz w:val="28"/>
                <w:szCs w:val="28"/>
              </w:rPr>
              <w:t>c import các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d</w:t>
            </w:r>
            <w:r>
              <w:rPr>
                <w:rFonts w:ascii="Cambria" w:eastAsia="Cambria" w:hAnsi="Cambria" w:cs="Cambria"/>
                <w:color w:val="000000"/>
                <w:sz w:val="28"/>
                <w:szCs w:val="28"/>
              </w:rPr>
              <w:t>ạ</w:t>
            </w:r>
            <w:r>
              <w:rPr>
                <w:rFonts w:ascii="Cambria" w:eastAsia="Cambria" w:hAnsi="Cambria" w:cs="Cambria"/>
                <w:color w:val="000000"/>
                <w:sz w:val="28"/>
                <w:szCs w:val="28"/>
              </w:rPr>
              <w:t>ng c</w:t>
            </w:r>
            <w:r>
              <w:rPr>
                <w:rFonts w:ascii="Cambria" w:eastAsia="Cambria" w:hAnsi="Cambria" w:cs="Cambria"/>
                <w:color w:val="000000"/>
                <w:sz w:val="28"/>
                <w:szCs w:val="28"/>
              </w:rPr>
              <w:t>ấ</w:t>
            </w:r>
            <w:r>
              <w:rPr>
                <w:rFonts w:ascii="Cambria" w:eastAsia="Cambria" w:hAnsi="Cambria" w:cs="Cambria"/>
                <w:color w:val="000000"/>
                <w:sz w:val="28"/>
                <w:szCs w:val="28"/>
              </w:rPr>
              <w:t>u trúc vào CSDL s</w:t>
            </w:r>
            <w:r>
              <w:rPr>
                <w:rFonts w:ascii="Cambria" w:eastAsia="Cambria" w:hAnsi="Cambria" w:cs="Cambria"/>
                <w:color w:val="000000"/>
                <w:sz w:val="28"/>
                <w:szCs w:val="28"/>
              </w:rPr>
              <w:t>ẽ</w:t>
            </w:r>
            <w:r>
              <w:rPr>
                <w:rFonts w:ascii="Cambria" w:eastAsia="Cambria" w:hAnsi="Cambria" w:cs="Cambria"/>
                <w:color w:val="000000"/>
                <w:sz w:val="28"/>
                <w:szCs w:val="28"/>
              </w:rPr>
              <w:t xml:space="preserve"> đư</w:t>
            </w:r>
            <w:r>
              <w:rPr>
                <w:rFonts w:ascii="Cambria" w:eastAsia="Cambria" w:hAnsi="Cambria" w:cs="Cambria"/>
                <w:color w:val="000000"/>
                <w:sz w:val="28"/>
                <w:szCs w:val="28"/>
              </w:rPr>
              <w:t>ợ</w:t>
            </w:r>
            <w:r>
              <w:rPr>
                <w:rFonts w:ascii="Cambria" w:eastAsia="Cambria" w:hAnsi="Cambria" w:cs="Cambria"/>
                <w:color w:val="000000"/>
                <w:sz w:val="28"/>
                <w:szCs w:val="28"/>
              </w:rPr>
              <w:t>c cán b</w:t>
            </w:r>
            <w:r>
              <w:rPr>
                <w:rFonts w:ascii="Cambria" w:eastAsia="Cambria" w:hAnsi="Cambria" w:cs="Cambria"/>
                <w:color w:val="000000"/>
                <w:sz w:val="28"/>
                <w:szCs w:val="28"/>
              </w:rPr>
              <w:t>ộ</w:t>
            </w:r>
            <w:r>
              <w:rPr>
                <w:rFonts w:ascii="Cambria" w:eastAsia="Cambria" w:hAnsi="Cambria" w:cs="Cambria"/>
                <w:color w:val="000000"/>
                <w:sz w:val="28"/>
                <w:szCs w:val="28"/>
              </w:rPr>
              <w:t xml:space="preserve"> tri</w:t>
            </w:r>
            <w:r>
              <w:rPr>
                <w:rFonts w:ascii="Cambria" w:eastAsia="Cambria" w:hAnsi="Cambria" w:cs="Cambria"/>
                <w:color w:val="000000"/>
                <w:sz w:val="28"/>
                <w:szCs w:val="28"/>
              </w:rPr>
              <w:t>ể</w:t>
            </w:r>
            <w:r>
              <w:rPr>
                <w:rFonts w:ascii="Cambria" w:eastAsia="Cambria" w:hAnsi="Cambria" w:cs="Cambria"/>
                <w:color w:val="000000"/>
                <w:sz w:val="28"/>
                <w:szCs w:val="28"/>
              </w:rPr>
              <w:t>n khai h</w:t>
            </w:r>
            <w:r>
              <w:rPr>
                <w:rFonts w:ascii="Cambria" w:eastAsia="Cambria" w:hAnsi="Cambria" w:cs="Cambria"/>
                <w:color w:val="000000"/>
                <w:sz w:val="28"/>
                <w:szCs w:val="28"/>
              </w:rPr>
              <w:t>ỗ</w:t>
            </w:r>
            <w:r>
              <w:rPr>
                <w:rFonts w:ascii="Cambria" w:eastAsia="Cambria" w:hAnsi="Cambria" w:cs="Cambria"/>
                <w:color w:val="000000"/>
                <w:sz w:val="28"/>
                <w:szCs w:val="28"/>
              </w:rPr>
              <w:t xml:space="preserve"> t</w:t>
            </w:r>
            <w:r>
              <w:rPr>
                <w:rFonts w:ascii="Cambria" w:eastAsia="Cambria" w:hAnsi="Cambria" w:cs="Cambria"/>
                <w:color w:val="000000"/>
                <w:sz w:val="28"/>
                <w:szCs w:val="28"/>
              </w:rPr>
              <w:t>r</w:t>
            </w:r>
            <w:r>
              <w:rPr>
                <w:rFonts w:ascii="Cambria" w:eastAsia="Cambria" w:hAnsi="Cambria" w:cs="Cambria"/>
                <w:color w:val="000000"/>
                <w:sz w:val="28"/>
                <w:szCs w:val="28"/>
              </w:rPr>
              <w:t>ợ</w:t>
            </w:r>
            <w:r>
              <w:rPr>
                <w:rFonts w:ascii="Cambria" w:eastAsia="Cambria" w:hAnsi="Cambria" w:cs="Cambria"/>
                <w:color w:val="000000"/>
                <w:sz w:val="28"/>
                <w:szCs w:val="28"/>
              </w:rPr>
              <w:t xml:space="preserve"> ngư</w:t>
            </w:r>
            <w:r>
              <w:rPr>
                <w:rFonts w:ascii="Cambria" w:eastAsia="Cambria" w:hAnsi="Cambria" w:cs="Cambria"/>
                <w:color w:val="000000"/>
                <w:sz w:val="28"/>
                <w:szCs w:val="28"/>
              </w:rPr>
              <w:t>ờ</w:t>
            </w:r>
            <w:r>
              <w:rPr>
                <w:rFonts w:ascii="Cambria" w:eastAsia="Cambria" w:hAnsi="Cambria" w:cs="Cambria"/>
                <w:color w:val="000000"/>
                <w:sz w:val="28"/>
                <w:szCs w:val="28"/>
              </w:rPr>
              <w:t>i dùng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w:t>
            </w:r>
          </w:p>
        </w:tc>
      </w:tr>
      <w:tr w:rsidR="00B40AAF" w14:paraId="18C231F2" w14:textId="77777777">
        <w:trPr>
          <w:trHeight w:val="2113"/>
        </w:trPr>
        <w:tc>
          <w:tcPr>
            <w:tcW w:w="746" w:type="dxa"/>
            <w:shd w:val="clear" w:color="auto" w:fill="auto"/>
            <w:vAlign w:val="center"/>
          </w:tcPr>
          <w:p w14:paraId="7DE2607D" w14:textId="77777777" w:rsidR="00B40AAF" w:rsidRDefault="00746E6D">
            <w:pPr>
              <w:spacing w:before="6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lastRenderedPageBreak/>
              <w:t>10</w:t>
            </w:r>
          </w:p>
        </w:tc>
        <w:tc>
          <w:tcPr>
            <w:tcW w:w="2634" w:type="dxa"/>
            <w:shd w:val="clear" w:color="auto" w:fill="auto"/>
            <w:vAlign w:val="center"/>
          </w:tcPr>
          <w:p w14:paraId="709C9624" w14:textId="77777777" w:rsidR="00B40AAF" w:rsidRDefault="00746E6D">
            <w:pPr>
              <w:spacing w:before="60" w:after="0" w:line="264" w:lineRule="auto"/>
              <w:rPr>
                <w:rFonts w:ascii="Cambria" w:eastAsia="Cambria" w:hAnsi="Cambria" w:cs="Cambria"/>
                <w:color w:val="000000"/>
                <w:sz w:val="28"/>
                <w:szCs w:val="28"/>
              </w:rPr>
            </w:pPr>
            <w:r>
              <w:rPr>
                <w:rFonts w:ascii="Cambria" w:eastAsia="Cambria" w:hAnsi="Cambria" w:cs="Cambria"/>
                <w:color w:val="000000"/>
                <w:sz w:val="28"/>
                <w:szCs w:val="28"/>
              </w:rPr>
              <w:t>App mobile khai thác, tra c</w:t>
            </w:r>
            <w:r>
              <w:rPr>
                <w:rFonts w:ascii="Cambria" w:eastAsia="Cambria" w:hAnsi="Cambria" w:cs="Cambria"/>
                <w:color w:val="000000"/>
                <w:sz w:val="28"/>
                <w:szCs w:val="28"/>
              </w:rPr>
              <w:t>ứ</w:t>
            </w:r>
            <w:r>
              <w:rPr>
                <w:rFonts w:ascii="Cambria" w:eastAsia="Cambria" w:hAnsi="Cambria" w:cs="Cambria"/>
                <w:color w:val="000000"/>
                <w:sz w:val="28"/>
                <w:szCs w:val="28"/>
              </w:rPr>
              <w:t>u, t</w:t>
            </w:r>
            <w:r>
              <w:rPr>
                <w:rFonts w:ascii="Cambria" w:eastAsia="Cambria" w:hAnsi="Cambria" w:cs="Cambria"/>
                <w:color w:val="000000"/>
                <w:sz w:val="28"/>
                <w:szCs w:val="28"/>
              </w:rPr>
              <w:t>ổ</w:t>
            </w:r>
            <w:r>
              <w:rPr>
                <w:rFonts w:ascii="Cambria" w:eastAsia="Cambria" w:hAnsi="Cambria" w:cs="Cambria"/>
                <w:color w:val="000000"/>
                <w:sz w:val="28"/>
                <w:szCs w:val="28"/>
              </w:rPr>
              <w:t>ng h</w:t>
            </w:r>
            <w:r>
              <w:rPr>
                <w:rFonts w:ascii="Cambria" w:eastAsia="Cambria" w:hAnsi="Cambria" w:cs="Cambria"/>
                <w:color w:val="000000"/>
                <w:sz w:val="28"/>
                <w:szCs w:val="28"/>
              </w:rPr>
              <w:t>ợ</w:t>
            </w:r>
            <w:r>
              <w:rPr>
                <w:rFonts w:ascii="Cambria" w:eastAsia="Cambria" w:hAnsi="Cambria" w:cs="Cambria"/>
                <w:color w:val="000000"/>
                <w:sz w:val="28"/>
                <w:szCs w:val="28"/>
              </w:rPr>
              <w:t>p báo cáo c</w:t>
            </w:r>
            <w:r>
              <w:rPr>
                <w:rFonts w:ascii="Cambria" w:eastAsia="Cambria" w:hAnsi="Cambria" w:cs="Cambria"/>
                <w:color w:val="000000"/>
                <w:sz w:val="28"/>
                <w:szCs w:val="28"/>
              </w:rPr>
              <w:t>ủ</w:t>
            </w:r>
            <w:r>
              <w:rPr>
                <w:rFonts w:ascii="Cambria" w:eastAsia="Cambria" w:hAnsi="Cambria" w:cs="Cambria"/>
                <w:color w:val="000000"/>
                <w:sz w:val="28"/>
                <w:szCs w:val="28"/>
              </w:rPr>
              <w:t>a phòng chuyên môn, đơn v</w:t>
            </w:r>
            <w:r>
              <w:rPr>
                <w:rFonts w:ascii="Cambria" w:eastAsia="Cambria" w:hAnsi="Cambria" w:cs="Cambria"/>
                <w:color w:val="000000"/>
                <w:sz w:val="28"/>
                <w:szCs w:val="28"/>
              </w:rPr>
              <w:t>ị</w:t>
            </w:r>
            <w:r>
              <w:rPr>
                <w:rFonts w:ascii="Cambria" w:eastAsia="Cambria" w:hAnsi="Cambria" w:cs="Cambria"/>
                <w:color w:val="000000"/>
                <w:sz w:val="28"/>
                <w:szCs w:val="28"/>
              </w:rPr>
              <w:t xml:space="preserve"> s</w:t>
            </w:r>
            <w:r>
              <w:rPr>
                <w:rFonts w:ascii="Cambria" w:eastAsia="Cambria" w:hAnsi="Cambria" w:cs="Cambria"/>
                <w:color w:val="000000"/>
                <w:sz w:val="28"/>
                <w:szCs w:val="28"/>
              </w:rPr>
              <w:t>ự</w:t>
            </w:r>
            <w:r>
              <w:rPr>
                <w:rFonts w:ascii="Cambria" w:eastAsia="Cambria" w:hAnsi="Cambria" w:cs="Cambria"/>
                <w:color w:val="000000"/>
                <w:sz w:val="28"/>
                <w:szCs w:val="28"/>
              </w:rPr>
              <w:t xml:space="preserve"> nghi</w:t>
            </w:r>
            <w:r>
              <w:rPr>
                <w:rFonts w:ascii="Cambria" w:eastAsia="Cambria" w:hAnsi="Cambria" w:cs="Cambria"/>
                <w:color w:val="000000"/>
                <w:sz w:val="28"/>
                <w:szCs w:val="28"/>
              </w:rPr>
              <w:t>ệ</w:t>
            </w:r>
            <w:r>
              <w:rPr>
                <w:rFonts w:ascii="Cambria" w:eastAsia="Cambria" w:hAnsi="Cambria" w:cs="Cambria"/>
                <w:color w:val="000000"/>
                <w:sz w:val="28"/>
                <w:szCs w:val="28"/>
              </w:rPr>
              <w:t>p</w:t>
            </w:r>
          </w:p>
        </w:tc>
        <w:tc>
          <w:tcPr>
            <w:tcW w:w="5819" w:type="dxa"/>
            <w:shd w:val="clear" w:color="auto" w:fill="auto"/>
            <w:vAlign w:val="center"/>
          </w:tcPr>
          <w:p w14:paraId="4238D14C" w14:textId="77777777" w:rsidR="00B40AAF" w:rsidRDefault="00746E6D">
            <w:pPr>
              <w:spacing w:before="60" w:after="0" w:line="264" w:lineRule="auto"/>
              <w:rPr>
                <w:rFonts w:ascii="Cambria" w:eastAsia="Cambria" w:hAnsi="Cambria" w:cs="Cambria"/>
                <w:color w:val="000000"/>
                <w:sz w:val="28"/>
                <w:szCs w:val="28"/>
              </w:rPr>
            </w:pPr>
            <w:r>
              <w:rPr>
                <w:rFonts w:ascii="Cambria" w:eastAsia="Cambria" w:hAnsi="Cambria" w:cs="Cambria"/>
                <w:color w:val="000000"/>
                <w:sz w:val="28"/>
                <w:szCs w:val="28"/>
              </w:rPr>
              <w:t>Không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vi</w:t>
            </w:r>
            <w:r>
              <w:rPr>
                <w:rFonts w:ascii="Cambria" w:eastAsia="Cambria" w:hAnsi="Cambria" w:cs="Cambria"/>
                <w:color w:val="000000"/>
                <w:sz w:val="28"/>
                <w:szCs w:val="28"/>
              </w:rPr>
              <w:t>ệ</w:t>
            </w:r>
            <w:r>
              <w:rPr>
                <w:rFonts w:ascii="Cambria" w:eastAsia="Cambria" w:hAnsi="Cambria" w:cs="Cambria"/>
                <w:color w:val="000000"/>
                <w:sz w:val="28"/>
                <w:szCs w:val="28"/>
              </w:rPr>
              <w:t>c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đ</w:t>
            </w:r>
            <w:r>
              <w:rPr>
                <w:rFonts w:ascii="Cambria" w:eastAsia="Cambria" w:hAnsi="Cambria" w:cs="Cambria"/>
                <w:color w:val="000000"/>
                <w:sz w:val="28"/>
                <w:szCs w:val="28"/>
              </w:rPr>
              <w:t>ầ</w:t>
            </w:r>
            <w:r>
              <w:rPr>
                <w:rFonts w:ascii="Cambria" w:eastAsia="Cambria" w:hAnsi="Cambria" w:cs="Cambria"/>
                <w:color w:val="000000"/>
                <w:sz w:val="28"/>
                <w:szCs w:val="28"/>
              </w:rPr>
              <w:t>u k</w:t>
            </w:r>
            <w:r>
              <w:rPr>
                <w:rFonts w:ascii="Cambria" w:eastAsia="Cambria" w:hAnsi="Cambria" w:cs="Cambria"/>
                <w:color w:val="000000"/>
                <w:sz w:val="28"/>
                <w:szCs w:val="28"/>
              </w:rPr>
              <w:t>ỳ</w:t>
            </w:r>
            <w:r>
              <w:rPr>
                <w:rFonts w:ascii="Cambria" w:eastAsia="Cambria" w:hAnsi="Cambria" w:cs="Cambria"/>
                <w:color w:val="000000"/>
                <w:sz w:val="28"/>
                <w:szCs w:val="28"/>
              </w:rPr>
              <w:t xml:space="preserve"> do h</w:t>
            </w:r>
            <w:r>
              <w:rPr>
                <w:rFonts w:ascii="Cambria" w:eastAsia="Cambria" w:hAnsi="Cambria" w:cs="Cambria"/>
                <w:color w:val="000000"/>
                <w:sz w:val="28"/>
                <w:szCs w:val="28"/>
              </w:rPr>
              <w:t>ầ</w:t>
            </w:r>
            <w:r>
              <w:rPr>
                <w:rFonts w:ascii="Cambria" w:eastAsia="Cambria" w:hAnsi="Cambria" w:cs="Cambria"/>
                <w:color w:val="000000"/>
                <w:sz w:val="28"/>
                <w:szCs w:val="28"/>
              </w:rPr>
              <w:t>u h</w:t>
            </w:r>
            <w:r>
              <w:rPr>
                <w:rFonts w:ascii="Cambria" w:eastAsia="Cambria" w:hAnsi="Cambria" w:cs="Cambria"/>
                <w:color w:val="000000"/>
                <w:sz w:val="28"/>
                <w:szCs w:val="28"/>
              </w:rPr>
              <w:t>ế</w:t>
            </w:r>
            <w:r>
              <w:rPr>
                <w:rFonts w:ascii="Cambria" w:eastAsia="Cambria" w:hAnsi="Cambria" w:cs="Cambria"/>
                <w:color w:val="000000"/>
                <w:sz w:val="28"/>
                <w:szCs w:val="28"/>
              </w:rPr>
              <w:t>t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đang n</w:t>
            </w:r>
            <w:r>
              <w:rPr>
                <w:rFonts w:ascii="Cambria" w:eastAsia="Cambria" w:hAnsi="Cambria" w:cs="Cambria"/>
                <w:color w:val="000000"/>
                <w:sz w:val="28"/>
                <w:szCs w:val="28"/>
              </w:rPr>
              <w:t>ằ</w:t>
            </w:r>
            <w:r>
              <w:rPr>
                <w:rFonts w:ascii="Cambria" w:eastAsia="Cambria" w:hAnsi="Cambria" w:cs="Cambria"/>
                <w:color w:val="000000"/>
                <w:sz w:val="28"/>
                <w:szCs w:val="28"/>
              </w:rPr>
              <w:t xml:space="preserve">m </w:t>
            </w:r>
            <w:r>
              <w:rPr>
                <w:rFonts w:ascii="Cambria" w:eastAsia="Cambria" w:hAnsi="Cambria" w:cs="Cambria"/>
                <w:color w:val="000000"/>
                <w:sz w:val="28"/>
                <w:szCs w:val="28"/>
              </w:rPr>
              <w:t>ở</w:t>
            </w:r>
            <w:r>
              <w:rPr>
                <w:rFonts w:ascii="Cambria" w:eastAsia="Cambria" w:hAnsi="Cambria" w:cs="Cambria"/>
                <w:color w:val="000000"/>
                <w:sz w:val="28"/>
                <w:szCs w:val="28"/>
              </w:rPr>
              <w:t xml:space="preserve"> d</w:t>
            </w:r>
            <w:r>
              <w:rPr>
                <w:rFonts w:ascii="Cambria" w:eastAsia="Cambria" w:hAnsi="Cambria" w:cs="Cambria"/>
                <w:color w:val="000000"/>
                <w:sz w:val="28"/>
                <w:szCs w:val="28"/>
              </w:rPr>
              <w:t>ạ</w:t>
            </w:r>
            <w:r>
              <w:rPr>
                <w:rFonts w:ascii="Cambria" w:eastAsia="Cambria" w:hAnsi="Cambria" w:cs="Cambria"/>
                <w:color w:val="000000"/>
                <w:sz w:val="28"/>
                <w:szCs w:val="28"/>
              </w:rPr>
              <w:t>ng words/excel. Ngư</w:t>
            </w:r>
            <w:r>
              <w:rPr>
                <w:rFonts w:ascii="Cambria" w:eastAsia="Cambria" w:hAnsi="Cambria" w:cs="Cambria"/>
                <w:color w:val="000000"/>
                <w:sz w:val="28"/>
                <w:szCs w:val="28"/>
              </w:rPr>
              <w:t>ờ</w:t>
            </w:r>
            <w:r>
              <w:rPr>
                <w:rFonts w:ascii="Cambria" w:eastAsia="Cambria" w:hAnsi="Cambria" w:cs="Cambria"/>
                <w:color w:val="000000"/>
                <w:sz w:val="28"/>
                <w:szCs w:val="28"/>
              </w:rPr>
              <w:t>i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s</w:t>
            </w:r>
            <w:r>
              <w:rPr>
                <w:rFonts w:ascii="Cambria" w:eastAsia="Cambria" w:hAnsi="Cambria" w:cs="Cambria"/>
                <w:color w:val="000000"/>
                <w:sz w:val="28"/>
                <w:szCs w:val="28"/>
              </w:rPr>
              <w:t>ẽ</w:t>
            </w:r>
            <w:r>
              <w:rPr>
                <w:rFonts w:ascii="Cambria" w:eastAsia="Cambria" w:hAnsi="Cambria" w:cs="Cambria"/>
                <w:color w:val="000000"/>
                <w:sz w:val="28"/>
                <w:szCs w:val="28"/>
              </w:rPr>
              <w:t xml:space="preserve">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c</w:t>
            </w:r>
            <w:r>
              <w:rPr>
                <w:rFonts w:ascii="Cambria" w:eastAsia="Cambria" w:hAnsi="Cambria" w:cs="Cambria"/>
                <w:color w:val="000000"/>
                <w:sz w:val="28"/>
                <w:szCs w:val="28"/>
              </w:rPr>
              <w:t>ậ</w:t>
            </w:r>
            <w:r>
              <w:rPr>
                <w:rFonts w:ascii="Cambria" w:eastAsia="Cambria" w:hAnsi="Cambria" w:cs="Cambria"/>
                <w:color w:val="000000"/>
                <w:sz w:val="28"/>
                <w:szCs w:val="28"/>
              </w:rPr>
              <w:t>p nh</w:t>
            </w:r>
            <w:r>
              <w:rPr>
                <w:rFonts w:ascii="Cambria" w:eastAsia="Cambria" w:hAnsi="Cambria" w:cs="Cambria"/>
                <w:color w:val="000000"/>
                <w:sz w:val="28"/>
                <w:szCs w:val="28"/>
              </w:rPr>
              <w:t>ậ</w:t>
            </w:r>
            <w:r>
              <w:rPr>
                <w:rFonts w:ascii="Cambria" w:eastAsia="Cambria" w:hAnsi="Cambria" w:cs="Cambria"/>
                <w:color w:val="000000"/>
                <w:sz w:val="28"/>
                <w:szCs w:val="28"/>
              </w:rPr>
              <w:t>t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th</w:t>
            </w:r>
            <w:r>
              <w:rPr>
                <w:rFonts w:ascii="Cambria" w:eastAsia="Cambria" w:hAnsi="Cambria" w:cs="Cambria"/>
                <w:color w:val="000000"/>
                <w:sz w:val="28"/>
                <w:szCs w:val="28"/>
              </w:rPr>
              <w:t>ông qua các ch</w:t>
            </w:r>
            <w:r>
              <w:rPr>
                <w:rFonts w:ascii="Cambria" w:eastAsia="Cambria" w:hAnsi="Cambria" w:cs="Cambria"/>
                <w:color w:val="000000"/>
                <w:sz w:val="28"/>
                <w:szCs w:val="28"/>
              </w:rPr>
              <w:t>ứ</w:t>
            </w:r>
            <w:r>
              <w:rPr>
                <w:rFonts w:ascii="Cambria" w:eastAsia="Cambria" w:hAnsi="Cambria" w:cs="Cambria"/>
                <w:color w:val="000000"/>
                <w:sz w:val="28"/>
                <w:szCs w:val="28"/>
              </w:rPr>
              <w:t>c năng c</w:t>
            </w:r>
            <w:r>
              <w:rPr>
                <w:rFonts w:ascii="Cambria" w:eastAsia="Cambria" w:hAnsi="Cambria" w:cs="Cambria"/>
                <w:color w:val="000000"/>
                <w:sz w:val="28"/>
                <w:szCs w:val="28"/>
              </w:rPr>
              <w:t>ủ</w:t>
            </w:r>
            <w:r>
              <w:rPr>
                <w:rFonts w:ascii="Cambria" w:eastAsia="Cambria" w:hAnsi="Cambria" w:cs="Cambria"/>
                <w:color w:val="000000"/>
                <w:sz w:val="28"/>
                <w:szCs w:val="28"/>
              </w:rPr>
              <w:t>a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và vi</w:t>
            </w:r>
            <w:r>
              <w:rPr>
                <w:rFonts w:ascii="Cambria" w:eastAsia="Cambria" w:hAnsi="Cambria" w:cs="Cambria"/>
                <w:color w:val="000000"/>
                <w:sz w:val="28"/>
                <w:szCs w:val="28"/>
              </w:rPr>
              <w:t>ệ</w:t>
            </w:r>
            <w:r>
              <w:rPr>
                <w:rFonts w:ascii="Cambria" w:eastAsia="Cambria" w:hAnsi="Cambria" w:cs="Cambria"/>
                <w:color w:val="000000"/>
                <w:sz w:val="28"/>
                <w:szCs w:val="28"/>
              </w:rPr>
              <w:t>c import các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d</w:t>
            </w:r>
            <w:r>
              <w:rPr>
                <w:rFonts w:ascii="Cambria" w:eastAsia="Cambria" w:hAnsi="Cambria" w:cs="Cambria"/>
                <w:color w:val="000000"/>
                <w:sz w:val="28"/>
                <w:szCs w:val="28"/>
              </w:rPr>
              <w:t>ạ</w:t>
            </w:r>
            <w:r>
              <w:rPr>
                <w:rFonts w:ascii="Cambria" w:eastAsia="Cambria" w:hAnsi="Cambria" w:cs="Cambria"/>
                <w:color w:val="000000"/>
                <w:sz w:val="28"/>
                <w:szCs w:val="28"/>
              </w:rPr>
              <w:t>ng c</w:t>
            </w:r>
            <w:r>
              <w:rPr>
                <w:rFonts w:ascii="Cambria" w:eastAsia="Cambria" w:hAnsi="Cambria" w:cs="Cambria"/>
                <w:color w:val="000000"/>
                <w:sz w:val="28"/>
                <w:szCs w:val="28"/>
              </w:rPr>
              <w:t>ấ</w:t>
            </w:r>
            <w:r>
              <w:rPr>
                <w:rFonts w:ascii="Cambria" w:eastAsia="Cambria" w:hAnsi="Cambria" w:cs="Cambria"/>
                <w:color w:val="000000"/>
                <w:sz w:val="28"/>
                <w:szCs w:val="28"/>
              </w:rPr>
              <w:t>u trúc vào CSDL s</w:t>
            </w:r>
            <w:r>
              <w:rPr>
                <w:rFonts w:ascii="Cambria" w:eastAsia="Cambria" w:hAnsi="Cambria" w:cs="Cambria"/>
                <w:color w:val="000000"/>
                <w:sz w:val="28"/>
                <w:szCs w:val="28"/>
              </w:rPr>
              <w:t>ẽ</w:t>
            </w:r>
            <w:r>
              <w:rPr>
                <w:rFonts w:ascii="Cambria" w:eastAsia="Cambria" w:hAnsi="Cambria" w:cs="Cambria"/>
                <w:color w:val="000000"/>
                <w:sz w:val="28"/>
                <w:szCs w:val="28"/>
              </w:rPr>
              <w:t xml:space="preserve"> đư</w:t>
            </w:r>
            <w:r>
              <w:rPr>
                <w:rFonts w:ascii="Cambria" w:eastAsia="Cambria" w:hAnsi="Cambria" w:cs="Cambria"/>
                <w:color w:val="000000"/>
                <w:sz w:val="28"/>
                <w:szCs w:val="28"/>
              </w:rPr>
              <w:t>ợ</w:t>
            </w:r>
            <w:r>
              <w:rPr>
                <w:rFonts w:ascii="Cambria" w:eastAsia="Cambria" w:hAnsi="Cambria" w:cs="Cambria"/>
                <w:color w:val="000000"/>
                <w:sz w:val="28"/>
                <w:szCs w:val="28"/>
              </w:rPr>
              <w:t>c cán b</w:t>
            </w:r>
            <w:r>
              <w:rPr>
                <w:rFonts w:ascii="Cambria" w:eastAsia="Cambria" w:hAnsi="Cambria" w:cs="Cambria"/>
                <w:color w:val="000000"/>
                <w:sz w:val="28"/>
                <w:szCs w:val="28"/>
              </w:rPr>
              <w:t>ộ</w:t>
            </w:r>
            <w:r>
              <w:rPr>
                <w:rFonts w:ascii="Cambria" w:eastAsia="Cambria" w:hAnsi="Cambria" w:cs="Cambria"/>
                <w:color w:val="000000"/>
                <w:sz w:val="28"/>
                <w:szCs w:val="28"/>
              </w:rPr>
              <w:t xml:space="preserve"> tri</w:t>
            </w:r>
            <w:r>
              <w:rPr>
                <w:rFonts w:ascii="Cambria" w:eastAsia="Cambria" w:hAnsi="Cambria" w:cs="Cambria"/>
                <w:color w:val="000000"/>
                <w:sz w:val="28"/>
                <w:szCs w:val="28"/>
              </w:rPr>
              <w:t>ể</w:t>
            </w:r>
            <w:r>
              <w:rPr>
                <w:rFonts w:ascii="Cambria" w:eastAsia="Cambria" w:hAnsi="Cambria" w:cs="Cambria"/>
                <w:color w:val="000000"/>
                <w:sz w:val="28"/>
                <w:szCs w:val="28"/>
              </w:rPr>
              <w:t>n khai h</w:t>
            </w:r>
            <w:r>
              <w:rPr>
                <w:rFonts w:ascii="Cambria" w:eastAsia="Cambria" w:hAnsi="Cambria" w:cs="Cambria"/>
                <w:color w:val="000000"/>
                <w:sz w:val="28"/>
                <w:szCs w:val="28"/>
              </w:rPr>
              <w:t>ỗ</w:t>
            </w:r>
            <w:r>
              <w:rPr>
                <w:rFonts w:ascii="Cambria" w:eastAsia="Cambria" w:hAnsi="Cambria" w:cs="Cambria"/>
                <w:color w:val="000000"/>
                <w:sz w:val="28"/>
                <w:szCs w:val="28"/>
              </w:rPr>
              <w:t xml:space="preserve"> tr</w:t>
            </w:r>
            <w:r>
              <w:rPr>
                <w:rFonts w:ascii="Cambria" w:eastAsia="Cambria" w:hAnsi="Cambria" w:cs="Cambria"/>
                <w:color w:val="000000"/>
                <w:sz w:val="28"/>
                <w:szCs w:val="28"/>
              </w:rPr>
              <w:t>ợ</w:t>
            </w:r>
            <w:r>
              <w:rPr>
                <w:rFonts w:ascii="Cambria" w:eastAsia="Cambria" w:hAnsi="Cambria" w:cs="Cambria"/>
                <w:color w:val="000000"/>
                <w:sz w:val="28"/>
                <w:szCs w:val="28"/>
              </w:rPr>
              <w:t xml:space="preserve"> ngư</w:t>
            </w:r>
            <w:r>
              <w:rPr>
                <w:rFonts w:ascii="Cambria" w:eastAsia="Cambria" w:hAnsi="Cambria" w:cs="Cambria"/>
                <w:color w:val="000000"/>
                <w:sz w:val="28"/>
                <w:szCs w:val="28"/>
              </w:rPr>
              <w:t>ờ</w:t>
            </w:r>
            <w:r>
              <w:rPr>
                <w:rFonts w:ascii="Cambria" w:eastAsia="Cambria" w:hAnsi="Cambria" w:cs="Cambria"/>
                <w:color w:val="000000"/>
                <w:sz w:val="28"/>
                <w:szCs w:val="28"/>
              </w:rPr>
              <w:t>i dùng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w:t>
            </w:r>
          </w:p>
        </w:tc>
      </w:tr>
      <w:tr w:rsidR="00B40AAF" w14:paraId="5CA43C5A" w14:textId="77777777">
        <w:trPr>
          <w:trHeight w:val="2625"/>
        </w:trPr>
        <w:tc>
          <w:tcPr>
            <w:tcW w:w="746" w:type="dxa"/>
            <w:shd w:val="clear" w:color="auto" w:fill="auto"/>
            <w:vAlign w:val="center"/>
          </w:tcPr>
          <w:p w14:paraId="6D02C284" w14:textId="77777777" w:rsidR="00B40AAF" w:rsidRDefault="00746E6D">
            <w:pPr>
              <w:spacing w:before="6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11</w:t>
            </w:r>
          </w:p>
        </w:tc>
        <w:tc>
          <w:tcPr>
            <w:tcW w:w="2634" w:type="dxa"/>
            <w:shd w:val="clear" w:color="auto" w:fill="auto"/>
            <w:vAlign w:val="center"/>
          </w:tcPr>
          <w:p w14:paraId="1DED253C" w14:textId="77777777" w:rsidR="00B40AAF" w:rsidRDefault="00746E6D">
            <w:pPr>
              <w:spacing w:before="60" w:after="0" w:line="264" w:lineRule="auto"/>
              <w:rPr>
                <w:rFonts w:ascii="Cambria" w:eastAsia="Cambria" w:hAnsi="Cambria" w:cs="Cambria"/>
                <w:color w:val="000000"/>
                <w:sz w:val="28"/>
                <w:szCs w:val="28"/>
              </w:rPr>
            </w:pPr>
            <w:r>
              <w:rPr>
                <w:rFonts w:ascii="Cambria" w:eastAsia="Cambria" w:hAnsi="Cambria" w:cs="Cambria"/>
                <w:color w:val="000000"/>
                <w:sz w:val="28"/>
                <w:szCs w:val="28"/>
              </w:rPr>
              <w:t>Nâng c</w:t>
            </w:r>
            <w:r>
              <w:rPr>
                <w:rFonts w:ascii="Cambria" w:eastAsia="Cambria" w:hAnsi="Cambria" w:cs="Cambria"/>
                <w:color w:val="000000"/>
                <w:sz w:val="28"/>
                <w:szCs w:val="28"/>
              </w:rPr>
              <w:t>ấ</w:t>
            </w:r>
            <w:r>
              <w:rPr>
                <w:rFonts w:ascii="Cambria" w:eastAsia="Cambria" w:hAnsi="Cambria" w:cs="Cambria"/>
                <w:color w:val="000000"/>
                <w:sz w:val="28"/>
                <w:szCs w:val="28"/>
              </w:rPr>
              <w:t>p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c</w:t>
            </w:r>
            <w:r>
              <w:rPr>
                <w:rFonts w:ascii="Cambria" w:eastAsia="Cambria" w:hAnsi="Cambria" w:cs="Cambria"/>
                <w:color w:val="000000"/>
                <w:sz w:val="28"/>
                <w:szCs w:val="28"/>
              </w:rPr>
              <w:t>ấ</w:t>
            </w:r>
            <w:r>
              <w:rPr>
                <w:rFonts w:ascii="Cambria" w:eastAsia="Cambria" w:hAnsi="Cambria" w:cs="Cambria"/>
                <w:color w:val="000000"/>
                <w:sz w:val="28"/>
                <w:szCs w:val="28"/>
              </w:rPr>
              <w:t>p phép xây d</w:t>
            </w:r>
            <w:r>
              <w:rPr>
                <w:rFonts w:ascii="Cambria" w:eastAsia="Cambria" w:hAnsi="Cambria" w:cs="Cambria"/>
                <w:color w:val="000000"/>
                <w:sz w:val="28"/>
                <w:szCs w:val="28"/>
              </w:rPr>
              <w:t>ự</w:t>
            </w:r>
            <w:r>
              <w:rPr>
                <w:rFonts w:ascii="Cambria" w:eastAsia="Cambria" w:hAnsi="Cambria" w:cs="Cambria"/>
                <w:color w:val="000000"/>
                <w:sz w:val="28"/>
                <w:szCs w:val="28"/>
              </w:rPr>
              <w:t>ng b</w:t>
            </w:r>
            <w:r>
              <w:rPr>
                <w:rFonts w:ascii="Cambria" w:eastAsia="Cambria" w:hAnsi="Cambria" w:cs="Cambria"/>
                <w:color w:val="000000"/>
                <w:sz w:val="28"/>
                <w:szCs w:val="28"/>
              </w:rPr>
              <w:t>ổ</w:t>
            </w:r>
            <w:r>
              <w:rPr>
                <w:rFonts w:ascii="Cambria" w:eastAsia="Cambria" w:hAnsi="Cambria" w:cs="Cambria"/>
                <w:color w:val="000000"/>
                <w:sz w:val="28"/>
                <w:szCs w:val="28"/>
              </w:rPr>
              <w:t xml:space="preserve"> sung ch</w:t>
            </w:r>
            <w:r>
              <w:rPr>
                <w:rFonts w:ascii="Cambria" w:eastAsia="Cambria" w:hAnsi="Cambria" w:cs="Cambria"/>
                <w:color w:val="000000"/>
                <w:sz w:val="28"/>
                <w:szCs w:val="28"/>
              </w:rPr>
              <w:t>ứ</w:t>
            </w:r>
            <w:r>
              <w:rPr>
                <w:rFonts w:ascii="Cambria" w:eastAsia="Cambria" w:hAnsi="Cambria" w:cs="Cambria"/>
                <w:color w:val="000000"/>
                <w:sz w:val="28"/>
                <w:szCs w:val="28"/>
              </w:rPr>
              <w:t>c năng Qu</w:t>
            </w:r>
            <w:r>
              <w:rPr>
                <w:rFonts w:ascii="Cambria" w:eastAsia="Cambria" w:hAnsi="Cambria" w:cs="Cambria"/>
                <w:color w:val="000000"/>
                <w:sz w:val="28"/>
                <w:szCs w:val="28"/>
              </w:rPr>
              <w:t>ả</w:t>
            </w:r>
            <w:r>
              <w:rPr>
                <w:rFonts w:ascii="Cambria" w:eastAsia="Cambria" w:hAnsi="Cambria" w:cs="Cambria"/>
                <w:color w:val="000000"/>
                <w:sz w:val="28"/>
                <w:szCs w:val="28"/>
              </w:rPr>
              <w:t>n lý thông tin qu</w:t>
            </w:r>
            <w:r>
              <w:rPr>
                <w:rFonts w:ascii="Cambria" w:eastAsia="Cambria" w:hAnsi="Cambria" w:cs="Cambria"/>
                <w:color w:val="000000"/>
                <w:sz w:val="28"/>
                <w:szCs w:val="28"/>
              </w:rPr>
              <w:t>ậ</w:t>
            </w:r>
            <w:r>
              <w:rPr>
                <w:rFonts w:ascii="Cambria" w:eastAsia="Cambria" w:hAnsi="Cambria" w:cs="Cambria"/>
                <w:color w:val="000000"/>
                <w:sz w:val="28"/>
                <w:szCs w:val="28"/>
              </w:rPr>
              <w:t>n, huy</w:t>
            </w:r>
            <w:r>
              <w:rPr>
                <w:rFonts w:ascii="Cambria" w:eastAsia="Cambria" w:hAnsi="Cambria" w:cs="Cambria"/>
                <w:color w:val="000000"/>
                <w:sz w:val="28"/>
                <w:szCs w:val="28"/>
              </w:rPr>
              <w:t>ệ</w:t>
            </w:r>
            <w:r>
              <w:rPr>
                <w:rFonts w:ascii="Cambria" w:eastAsia="Cambria" w:hAnsi="Cambria" w:cs="Cambria"/>
                <w:color w:val="000000"/>
                <w:sz w:val="28"/>
                <w:szCs w:val="28"/>
              </w:rPr>
              <w:t>n</w:t>
            </w:r>
          </w:p>
        </w:tc>
        <w:tc>
          <w:tcPr>
            <w:tcW w:w="5819" w:type="dxa"/>
            <w:shd w:val="clear" w:color="auto" w:fill="auto"/>
            <w:vAlign w:val="center"/>
          </w:tcPr>
          <w:p w14:paraId="2DBA3C33" w14:textId="77777777" w:rsidR="00B40AAF" w:rsidRDefault="00746E6D">
            <w:pPr>
              <w:spacing w:before="60" w:after="0" w:line="264" w:lineRule="auto"/>
              <w:rPr>
                <w:rFonts w:ascii="Cambria" w:eastAsia="Cambria" w:hAnsi="Cambria" w:cs="Cambria"/>
                <w:color w:val="000000"/>
                <w:sz w:val="28"/>
                <w:szCs w:val="28"/>
              </w:rPr>
            </w:pPr>
            <w:r>
              <w:rPr>
                <w:rFonts w:ascii="Cambria" w:eastAsia="Cambria" w:hAnsi="Cambria" w:cs="Cambria"/>
                <w:color w:val="000000"/>
                <w:sz w:val="28"/>
                <w:szCs w:val="28"/>
              </w:rPr>
              <w:t>Ch</w:t>
            </w:r>
            <w:r>
              <w:rPr>
                <w:rFonts w:ascii="Cambria" w:eastAsia="Cambria" w:hAnsi="Cambria" w:cs="Cambria"/>
                <w:color w:val="000000"/>
                <w:sz w:val="28"/>
                <w:szCs w:val="28"/>
              </w:rPr>
              <w:t>ỉ</w:t>
            </w:r>
            <w:r>
              <w:rPr>
                <w:rFonts w:ascii="Cambria" w:eastAsia="Cambria" w:hAnsi="Cambria" w:cs="Cambria"/>
                <w:color w:val="000000"/>
                <w:sz w:val="28"/>
                <w:szCs w:val="28"/>
              </w:rPr>
              <w:t xml:space="preserve">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nâng c</w:t>
            </w:r>
            <w:r>
              <w:rPr>
                <w:rFonts w:ascii="Cambria" w:eastAsia="Cambria" w:hAnsi="Cambria" w:cs="Cambria"/>
                <w:color w:val="000000"/>
                <w:sz w:val="28"/>
                <w:szCs w:val="28"/>
              </w:rPr>
              <w:t>ấ</w:t>
            </w:r>
            <w:r>
              <w:rPr>
                <w:rFonts w:ascii="Cambria" w:eastAsia="Cambria" w:hAnsi="Cambria" w:cs="Cambria"/>
                <w:color w:val="000000"/>
                <w:sz w:val="28"/>
                <w:szCs w:val="28"/>
              </w:rPr>
              <w:t>p ch</w:t>
            </w:r>
            <w:r>
              <w:rPr>
                <w:rFonts w:ascii="Cambria" w:eastAsia="Cambria" w:hAnsi="Cambria" w:cs="Cambria"/>
                <w:color w:val="000000"/>
                <w:sz w:val="28"/>
                <w:szCs w:val="28"/>
              </w:rPr>
              <w:t>ứ</w:t>
            </w:r>
            <w:r>
              <w:rPr>
                <w:rFonts w:ascii="Cambria" w:eastAsia="Cambria" w:hAnsi="Cambria" w:cs="Cambria"/>
                <w:color w:val="000000"/>
                <w:sz w:val="28"/>
                <w:szCs w:val="28"/>
              </w:rPr>
              <w:t>c năng, không thay đ</w:t>
            </w:r>
            <w:r>
              <w:rPr>
                <w:rFonts w:ascii="Cambria" w:eastAsia="Cambria" w:hAnsi="Cambria" w:cs="Cambria"/>
                <w:color w:val="000000"/>
                <w:sz w:val="28"/>
                <w:szCs w:val="28"/>
              </w:rPr>
              <w:t>ổ</w:t>
            </w:r>
            <w:r>
              <w:rPr>
                <w:rFonts w:ascii="Cambria" w:eastAsia="Cambria" w:hAnsi="Cambria" w:cs="Cambria"/>
                <w:color w:val="000000"/>
                <w:sz w:val="28"/>
                <w:szCs w:val="28"/>
              </w:rPr>
              <w:t>i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đang có trong CSDL. Ngư</w:t>
            </w:r>
            <w:r>
              <w:rPr>
                <w:rFonts w:ascii="Cambria" w:eastAsia="Cambria" w:hAnsi="Cambria" w:cs="Cambria"/>
                <w:color w:val="000000"/>
                <w:sz w:val="28"/>
                <w:szCs w:val="28"/>
              </w:rPr>
              <w:t>ờ</w:t>
            </w:r>
            <w:r>
              <w:rPr>
                <w:rFonts w:ascii="Cambria" w:eastAsia="Cambria" w:hAnsi="Cambria" w:cs="Cambria"/>
                <w:color w:val="000000"/>
                <w:sz w:val="28"/>
                <w:szCs w:val="28"/>
              </w:rPr>
              <w:t>i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s</w:t>
            </w:r>
            <w:r>
              <w:rPr>
                <w:rFonts w:ascii="Cambria" w:eastAsia="Cambria" w:hAnsi="Cambria" w:cs="Cambria"/>
                <w:color w:val="000000"/>
                <w:sz w:val="28"/>
                <w:szCs w:val="28"/>
              </w:rPr>
              <w:t>ẽ</w:t>
            </w:r>
            <w:r>
              <w:rPr>
                <w:rFonts w:ascii="Cambria" w:eastAsia="Cambria" w:hAnsi="Cambria" w:cs="Cambria"/>
                <w:color w:val="000000"/>
                <w:sz w:val="28"/>
                <w:szCs w:val="28"/>
              </w:rPr>
              <w:t xml:space="preserve">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c</w:t>
            </w:r>
            <w:r>
              <w:rPr>
                <w:rFonts w:ascii="Cambria" w:eastAsia="Cambria" w:hAnsi="Cambria" w:cs="Cambria"/>
                <w:color w:val="000000"/>
                <w:sz w:val="28"/>
                <w:szCs w:val="28"/>
              </w:rPr>
              <w:t>ậ</w:t>
            </w:r>
            <w:r>
              <w:rPr>
                <w:rFonts w:ascii="Cambria" w:eastAsia="Cambria" w:hAnsi="Cambria" w:cs="Cambria"/>
                <w:color w:val="000000"/>
                <w:sz w:val="28"/>
                <w:szCs w:val="28"/>
              </w:rPr>
              <w:t>p nh</w:t>
            </w:r>
            <w:r>
              <w:rPr>
                <w:rFonts w:ascii="Cambria" w:eastAsia="Cambria" w:hAnsi="Cambria" w:cs="Cambria"/>
                <w:color w:val="000000"/>
                <w:sz w:val="28"/>
                <w:szCs w:val="28"/>
              </w:rPr>
              <w:t>ậ</w:t>
            </w:r>
            <w:r>
              <w:rPr>
                <w:rFonts w:ascii="Cambria" w:eastAsia="Cambria" w:hAnsi="Cambria" w:cs="Cambria"/>
                <w:color w:val="000000"/>
                <w:sz w:val="28"/>
                <w:szCs w:val="28"/>
              </w:rPr>
              <w:t>t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thông qua các ch</w:t>
            </w:r>
            <w:r>
              <w:rPr>
                <w:rFonts w:ascii="Cambria" w:eastAsia="Cambria" w:hAnsi="Cambria" w:cs="Cambria"/>
                <w:color w:val="000000"/>
                <w:sz w:val="28"/>
                <w:szCs w:val="28"/>
              </w:rPr>
              <w:t>ứ</w:t>
            </w:r>
            <w:r>
              <w:rPr>
                <w:rFonts w:ascii="Cambria" w:eastAsia="Cambria" w:hAnsi="Cambria" w:cs="Cambria"/>
                <w:color w:val="000000"/>
                <w:sz w:val="28"/>
                <w:szCs w:val="28"/>
              </w:rPr>
              <w:t>c năng c</w:t>
            </w:r>
            <w:r>
              <w:rPr>
                <w:rFonts w:ascii="Cambria" w:eastAsia="Cambria" w:hAnsi="Cambria" w:cs="Cambria"/>
                <w:color w:val="000000"/>
                <w:sz w:val="28"/>
                <w:szCs w:val="28"/>
              </w:rPr>
              <w:t>ủ</w:t>
            </w:r>
            <w:r>
              <w:rPr>
                <w:rFonts w:ascii="Cambria" w:eastAsia="Cambria" w:hAnsi="Cambria" w:cs="Cambria"/>
                <w:color w:val="000000"/>
                <w:sz w:val="28"/>
                <w:szCs w:val="28"/>
              </w:rPr>
              <w:t>a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và vi</w:t>
            </w:r>
            <w:r>
              <w:rPr>
                <w:rFonts w:ascii="Cambria" w:eastAsia="Cambria" w:hAnsi="Cambria" w:cs="Cambria"/>
                <w:color w:val="000000"/>
                <w:sz w:val="28"/>
                <w:szCs w:val="28"/>
              </w:rPr>
              <w:t>ệ</w:t>
            </w:r>
            <w:r>
              <w:rPr>
                <w:rFonts w:ascii="Cambria" w:eastAsia="Cambria" w:hAnsi="Cambria" w:cs="Cambria"/>
                <w:color w:val="000000"/>
                <w:sz w:val="28"/>
                <w:szCs w:val="28"/>
              </w:rPr>
              <w:t>c import</w:t>
            </w:r>
            <w:r>
              <w:rPr>
                <w:rFonts w:ascii="Cambria" w:eastAsia="Cambria" w:hAnsi="Cambria" w:cs="Cambria"/>
                <w:color w:val="000000"/>
                <w:sz w:val="28"/>
                <w:szCs w:val="28"/>
              </w:rPr>
              <w:t xml:space="preserve"> các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d</w:t>
            </w:r>
            <w:r>
              <w:rPr>
                <w:rFonts w:ascii="Cambria" w:eastAsia="Cambria" w:hAnsi="Cambria" w:cs="Cambria"/>
                <w:color w:val="000000"/>
                <w:sz w:val="28"/>
                <w:szCs w:val="28"/>
              </w:rPr>
              <w:t>ạ</w:t>
            </w:r>
            <w:r>
              <w:rPr>
                <w:rFonts w:ascii="Cambria" w:eastAsia="Cambria" w:hAnsi="Cambria" w:cs="Cambria"/>
                <w:color w:val="000000"/>
                <w:sz w:val="28"/>
                <w:szCs w:val="28"/>
              </w:rPr>
              <w:t>ng c</w:t>
            </w:r>
            <w:r>
              <w:rPr>
                <w:rFonts w:ascii="Cambria" w:eastAsia="Cambria" w:hAnsi="Cambria" w:cs="Cambria"/>
                <w:color w:val="000000"/>
                <w:sz w:val="28"/>
                <w:szCs w:val="28"/>
              </w:rPr>
              <w:t>ấ</w:t>
            </w:r>
            <w:r>
              <w:rPr>
                <w:rFonts w:ascii="Cambria" w:eastAsia="Cambria" w:hAnsi="Cambria" w:cs="Cambria"/>
                <w:color w:val="000000"/>
                <w:sz w:val="28"/>
                <w:szCs w:val="28"/>
              </w:rPr>
              <w:t>u trúc vào CSDL s</w:t>
            </w:r>
            <w:r>
              <w:rPr>
                <w:rFonts w:ascii="Cambria" w:eastAsia="Cambria" w:hAnsi="Cambria" w:cs="Cambria"/>
                <w:color w:val="000000"/>
                <w:sz w:val="28"/>
                <w:szCs w:val="28"/>
              </w:rPr>
              <w:t>ẽ</w:t>
            </w:r>
            <w:r>
              <w:rPr>
                <w:rFonts w:ascii="Cambria" w:eastAsia="Cambria" w:hAnsi="Cambria" w:cs="Cambria"/>
                <w:color w:val="000000"/>
                <w:sz w:val="28"/>
                <w:szCs w:val="28"/>
              </w:rPr>
              <w:t xml:space="preserve"> đư</w:t>
            </w:r>
            <w:r>
              <w:rPr>
                <w:rFonts w:ascii="Cambria" w:eastAsia="Cambria" w:hAnsi="Cambria" w:cs="Cambria"/>
                <w:color w:val="000000"/>
                <w:sz w:val="28"/>
                <w:szCs w:val="28"/>
              </w:rPr>
              <w:t>ợ</w:t>
            </w:r>
            <w:r>
              <w:rPr>
                <w:rFonts w:ascii="Cambria" w:eastAsia="Cambria" w:hAnsi="Cambria" w:cs="Cambria"/>
                <w:color w:val="000000"/>
                <w:sz w:val="28"/>
                <w:szCs w:val="28"/>
              </w:rPr>
              <w:t>c cán b</w:t>
            </w:r>
            <w:r>
              <w:rPr>
                <w:rFonts w:ascii="Cambria" w:eastAsia="Cambria" w:hAnsi="Cambria" w:cs="Cambria"/>
                <w:color w:val="000000"/>
                <w:sz w:val="28"/>
                <w:szCs w:val="28"/>
              </w:rPr>
              <w:t>ộ</w:t>
            </w:r>
            <w:r>
              <w:rPr>
                <w:rFonts w:ascii="Cambria" w:eastAsia="Cambria" w:hAnsi="Cambria" w:cs="Cambria"/>
                <w:color w:val="000000"/>
                <w:sz w:val="28"/>
                <w:szCs w:val="28"/>
              </w:rPr>
              <w:t xml:space="preserve"> tri</w:t>
            </w:r>
            <w:r>
              <w:rPr>
                <w:rFonts w:ascii="Cambria" w:eastAsia="Cambria" w:hAnsi="Cambria" w:cs="Cambria"/>
                <w:color w:val="000000"/>
                <w:sz w:val="28"/>
                <w:szCs w:val="28"/>
              </w:rPr>
              <w:t>ể</w:t>
            </w:r>
            <w:r>
              <w:rPr>
                <w:rFonts w:ascii="Cambria" w:eastAsia="Cambria" w:hAnsi="Cambria" w:cs="Cambria"/>
                <w:color w:val="000000"/>
                <w:sz w:val="28"/>
                <w:szCs w:val="28"/>
              </w:rPr>
              <w:t>n khai h</w:t>
            </w:r>
            <w:r>
              <w:rPr>
                <w:rFonts w:ascii="Cambria" w:eastAsia="Cambria" w:hAnsi="Cambria" w:cs="Cambria"/>
                <w:color w:val="000000"/>
                <w:sz w:val="28"/>
                <w:szCs w:val="28"/>
              </w:rPr>
              <w:t>ỗ</w:t>
            </w:r>
            <w:r>
              <w:rPr>
                <w:rFonts w:ascii="Cambria" w:eastAsia="Cambria" w:hAnsi="Cambria" w:cs="Cambria"/>
                <w:color w:val="000000"/>
                <w:sz w:val="28"/>
                <w:szCs w:val="28"/>
              </w:rPr>
              <w:t xml:space="preserve"> tr</w:t>
            </w:r>
            <w:r>
              <w:rPr>
                <w:rFonts w:ascii="Cambria" w:eastAsia="Cambria" w:hAnsi="Cambria" w:cs="Cambria"/>
                <w:color w:val="000000"/>
                <w:sz w:val="28"/>
                <w:szCs w:val="28"/>
              </w:rPr>
              <w:t>ợ</w:t>
            </w:r>
            <w:r>
              <w:rPr>
                <w:rFonts w:ascii="Cambria" w:eastAsia="Cambria" w:hAnsi="Cambria" w:cs="Cambria"/>
                <w:color w:val="000000"/>
                <w:sz w:val="28"/>
                <w:szCs w:val="28"/>
              </w:rPr>
              <w:t xml:space="preserve"> ngư</w:t>
            </w:r>
            <w:r>
              <w:rPr>
                <w:rFonts w:ascii="Cambria" w:eastAsia="Cambria" w:hAnsi="Cambria" w:cs="Cambria"/>
                <w:color w:val="000000"/>
                <w:sz w:val="28"/>
                <w:szCs w:val="28"/>
              </w:rPr>
              <w:t>ờ</w:t>
            </w:r>
            <w:r>
              <w:rPr>
                <w:rFonts w:ascii="Cambria" w:eastAsia="Cambria" w:hAnsi="Cambria" w:cs="Cambria"/>
                <w:color w:val="000000"/>
                <w:sz w:val="28"/>
                <w:szCs w:val="28"/>
              </w:rPr>
              <w:t>i dùng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w:t>
            </w:r>
          </w:p>
        </w:tc>
      </w:tr>
      <w:tr w:rsidR="00B40AAF" w14:paraId="4FA38570" w14:textId="77777777">
        <w:trPr>
          <w:trHeight w:val="375"/>
        </w:trPr>
        <w:tc>
          <w:tcPr>
            <w:tcW w:w="746" w:type="dxa"/>
            <w:shd w:val="clear" w:color="auto" w:fill="auto"/>
            <w:vAlign w:val="center"/>
          </w:tcPr>
          <w:p w14:paraId="23AC4202" w14:textId="77777777" w:rsidR="00B40AAF" w:rsidRDefault="00746E6D">
            <w:pPr>
              <w:spacing w:before="6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12</w:t>
            </w:r>
          </w:p>
        </w:tc>
        <w:tc>
          <w:tcPr>
            <w:tcW w:w="2634" w:type="dxa"/>
            <w:shd w:val="clear" w:color="auto" w:fill="auto"/>
            <w:vAlign w:val="center"/>
          </w:tcPr>
          <w:p w14:paraId="226CFD20" w14:textId="77777777" w:rsidR="00B40AAF" w:rsidRDefault="00746E6D">
            <w:pPr>
              <w:spacing w:before="60" w:after="0" w:line="264" w:lineRule="auto"/>
              <w:rPr>
                <w:rFonts w:ascii="Cambria" w:eastAsia="Cambria" w:hAnsi="Cambria" w:cs="Cambria"/>
                <w:color w:val="000000"/>
                <w:sz w:val="28"/>
                <w:szCs w:val="28"/>
              </w:rPr>
            </w:pPr>
            <w:r>
              <w:rPr>
                <w:rFonts w:ascii="Cambria" w:eastAsia="Cambria" w:hAnsi="Cambria" w:cs="Cambria"/>
                <w:color w:val="000000"/>
                <w:sz w:val="28"/>
                <w:szCs w:val="28"/>
              </w:rPr>
              <w:t>Nâng c</w:t>
            </w:r>
            <w:r>
              <w:rPr>
                <w:rFonts w:ascii="Cambria" w:eastAsia="Cambria" w:hAnsi="Cambria" w:cs="Cambria"/>
                <w:color w:val="000000"/>
                <w:sz w:val="28"/>
                <w:szCs w:val="28"/>
              </w:rPr>
              <w:t>ấ</w:t>
            </w:r>
            <w:r>
              <w:rPr>
                <w:rFonts w:ascii="Cambria" w:eastAsia="Cambria" w:hAnsi="Cambria" w:cs="Cambria"/>
                <w:color w:val="000000"/>
                <w:sz w:val="28"/>
                <w:szCs w:val="28"/>
              </w:rPr>
              <w:t>p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Qu</w:t>
            </w:r>
            <w:r>
              <w:rPr>
                <w:rFonts w:ascii="Cambria" w:eastAsia="Cambria" w:hAnsi="Cambria" w:cs="Cambria"/>
                <w:color w:val="000000"/>
                <w:sz w:val="28"/>
                <w:szCs w:val="28"/>
              </w:rPr>
              <w:t>ả</w:t>
            </w:r>
            <w:r>
              <w:rPr>
                <w:rFonts w:ascii="Cambria" w:eastAsia="Cambria" w:hAnsi="Cambria" w:cs="Cambria"/>
                <w:color w:val="000000"/>
                <w:sz w:val="28"/>
                <w:szCs w:val="28"/>
              </w:rPr>
              <w:t>n lý d</w:t>
            </w:r>
            <w:r>
              <w:rPr>
                <w:rFonts w:ascii="Cambria" w:eastAsia="Cambria" w:hAnsi="Cambria" w:cs="Cambria"/>
                <w:color w:val="000000"/>
                <w:sz w:val="28"/>
                <w:szCs w:val="28"/>
              </w:rPr>
              <w:t>ự</w:t>
            </w:r>
            <w:r>
              <w:rPr>
                <w:rFonts w:ascii="Cambria" w:eastAsia="Cambria" w:hAnsi="Cambria" w:cs="Cambria"/>
                <w:color w:val="000000"/>
                <w:sz w:val="28"/>
                <w:szCs w:val="28"/>
              </w:rPr>
              <w:t xml:space="preserve"> án </w:t>
            </w:r>
          </w:p>
        </w:tc>
        <w:tc>
          <w:tcPr>
            <w:tcW w:w="5819" w:type="dxa"/>
            <w:shd w:val="clear" w:color="auto" w:fill="auto"/>
            <w:vAlign w:val="center"/>
          </w:tcPr>
          <w:p w14:paraId="4A378985" w14:textId="77777777" w:rsidR="00B40AAF" w:rsidRDefault="00746E6D">
            <w:pPr>
              <w:spacing w:before="60" w:after="0" w:line="264" w:lineRule="auto"/>
              <w:rPr>
                <w:rFonts w:ascii="Cambria" w:eastAsia="Cambria" w:hAnsi="Cambria" w:cs="Cambria"/>
                <w:color w:val="000000"/>
                <w:sz w:val="28"/>
                <w:szCs w:val="28"/>
              </w:rPr>
            </w:pPr>
            <w:r>
              <w:rPr>
                <w:rFonts w:ascii="Cambria" w:eastAsia="Cambria" w:hAnsi="Cambria" w:cs="Cambria"/>
                <w:color w:val="000000"/>
                <w:sz w:val="28"/>
                <w:szCs w:val="28"/>
              </w:rPr>
              <w:t> </w:t>
            </w:r>
          </w:p>
        </w:tc>
      </w:tr>
      <w:tr w:rsidR="00B40AAF" w14:paraId="40EEFD59" w14:textId="77777777">
        <w:trPr>
          <w:trHeight w:val="2042"/>
        </w:trPr>
        <w:tc>
          <w:tcPr>
            <w:tcW w:w="746" w:type="dxa"/>
            <w:shd w:val="clear" w:color="auto" w:fill="auto"/>
            <w:vAlign w:val="center"/>
          </w:tcPr>
          <w:p w14:paraId="4F42F686" w14:textId="77777777" w:rsidR="00B40AAF" w:rsidRDefault="00746E6D">
            <w:pPr>
              <w:spacing w:before="6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2634" w:type="dxa"/>
            <w:shd w:val="clear" w:color="auto" w:fill="auto"/>
            <w:vAlign w:val="center"/>
          </w:tcPr>
          <w:p w14:paraId="56F84E8A" w14:textId="77777777" w:rsidR="00B40AAF" w:rsidRDefault="00746E6D">
            <w:pPr>
              <w:spacing w:before="60" w:after="0" w:line="264" w:lineRule="auto"/>
              <w:rPr>
                <w:rFonts w:ascii="Cambria" w:eastAsia="Cambria" w:hAnsi="Cambria" w:cs="Cambria"/>
                <w:color w:val="000000"/>
                <w:sz w:val="28"/>
                <w:szCs w:val="28"/>
              </w:rPr>
            </w:pPr>
            <w:r>
              <w:rPr>
                <w:rFonts w:ascii="Cambria" w:eastAsia="Cambria" w:hAnsi="Cambria" w:cs="Cambria"/>
                <w:color w:val="000000"/>
                <w:sz w:val="28"/>
                <w:szCs w:val="28"/>
              </w:rPr>
              <w:t>˗</w:t>
            </w:r>
            <w:r>
              <w:rPr>
                <w:rFonts w:ascii="Cambria" w:eastAsia="Cambria" w:hAnsi="Cambria" w:cs="Cambria"/>
                <w:color w:val="000000"/>
                <w:sz w:val="28"/>
                <w:szCs w:val="28"/>
              </w:rPr>
              <w:t xml:space="preserve"> B</w:t>
            </w:r>
            <w:r>
              <w:rPr>
                <w:rFonts w:ascii="Cambria" w:eastAsia="Cambria" w:hAnsi="Cambria" w:cs="Cambria"/>
                <w:color w:val="000000"/>
                <w:sz w:val="28"/>
                <w:szCs w:val="28"/>
              </w:rPr>
              <w:t>ổ</w:t>
            </w:r>
            <w:r>
              <w:rPr>
                <w:rFonts w:ascii="Cambria" w:eastAsia="Cambria" w:hAnsi="Cambria" w:cs="Cambria"/>
                <w:color w:val="000000"/>
                <w:sz w:val="28"/>
                <w:szCs w:val="28"/>
              </w:rPr>
              <w:t xml:space="preserve"> sung tính năng qu</w:t>
            </w:r>
            <w:r>
              <w:rPr>
                <w:rFonts w:ascii="Cambria" w:eastAsia="Cambria" w:hAnsi="Cambria" w:cs="Cambria"/>
                <w:color w:val="000000"/>
                <w:sz w:val="28"/>
                <w:szCs w:val="28"/>
              </w:rPr>
              <w:t>ả</w:t>
            </w:r>
            <w:r>
              <w:rPr>
                <w:rFonts w:ascii="Cambria" w:eastAsia="Cambria" w:hAnsi="Cambria" w:cs="Cambria"/>
                <w:color w:val="000000"/>
                <w:sz w:val="28"/>
                <w:szCs w:val="28"/>
              </w:rPr>
              <w:t>n lý Th</w:t>
            </w:r>
            <w:r>
              <w:rPr>
                <w:rFonts w:ascii="Cambria" w:eastAsia="Cambria" w:hAnsi="Cambria" w:cs="Cambria"/>
                <w:color w:val="000000"/>
                <w:sz w:val="28"/>
                <w:szCs w:val="28"/>
              </w:rPr>
              <w:t>ẩ</w:t>
            </w:r>
            <w:r>
              <w:rPr>
                <w:rFonts w:ascii="Cambria" w:eastAsia="Cambria" w:hAnsi="Cambria" w:cs="Cambria"/>
                <w:color w:val="000000"/>
                <w:sz w:val="28"/>
                <w:szCs w:val="28"/>
              </w:rPr>
              <w:t>m đ</w:t>
            </w:r>
            <w:r>
              <w:rPr>
                <w:rFonts w:ascii="Cambria" w:eastAsia="Cambria" w:hAnsi="Cambria" w:cs="Cambria"/>
                <w:color w:val="000000"/>
                <w:sz w:val="28"/>
                <w:szCs w:val="28"/>
              </w:rPr>
              <w:t>ị</w:t>
            </w:r>
            <w:r>
              <w:rPr>
                <w:rFonts w:ascii="Cambria" w:eastAsia="Cambria" w:hAnsi="Cambria" w:cs="Cambria"/>
                <w:color w:val="000000"/>
                <w:sz w:val="28"/>
                <w:szCs w:val="28"/>
              </w:rPr>
              <w:t xml:space="preserve">nh giá bán nhà </w:t>
            </w:r>
            <w:r>
              <w:rPr>
                <w:rFonts w:ascii="Cambria" w:eastAsia="Cambria" w:hAnsi="Cambria" w:cs="Cambria"/>
                <w:color w:val="000000"/>
                <w:sz w:val="28"/>
                <w:szCs w:val="28"/>
              </w:rPr>
              <w:t>ở</w:t>
            </w:r>
            <w:r>
              <w:rPr>
                <w:rFonts w:ascii="Cambria" w:eastAsia="Cambria" w:hAnsi="Cambria" w:cs="Cambria"/>
                <w:color w:val="000000"/>
                <w:sz w:val="28"/>
                <w:szCs w:val="28"/>
              </w:rPr>
              <w:t xml:space="preserve"> xã h</w:t>
            </w:r>
            <w:r>
              <w:rPr>
                <w:rFonts w:ascii="Cambria" w:eastAsia="Cambria" w:hAnsi="Cambria" w:cs="Cambria"/>
                <w:color w:val="000000"/>
                <w:sz w:val="28"/>
                <w:szCs w:val="28"/>
              </w:rPr>
              <w:t>ộ</w:t>
            </w:r>
            <w:r>
              <w:rPr>
                <w:rFonts w:ascii="Cambria" w:eastAsia="Cambria" w:hAnsi="Cambria" w:cs="Cambria"/>
                <w:color w:val="000000"/>
                <w:sz w:val="28"/>
                <w:szCs w:val="28"/>
              </w:rPr>
              <w:t>i</w:t>
            </w:r>
          </w:p>
        </w:tc>
        <w:tc>
          <w:tcPr>
            <w:tcW w:w="5819" w:type="dxa"/>
            <w:shd w:val="clear" w:color="auto" w:fill="auto"/>
            <w:vAlign w:val="center"/>
          </w:tcPr>
          <w:p w14:paraId="0EE9F880" w14:textId="77777777" w:rsidR="00B40AAF" w:rsidRDefault="00746E6D">
            <w:pPr>
              <w:spacing w:before="60" w:after="0" w:line="264" w:lineRule="auto"/>
              <w:rPr>
                <w:rFonts w:ascii="Cambria" w:eastAsia="Cambria" w:hAnsi="Cambria" w:cs="Cambria"/>
                <w:color w:val="000000"/>
                <w:sz w:val="28"/>
                <w:szCs w:val="28"/>
              </w:rPr>
            </w:pPr>
            <w:r>
              <w:rPr>
                <w:rFonts w:ascii="Cambria" w:eastAsia="Cambria" w:hAnsi="Cambria" w:cs="Cambria"/>
                <w:color w:val="000000"/>
                <w:sz w:val="28"/>
                <w:szCs w:val="28"/>
              </w:rPr>
              <w:t>Ch</w:t>
            </w:r>
            <w:r>
              <w:rPr>
                <w:rFonts w:ascii="Cambria" w:eastAsia="Cambria" w:hAnsi="Cambria" w:cs="Cambria"/>
                <w:color w:val="000000"/>
                <w:sz w:val="28"/>
                <w:szCs w:val="28"/>
              </w:rPr>
              <w:t>ỉ</w:t>
            </w:r>
            <w:r>
              <w:rPr>
                <w:rFonts w:ascii="Cambria" w:eastAsia="Cambria" w:hAnsi="Cambria" w:cs="Cambria"/>
                <w:color w:val="000000"/>
                <w:sz w:val="28"/>
                <w:szCs w:val="28"/>
              </w:rPr>
              <w:t xml:space="preserve">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nâng c</w:t>
            </w:r>
            <w:r>
              <w:rPr>
                <w:rFonts w:ascii="Cambria" w:eastAsia="Cambria" w:hAnsi="Cambria" w:cs="Cambria"/>
                <w:color w:val="000000"/>
                <w:sz w:val="28"/>
                <w:szCs w:val="28"/>
              </w:rPr>
              <w:t>ấ</w:t>
            </w:r>
            <w:r>
              <w:rPr>
                <w:rFonts w:ascii="Cambria" w:eastAsia="Cambria" w:hAnsi="Cambria" w:cs="Cambria"/>
                <w:color w:val="000000"/>
                <w:sz w:val="28"/>
                <w:szCs w:val="28"/>
              </w:rPr>
              <w:t>p ch</w:t>
            </w:r>
            <w:r>
              <w:rPr>
                <w:rFonts w:ascii="Cambria" w:eastAsia="Cambria" w:hAnsi="Cambria" w:cs="Cambria"/>
                <w:color w:val="000000"/>
                <w:sz w:val="28"/>
                <w:szCs w:val="28"/>
              </w:rPr>
              <w:t>ứ</w:t>
            </w:r>
            <w:r>
              <w:rPr>
                <w:rFonts w:ascii="Cambria" w:eastAsia="Cambria" w:hAnsi="Cambria" w:cs="Cambria"/>
                <w:color w:val="000000"/>
                <w:sz w:val="28"/>
                <w:szCs w:val="28"/>
              </w:rPr>
              <w:t>c năng, không thay đ</w:t>
            </w:r>
            <w:r>
              <w:rPr>
                <w:rFonts w:ascii="Cambria" w:eastAsia="Cambria" w:hAnsi="Cambria" w:cs="Cambria"/>
                <w:color w:val="000000"/>
                <w:sz w:val="28"/>
                <w:szCs w:val="28"/>
              </w:rPr>
              <w:t>ổ</w:t>
            </w:r>
            <w:r>
              <w:rPr>
                <w:rFonts w:ascii="Cambria" w:eastAsia="Cambria" w:hAnsi="Cambria" w:cs="Cambria"/>
                <w:color w:val="000000"/>
                <w:sz w:val="28"/>
                <w:szCs w:val="28"/>
              </w:rPr>
              <w:t>i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đang có trong CSDL. Ngư</w:t>
            </w:r>
            <w:r>
              <w:rPr>
                <w:rFonts w:ascii="Cambria" w:eastAsia="Cambria" w:hAnsi="Cambria" w:cs="Cambria"/>
                <w:color w:val="000000"/>
                <w:sz w:val="28"/>
                <w:szCs w:val="28"/>
              </w:rPr>
              <w:t>ờ</w:t>
            </w:r>
            <w:r>
              <w:rPr>
                <w:rFonts w:ascii="Cambria" w:eastAsia="Cambria" w:hAnsi="Cambria" w:cs="Cambria"/>
                <w:color w:val="000000"/>
                <w:sz w:val="28"/>
                <w:szCs w:val="28"/>
              </w:rPr>
              <w:t>i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s</w:t>
            </w:r>
            <w:r>
              <w:rPr>
                <w:rFonts w:ascii="Cambria" w:eastAsia="Cambria" w:hAnsi="Cambria" w:cs="Cambria"/>
                <w:color w:val="000000"/>
                <w:sz w:val="28"/>
                <w:szCs w:val="28"/>
              </w:rPr>
              <w:t>ẽ</w:t>
            </w:r>
            <w:r>
              <w:rPr>
                <w:rFonts w:ascii="Cambria" w:eastAsia="Cambria" w:hAnsi="Cambria" w:cs="Cambria"/>
                <w:color w:val="000000"/>
                <w:sz w:val="28"/>
                <w:szCs w:val="28"/>
              </w:rPr>
              <w:t xml:space="preserve">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c</w:t>
            </w:r>
            <w:r>
              <w:rPr>
                <w:rFonts w:ascii="Cambria" w:eastAsia="Cambria" w:hAnsi="Cambria" w:cs="Cambria"/>
                <w:color w:val="000000"/>
                <w:sz w:val="28"/>
                <w:szCs w:val="28"/>
              </w:rPr>
              <w:t>ậ</w:t>
            </w:r>
            <w:r>
              <w:rPr>
                <w:rFonts w:ascii="Cambria" w:eastAsia="Cambria" w:hAnsi="Cambria" w:cs="Cambria"/>
                <w:color w:val="000000"/>
                <w:sz w:val="28"/>
                <w:szCs w:val="28"/>
              </w:rPr>
              <w:t>p nh</w:t>
            </w:r>
            <w:r>
              <w:rPr>
                <w:rFonts w:ascii="Cambria" w:eastAsia="Cambria" w:hAnsi="Cambria" w:cs="Cambria"/>
                <w:color w:val="000000"/>
                <w:sz w:val="28"/>
                <w:szCs w:val="28"/>
              </w:rPr>
              <w:t>ậ</w:t>
            </w:r>
            <w:r>
              <w:rPr>
                <w:rFonts w:ascii="Cambria" w:eastAsia="Cambria" w:hAnsi="Cambria" w:cs="Cambria"/>
                <w:color w:val="000000"/>
                <w:sz w:val="28"/>
                <w:szCs w:val="28"/>
              </w:rPr>
              <w:t>t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thông qua các ch</w:t>
            </w:r>
            <w:r>
              <w:rPr>
                <w:rFonts w:ascii="Cambria" w:eastAsia="Cambria" w:hAnsi="Cambria" w:cs="Cambria"/>
                <w:color w:val="000000"/>
                <w:sz w:val="28"/>
                <w:szCs w:val="28"/>
              </w:rPr>
              <w:t>ứ</w:t>
            </w:r>
            <w:r>
              <w:rPr>
                <w:rFonts w:ascii="Cambria" w:eastAsia="Cambria" w:hAnsi="Cambria" w:cs="Cambria"/>
                <w:color w:val="000000"/>
                <w:sz w:val="28"/>
                <w:szCs w:val="28"/>
              </w:rPr>
              <w:t>c năng c</w:t>
            </w:r>
            <w:r>
              <w:rPr>
                <w:rFonts w:ascii="Cambria" w:eastAsia="Cambria" w:hAnsi="Cambria" w:cs="Cambria"/>
                <w:color w:val="000000"/>
                <w:sz w:val="28"/>
                <w:szCs w:val="28"/>
              </w:rPr>
              <w:t>ủ</w:t>
            </w:r>
            <w:r>
              <w:rPr>
                <w:rFonts w:ascii="Cambria" w:eastAsia="Cambria" w:hAnsi="Cambria" w:cs="Cambria"/>
                <w:color w:val="000000"/>
                <w:sz w:val="28"/>
                <w:szCs w:val="28"/>
              </w:rPr>
              <w:t>a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và vi</w:t>
            </w:r>
            <w:r>
              <w:rPr>
                <w:rFonts w:ascii="Cambria" w:eastAsia="Cambria" w:hAnsi="Cambria" w:cs="Cambria"/>
                <w:color w:val="000000"/>
                <w:sz w:val="28"/>
                <w:szCs w:val="28"/>
              </w:rPr>
              <w:t>ệ</w:t>
            </w:r>
            <w:r>
              <w:rPr>
                <w:rFonts w:ascii="Cambria" w:eastAsia="Cambria" w:hAnsi="Cambria" w:cs="Cambria"/>
                <w:color w:val="000000"/>
                <w:sz w:val="28"/>
                <w:szCs w:val="28"/>
              </w:rPr>
              <w:t>c import các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d</w:t>
            </w:r>
            <w:r>
              <w:rPr>
                <w:rFonts w:ascii="Cambria" w:eastAsia="Cambria" w:hAnsi="Cambria" w:cs="Cambria"/>
                <w:color w:val="000000"/>
                <w:sz w:val="28"/>
                <w:szCs w:val="28"/>
              </w:rPr>
              <w:t>ạ</w:t>
            </w:r>
            <w:r>
              <w:rPr>
                <w:rFonts w:ascii="Cambria" w:eastAsia="Cambria" w:hAnsi="Cambria" w:cs="Cambria"/>
                <w:color w:val="000000"/>
                <w:sz w:val="28"/>
                <w:szCs w:val="28"/>
              </w:rPr>
              <w:t>ng c</w:t>
            </w:r>
            <w:r>
              <w:rPr>
                <w:rFonts w:ascii="Cambria" w:eastAsia="Cambria" w:hAnsi="Cambria" w:cs="Cambria"/>
                <w:color w:val="000000"/>
                <w:sz w:val="28"/>
                <w:szCs w:val="28"/>
              </w:rPr>
              <w:t>ấ</w:t>
            </w:r>
            <w:r>
              <w:rPr>
                <w:rFonts w:ascii="Cambria" w:eastAsia="Cambria" w:hAnsi="Cambria" w:cs="Cambria"/>
                <w:color w:val="000000"/>
                <w:sz w:val="28"/>
                <w:szCs w:val="28"/>
              </w:rPr>
              <w:t>u trúc vào CSDL s</w:t>
            </w:r>
            <w:r>
              <w:rPr>
                <w:rFonts w:ascii="Cambria" w:eastAsia="Cambria" w:hAnsi="Cambria" w:cs="Cambria"/>
                <w:color w:val="000000"/>
                <w:sz w:val="28"/>
                <w:szCs w:val="28"/>
              </w:rPr>
              <w:t>ẽ</w:t>
            </w:r>
            <w:r>
              <w:rPr>
                <w:rFonts w:ascii="Cambria" w:eastAsia="Cambria" w:hAnsi="Cambria" w:cs="Cambria"/>
                <w:color w:val="000000"/>
                <w:sz w:val="28"/>
                <w:szCs w:val="28"/>
              </w:rPr>
              <w:t xml:space="preserve"> đư</w:t>
            </w:r>
            <w:r>
              <w:rPr>
                <w:rFonts w:ascii="Cambria" w:eastAsia="Cambria" w:hAnsi="Cambria" w:cs="Cambria"/>
                <w:color w:val="000000"/>
                <w:sz w:val="28"/>
                <w:szCs w:val="28"/>
              </w:rPr>
              <w:t>ợ</w:t>
            </w:r>
            <w:r>
              <w:rPr>
                <w:rFonts w:ascii="Cambria" w:eastAsia="Cambria" w:hAnsi="Cambria" w:cs="Cambria"/>
                <w:color w:val="000000"/>
                <w:sz w:val="28"/>
                <w:szCs w:val="28"/>
              </w:rPr>
              <w:t>c cán b</w:t>
            </w:r>
            <w:r>
              <w:rPr>
                <w:rFonts w:ascii="Cambria" w:eastAsia="Cambria" w:hAnsi="Cambria" w:cs="Cambria"/>
                <w:color w:val="000000"/>
                <w:sz w:val="28"/>
                <w:szCs w:val="28"/>
              </w:rPr>
              <w:t>ộ</w:t>
            </w:r>
            <w:r>
              <w:rPr>
                <w:rFonts w:ascii="Cambria" w:eastAsia="Cambria" w:hAnsi="Cambria" w:cs="Cambria"/>
                <w:color w:val="000000"/>
                <w:sz w:val="28"/>
                <w:szCs w:val="28"/>
              </w:rPr>
              <w:t xml:space="preserve"> tri</w:t>
            </w:r>
            <w:r>
              <w:rPr>
                <w:rFonts w:ascii="Cambria" w:eastAsia="Cambria" w:hAnsi="Cambria" w:cs="Cambria"/>
                <w:color w:val="000000"/>
                <w:sz w:val="28"/>
                <w:szCs w:val="28"/>
              </w:rPr>
              <w:t>ể</w:t>
            </w:r>
            <w:r>
              <w:rPr>
                <w:rFonts w:ascii="Cambria" w:eastAsia="Cambria" w:hAnsi="Cambria" w:cs="Cambria"/>
                <w:color w:val="000000"/>
                <w:sz w:val="28"/>
                <w:szCs w:val="28"/>
              </w:rPr>
              <w:t>n khai h</w:t>
            </w:r>
            <w:r>
              <w:rPr>
                <w:rFonts w:ascii="Cambria" w:eastAsia="Cambria" w:hAnsi="Cambria" w:cs="Cambria"/>
                <w:color w:val="000000"/>
                <w:sz w:val="28"/>
                <w:szCs w:val="28"/>
              </w:rPr>
              <w:t>ỗ</w:t>
            </w:r>
            <w:r>
              <w:rPr>
                <w:rFonts w:ascii="Cambria" w:eastAsia="Cambria" w:hAnsi="Cambria" w:cs="Cambria"/>
                <w:color w:val="000000"/>
                <w:sz w:val="28"/>
                <w:szCs w:val="28"/>
              </w:rPr>
              <w:t xml:space="preserve"> tr</w:t>
            </w:r>
            <w:r>
              <w:rPr>
                <w:rFonts w:ascii="Cambria" w:eastAsia="Cambria" w:hAnsi="Cambria" w:cs="Cambria"/>
                <w:color w:val="000000"/>
                <w:sz w:val="28"/>
                <w:szCs w:val="28"/>
              </w:rPr>
              <w:t>ợ</w:t>
            </w:r>
            <w:r>
              <w:rPr>
                <w:rFonts w:ascii="Cambria" w:eastAsia="Cambria" w:hAnsi="Cambria" w:cs="Cambria"/>
                <w:color w:val="000000"/>
                <w:sz w:val="28"/>
                <w:szCs w:val="28"/>
              </w:rPr>
              <w:t xml:space="preserve"> ngư</w:t>
            </w:r>
            <w:r>
              <w:rPr>
                <w:rFonts w:ascii="Cambria" w:eastAsia="Cambria" w:hAnsi="Cambria" w:cs="Cambria"/>
                <w:color w:val="000000"/>
                <w:sz w:val="28"/>
                <w:szCs w:val="28"/>
              </w:rPr>
              <w:t>ờ</w:t>
            </w:r>
            <w:r>
              <w:rPr>
                <w:rFonts w:ascii="Cambria" w:eastAsia="Cambria" w:hAnsi="Cambria" w:cs="Cambria"/>
                <w:color w:val="000000"/>
                <w:sz w:val="28"/>
                <w:szCs w:val="28"/>
              </w:rPr>
              <w:t>i dùng th</w:t>
            </w:r>
            <w:r>
              <w:rPr>
                <w:rFonts w:ascii="Cambria" w:eastAsia="Cambria" w:hAnsi="Cambria" w:cs="Cambria"/>
                <w:color w:val="000000"/>
                <w:sz w:val="28"/>
                <w:szCs w:val="28"/>
              </w:rPr>
              <w:t>ự</w:t>
            </w:r>
            <w:r>
              <w:rPr>
                <w:rFonts w:ascii="Cambria" w:eastAsia="Cambria" w:hAnsi="Cambria" w:cs="Cambria"/>
                <w:color w:val="000000"/>
                <w:sz w:val="28"/>
                <w:szCs w:val="28"/>
              </w:rPr>
              <w:t>c</w:t>
            </w:r>
            <w:r>
              <w:rPr>
                <w:rFonts w:ascii="Cambria" w:eastAsia="Cambria" w:hAnsi="Cambria" w:cs="Cambria"/>
                <w:color w:val="000000"/>
                <w:sz w:val="28"/>
                <w:szCs w:val="28"/>
              </w:rPr>
              <w:t xml:space="preserve"> hi</w:t>
            </w:r>
            <w:r>
              <w:rPr>
                <w:rFonts w:ascii="Cambria" w:eastAsia="Cambria" w:hAnsi="Cambria" w:cs="Cambria"/>
                <w:color w:val="000000"/>
                <w:sz w:val="28"/>
                <w:szCs w:val="28"/>
              </w:rPr>
              <w:t>ệ</w:t>
            </w:r>
            <w:r>
              <w:rPr>
                <w:rFonts w:ascii="Cambria" w:eastAsia="Cambria" w:hAnsi="Cambria" w:cs="Cambria"/>
                <w:color w:val="000000"/>
                <w:sz w:val="28"/>
                <w:szCs w:val="28"/>
              </w:rPr>
              <w:t>n</w:t>
            </w:r>
          </w:p>
        </w:tc>
      </w:tr>
      <w:tr w:rsidR="00B40AAF" w14:paraId="2087D568" w14:textId="77777777">
        <w:trPr>
          <w:trHeight w:val="2625"/>
        </w:trPr>
        <w:tc>
          <w:tcPr>
            <w:tcW w:w="746" w:type="dxa"/>
            <w:shd w:val="clear" w:color="auto" w:fill="auto"/>
            <w:vAlign w:val="center"/>
          </w:tcPr>
          <w:p w14:paraId="2B7A17AD" w14:textId="77777777" w:rsidR="00B40AAF" w:rsidRDefault="00746E6D">
            <w:pPr>
              <w:spacing w:before="6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2634" w:type="dxa"/>
            <w:shd w:val="clear" w:color="auto" w:fill="auto"/>
            <w:vAlign w:val="center"/>
          </w:tcPr>
          <w:p w14:paraId="05EB013F" w14:textId="77777777" w:rsidR="00B40AAF" w:rsidRDefault="00746E6D">
            <w:pPr>
              <w:spacing w:before="60" w:after="0" w:line="264" w:lineRule="auto"/>
              <w:rPr>
                <w:rFonts w:ascii="Cambria" w:eastAsia="Cambria" w:hAnsi="Cambria" w:cs="Cambria"/>
                <w:color w:val="000000"/>
                <w:sz w:val="28"/>
                <w:szCs w:val="28"/>
              </w:rPr>
            </w:pPr>
            <w:r>
              <w:rPr>
                <w:rFonts w:ascii="Cambria" w:eastAsia="Cambria" w:hAnsi="Cambria" w:cs="Cambria"/>
                <w:color w:val="000000"/>
                <w:sz w:val="28"/>
                <w:szCs w:val="28"/>
              </w:rPr>
              <w:t>˗</w:t>
            </w:r>
            <w:r>
              <w:rPr>
                <w:rFonts w:ascii="Cambria" w:eastAsia="Cambria" w:hAnsi="Cambria" w:cs="Cambria"/>
                <w:color w:val="000000"/>
                <w:sz w:val="28"/>
                <w:szCs w:val="28"/>
              </w:rPr>
              <w:t xml:space="preserve"> B</w:t>
            </w:r>
            <w:r>
              <w:rPr>
                <w:rFonts w:ascii="Cambria" w:eastAsia="Cambria" w:hAnsi="Cambria" w:cs="Cambria"/>
                <w:color w:val="000000"/>
                <w:sz w:val="28"/>
                <w:szCs w:val="28"/>
              </w:rPr>
              <w:t>ổ</w:t>
            </w:r>
            <w:r>
              <w:rPr>
                <w:rFonts w:ascii="Cambria" w:eastAsia="Cambria" w:hAnsi="Cambria" w:cs="Cambria"/>
                <w:color w:val="000000"/>
                <w:sz w:val="28"/>
                <w:szCs w:val="28"/>
              </w:rPr>
              <w:t xml:space="preserve"> sung tính năng qu</w:t>
            </w:r>
            <w:r>
              <w:rPr>
                <w:rFonts w:ascii="Cambria" w:eastAsia="Cambria" w:hAnsi="Cambria" w:cs="Cambria"/>
                <w:color w:val="000000"/>
                <w:sz w:val="28"/>
                <w:szCs w:val="28"/>
              </w:rPr>
              <w:t>ả</w:t>
            </w:r>
            <w:r>
              <w:rPr>
                <w:rFonts w:ascii="Cambria" w:eastAsia="Cambria" w:hAnsi="Cambria" w:cs="Cambria"/>
                <w:color w:val="000000"/>
                <w:sz w:val="28"/>
                <w:szCs w:val="28"/>
              </w:rPr>
              <w:t>n lý h</w:t>
            </w:r>
            <w:r>
              <w:rPr>
                <w:rFonts w:ascii="Cambria" w:eastAsia="Cambria" w:hAnsi="Cambria" w:cs="Cambria"/>
                <w:color w:val="000000"/>
                <w:sz w:val="28"/>
                <w:szCs w:val="28"/>
              </w:rPr>
              <w:t>ồ</w:t>
            </w:r>
            <w:r>
              <w:rPr>
                <w:rFonts w:ascii="Cambria" w:eastAsia="Cambria" w:hAnsi="Cambria" w:cs="Cambria"/>
                <w:color w:val="000000"/>
                <w:sz w:val="28"/>
                <w:szCs w:val="28"/>
              </w:rPr>
              <w:t xml:space="preserve"> sơ d</w:t>
            </w:r>
            <w:r>
              <w:rPr>
                <w:rFonts w:ascii="Cambria" w:eastAsia="Cambria" w:hAnsi="Cambria" w:cs="Cambria"/>
                <w:color w:val="000000"/>
                <w:sz w:val="28"/>
                <w:szCs w:val="28"/>
              </w:rPr>
              <w:t>ự</w:t>
            </w:r>
            <w:r>
              <w:rPr>
                <w:rFonts w:ascii="Cambria" w:eastAsia="Cambria" w:hAnsi="Cambria" w:cs="Cambria"/>
                <w:color w:val="000000"/>
                <w:sz w:val="28"/>
                <w:szCs w:val="28"/>
              </w:rPr>
              <w:t xml:space="preserve"> án đi</w:t>
            </w:r>
            <w:r>
              <w:rPr>
                <w:rFonts w:ascii="Cambria" w:eastAsia="Cambria" w:hAnsi="Cambria" w:cs="Cambria"/>
                <w:color w:val="000000"/>
                <w:sz w:val="28"/>
                <w:szCs w:val="28"/>
              </w:rPr>
              <w:t>ệ</w:t>
            </w:r>
            <w:r>
              <w:rPr>
                <w:rFonts w:ascii="Cambria" w:eastAsia="Cambria" w:hAnsi="Cambria" w:cs="Cambria"/>
                <w:color w:val="000000"/>
                <w:sz w:val="28"/>
                <w:szCs w:val="28"/>
              </w:rPr>
              <w:t>n t</w:t>
            </w:r>
            <w:r>
              <w:rPr>
                <w:rFonts w:ascii="Cambria" w:eastAsia="Cambria" w:hAnsi="Cambria" w:cs="Cambria"/>
                <w:color w:val="000000"/>
                <w:sz w:val="28"/>
                <w:szCs w:val="28"/>
              </w:rPr>
              <w:t>ử</w:t>
            </w:r>
            <w:r>
              <w:rPr>
                <w:rFonts w:ascii="Cambria" w:eastAsia="Cambria" w:hAnsi="Cambria" w:cs="Cambria"/>
                <w:color w:val="000000"/>
                <w:sz w:val="28"/>
                <w:szCs w:val="28"/>
              </w:rPr>
              <w:t xml:space="preserve"> (T</w:t>
            </w:r>
            <w:r>
              <w:rPr>
                <w:rFonts w:ascii="Cambria" w:eastAsia="Cambria" w:hAnsi="Cambria" w:cs="Cambria"/>
                <w:color w:val="000000"/>
                <w:sz w:val="28"/>
                <w:szCs w:val="28"/>
              </w:rPr>
              <w:t>ạ</w:t>
            </w:r>
            <w:r>
              <w:rPr>
                <w:rFonts w:ascii="Cambria" w:eastAsia="Cambria" w:hAnsi="Cambria" w:cs="Cambria"/>
                <w:color w:val="000000"/>
                <w:sz w:val="28"/>
                <w:szCs w:val="28"/>
              </w:rPr>
              <w:t>o mô hình chu</w:t>
            </w:r>
            <w:r>
              <w:rPr>
                <w:rFonts w:ascii="Cambria" w:eastAsia="Cambria" w:hAnsi="Cambria" w:cs="Cambria"/>
                <w:color w:val="000000"/>
                <w:sz w:val="28"/>
                <w:szCs w:val="28"/>
              </w:rPr>
              <w:t>ẩ</w:t>
            </w:r>
            <w:r>
              <w:rPr>
                <w:rFonts w:ascii="Cambria" w:eastAsia="Cambria" w:hAnsi="Cambria" w:cs="Cambria"/>
                <w:color w:val="000000"/>
                <w:sz w:val="28"/>
                <w:szCs w:val="28"/>
              </w:rPr>
              <w:t>n liên thông gi</w:t>
            </w:r>
            <w:r>
              <w:rPr>
                <w:rFonts w:ascii="Cambria" w:eastAsia="Cambria" w:hAnsi="Cambria" w:cs="Cambria"/>
                <w:color w:val="000000"/>
                <w:sz w:val="28"/>
                <w:szCs w:val="28"/>
              </w:rPr>
              <w:t>ữ</w:t>
            </w:r>
            <w:r>
              <w:rPr>
                <w:rFonts w:ascii="Cambria" w:eastAsia="Cambria" w:hAnsi="Cambria" w:cs="Cambria"/>
                <w:color w:val="000000"/>
                <w:sz w:val="28"/>
                <w:szCs w:val="28"/>
              </w:rPr>
              <w:t>a các phòng ban, rút ng</w:t>
            </w:r>
            <w:r>
              <w:rPr>
                <w:rFonts w:ascii="Cambria" w:eastAsia="Cambria" w:hAnsi="Cambria" w:cs="Cambria"/>
                <w:color w:val="000000"/>
                <w:sz w:val="28"/>
                <w:szCs w:val="28"/>
              </w:rPr>
              <w:t>ắ</w:t>
            </w:r>
            <w:r>
              <w:rPr>
                <w:rFonts w:ascii="Cambria" w:eastAsia="Cambria" w:hAnsi="Cambria" w:cs="Cambria"/>
                <w:color w:val="000000"/>
                <w:sz w:val="28"/>
                <w:szCs w:val="28"/>
              </w:rPr>
              <w:t>n th</w:t>
            </w:r>
            <w:r>
              <w:rPr>
                <w:rFonts w:ascii="Cambria" w:eastAsia="Cambria" w:hAnsi="Cambria" w:cs="Cambria"/>
                <w:color w:val="000000"/>
                <w:sz w:val="28"/>
                <w:szCs w:val="28"/>
              </w:rPr>
              <w:t>ờ</w:t>
            </w:r>
            <w:r>
              <w:rPr>
                <w:rFonts w:ascii="Cambria" w:eastAsia="Cambria" w:hAnsi="Cambria" w:cs="Cambria"/>
                <w:color w:val="000000"/>
                <w:sz w:val="28"/>
                <w:szCs w:val="28"/>
              </w:rPr>
              <w:t>i gian x</w:t>
            </w:r>
            <w:r>
              <w:rPr>
                <w:rFonts w:ascii="Cambria" w:eastAsia="Cambria" w:hAnsi="Cambria" w:cs="Cambria"/>
                <w:color w:val="000000"/>
                <w:sz w:val="28"/>
                <w:szCs w:val="28"/>
              </w:rPr>
              <w:t>ử</w:t>
            </w:r>
            <w:r>
              <w:rPr>
                <w:rFonts w:ascii="Cambria" w:eastAsia="Cambria" w:hAnsi="Cambria" w:cs="Cambria"/>
                <w:color w:val="000000"/>
                <w:sz w:val="28"/>
                <w:szCs w:val="28"/>
              </w:rPr>
              <w:t xml:space="preserve"> lý TTHC liên quan đ</w:t>
            </w:r>
            <w:r>
              <w:rPr>
                <w:rFonts w:ascii="Cambria" w:eastAsia="Cambria" w:hAnsi="Cambria" w:cs="Cambria"/>
                <w:color w:val="000000"/>
                <w:sz w:val="28"/>
                <w:szCs w:val="28"/>
              </w:rPr>
              <w:t>ế</w:t>
            </w:r>
            <w:r>
              <w:rPr>
                <w:rFonts w:ascii="Cambria" w:eastAsia="Cambria" w:hAnsi="Cambria" w:cs="Cambria"/>
                <w:color w:val="000000"/>
                <w:sz w:val="28"/>
                <w:szCs w:val="28"/>
              </w:rPr>
              <w:t>n các d</w:t>
            </w:r>
            <w:r>
              <w:rPr>
                <w:rFonts w:ascii="Cambria" w:eastAsia="Cambria" w:hAnsi="Cambria" w:cs="Cambria"/>
                <w:color w:val="000000"/>
                <w:sz w:val="28"/>
                <w:szCs w:val="28"/>
              </w:rPr>
              <w:t>ự</w:t>
            </w:r>
            <w:r>
              <w:rPr>
                <w:rFonts w:ascii="Cambria" w:eastAsia="Cambria" w:hAnsi="Cambria" w:cs="Cambria"/>
                <w:color w:val="000000"/>
                <w:sz w:val="28"/>
                <w:szCs w:val="28"/>
              </w:rPr>
              <w:t xml:space="preserve"> án nhà </w:t>
            </w:r>
            <w:r>
              <w:rPr>
                <w:rFonts w:ascii="Cambria" w:eastAsia="Cambria" w:hAnsi="Cambria" w:cs="Cambria"/>
                <w:color w:val="000000"/>
                <w:sz w:val="28"/>
                <w:szCs w:val="28"/>
              </w:rPr>
              <w:t>ở</w:t>
            </w:r>
            <w:r>
              <w:rPr>
                <w:rFonts w:ascii="Cambria" w:eastAsia="Cambria" w:hAnsi="Cambria" w:cs="Cambria"/>
                <w:color w:val="000000"/>
                <w:sz w:val="28"/>
                <w:szCs w:val="28"/>
              </w:rPr>
              <w:t xml:space="preserve"> thương m</w:t>
            </w:r>
            <w:r>
              <w:rPr>
                <w:rFonts w:ascii="Cambria" w:eastAsia="Cambria" w:hAnsi="Cambria" w:cs="Cambria"/>
                <w:color w:val="000000"/>
                <w:sz w:val="28"/>
                <w:szCs w:val="28"/>
              </w:rPr>
              <w:t>ạ</w:t>
            </w:r>
            <w:r>
              <w:rPr>
                <w:rFonts w:ascii="Cambria" w:eastAsia="Cambria" w:hAnsi="Cambria" w:cs="Cambria"/>
                <w:color w:val="000000"/>
                <w:sz w:val="28"/>
                <w:szCs w:val="28"/>
              </w:rPr>
              <w:t>i)</w:t>
            </w:r>
          </w:p>
        </w:tc>
        <w:tc>
          <w:tcPr>
            <w:tcW w:w="5819" w:type="dxa"/>
            <w:shd w:val="clear" w:color="auto" w:fill="auto"/>
            <w:vAlign w:val="center"/>
          </w:tcPr>
          <w:p w14:paraId="239B869C" w14:textId="77777777" w:rsidR="00B40AAF" w:rsidRDefault="00746E6D">
            <w:pPr>
              <w:spacing w:before="60" w:after="0" w:line="264" w:lineRule="auto"/>
              <w:rPr>
                <w:rFonts w:ascii="Cambria" w:eastAsia="Cambria" w:hAnsi="Cambria" w:cs="Cambria"/>
                <w:color w:val="000000"/>
                <w:sz w:val="28"/>
                <w:szCs w:val="28"/>
              </w:rPr>
            </w:pPr>
            <w:r>
              <w:rPr>
                <w:rFonts w:ascii="Cambria" w:eastAsia="Cambria" w:hAnsi="Cambria" w:cs="Cambria"/>
                <w:color w:val="000000"/>
                <w:sz w:val="28"/>
                <w:szCs w:val="28"/>
              </w:rPr>
              <w:t>Ch</w:t>
            </w:r>
            <w:r>
              <w:rPr>
                <w:rFonts w:ascii="Cambria" w:eastAsia="Cambria" w:hAnsi="Cambria" w:cs="Cambria"/>
                <w:color w:val="000000"/>
                <w:sz w:val="28"/>
                <w:szCs w:val="28"/>
              </w:rPr>
              <w:t>ỉ</w:t>
            </w:r>
            <w:r>
              <w:rPr>
                <w:rFonts w:ascii="Cambria" w:eastAsia="Cambria" w:hAnsi="Cambria" w:cs="Cambria"/>
                <w:color w:val="000000"/>
                <w:sz w:val="28"/>
                <w:szCs w:val="28"/>
              </w:rPr>
              <w:t xml:space="preserve">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nâng c</w:t>
            </w:r>
            <w:r>
              <w:rPr>
                <w:rFonts w:ascii="Cambria" w:eastAsia="Cambria" w:hAnsi="Cambria" w:cs="Cambria"/>
                <w:color w:val="000000"/>
                <w:sz w:val="28"/>
                <w:szCs w:val="28"/>
              </w:rPr>
              <w:t>ấ</w:t>
            </w:r>
            <w:r>
              <w:rPr>
                <w:rFonts w:ascii="Cambria" w:eastAsia="Cambria" w:hAnsi="Cambria" w:cs="Cambria"/>
                <w:color w:val="000000"/>
                <w:sz w:val="28"/>
                <w:szCs w:val="28"/>
              </w:rPr>
              <w:t>p ch</w:t>
            </w:r>
            <w:r>
              <w:rPr>
                <w:rFonts w:ascii="Cambria" w:eastAsia="Cambria" w:hAnsi="Cambria" w:cs="Cambria"/>
                <w:color w:val="000000"/>
                <w:sz w:val="28"/>
                <w:szCs w:val="28"/>
              </w:rPr>
              <w:t>ứ</w:t>
            </w:r>
            <w:r>
              <w:rPr>
                <w:rFonts w:ascii="Cambria" w:eastAsia="Cambria" w:hAnsi="Cambria" w:cs="Cambria"/>
                <w:color w:val="000000"/>
                <w:sz w:val="28"/>
                <w:szCs w:val="28"/>
              </w:rPr>
              <w:t>c năng, không thay đ</w:t>
            </w:r>
            <w:r>
              <w:rPr>
                <w:rFonts w:ascii="Cambria" w:eastAsia="Cambria" w:hAnsi="Cambria" w:cs="Cambria"/>
                <w:color w:val="000000"/>
                <w:sz w:val="28"/>
                <w:szCs w:val="28"/>
              </w:rPr>
              <w:t>ổ</w:t>
            </w:r>
            <w:r>
              <w:rPr>
                <w:rFonts w:ascii="Cambria" w:eastAsia="Cambria" w:hAnsi="Cambria" w:cs="Cambria"/>
                <w:color w:val="000000"/>
                <w:sz w:val="28"/>
                <w:szCs w:val="28"/>
              </w:rPr>
              <w:t>i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đang có trong CSDL. Ngư</w:t>
            </w:r>
            <w:r>
              <w:rPr>
                <w:rFonts w:ascii="Cambria" w:eastAsia="Cambria" w:hAnsi="Cambria" w:cs="Cambria"/>
                <w:color w:val="000000"/>
                <w:sz w:val="28"/>
                <w:szCs w:val="28"/>
              </w:rPr>
              <w:t>ờ</w:t>
            </w:r>
            <w:r>
              <w:rPr>
                <w:rFonts w:ascii="Cambria" w:eastAsia="Cambria" w:hAnsi="Cambria" w:cs="Cambria"/>
                <w:color w:val="000000"/>
                <w:sz w:val="28"/>
                <w:szCs w:val="28"/>
              </w:rPr>
              <w:t>i s</w:t>
            </w:r>
            <w:r>
              <w:rPr>
                <w:rFonts w:ascii="Cambria" w:eastAsia="Cambria" w:hAnsi="Cambria" w:cs="Cambria"/>
                <w:color w:val="000000"/>
                <w:sz w:val="28"/>
                <w:szCs w:val="28"/>
              </w:rPr>
              <w:t>ử</w:t>
            </w:r>
            <w:r>
              <w:rPr>
                <w:rFonts w:ascii="Cambria" w:eastAsia="Cambria" w:hAnsi="Cambria" w:cs="Cambria"/>
                <w:color w:val="000000"/>
                <w:sz w:val="28"/>
                <w:szCs w:val="28"/>
              </w:rPr>
              <w:t xml:space="preserve"> </w:t>
            </w:r>
            <w:r>
              <w:rPr>
                <w:rFonts w:ascii="Cambria" w:eastAsia="Cambria" w:hAnsi="Cambria" w:cs="Cambria"/>
                <w:color w:val="000000"/>
                <w:sz w:val="28"/>
                <w:szCs w:val="28"/>
              </w:rPr>
              <w:t>d</w:t>
            </w:r>
            <w:r>
              <w:rPr>
                <w:rFonts w:ascii="Cambria" w:eastAsia="Cambria" w:hAnsi="Cambria" w:cs="Cambria"/>
                <w:color w:val="000000"/>
                <w:sz w:val="28"/>
                <w:szCs w:val="28"/>
              </w:rPr>
              <w:t>ụ</w:t>
            </w:r>
            <w:r>
              <w:rPr>
                <w:rFonts w:ascii="Cambria" w:eastAsia="Cambria" w:hAnsi="Cambria" w:cs="Cambria"/>
                <w:color w:val="000000"/>
                <w:sz w:val="28"/>
                <w:szCs w:val="28"/>
              </w:rPr>
              <w:t>ng s</w:t>
            </w:r>
            <w:r>
              <w:rPr>
                <w:rFonts w:ascii="Cambria" w:eastAsia="Cambria" w:hAnsi="Cambria" w:cs="Cambria"/>
                <w:color w:val="000000"/>
                <w:sz w:val="28"/>
                <w:szCs w:val="28"/>
              </w:rPr>
              <w:t>ẽ</w:t>
            </w:r>
            <w:r>
              <w:rPr>
                <w:rFonts w:ascii="Cambria" w:eastAsia="Cambria" w:hAnsi="Cambria" w:cs="Cambria"/>
                <w:color w:val="000000"/>
                <w:sz w:val="28"/>
                <w:szCs w:val="28"/>
              </w:rPr>
              <w:t xml:space="preserve">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c</w:t>
            </w:r>
            <w:r>
              <w:rPr>
                <w:rFonts w:ascii="Cambria" w:eastAsia="Cambria" w:hAnsi="Cambria" w:cs="Cambria"/>
                <w:color w:val="000000"/>
                <w:sz w:val="28"/>
                <w:szCs w:val="28"/>
              </w:rPr>
              <w:t>ậ</w:t>
            </w:r>
            <w:r>
              <w:rPr>
                <w:rFonts w:ascii="Cambria" w:eastAsia="Cambria" w:hAnsi="Cambria" w:cs="Cambria"/>
                <w:color w:val="000000"/>
                <w:sz w:val="28"/>
                <w:szCs w:val="28"/>
              </w:rPr>
              <w:t>p nh</w:t>
            </w:r>
            <w:r>
              <w:rPr>
                <w:rFonts w:ascii="Cambria" w:eastAsia="Cambria" w:hAnsi="Cambria" w:cs="Cambria"/>
                <w:color w:val="000000"/>
                <w:sz w:val="28"/>
                <w:szCs w:val="28"/>
              </w:rPr>
              <w:t>ậ</w:t>
            </w:r>
            <w:r>
              <w:rPr>
                <w:rFonts w:ascii="Cambria" w:eastAsia="Cambria" w:hAnsi="Cambria" w:cs="Cambria"/>
                <w:color w:val="000000"/>
                <w:sz w:val="28"/>
                <w:szCs w:val="28"/>
              </w:rPr>
              <w:t>t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thông qua các ch</w:t>
            </w:r>
            <w:r>
              <w:rPr>
                <w:rFonts w:ascii="Cambria" w:eastAsia="Cambria" w:hAnsi="Cambria" w:cs="Cambria"/>
                <w:color w:val="000000"/>
                <w:sz w:val="28"/>
                <w:szCs w:val="28"/>
              </w:rPr>
              <w:t>ứ</w:t>
            </w:r>
            <w:r>
              <w:rPr>
                <w:rFonts w:ascii="Cambria" w:eastAsia="Cambria" w:hAnsi="Cambria" w:cs="Cambria"/>
                <w:color w:val="000000"/>
                <w:sz w:val="28"/>
                <w:szCs w:val="28"/>
              </w:rPr>
              <w:t>c năng c</w:t>
            </w:r>
            <w:r>
              <w:rPr>
                <w:rFonts w:ascii="Cambria" w:eastAsia="Cambria" w:hAnsi="Cambria" w:cs="Cambria"/>
                <w:color w:val="000000"/>
                <w:sz w:val="28"/>
                <w:szCs w:val="28"/>
              </w:rPr>
              <w:t>ủ</w:t>
            </w:r>
            <w:r>
              <w:rPr>
                <w:rFonts w:ascii="Cambria" w:eastAsia="Cambria" w:hAnsi="Cambria" w:cs="Cambria"/>
                <w:color w:val="000000"/>
                <w:sz w:val="28"/>
                <w:szCs w:val="28"/>
              </w:rPr>
              <w:t>a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và vi</w:t>
            </w:r>
            <w:r>
              <w:rPr>
                <w:rFonts w:ascii="Cambria" w:eastAsia="Cambria" w:hAnsi="Cambria" w:cs="Cambria"/>
                <w:color w:val="000000"/>
                <w:sz w:val="28"/>
                <w:szCs w:val="28"/>
              </w:rPr>
              <w:t>ệ</w:t>
            </w:r>
            <w:r>
              <w:rPr>
                <w:rFonts w:ascii="Cambria" w:eastAsia="Cambria" w:hAnsi="Cambria" w:cs="Cambria"/>
                <w:color w:val="000000"/>
                <w:sz w:val="28"/>
                <w:szCs w:val="28"/>
              </w:rPr>
              <w:t>c import các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d</w:t>
            </w:r>
            <w:r>
              <w:rPr>
                <w:rFonts w:ascii="Cambria" w:eastAsia="Cambria" w:hAnsi="Cambria" w:cs="Cambria"/>
                <w:color w:val="000000"/>
                <w:sz w:val="28"/>
                <w:szCs w:val="28"/>
              </w:rPr>
              <w:t>ạ</w:t>
            </w:r>
            <w:r>
              <w:rPr>
                <w:rFonts w:ascii="Cambria" w:eastAsia="Cambria" w:hAnsi="Cambria" w:cs="Cambria"/>
                <w:color w:val="000000"/>
                <w:sz w:val="28"/>
                <w:szCs w:val="28"/>
              </w:rPr>
              <w:t>ng c</w:t>
            </w:r>
            <w:r>
              <w:rPr>
                <w:rFonts w:ascii="Cambria" w:eastAsia="Cambria" w:hAnsi="Cambria" w:cs="Cambria"/>
                <w:color w:val="000000"/>
                <w:sz w:val="28"/>
                <w:szCs w:val="28"/>
              </w:rPr>
              <w:t>ấ</w:t>
            </w:r>
            <w:r>
              <w:rPr>
                <w:rFonts w:ascii="Cambria" w:eastAsia="Cambria" w:hAnsi="Cambria" w:cs="Cambria"/>
                <w:color w:val="000000"/>
                <w:sz w:val="28"/>
                <w:szCs w:val="28"/>
              </w:rPr>
              <w:t>u trúc vào CSDL s</w:t>
            </w:r>
            <w:r>
              <w:rPr>
                <w:rFonts w:ascii="Cambria" w:eastAsia="Cambria" w:hAnsi="Cambria" w:cs="Cambria"/>
                <w:color w:val="000000"/>
                <w:sz w:val="28"/>
                <w:szCs w:val="28"/>
              </w:rPr>
              <w:t>ẽ</w:t>
            </w:r>
            <w:r>
              <w:rPr>
                <w:rFonts w:ascii="Cambria" w:eastAsia="Cambria" w:hAnsi="Cambria" w:cs="Cambria"/>
                <w:color w:val="000000"/>
                <w:sz w:val="28"/>
                <w:szCs w:val="28"/>
              </w:rPr>
              <w:t xml:space="preserve"> đư</w:t>
            </w:r>
            <w:r>
              <w:rPr>
                <w:rFonts w:ascii="Cambria" w:eastAsia="Cambria" w:hAnsi="Cambria" w:cs="Cambria"/>
                <w:color w:val="000000"/>
                <w:sz w:val="28"/>
                <w:szCs w:val="28"/>
              </w:rPr>
              <w:t>ợ</w:t>
            </w:r>
            <w:r>
              <w:rPr>
                <w:rFonts w:ascii="Cambria" w:eastAsia="Cambria" w:hAnsi="Cambria" w:cs="Cambria"/>
                <w:color w:val="000000"/>
                <w:sz w:val="28"/>
                <w:szCs w:val="28"/>
              </w:rPr>
              <w:t>c cán b</w:t>
            </w:r>
            <w:r>
              <w:rPr>
                <w:rFonts w:ascii="Cambria" w:eastAsia="Cambria" w:hAnsi="Cambria" w:cs="Cambria"/>
                <w:color w:val="000000"/>
                <w:sz w:val="28"/>
                <w:szCs w:val="28"/>
              </w:rPr>
              <w:t>ộ</w:t>
            </w:r>
            <w:r>
              <w:rPr>
                <w:rFonts w:ascii="Cambria" w:eastAsia="Cambria" w:hAnsi="Cambria" w:cs="Cambria"/>
                <w:color w:val="000000"/>
                <w:sz w:val="28"/>
                <w:szCs w:val="28"/>
              </w:rPr>
              <w:t xml:space="preserve"> tri</w:t>
            </w:r>
            <w:r>
              <w:rPr>
                <w:rFonts w:ascii="Cambria" w:eastAsia="Cambria" w:hAnsi="Cambria" w:cs="Cambria"/>
                <w:color w:val="000000"/>
                <w:sz w:val="28"/>
                <w:szCs w:val="28"/>
              </w:rPr>
              <w:t>ể</w:t>
            </w:r>
            <w:r>
              <w:rPr>
                <w:rFonts w:ascii="Cambria" w:eastAsia="Cambria" w:hAnsi="Cambria" w:cs="Cambria"/>
                <w:color w:val="000000"/>
                <w:sz w:val="28"/>
                <w:szCs w:val="28"/>
              </w:rPr>
              <w:t>n khai h</w:t>
            </w:r>
            <w:r>
              <w:rPr>
                <w:rFonts w:ascii="Cambria" w:eastAsia="Cambria" w:hAnsi="Cambria" w:cs="Cambria"/>
                <w:color w:val="000000"/>
                <w:sz w:val="28"/>
                <w:szCs w:val="28"/>
              </w:rPr>
              <w:t>ỗ</w:t>
            </w:r>
            <w:r>
              <w:rPr>
                <w:rFonts w:ascii="Cambria" w:eastAsia="Cambria" w:hAnsi="Cambria" w:cs="Cambria"/>
                <w:color w:val="000000"/>
                <w:sz w:val="28"/>
                <w:szCs w:val="28"/>
              </w:rPr>
              <w:t xml:space="preserve"> tr</w:t>
            </w:r>
            <w:r>
              <w:rPr>
                <w:rFonts w:ascii="Cambria" w:eastAsia="Cambria" w:hAnsi="Cambria" w:cs="Cambria"/>
                <w:color w:val="000000"/>
                <w:sz w:val="28"/>
                <w:szCs w:val="28"/>
              </w:rPr>
              <w:t>ợ</w:t>
            </w:r>
            <w:r>
              <w:rPr>
                <w:rFonts w:ascii="Cambria" w:eastAsia="Cambria" w:hAnsi="Cambria" w:cs="Cambria"/>
                <w:color w:val="000000"/>
                <w:sz w:val="28"/>
                <w:szCs w:val="28"/>
              </w:rPr>
              <w:t xml:space="preserve"> ngư</w:t>
            </w:r>
            <w:r>
              <w:rPr>
                <w:rFonts w:ascii="Cambria" w:eastAsia="Cambria" w:hAnsi="Cambria" w:cs="Cambria"/>
                <w:color w:val="000000"/>
                <w:sz w:val="28"/>
                <w:szCs w:val="28"/>
              </w:rPr>
              <w:t>ờ</w:t>
            </w:r>
            <w:r>
              <w:rPr>
                <w:rFonts w:ascii="Cambria" w:eastAsia="Cambria" w:hAnsi="Cambria" w:cs="Cambria"/>
                <w:color w:val="000000"/>
                <w:sz w:val="28"/>
                <w:szCs w:val="28"/>
              </w:rPr>
              <w:t>i dùng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w:t>
            </w:r>
          </w:p>
        </w:tc>
      </w:tr>
      <w:tr w:rsidR="00B40AAF" w14:paraId="5D7F4F8D" w14:textId="77777777">
        <w:trPr>
          <w:trHeight w:val="2105"/>
        </w:trPr>
        <w:tc>
          <w:tcPr>
            <w:tcW w:w="746" w:type="dxa"/>
            <w:shd w:val="clear" w:color="auto" w:fill="auto"/>
            <w:vAlign w:val="center"/>
          </w:tcPr>
          <w:p w14:paraId="1612BC3E" w14:textId="77777777" w:rsidR="00B40AAF" w:rsidRDefault="00746E6D">
            <w:pPr>
              <w:spacing w:before="6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lastRenderedPageBreak/>
              <w:t> </w:t>
            </w:r>
          </w:p>
        </w:tc>
        <w:tc>
          <w:tcPr>
            <w:tcW w:w="2634" w:type="dxa"/>
            <w:shd w:val="clear" w:color="auto" w:fill="auto"/>
            <w:vAlign w:val="center"/>
          </w:tcPr>
          <w:p w14:paraId="67CC589C" w14:textId="77777777" w:rsidR="00B40AAF" w:rsidRDefault="00746E6D">
            <w:pPr>
              <w:spacing w:before="60" w:after="0" w:line="264" w:lineRule="auto"/>
              <w:rPr>
                <w:rFonts w:ascii="Cambria" w:eastAsia="Cambria" w:hAnsi="Cambria" w:cs="Cambria"/>
                <w:color w:val="000000"/>
                <w:sz w:val="28"/>
                <w:szCs w:val="28"/>
              </w:rPr>
            </w:pPr>
            <w:r>
              <w:rPr>
                <w:rFonts w:ascii="Cambria" w:eastAsia="Cambria" w:hAnsi="Cambria" w:cs="Cambria"/>
                <w:color w:val="000000"/>
                <w:sz w:val="28"/>
                <w:szCs w:val="28"/>
              </w:rPr>
              <w:t>- B</w:t>
            </w:r>
            <w:r>
              <w:rPr>
                <w:rFonts w:ascii="Cambria" w:eastAsia="Cambria" w:hAnsi="Cambria" w:cs="Cambria"/>
                <w:color w:val="000000"/>
                <w:sz w:val="28"/>
                <w:szCs w:val="28"/>
              </w:rPr>
              <w:t>ổ</w:t>
            </w:r>
            <w:r>
              <w:rPr>
                <w:rFonts w:ascii="Cambria" w:eastAsia="Cambria" w:hAnsi="Cambria" w:cs="Cambria"/>
                <w:color w:val="000000"/>
                <w:sz w:val="28"/>
                <w:szCs w:val="28"/>
              </w:rPr>
              <w:t xml:space="preserve"> sung thêm tính năng qu</w:t>
            </w:r>
            <w:r>
              <w:rPr>
                <w:rFonts w:ascii="Cambria" w:eastAsia="Cambria" w:hAnsi="Cambria" w:cs="Cambria"/>
                <w:color w:val="000000"/>
                <w:sz w:val="28"/>
                <w:szCs w:val="28"/>
              </w:rPr>
              <w:t>ả</w:t>
            </w:r>
            <w:r>
              <w:rPr>
                <w:rFonts w:ascii="Cambria" w:eastAsia="Cambria" w:hAnsi="Cambria" w:cs="Cambria"/>
                <w:color w:val="000000"/>
                <w:sz w:val="28"/>
                <w:szCs w:val="28"/>
              </w:rPr>
              <w:t xml:space="preserve">n lý nhà </w:t>
            </w:r>
            <w:r>
              <w:rPr>
                <w:rFonts w:ascii="Cambria" w:eastAsia="Cambria" w:hAnsi="Cambria" w:cs="Cambria"/>
                <w:color w:val="000000"/>
                <w:sz w:val="28"/>
                <w:szCs w:val="28"/>
              </w:rPr>
              <w:t>ở</w:t>
            </w:r>
            <w:r>
              <w:rPr>
                <w:rFonts w:ascii="Cambria" w:eastAsia="Cambria" w:hAnsi="Cambria" w:cs="Cambria"/>
                <w:color w:val="000000"/>
                <w:sz w:val="28"/>
                <w:szCs w:val="28"/>
              </w:rPr>
              <w:t xml:space="preserve"> tái đ</w:t>
            </w:r>
            <w:r>
              <w:rPr>
                <w:rFonts w:ascii="Cambria" w:eastAsia="Cambria" w:hAnsi="Cambria" w:cs="Cambria"/>
                <w:color w:val="000000"/>
                <w:sz w:val="28"/>
                <w:szCs w:val="28"/>
              </w:rPr>
              <w:t>ị</w:t>
            </w:r>
            <w:r>
              <w:rPr>
                <w:rFonts w:ascii="Cambria" w:eastAsia="Cambria" w:hAnsi="Cambria" w:cs="Cambria"/>
                <w:color w:val="000000"/>
                <w:sz w:val="28"/>
                <w:szCs w:val="28"/>
              </w:rPr>
              <w:t xml:space="preserve">nh cư, nhà </w:t>
            </w:r>
            <w:r>
              <w:rPr>
                <w:rFonts w:ascii="Cambria" w:eastAsia="Cambria" w:hAnsi="Cambria" w:cs="Cambria"/>
                <w:color w:val="000000"/>
                <w:sz w:val="28"/>
                <w:szCs w:val="28"/>
              </w:rPr>
              <w:t>ở</w:t>
            </w:r>
            <w:r>
              <w:rPr>
                <w:rFonts w:ascii="Cambria" w:eastAsia="Cambria" w:hAnsi="Cambria" w:cs="Cambria"/>
                <w:color w:val="000000"/>
                <w:sz w:val="28"/>
                <w:szCs w:val="28"/>
              </w:rPr>
              <w:t xml:space="preserve"> nông thôn, chuy</w:t>
            </w:r>
            <w:r>
              <w:rPr>
                <w:rFonts w:ascii="Cambria" w:eastAsia="Cambria" w:hAnsi="Cambria" w:cs="Cambria"/>
                <w:color w:val="000000"/>
                <w:sz w:val="28"/>
                <w:szCs w:val="28"/>
              </w:rPr>
              <w:t>ể</w:t>
            </w:r>
            <w:r>
              <w:rPr>
                <w:rFonts w:ascii="Cambria" w:eastAsia="Cambria" w:hAnsi="Cambria" w:cs="Cambria"/>
                <w:color w:val="000000"/>
                <w:sz w:val="28"/>
                <w:szCs w:val="28"/>
              </w:rPr>
              <w:t>n như</w:t>
            </w:r>
            <w:r>
              <w:rPr>
                <w:rFonts w:ascii="Cambria" w:eastAsia="Cambria" w:hAnsi="Cambria" w:cs="Cambria"/>
                <w:color w:val="000000"/>
                <w:sz w:val="28"/>
                <w:szCs w:val="28"/>
              </w:rPr>
              <w:t>ợ</w:t>
            </w:r>
            <w:r>
              <w:rPr>
                <w:rFonts w:ascii="Cambria" w:eastAsia="Cambria" w:hAnsi="Cambria" w:cs="Cambria"/>
                <w:color w:val="000000"/>
                <w:sz w:val="28"/>
                <w:szCs w:val="28"/>
              </w:rPr>
              <w:t>ng d</w:t>
            </w:r>
            <w:r>
              <w:rPr>
                <w:rFonts w:ascii="Cambria" w:eastAsia="Cambria" w:hAnsi="Cambria" w:cs="Cambria"/>
                <w:color w:val="000000"/>
                <w:sz w:val="28"/>
                <w:szCs w:val="28"/>
              </w:rPr>
              <w:t>ự</w:t>
            </w:r>
            <w:r>
              <w:rPr>
                <w:rFonts w:ascii="Cambria" w:eastAsia="Cambria" w:hAnsi="Cambria" w:cs="Cambria"/>
                <w:color w:val="000000"/>
                <w:sz w:val="28"/>
                <w:szCs w:val="28"/>
              </w:rPr>
              <w:t xml:space="preserve"> án BĐS</w:t>
            </w:r>
          </w:p>
        </w:tc>
        <w:tc>
          <w:tcPr>
            <w:tcW w:w="5819" w:type="dxa"/>
            <w:shd w:val="clear" w:color="auto" w:fill="auto"/>
            <w:vAlign w:val="center"/>
          </w:tcPr>
          <w:p w14:paraId="25703A75" w14:textId="77777777" w:rsidR="00B40AAF" w:rsidRDefault="00746E6D">
            <w:pPr>
              <w:spacing w:before="60" w:after="0" w:line="264" w:lineRule="auto"/>
              <w:rPr>
                <w:rFonts w:ascii="Cambria" w:eastAsia="Cambria" w:hAnsi="Cambria" w:cs="Cambria"/>
                <w:color w:val="000000"/>
                <w:sz w:val="28"/>
                <w:szCs w:val="28"/>
              </w:rPr>
            </w:pPr>
            <w:r>
              <w:rPr>
                <w:rFonts w:ascii="Cambria" w:eastAsia="Cambria" w:hAnsi="Cambria" w:cs="Cambria"/>
                <w:color w:val="000000"/>
                <w:sz w:val="28"/>
                <w:szCs w:val="28"/>
              </w:rPr>
              <w:t>Ch</w:t>
            </w:r>
            <w:r>
              <w:rPr>
                <w:rFonts w:ascii="Cambria" w:eastAsia="Cambria" w:hAnsi="Cambria" w:cs="Cambria"/>
                <w:color w:val="000000"/>
                <w:sz w:val="28"/>
                <w:szCs w:val="28"/>
              </w:rPr>
              <w:t>ỉ</w:t>
            </w:r>
            <w:r>
              <w:rPr>
                <w:rFonts w:ascii="Cambria" w:eastAsia="Cambria" w:hAnsi="Cambria" w:cs="Cambria"/>
                <w:color w:val="000000"/>
                <w:sz w:val="28"/>
                <w:szCs w:val="28"/>
              </w:rPr>
              <w:t xml:space="preserve">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nâng c</w:t>
            </w:r>
            <w:r>
              <w:rPr>
                <w:rFonts w:ascii="Cambria" w:eastAsia="Cambria" w:hAnsi="Cambria" w:cs="Cambria"/>
                <w:color w:val="000000"/>
                <w:sz w:val="28"/>
                <w:szCs w:val="28"/>
              </w:rPr>
              <w:t>ấ</w:t>
            </w:r>
            <w:r>
              <w:rPr>
                <w:rFonts w:ascii="Cambria" w:eastAsia="Cambria" w:hAnsi="Cambria" w:cs="Cambria"/>
                <w:color w:val="000000"/>
                <w:sz w:val="28"/>
                <w:szCs w:val="28"/>
              </w:rPr>
              <w:t>p ch</w:t>
            </w:r>
            <w:r>
              <w:rPr>
                <w:rFonts w:ascii="Cambria" w:eastAsia="Cambria" w:hAnsi="Cambria" w:cs="Cambria"/>
                <w:color w:val="000000"/>
                <w:sz w:val="28"/>
                <w:szCs w:val="28"/>
              </w:rPr>
              <w:t>ứ</w:t>
            </w:r>
            <w:r>
              <w:rPr>
                <w:rFonts w:ascii="Cambria" w:eastAsia="Cambria" w:hAnsi="Cambria" w:cs="Cambria"/>
                <w:color w:val="000000"/>
                <w:sz w:val="28"/>
                <w:szCs w:val="28"/>
              </w:rPr>
              <w:t>c năng, không thay đ</w:t>
            </w:r>
            <w:r>
              <w:rPr>
                <w:rFonts w:ascii="Cambria" w:eastAsia="Cambria" w:hAnsi="Cambria" w:cs="Cambria"/>
                <w:color w:val="000000"/>
                <w:sz w:val="28"/>
                <w:szCs w:val="28"/>
              </w:rPr>
              <w:t>ổ</w:t>
            </w:r>
            <w:r>
              <w:rPr>
                <w:rFonts w:ascii="Cambria" w:eastAsia="Cambria" w:hAnsi="Cambria" w:cs="Cambria"/>
                <w:color w:val="000000"/>
                <w:sz w:val="28"/>
                <w:szCs w:val="28"/>
              </w:rPr>
              <w:t>i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đang có trong CSDL. Ngư</w:t>
            </w:r>
            <w:r>
              <w:rPr>
                <w:rFonts w:ascii="Cambria" w:eastAsia="Cambria" w:hAnsi="Cambria" w:cs="Cambria"/>
                <w:color w:val="000000"/>
                <w:sz w:val="28"/>
                <w:szCs w:val="28"/>
              </w:rPr>
              <w:t>ờ</w:t>
            </w:r>
            <w:r>
              <w:rPr>
                <w:rFonts w:ascii="Cambria" w:eastAsia="Cambria" w:hAnsi="Cambria" w:cs="Cambria"/>
                <w:color w:val="000000"/>
                <w:sz w:val="28"/>
                <w:szCs w:val="28"/>
              </w:rPr>
              <w:t>i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s</w:t>
            </w:r>
            <w:r>
              <w:rPr>
                <w:rFonts w:ascii="Cambria" w:eastAsia="Cambria" w:hAnsi="Cambria" w:cs="Cambria"/>
                <w:color w:val="000000"/>
                <w:sz w:val="28"/>
                <w:szCs w:val="28"/>
              </w:rPr>
              <w:t>ẽ</w:t>
            </w:r>
            <w:r>
              <w:rPr>
                <w:rFonts w:ascii="Cambria" w:eastAsia="Cambria" w:hAnsi="Cambria" w:cs="Cambria"/>
                <w:color w:val="000000"/>
                <w:sz w:val="28"/>
                <w:szCs w:val="28"/>
              </w:rPr>
              <w:t xml:space="preserve">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c</w:t>
            </w:r>
            <w:r>
              <w:rPr>
                <w:rFonts w:ascii="Cambria" w:eastAsia="Cambria" w:hAnsi="Cambria" w:cs="Cambria"/>
                <w:color w:val="000000"/>
                <w:sz w:val="28"/>
                <w:szCs w:val="28"/>
              </w:rPr>
              <w:t>ậ</w:t>
            </w:r>
            <w:r>
              <w:rPr>
                <w:rFonts w:ascii="Cambria" w:eastAsia="Cambria" w:hAnsi="Cambria" w:cs="Cambria"/>
                <w:color w:val="000000"/>
                <w:sz w:val="28"/>
                <w:szCs w:val="28"/>
              </w:rPr>
              <w:t>p nh</w:t>
            </w:r>
            <w:r>
              <w:rPr>
                <w:rFonts w:ascii="Cambria" w:eastAsia="Cambria" w:hAnsi="Cambria" w:cs="Cambria"/>
                <w:color w:val="000000"/>
                <w:sz w:val="28"/>
                <w:szCs w:val="28"/>
              </w:rPr>
              <w:t>ậ</w:t>
            </w:r>
            <w:r>
              <w:rPr>
                <w:rFonts w:ascii="Cambria" w:eastAsia="Cambria" w:hAnsi="Cambria" w:cs="Cambria"/>
                <w:color w:val="000000"/>
                <w:sz w:val="28"/>
                <w:szCs w:val="28"/>
              </w:rPr>
              <w:t>t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thông qua các ch</w:t>
            </w:r>
            <w:r>
              <w:rPr>
                <w:rFonts w:ascii="Cambria" w:eastAsia="Cambria" w:hAnsi="Cambria" w:cs="Cambria"/>
                <w:color w:val="000000"/>
                <w:sz w:val="28"/>
                <w:szCs w:val="28"/>
              </w:rPr>
              <w:t>ứ</w:t>
            </w:r>
            <w:r>
              <w:rPr>
                <w:rFonts w:ascii="Cambria" w:eastAsia="Cambria" w:hAnsi="Cambria" w:cs="Cambria"/>
                <w:color w:val="000000"/>
                <w:sz w:val="28"/>
                <w:szCs w:val="28"/>
              </w:rPr>
              <w:t>c năng c</w:t>
            </w:r>
            <w:r>
              <w:rPr>
                <w:rFonts w:ascii="Cambria" w:eastAsia="Cambria" w:hAnsi="Cambria" w:cs="Cambria"/>
                <w:color w:val="000000"/>
                <w:sz w:val="28"/>
                <w:szCs w:val="28"/>
              </w:rPr>
              <w:t>ủ</w:t>
            </w:r>
            <w:r>
              <w:rPr>
                <w:rFonts w:ascii="Cambria" w:eastAsia="Cambria" w:hAnsi="Cambria" w:cs="Cambria"/>
                <w:color w:val="000000"/>
                <w:sz w:val="28"/>
                <w:szCs w:val="28"/>
              </w:rPr>
              <w:t>a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và vi</w:t>
            </w:r>
            <w:r>
              <w:rPr>
                <w:rFonts w:ascii="Cambria" w:eastAsia="Cambria" w:hAnsi="Cambria" w:cs="Cambria"/>
                <w:color w:val="000000"/>
                <w:sz w:val="28"/>
                <w:szCs w:val="28"/>
              </w:rPr>
              <w:t>ệ</w:t>
            </w:r>
            <w:r>
              <w:rPr>
                <w:rFonts w:ascii="Cambria" w:eastAsia="Cambria" w:hAnsi="Cambria" w:cs="Cambria"/>
                <w:color w:val="000000"/>
                <w:sz w:val="28"/>
                <w:szCs w:val="28"/>
              </w:rPr>
              <w:t>c import các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d</w:t>
            </w:r>
            <w:r>
              <w:rPr>
                <w:rFonts w:ascii="Cambria" w:eastAsia="Cambria" w:hAnsi="Cambria" w:cs="Cambria"/>
                <w:color w:val="000000"/>
                <w:sz w:val="28"/>
                <w:szCs w:val="28"/>
              </w:rPr>
              <w:t>ạ</w:t>
            </w:r>
            <w:r>
              <w:rPr>
                <w:rFonts w:ascii="Cambria" w:eastAsia="Cambria" w:hAnsi="Cambria" w:cs="Cambria"/>
                <w:color w:val="000000"/>
                <w:sz w:val="28"/>
                <w:szCs w:val="28"/>
              </w:rPr>
              <w:t>ng c</w:t>
            </w:r>
            <w:r>
              <w:rPr>
                <w:rFonts w:ascii="Cambria" w:eastAsia="Cambria" w:hAnsi="Cambria" w:cs="Cambria"/>
                <w:color w:val="000000"/>
                <w:sz w:val="28"/>
                <w:szCs w:val="28"/>
              </w:rPr>
              <w:t>ấ</w:t>
            </w:r>
            <w:r>
              <w:rPr>
                <w:rFonts w:ascii="Cambria" w:eastAsia="Cambria" w:hAnsi="Cambria" w:cs="Cambria"/>
                <w:color w:val="000000"/>
                <w:sz w:val="28"/>
                <w:szCs w:val="28"/>
              </w:rPr>
              <w:t>u trúc vào CSDL s</w:t>
            </w:r>
            <w:r>
              <w:rPr>
                <w:rFonts w:ascii="Cambria" w:eastAsia="Cambria" w:hAnsi="Cambria" w:cs="Cambria"/>
                <w:color w:val="000000"/>
                <w:sz w:val="28"/>
                <w:szCs w:val="28"/>
              </w:rPr>
              <w:t>ẽ</w:t>
            </w:r>
            <w:r>
              <w:rPr>
                <w:rFonts w:ascii="Cambria" w:eastAsia="Cambria" w:hAnsi="Cambria" w:cs="Cambria"/>
                <w:color w:val="000000"/>
                <w:sz w:val="28"/>
                <w:szCs w:val="28"/>
              </w:rPr>
              <w:t xml:space="preserve"> đư</w:t>
            </w:r>
            <w:r>
              <w:rPr>
                <w:rFonts w:ascii="Cambria" w:eastAsia="Cambria" w:hAnsi="Cambria" w:cs="Cambria"/>
                <w:color w:val="000000"/>
                <w:sz w:val="28"/>
                <w:szCs w:val="28"/>
              </w:rPr>
              <w:t>ợ</w:t>
            </w:r>
            <w:r>
              <w:rPr>
                <w:rFonts w:ascii="Cambria" w:eastAsia="Cambria" w:hAnsi="Cambria" w:cs="Cambria"/>
                <w:color w:val="000000"/>
                <w:sz w:val="28"/>
                <w:szCs w:val="28"/>
              </w:rPr>
              <w:t>c cán b</w:t>
            </w:r>
            <w:r>
              <w:rPr>
                <w:rFonts w:ascii="Cambria" w:eastAsia="Cambria" w:hAnsi="Cambria" w:cs="Cambria"/>
                <w:color w:val="000000"/>
                <w:sz w:val="28"/>
                <w:szCs w:val="28"/>
              </w:rPr>
              <w:t>ộ</w:t>
            </w:r>
            <w:r>
              <w:rPr>
                <w:rFonts w:ascii="Cambria" w:eastAsia="Cambria" w:hAnsi="Cambria" w:cs="Cambria"/>
                <w:color w:val="000000"/>
                <w:sz w:val="28"/>
                <w:szCs w:val="28"/>
              </w:rPr>
              <w:t xml:space="preserve"> tri</w:t>
            </w:r>
            <w:r>
              <w:rPr>
                <w:rFonts w:ascii="Cambria" w:eastAsia="Cambria" w:hAnsi="Cambria" w:cs="Cambria"/>
                <w:color w:val="000000"/>
                <w:sz w:val="28"/>
                <w:szCs w:val="28"/>
              </w:rPr>
              <w:t>ể</w:t>
            </w:r>
            <w:r>
              <w:rPr>
                <w:rFonts w:ascii="Cambria" w:eastAsia="Cambria" w:hAnsi="Cambria" w:cs="Cambria"/>
                <w:color w:val="000000"/>
                <w:sz w:val="28"/>
                <w:szCs w:val="28"/>
              </w:rPr>
              <w:t>n khai h</w:t>
            </w:r>
            <w:r>
              <w:rPr>
                <w:rFonts w:ascii="Cambria" w:eastAsia="Cambria" w:hAnsi="Cambria" w:cs="Cambria"/>
                <w:color w:val="000000"/>
                <w:sz w:val="28"/>
                <w:szCs w:val="28"/>
              </w:rPr>
              <w:t>ỗ</w:t>
            </w:r>
            <w:r>
              <w:rPr>
                <w:rFonts w:ascii="Cambria" w:eastAsia="Cambria" w:hAnsi="Cambria" w:cs="Cambria"/>
                <w:color w:val="000000"/>
                <w:sz w:val="28"/>
                <w:szCs w:val="28"/>
              </w:rPr>
              <w:t xml:space="preserve"> tr</w:t>
            </w:r>
            <w:r>
              <w:rPr>
                <w:rFonts w:ascii="Cambria" w:eastAsia="Cambria" w:hAnsi="Cambria" w:cs="Cambria"/>
                <w:color w:val="000000"/>
                <w:sz w:val="28"/>
                <w:szCs w:val="28"/>
              </w:rPr>
              <w:t>ợ</w:t>
            </w:r>
            <w:r>
              <w:rPr>
                <w:rFonts w:ascii="Cambria" w:eastAsia="Cambria" w:hAnsi="Cambria" w:cs="Cambria"/>
                <w:color w:val="000000"/>
                <w:sz w:val="28"/>
                <w:szCs w:val="28"/>
              </w:rPr>
              <w:t xml:space="preserve"> ngư</w:t>
            </w:r>
            <w:r>
              <w:rPr>
                <w:rFonts w:ascii="Cambria" w:eastAsia="Cambria" w:hAnsi="Cambria" w:cs="Cambria"/>
                <w:color w:val="000000"/>
                <w:sz w:val="28"/>
                <w:szCs w:val="28"/>
              </w:rPr>
              <w:t>ờ</w:t>
            </w:r>
            <w:r>
              <w:rPr>
                <w:rFonts w:ascii="Cambria" w:eastAsia="Cambria" w:hAnsi="Cambria" w:cs="Cambria"/>
                <w:color w:val="000000"/>
                <w:sz w:val="28"/>
                <w:szCs w:val="28"/>
              </w:rPr>
              <w:t>i dùng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w:t>
            </w:r>
          </w:p>
        </w:tc>
      </w:tr>
    </w:tbl>
    <w:p w14:paraId="781BC523" w14:textId="77777777" w:rsidR="00B40AAF" w:rsidRDefault="00746E6D">
      <w:pPr>
        <w:pStyle w:val="Heading3"/>
        <w:numPr>
          <w:ilvl w:val="2"/>
          <w:numId w:val="1"/>
        </w:numPr>
        <w:rPr>
          <w:color w:val="000000"/>
        </w:rPr>
      </w:pPr>
      <w:bookmarkStart w:id="33" w:name="_heading=h.23ckvvd" w:colFirst="0" w:colLast="0"/>
      <w:bookmarkEnd w:id="33"/>
      <w:r>
        <w:rPr>
          <w:color w:val="000000"/>
        </w:rPr>
        <w:t>Nhu c</w:t>
      </w:r>
      <w:r>
        <w:rPr>
          <w:color w:val="000000"/>
        </w:rPr>
        <w:t>ầ</w:t>
      </w:r>
      <w:r>
        <w:rPr>
          <w:color w:val="000000"/>
        </w:rPr>
        <w:t xml:space="preserve">u </w:t>
      </w:r>
      <w:r>
        <w:rPr>
          <w:color w:val="000000"/>
        </w:rPr>
        <w:t>ứ</w:t>
      </w:r>
      <w:r>
        <w:rPr>
          <w:color w:val="000000"/>
        </w:rPr>
        <w:t>ng d</w:t>
      </w:r>
      <w:r>
        <w:rPr>
          <w:color w:val="000000"/>
        </w:rPr>
        <w:t>ụ</w:t>
      </w:r>
      <w:r>
        <w:rPr>
          <w:color w:val="000000"/>
        </w:rPr>
        <w:t>ng CNTT t</w:t>
      </w:r>
      <w:r>
        <w:rPr>
          <w:color w:val="000000"/>
        </w:rPr>
        <w:t>ạ</w:t>
      </w:r>
      <w:r>
        <w:rPr>
          <w:color w:val="000000"/>
        </w:rPr>
        <w:t>i đơn v</w:t>
      </w:r>
      <w:r>
        <w:rPr>
          <w:color w:val="000000"/>
        </w:rPr>
        <w:t>ị</w:t>
      </w:r>
    </w:p>
    <w:p w14:paraId="5C66C5A7"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V</w:t>
      </w:r>
      <w:r>
        <w:rPr>
          <w:rFonts w:ascii="Cambria" w:eastAsia="Cambria" w:hAnsi="Cambria" w:cs="Cambria"/>
          <w:color w:val="000000"/>
          <w:sz w:val="28"/>
          <w:szCs w:val="28"/>
        </w:rPr>
        <w:t>ớ</w:t>
      </w:r>
      <w:r>
        <w:rPr>
          <w:rFonts w:ascii="Cambria" w:eastAsia="Cambria" w:hAnsi="Cambria" w:cs="Cambria"/>
          <w:color w:val="000000"/>
          <w:sz w:val="28"/>
          <w:szCs w:val="28"/>
        </w:rPr>
        <w:t>i thông tin v</w:t>
      </w:r>
      <w:r>
        <w:rPr>
          <w:rFonts w:ascii="Cambria" w:eastAsia="Cambria" w:hAnsi="Cambria" w:cs="Cambria"/>
          <w:color w:val="000000"/>
          <w:sz w:val="28"/>
          <w:szCs w:val="28"/>
        </w:rPr>
        <w:t>ề</w:t>
      </w:r>
      <w:r>
        <w:rPr>
          <w:rFonts w:ascii="Cambria" w:eastAsia="Cambria" w:hAnsi="Cambria" w:cs="Cambria"/>
          <w:color w:val="000000"/>
          <w:sz w:val="28"/>
          <w:szCs w:val="28"/>
        </w:rPr>
        <w:t xml:space="preserve"> hi</w:t>
      </w:r>
      <w:r>
        <w:rPr>
          <w:rFonts w:ascii="Cambria" w:eastAsia="Cambria" w:hAnsi="Cambria" w:cs="Cambria"/>
          <w:color w:val="000000"/>
          <w:sz w:val="28"/>
          <w:szCs w:val="28"/>
        </w:rPr>
        <w:t>ệ</w:t>
      </w:r>
      <w:r>
        <w:rPr>
          <w:rFonts w:ascii="Cambria" w:eastAsia="Cambria" w:hAnsi="Cambria" w:cs="Cambria"/>
          <w:color w:val="000000"/>
          <w:sz w:val="28"/>
          <w:szCs w:val="28"/>
        </w:rPr>
        <w:t>n tr</w:t>
      </w:r>
      <w:r>
        <w:rPr>
          <w:rFonts w:ascii="Cambria" w:eastAsia="Cambria" w:hAnsi="Cambria" w:cs="Cambria"/>
          <w:color w:val="000000"/>
          <w:sz w:val="28"/>
          <w:szCs w:val="28"/>
        </w:rPr>
        <w:t>ạ</w:t>
      </w:r>
      <w:r>
        <w:rPr>
          <w:rFonts w:ascii="Cambria" w:eastAsia="Cambria" w:hAnsi="Cambria" w:cs="Cambria"/>
          <w:color w:val="000000"/>
          <w:sz w:val="28"/>
          <w:szCs w:val="28"/>
        </w:rPr>
        <w:t>ng và kh</w:t>
      </w:r>
      <w:r>
        <w:rPr>
          <w:rFonts w:ascii="Cambria" w:eastAsia="Cambria" w:hAnsi="Cambria" w:cs="Cambria"/>
          <w:color w:val="000000"/>
          <w:sz w:val="28"/>
          <w:szCs w:val="28"/>
        </w:rPr>
        <w:t>ả</w:t>
      </w:r>
      <w:r>
        <w:rPr>
          <w:rFonts w:ascii="Cambria" w:eastAsia="Cambria" w:hAnsi="Cambria" w:cs="Cambria"/>
          <w:color w:val="000000"/>
          <w:sz w:val="28"/>
          <w:szCs w:val="28"/>
        </w:rPr>
        <w:t>o sát nhu c</w:t>
      </w:r>
      <w:r>
        <w:rPr>
          <w:rFonts w:ascii="Cambria" w:eastAsia="Cambria" w:hAnsi="Cambria" w:cs="Cambria"/>
          <w:color w:val="000000"/>
          <w:sz w:val="28"/>
          <w:szCs w:val="28"/>
        </w:rPr>
        <w:t>ầ</w:t>
      </w:r>
      <w:r>
        <w:rPr>
          <w:rFonts w:ascii="Cambria" w:eastAsia="Cambria" w:hAnsi="Cambria" w:cs="Cambria"/>
          <w:color w:val="000000"/>
          <w:sz w:val="28"/>
          <w:szCs w:val="28"/>
        </w:rPr>
        <w:t>u th</w:t>
      </w:r>
      <w:r>
        <w:rPr>
          <w:rFonts w:ascii="Cambria" w:eastAsia="Cambria" w:hAnsi="Cambria" w:cs="Cambria"/>
          <w:color w:val="000000"/>
          <w:sz w:val="28"/>
          <w:szCs w:val="28"/>
        </w:rPr>
        <w:t>ự</w:t>
      </w:r>
      <w:r>
        <w:rPr>
          <w:rFonts w:ascii="Cambria" w:eastAsia="Cambria" w:hAnsi="Cambria" w:cs="Cambria"/>
          <w:color w:val="000000"/>
          <w:sz w:val="28"/>
          <w:szCs w:val="28"/>
        </w:rPr>
        <w:t>c t</w:t>
      </w:r>
      <w:r>
        <w:rPr>
          <w:rFonts w:ascii="Cambria" w:eastAsia="Cambria" w:hAnsi="Cambria" w:cs="Cambria"/>
          <w:color w:val="000000"/>
          <w:sz w:val="28"/>
          <w:szCs w:val="28"/>
        </w:rPr>
        <w:t>ế</w:t>
      </w:r>
      <w:r>
        <w:rPr>
          <w:rFonts w:ascii="Cambria" w:eastAsia="Cambria" w:hAnsi="Cambria" w:cs="Cambria"/>
          <w:color w:val="000000"/>
          <w:sz w:val="28"/>
          <w:szCs w:val="28"/>
        </w:rPr>
        <w:t xml:space="preserve"> t</w:t>
      </w:r>
      <w:r>
        <w:rPr>
          <w:rFonts w:ascii="Cambria" w:eastAsia="Cambria" w:hAnsi="Cambria" w:cs="Cambria"/>
          <w:color w:val="000000"/>
          <w:sz w:val="28"/>
          <w:szCs w:val="28"/>
        </w:rPr>
        <w:t>ạ</w:t>
      </w:r>
      <w:r>
        <w:rPr>
          <w:rFonts w:ascii="Cambria" w:eastAsia="Cambria" w:hAnsi="Cambria" w:cs="Cambria"/>
          <w:color w:val="000000"/>
          <w:sz w:val="28"/>
          <w:szCs w:val="28"/>
        </w:rPr>
        <w:t>i đơn v</w:t>
      </w:r>
      <w:r>
        <w:rPr>
          <w:rFonts w:ascii="Cambria" w:eastAsia="Cambria" w:hAnsi="Cambria" w:cs="Cambria"/>
          <w:color w:val="000000"/>
          <w:sz w:val="28"/>
          <w:szCs w:val="28"/>
        </w:rPr>
        <w:t>ị</w:t>
      </w:r>
      <w:r>
        <w:rPr>
          <w:rFonts w:ascii="Cambria" w:eastAsia="Cambria" w:hAnsi="Cambria" w:cs="Cambria"/>
          <w:color w:val="000000"/>
          <w:sz w:val="28"/>
          <w:szCs w:val="28"/>
        </w:rPr>
        <w:t xml:space="preserve"> thì nhi</w:t>
      </w:r>
      <w:r>
        <w:rPr>
          <w:rFonts w:ascii="Cambria" w:eastAsia="Cambria" w:hAnsi="Cambria" w:cs="Cambria"/>
          <w:color w:val="000000"/>
          <w:sz w:val="28"/>
          <w:szCs w:val="28"/>
        </w:rPr>
        <w:t>ệ</w:t>
      </w:r>
      <w:r>
        <w:rPr>
          <w:rFonts w:ascii="Cambria" w:eastAsia="Cambria" w:hAnsi="Cambria" w:cs="Cambria"/>
          <w:color w:val="000000"/>
          <w:sz w:val="28"/>
          <w:szCs w:val="28"/>
        </w:rPr>
        <w:t>m v</w:t>
      </w:r>
      <w:r>
        <w:rPr>
          <w:rFonts w:ascii="Cambria" w:eastAsia="Cambria" w:hAnsi="Cambria" w:cs="Cambria"/>
          <w:color w:val="000000"/>
          <w:sz w:val="28"/>
          <w:szCs w:val="28"/>
        </w:rPr>
        <w:t>ụ</w:t>
      </w:r>
      <w:r>
        <w:rPr>
          <w:rFonts w:ascii="Cambria" w:eastAsia="Cambria" w:hAnsi="Cambria" w:cs="Cambria"/>
          <w:color w:val="000000"/>
          <w:sz w:val="28"/>
          <w:szCs w:val="28"/>
        </w:rPr>
        <w:t xml:space="preserve"> c</w:t>
      </w:r>
      <w:r>
        <w:rPr>
          <w:rFonts w:ascii="Cambria" w:eastAsia="Cambria" w:hAnsi="Cambria" w:cs="Cambria"/>
          <w:color w:val="000000"/>
          <w:sz w:val="28"/>
          <w:szCs w:val="28"/>
        </w:rPr>
        <w:t>ầ</w:t>
      </w:r>
      <w:r>
        <w:rPr>
          <w:rFonts w:ascii="Cambria" w:eastAsia="Cambria" w:hAnsi="Cambria" w:cs="Cambria"/>
          <w:color w:val="000000"/>
          <w:sz w:val="28"/>
          <w:szCs w:val="28"/>
        </w:rPr>
        <w:t>n thi</w:t>
      </w:r>
      <w:r>
        <w:rPr>
          <w:rFonts w:ascii="Cambria" w:eastAsia="Cambria" w:hAnsi="Cambria" w:cs="Cambria"/>
          <w:color w:val="000000"/>
          <w:sz w:val="28"/>
          <w:szCs w:val="28"/>
        </w:rPr>
        <w:t>ế</w:t>
      </w:r>
      <w:r>
        <w:rPr>
          <w:rFonts w:ascii="Cambria" w:eastAsia="Cambria" w:hAnsi="Cambria" w:cs="Cambria"/>
          <w:color w:val="000000"/>
          <w:sz w:val="28"/>
          <w:szCs w:val="28"/>
        </w:rPr>
        <w:t>t đ</w:t>
      </w:r>
      <w:r>
        <w:rPr>
          <w:rFonts w:ascii="Cambria" w:eastAsia="Cambria" w:hAnsi="Cambria" w:cs="Cambria"/>
          <w:color w:val="000000"/>
          <w:sz w:val="28"/>
          <w:szCs w:val="28"/>
        </w:rPr>
        <w:t>ầ</w:t>
      </w:r>
      <w:r>
        <w:rPr>
          <w:rFonts w:ascii="Cambria" w:eastAsia="Cambria" w:hAnsi="Cambria" w:cs="Cambria"/>
          <w:color w:val="000000"/>
          <w:sz w:val="28"/>
          <w:szCs w:val="28"/>
        </w:rPr>
        <w:t>u tư bao g</w:t>
      </w:r>
      <w:r>
        <w:rPr>
          <w:rFonts w:ascii="Cambria" w:eastAsia="Cambria" w:hAnsi="Cambria" w:cs="Cambria"/>
          <w:color w:val="000000"/>
          <w:sz w:val="28"/>
          <w:szCs w:val="28"/>
        </w:rPr>
        <w:t>ồ</w:t>
      </w:r>
      <w:r>
        <w:rPr>
          <w:rFonts w:ascii="Cambria" w:eastAsia="Cambria" w:hAnsi="Cambria" w:cs="Cambria"/>
          <w:color w:val="000000"/>
          <w:sz w:val="28"/>
          <w:szCs w:val="28"/>
        </w:rPr>
        <w:t>m các phân h</w:t>
      </w:r>
      <w:r>
        <w:rPr>
          <w:rFonts w:ascii="Cambria" w:eastAsia="Cambria" w:hAnsi="Cambria" w:cs="Cambria"/>
          <w:color w:val="000000"/>
          <w:sz w:val="28"/>
          <w:szCs w:val="28"/>
        </w:rPr>
        <w:t>ệ</w:t>
      </w:r>
      <w:r>
        <w:rPr>
          <w:rFonts w:ascii="Cambria" w:eastAsia="Cambria" w:hAnsi="Cambria" w:cs="Cambria"/>
          <w:color w:val="000000"/>
          <w:sz w:val="28"/>
          <w:szCs w:val="28"/>
        </w:rPr>
        <w:t xml:space="preserve"> ch</w:t>
      </w:r>
      <w:r>
        <w:rPr>
          <w:rFonts w:ascii="Cambria" w:eastAsia="Cambria" w:hAnsi="Cambria" w:cs="Cambria"/>
          <w:color w:val="000000"/>
          <w:sz w:val="28"/>
          <w:szCs w:val="28"/>
        </w:rPr>
        <w:t>ứ</w:t>
      </w:r>
      <w:r>
        <w:rPr>
          <w:rFonts w:ascii="Cambria" w:eastAsia="Cambria" w:hAnsi="Cambria" w:cs="Cambria"/>
          <w:color w:val="000000"/>
          <w:sz w:val="28"/>
          <w:szCs w:val="28"/>
        </w:rPr>
        <w:t>c n</w:t>
      </w:r>
      <w:r>
        <w:rPr>
          <w:rFonts w:ascii="Cambria" w:eastAsia="Cambria" w:hAnsi="Cambria" w:cs="Cambria"/>
          <w:color w:val="000000"/>
          <w:sz w:val="28"/>
          <w:szCs w:val="28"/>
        </w:rPr>
        <w:t>ăng sau:</w:t>
      </w:r>
    </w:p>
    <w:p w14:paraId="6DB96DE8" w14:textId="77777777" w:rsidR="00B40AAF" w:rsidRDefault="00746E6D">
      <w:pPr>
        <w:numPr>
          <w:ilvl w:val="0"/>
          <w:numId w:val="30"/>
        </w:numPr>
        <w:pBdr>
          <w:top w:val="nil"/>
          <w:left w:val="nil"/>
          <w:bottom w:val="nil"/>
          <w:right w:val="nil"/>
          <w:between w:val="nil"/>
        </w:pBdr>
        <w:spacing w:before="120" w:after="120" w:line="240" w:lineRule="auto"/>
      </w:pPr>
      <w:r>
        <w:rPr>
          <w:color w:val="000000"/>
          <w:sz w:val="28"/>
          <w:szCs w:val="28"/>
        </w:rPr>
        <w:t>Đầu tư bổ sung mới:</w:t>
      </w:r>
    </w:p>
    <w:p w14:paraId="7DBA601A" w14:textId="77777777" w:rsidR="00B40AAF" w:rsidRDefault="00746E6D">
      <w:pPr>
        <w:numPr>
          <w:ilvl w:val="0"/>
          <w:numId w:val="19"/>
        </w:numPr>
        <w:pBdr>
          <w:top w:val="nil"/>
          <w:left w:val="nil"/>
          <w:bottom w:val="nil"/>
          <w:right w:val="nil"/>
          <w:between w:val="nil"/>
        </w:pBdr>
        <w:spacing w:before="120" w:after="120"/>
        <w:ind w:left="993"/>
      </w:pPr>
      <w:r>
        <w:rPr>
          <w:color w:val="000000"/>
          <w:sz w:val="28"/>
          <w:szCs w:val="28"/>
        </w:rPr>
        <w:t>Phần mềm Quản lý tài sản:</w:t>
      </w:r>
    </w:p>
    <w:p w14:paraId="7205CB57"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nhật thông tin tài sản.</w:t>
      </w:r>
    </w:p>
    <w:p w14:paraId="6356B939"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Tra cứu thông tin tài sản.</w:t>
      </w:r>
    </w:p>
    <w:p w14:paraId="110C99D9"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Quản lý thông tin tài sản.</w:t>
      </w:r>
    </w:p>
    <w:p w14:paraId="2B76E104"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Chuyển nhượng/ thay đổi đơn vị, phòng ban sử dụng sản phẩm.</w:t>
      </w:r>
    </w:p>
    <w:p w14:paraId="0AA31F5D"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nhật thông tin kiểm kê tài sản.</w:t>
      </w:r>
    </w:p>
    <w:p w14:paraId="2EF6DC26"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nhật thông tin đánh giá lại tài sản.</w:t>
      </w:r>
    </w:p>
    <w:p w14:paraId="4F685B78"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nhật thông tin bảo dưỡng tài sản.</w:t>
      </w:r>
    </w:p>
    <w:p w14:paraId="7189F73D"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nhật tình trạng tài sản.</w:t>
      </w:r>
    </w:p>
    <w:p w14:paraId="54DEC789"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Trích xuất danh sách tài sản.</w:t>
      </w:r>
    </w:p>
    <w:p w14:paraId="0199ADA9"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Quản lý QR code/mã vạch dán lên tài sản.</w:t>
      </w:r>
    </w:p>
    <w:p w14:paraId="7FA7EC88"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Quản lý danh mục loại tài sản.</w:t>
      </w:r>
    </w:p>
    <w:p w14:paraId="682A09D4"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nhật danh mục loại tài sản.</w:t>
      </w:r>
    </w:p>
    <w:p w14:paraId="2FC7E91A"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Quản lý danh mục trạng thái.</w:t>
      </w:r>
    </w:p>
    <w:p w14:paraId="2346512E"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nhật danh mục trạng thái.</w:t>
      </w:r>
    </w:p>
    <w:p w14:paraId="5BA5172B"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Quản lý danh mục đơn vị/ phòng ban sử dụng tài sản.</w:t>
      </w:r>
    </w:p>
    <w:p w14:paraId="6776B512"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nhật danh mục đơn vị/ phòng ban sử dụng tài sản.</w:t>
      </w:r>
    </w:p>
    <w:p w14:paraId="500D5552"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Xem số liệu báo cáo thống kê.</w:t>
      </w:r>
    </w:p>
    <w:p w14:paraId="2A8F0634" w14:textId="77777777" w:rsidR="00B40AAF" w:rsidRDefault="00746E6D">
      <w:pPr>
        <w:numPr>
          <w:ilvl w:val="0"/>
          <w:numId w:val="19"/>
        </w:numPr>
        <w:pBdr>
          <w:top w:val="nil"/>
          <w:left w:val="nil"/>
          <w:bottom w:val="nil"/>
          <w:right w:val="nil"/>
          <w:between w:val="nil"/>
        </w:pBdr>
        <w:spacing w:before="120" w:after="120"/>
        <w:ind w:left="993"/>
      </w:pPr>
      <w:r>
        <w:rPr>
          <w:color w:val="000000"/>
          <w:sz w:val="28"/>
          <w:szCs w:val="28"/>
        </w:rPr>
        <w:lastRenderedPageBreak/>
        <w:t>Phần mềm Quản lý tiền lương:</w:t>
      </w:r>
    </w:p>
    <w:p w14:paraId="4BEDC372"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Thêm thông tin tiền lương cho từng cán bộ.</w:t>
      </w:r>
    </w:p>
    <w:p w14:paraId="7B6FBBFC"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Thêm thông tin tiền lương cho hàng loạt cán bộ.</w:t>
      </w:r>
    </w:p>
    <w:p w14:paraId="088BAF02"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nhật thông tin tiền lương cho từng cán bộ.</w:t>
      </w:r>
    </w:p>
    <w:p w14:paraId="71C587F6"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nhật thông tin tiền lương cho hàng loạt cán bộ.</w:t>
      </w:r>
    </w:p>
    <w:p w14:paraId="41FDD6F6"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Lưu lịch sử thông tin lương.</w:t>
      </w:r>
    </w:p>
    <w:p w14:paraId="422C791A"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w:t>
      </w:r>
      <w:r>
        <w:rPr>
          <w:color w:val="000000"/>
          <w:sz w:val="28"/>
          <w:szCs w:val="28"/>
        </w:rPr>
        <w:t>t thông tin thuế TNCN.</w:t>
      </w:r>
    </w:p>
    <w:p w14:paraId="3F2EBD34"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nhật thông tin BHXH.</w:t>
      </w:r>
    </w:p>
    <w:p w14:paraId="7F1D36CC"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nhật thông tin giảm trừ gia cảnh.</w:t>
      </w:r>
    </w:p>
    <w:p w14:paraId="1ECC382E"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Tra cứu thông tin lương.</w:t>
      </w:r>
    </w:p>
    <w:p w14:paraId="1B941128"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Trích xuất danh sách thông tin lương của cán bộ.</w:t>
      </w:r>
    </w:p>
    <w:p w14:paraId="1A62FA35"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Trích xuất chi tiết thông tin lương của từng cán bộ.</w:t>
      </w:r>
    </w:p>
    <w:p w14:paraId="62259274"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Tra cứu danh mục phòng ban.</w:t>
      </w:r>
    </w:p>
    <w:p w14:paraId="567045C1"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Tra cứu danh mục cán bộ/ chuyên viên/ nhân viên.</w:t>
      </w:r>
    </w:p>
    <w:p w14:paraId="2C30E03F"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Quản lý danh mục bậc lương.</w:t>
      </w:r>
    </w:p>
    <w:p w14:paraId="6A179046"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nhật danh mục bậc lương.</w:t>
      </w:r>
    </w:p>
    <w:p w14:paraId="2506C0E5"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Xem số liệu báo cáo thống kê.</w:t>
      </w:r>
    </w:p>
    <w:p w14:paraId="0F22E783" w14:textId="77777777" w:rsidR="00B40AAF" w:rsidRDefault="00746E6D">
      <w:pPr>
        <w:numPr>
          <w:ilvl w:val="0"/>
          <w:numId w:val="19"/>
        </w:numPr>
        <w:pBdr>
          <w:top w:val="nil"/>
          <w:left w:val="nil"/>
          <w:bottom w:val="nil"/>
          <w:right w:val="nil"/>
          <w:between w:val="nil"/>
        </w:pBdr>
        <w:spacing w:before="120" w:after="120"/>
        <w:ind w:left="993"/>
      </w:pPr>
      <w:r>
        <w:rPr>
          <w:color w:val="000000"/>
          <w:sz w:val="28"/>
          <w:szCs w:val="28"/>
        </w:rPr>
        <w:t>Phần mềm Quản lý giao việc:</w:t>
      </w:r>
    </w:p>
    <w:p w14:paraId="491849A8"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nhật th</w:t>
      </w:r>
      <w:r>
        <w:rPr>
          <w:color w:val="000000"/>
          <w:sz w:val="28"/>
          <w:szCs w:val="28"/>
        </w:rPr>
        <w:t>ông tin giao việc.</w:t>
      </w:r>
    </w:p>
    <w:p w14:paraId="43CE8D4B"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Phân công xử lý công việc.</w:t>
      </w:r>
    </w:p>
    <w:p w14:paraId="660F5939"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Nhận việc.</w:t>
      </w:r>
    </w:p>
    <w:p w14:paraId="75DEDDE2"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nhật kết quả thực hiện công việc.</w:t>
      </w:r>
    </w:p>
    <w:p w14:paraId="01F322D0"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Duyệt kết quả công việc đã giao.</w:t>
      </w:r>
    </w:p>
    <w:p w14:paraId="678B34D7"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Gia hạn thời gian thực hiện công việc.</w:t>
      </w:r>
    </w:p>
    <w:p w14:paraId="62770D8C"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Duyệt gia hạn thời gian thực hiện công việc.</w:t>
      </w:r>
    </w:p>
    <w:p w14:paraId="0C4FA4DB"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Hủy giao việc.</w:t>
      </w:r>
    </w:p>
    <w:p w14:paraId="667415BC"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Theo dõi tiến độ xử lý giao việc.</w:t>
      </w:r>
    </w:p>
    <w:p w14:paraId="0E72C5A3" w14:textId="77777777" w:rsidR="00B40AAF" w:rsidRDefault="00746E6D">
      <w:pPr>
        <w:numPr>
          <w:ilvl w:val="1"/>
          <w:numId w:val="19"/>
        </w:numPr>
        <w:pBdr>
          <w:top w:val="nil"/>
          <w:left w:val="nil"/>
          <w:bottom w:val="nil"/>
          <w:right w:val="nil"/>
          <w:between w:val="nil"/>
        </w:pBdr>
        <w:spacing w:before="120" w:after="120"/>
      </w:pPr>
      <w:r>
        <w:rPr>
          <w:color w:val="000000"/>
          <w:sz w:val="28"/>
          <w:szCs w:val="28"/>
        </w:rPr>
        <w:lastRenderedPageBreak/>
        <w:t>Tra cứu danh sách công việc đã giao.</w:t>
      </w:r>
    </w:p>
    <w:p w14:paraId="6414A6C0"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Tra cứu danh sách công việc được giao.</w:t>
      </w:r>
    </w:p>
    <w:p w14:paraId="074DF7DC"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Xem chi tiết nội dung giao việc.</w:t>
      </w:r>
    </w:p>
    <w:p w14:paraId="552A59CF"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Báo cáo thống kê tình hình thực hiện giao việc.</w:t>
      </w:r>
    </w:p>
    <w:p w14:paraId="54C43E74"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Báo cáo thống kê tình hình thực hiện công việc được giao.</w:t>
      </w:r>
    </w:p>
    <w:p w14:paraId="079CC355"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Biểu đồ</w:t>
      </w:r>
      <w:r>
        <w:rPr>
          <w:color w:val="000000"/>
          <w:sz w:val="28"/>
          <w:szCs w:val="28"/>
        </w:rPr>
        <w:t xml:space="preserve"> thống kê tình hình thực hiện giao việc.</w:t>
      </w:r>
    </w:p>
    <w:p w14:paraId="23FE4988"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Danh mục mức độ quan trọng của công việc.</w:t>
      </w:r>
    </w:p>
    <w:p w14:paraId="6D579BFA" w14:textId="77777777" w:rsidR="00B40AAF" w:rsidRDefault="00746E6D">
      <w:pPr>
        <w:numPr>
          <w:ilvl w:val="0"/>
          <w:numId w:val="19"/>
        </w:numPr>
        <w:pBdr>
          <w:top w:val="nil"/>
          <w:left w:val="nil"/>
          <w:bottom w:val="nil"/>
          <w:right w:val="nil"/>
          <w:between w:val="nil"/>
        </w:pBdr>
        <w:spacing w:before="120" w:after="120"/>
        <w:ind w:left="993"/>
      </w:pPr>
      <w:r>
        <w:rPr>
          <w:color w:val="000000"/>
          <w:sz w:val="28"/>
          <w:szCs w:val="28"/>
        </w:rPr>
        <w:t>Phần mềm Pháp chế xây dựng:</w:t>
      </w:r>
    </w:p>
    <w:p w14:paraId="5507C127"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Quản lý văn bản quy phạm pháp luật.</w:t>
      </w:r>
    </w:p>
    <w:p w14:paraId="2589CE69"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Hiển thị danh sách văn bản quy phạm pháp luật.</w:t>
      </w:r>
    </w:p>
    <w:p w14:paraId="32C0526F"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Xem chi tiết văn bản quy phạm pháp luật.</w:t>
      </w:r>
    </w:p>
    <w:p w14:paraId="17274052"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Thêm mới văn bản quy phạm pháp luật.</w:t>
      </w:r>
    </w:p>
    <w:p w14:paraId="57DB5504"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Chỉnh sửa văn bản quy phạm pháp luật.</w:t>
      </w:r>
    </w:p>
    <w:p w14:paraId="14596262"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Xóa văn bản quy phạm pháp luật.</w:t>
      </w:r>
    </w:p>
    <w:p w14:paraId="441FFA9B"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Tìm kiếm văn bản quy phạm pháp luật.</w:t>
      </w:r>
    </w:p>
    <w:p w14:paraId="19DDDE35"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Đưa chức năng tra cứu văn bản quy phạm pháp luật lên app SXD247</w:t>
      </w:r>
    </w:p>
    <w:p w14:paraId="6FA25F2F"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Đồng bộ</w:t>
      </w:r>
      <w:r>
        <w:rPr>
          <w:color w:val="000000"/>
          <w:sz w:val="28"/>
          <w:szCs w:val="28"/>
        </w:rPr>
        <w:t xml:space="preserve"> dữ liệu văn bản quy phạm pháp luật lên app SXD247.</w:t>
      </w:r>
    </w:p>
    <w:p w14:paraId="432A764D"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Quản lý thông tin xây dựng văn bản quy phạm pháp luật</w:t>
      </w:r>
    </w:p>
    <w:p w14:paraId="4F0934EC"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Hiển thị danh sách xây dựng văn bản quy phạm pháp luật.</w:t>
      </w:r>
    </w:p>
    <w:p w14:paraId="2F40307B"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Xem chi tiết xây dựng văn bản quy phạm pháp luật.</w:t>
      </w:r>
    </w:p>
    <w:p w14:paraId="4C90A3FE"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Thêm mới xây dựng  văn bản quy phạm pháp luậ</w:t>
      </w:r>
      <w:r>
        <w:rPr>
          <w:color w:val="000000"/>
          <w:sz w:val="28"/>
          <w:szCs w:val="28"/>
        </w:rPr>
        <w:t>t.</w:t>
      </w:r>
    </w:p>
    <w:p w14:paraId="63F021C9"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Chỉnh sửa xây dựng văn bản quy phạm pháp luật.</w:t>
      </w:r>
    </w:p>
    <w:p w14:paraId="0E4D060C"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Xóa xây dựng văn bản quy phạm pháp luật.</w:t>
      </w:r>
    </w:p>
    <w:p w14:paraId="3BEDAEA9"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Tìm kiếm xây dựng văn bản quy phạm pháp luật.</w:t>
      </w:r>
    </w:p>
    <w:p w14:paraId="28525AFE"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Quản lý thông tin tố tụng hành chính.</w:t>
      </w:r>
    </w:p>
    <w:p w14:paraId="7A7994B1"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Hiển thị danh sách thông tin tố tụng hành chính.</w:t>
      </w:r>
    </w:p>
    <w:p w14:paraId="254A4303" w14:textId="77777777" w:rsidR="00B40AAF" w:rsidRDefault="00746E6D">
      <w:pPr>
        <w:numPr>
          <w:ilvl w:val="2"/>
          <w:numId w:val="19"/>
        </w:numPr>
        <w:pBdr>
          <w:top w:val="nil"/>
          <w:left w:val="nil"/>
          <w:bottom w:val="nil"/>
          <w:right w:val="nil"/>
          <w:between w:val="nil"/>
        </w:pBdr>
        <w:spacing w:before="120" w:after="120"/>
      </w:pPr>
      <w:r>
        <w:rPr>
          <w:color w:val="000000"/>
          <w:sz w:val="28"/>
          <w:szCs w:val="28"/>
        </w:rPr>
        <w:lastRenderedPageBreak/>
        <w:t>Xem chi tiết thông tin tố tụng hành chính.</w:t>
      </w:r>
    </w:p>
    <w:p w14:paraId="2CF9958B"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Thêm mới thông tin tố tụng hành chính.</w:t>
      </w:r>
    </w:p>
    <w:p w14:paraId="7DEACBF6"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Chỉnh sửa thông tin tố tụng hành chính.</w:t>
      </w:r>
    </w:p>
    <w:p w14:paraId="339F8DBC"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Xóa thông tin tố tụng hành chính.</w:t>
      </w:r>
    </w:p>
    <w:p w14:paraId="0B0D3865"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Tìm kiếm thông tin tố tụng hành chính.</w:t>
      </w:r>
    </w:p>
    <w:p w14:paraId="15393F07"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Báo cáo thống kê</w:t>
      </w:r>
    </w:p>
    <w:p w14:paraId="5033BC32"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thống kê theo mẫu 1.</w:t>
      </w:r>
    </w:p>
    <w:p w14:paraId="6BC79D08"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thống k</w:t>
      </w:r>
      <w:r>
        <w:rPr>
          <w:color w:val="000000"/>
          <w:sz w:val="28"/>
          <w:szCs w:val="28"/>
        </w:rPr>
        <w:t>ê theo mẫu 2.</w:t>
      </w:r>
    </w:p>
    <w:p w14:paraId="63E03810"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thống kê theo mẫu 3.</w:t>
      </w:r>
    </w:p>
    <w:p w14:paraId="2BD396E7"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thống kê theo mẫu 4.</w:t>
      </w:r>
    </w:p>
    <w:p w14:paraId="6F50F4A1"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thống kê theo mẫu 5.</w:t>
      </w:r>
    </w:p>
    <w:p w14:paraId="0FC5C717"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thống kê theo mẫu 6.</w:t>
      </w:r>
    </w:p>
    <w:p w14:paraId="317387E9"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Trích xuất dữ liệu ra excel (chọn field và xuất dữ liệu thô).</w:t>
      </w:r>
    </w:p>
    <w:p w14:paraId="3831C538"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Trích xuất dữ liệu ra excel.</w:t>
      </w:r>
    </w:p>
    <w:p w14:paraId="6867CB6F" w14:textId="77777777" w:rsidR="00B40AAF" w:rsidRDefault="00746E6D">
      <w:pPr>
        <w:numPr>
          <w:ilvl w:val="0"/>
          <w:numId w:val="19"/>
        </w:numPr>
        <w:pBdr>
          <w:top w:val="nil"/>
          <w:left w:val="nil"/>
          <w:bottom w:val="nil"/>
          <w:right w:val="nil"/>
          <w:between w:val="nil"/>
        </w:pBdr>
        <w:spacing w:before="120" w:after="120"/>
        <w:ind w:left="993"/>
      </w:pPr>
      <w:r>
        <w:rPr>
          <w:color w:val="000000"/>
          <w:sz w:val="28"/>
          <w:szCs w:val="28"/>
        </w:rPr>
        <w:t>Phần mềm Quản lý vật liệu xây dựng:</w:t>
      </w:r>
    </w:p>
    <w:p w14:paraId="70F45636"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Quản lý thông tin công bố hợp quy</w:t>
      </w:r>
    </w:p>
    <w:p w14:paraId="689C3D3E"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Hiển thị danh sách thông tin công bố hợp quy.</w:t>
      </w:r>
    </w:p>
    <w:p w14:paraId="4CE65574"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Xem chi tiết thông tin công bố hợp quy.</w:t>
      </w:r>
    </w:p>
    <w:p w14:paraId="3B692C7E"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Thêm mới thông tin công bố hợp quy.</w:t>
      </w:r>
    </w:p>
    <w:p w14:paraId="4CDCA016"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Chỉnh sửa thông tin công bố hợp quy.</w:t>
      </w:r>
    </w:p>
    <w:p w14:paraId="46F63C51"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Xóa thông tin công bố hợp quy.</w:t>
      </w:r>
    </w:p>
    <w:p w14:paraId="6F74BE79"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Tìm kiếm thông tin công bố hợp quy.</w:t>
      </w:r>
    </w:p>
    <w:p w14:paraId="6CBC19FF"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Quản lý thông tin phòng thí nghiệm.</w:t>
      </w:r>
    </w:p>
    <w:p w14:paraId="073E372A"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Hiển thị danh sách  thông tin phòng thí nghiệm.</w:t>
      </w:r>
    </w:p>
    <w:p w14:paraId="78D6EC8B"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Xem chi tiết  thông tin phòng thí nghiệm.</w:t>
      </w:r>
    </w:p>
    <w:p w14:paraId="683D89BA"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Thêm mới thông tin phòng thí nghiệm.</w:t>
      </w:r>
    </w:p>
    <w:p w14:paraId="1BD9A0E1" w14:textId="77777777" w:rsidR="00B40AAF" w:rsidRDefault="00746E6D">
      <w:pPr>
        <w:numPr>
          <w:ilvl w:val="2"/>
          <w:numId w:val="19"/>
        </w:numPr>
        <w:pBdr>
          <w:top w:val="nil"/>
          <w:left w:val="nil"/>
          <w:bottom w:val="nil"/>
          <w:right w:val="nil"/>
          <w:between w:val="nil"/>
        </w:pBdr>
        <w:spacing w:before="120" w:after="120"/>
      </w:pPr>
      <w:r>
        <w:rPr>
          <w:color w:val="000000"/>
          <w:sz w:val="28"/>
          <w:szCs w:val="28"/>
        </w:rPr>
        <w:lastRenderedPageBreak/>
        <w:t>Chỉnh sửa  thông tin phòng thí nghiệm.</w:t>
      </w:r>
    </w:p>
    <w:p w14:paraId="06FD9855"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Xóa  thông tin phòng thí nghiệm.</w:t>
      </w:r>
    </w:p>
    <w:p w14:paraId="49C99805"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Tìm kiếm  thông tin phòng thí nghiệm.</w:t>
      </w:r>
    </w:p>
    <w:p w14:paraId="55D9D8EC"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Quản lý thông tin công bố giá</w:t>
      </w:r>
    </w:p>
    <w:p w14:paraId="2163BF29"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 xml:space="preserve">Hiển thị danh sách thông tin công bố </w:t>
      </w:r>
      <w:r>
        <w:rPr>
          <w:color w:val="000000"/>
          <w:sz w:val="28"/>
          <w:szCs w:val="28"/>
        </w:rPr>
        <w:t>giá.</w:t>
      </w:r>
    </w:p>
    <w:p w14:paraId="0AA9512E"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Xem chi tiết thông tin công bố giá.</w:t>
      </w:r>
    </w:p>
    <w:p w14:paraId="1C9BF78D"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Thêm mới thông tin công bố giá.</w:t>
      </w:r>
    </w:p>
    <w:p w14:paraId="2674ABA6"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Chỉnh sửa thông tin công bố giá.</w:t>
      </w:r>
    </w:p>
    <w:p w14:paraId="64E9C775"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Xóa thông tin công bố giá.</w:t>
      </w:r>
    </w:p>
    <w:p w14:paraId="7795D0A2"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Tìm kiếm thông tin công bố giá.</w:t>
      </w:r>
    </w:p>
    <w:p w14:paraId="4971BDBA"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Quản lý thông tin tiến độ nhiệm vụ phòng</w:t>
      </w:r>
    </w:p>
    <w:p w14:paraId="2B88718C"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Hiển thị danh sách thông tin tiến độ nhiệm vụ phòn</w:t>
      </w:r>
      <w:r>
        <w:rPr>
          <w:color w:val="000000"/>
          <w:sz w:val="28"/>
          <w:szCs w:val="28"/>
        </w:rPr>
        <w:t>g.</w:t>
      </w:r>
    </w:p>
    <w:p w14:paraId="2C78CDB2"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Xem chi tiết thông tin tiến độ nhiệm vụ phòng.</w:t>
      </w:r>
    </w:p>
    <w:p w14:paraId="3177E43B"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Thêm mới thông tin tiến độ nhiệm vụ phòng.</w:t>
      </w:r>
    </w:p>
    <w:p w14:paraId="5F7B789C"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Chỉnh sửa thông tin tiến độ nhiệm vụ phòng.</w:t>
      </w:r>
    </w:p>
    <w:p w14:paraId="1ECED5F6"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Xóa thông tin tiến độ nhiệm vụ phòng.</w:t>
      </w:r>
    </w:p>
    <w:p w14:paraId="7FF2F74F"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Tìm kiếm thông tin tiến độ nhiệm vụ phòng</w:t>
      </w:r>
    </w:p>
    <w:p w14:paraId="270693B4"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Báo cáo thống kê</w:t>
      </w:r>
    </w:p>
    <w:p w14:paraId="425D1990"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thống kê theo mẫu 1.</w:t>
      </w:r>
    </w:p>
    <w:p w14:paraId="08AA737F"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thống kê theo mẫu 2.</w:t>
      </w:r>
    </w:p>
    <w:p w14:paraId="0E1D7BDF"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thống kê theo mẫu 3.</w:t>
      </w:r>
    </w:p>
    <w:p w14:paraId="1C25DE59"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thống kê theo mẫu 4.</w:t>
      </w:r>
    </w:p>
    <w:p w14:paraId="73CFC8FB"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Trích xuất dữ liệu ra excel (chọn field và xuất dữ liệu thô)</w:t>
      </w:r>
    </w:p>
    <w:p w14:paraId="055E3E6C"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Trích xuất dữ liệu r</w:t>
      </w:r>
      <w:r>
        <w:rPr>
          <w:color w:val="000000"/>
          <w:sz w:val="28"/>
          <w:szCs w:val="28"/>
        </w:rPr>
        <w:t>a excel</w:t>
      </w:r>
    </w:p>
    <w:p w14:paraId="0B8D64D1" w14:textId="77777777" w:rsidR="00B40AAF" w:rsidRDefault="00746E6D">
      <w:pPr>
        <w:numPr>
          <w:ilvl w:val="0"/>
          <w:numId w:val="19"/>
        </w:numPr>
        <w:pBdr>
          <w:top w:val="nil"/>
          <w:left w:val="nil"/>
          <w:bottom w:val="nil"/>
          <w:right w:val="nil"/>
          <w:between w:val="nil"/>
        </w:pBdr>
        <w:spacing w:before="120" w:after="120"/>
        <w:ind w:left="993"/>
      </w:pPr>
      <w:r>
        <w:rPr>
          <w:color w:val="000000"/>
          <w:sz w:val="28"/>
          <w:szCs w:val="28"/>
        </w:rPr>
        <w:t>Phần mềm Quản lý nhân sự:</w:t>
      </w:r>
    </w:p>
    <w:p w14:paraId="4A616683"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 xml:space="preserve">Cập </w:t>
      </w:r>
      <w:r>
        <w:rPr>
          <w:color w:val="000000"/>
          <w:sz w:val="28"/>
          <w:szCs w:val="28"/>
        </w:rPr>
        <w:t>nhật</w:t>
      </w:r>
      <w:r>
        <w:rPr>
          <w:color w:val="000000"/>
          <w:sz w:val="28"/>
          <w:szCs w:val="28"/>
        </w:rPr>
        <w:t xml:space="preserve"> thông tin tiếp nhận hồ sơ công chức nội bộ.</w:t>
      </w:r>
    </w:p>
    <w:p w14:paraId="15A69F76" w14:textId="77777777" w:rsidR="00B40AAF" w:rsidRDefault="00746E6D">
      <w:pPr>
        <w:numPr>
          <w:ilvl w:val="1"/>
          <w:numId w:val="19"/>
        </w:numPr>
        <w:pBdr>
          <w:top w:val="nil"/>
          <w:left w:val="nil"/>
          <w:bottom w:val="nil"/>
          <w:right w:val="nil"/>
          <w:between w:val="nil"/>
        </w:pBdr>
        <w:spacing w:before="120" w:after="120"/>
      </w:pPr>
      <w:r>
        <w:rPr>
          <w:color w:val="000000"/>
          <w:sz w:val="28"/>
          <w:szCs w:val="28"/>
        </w:rPr>
        <w:lastRenderedPageBreak/>
        <w:t xml:space="preserve">Cập </w:t>
      </w:r>
      <w:r>
        <w:rPr>
          <w:color w:val="000000"/>
          <w:sz w:val="28"/>
          <w:szCs w:val="28"/>
        </w:rPr>
        <w:t>nhật</w:t>
      </w:r>
      <w:r>
        <w:rPr>
          <w:color w:val="000000"/>
          <w:sz w:val="28"/>
          <w:szCs w:val="28"/>
        </w:rPr>
        <w:t xml:space="preserve"> thông tin xử lý hồ sơ công chức nội bộ.</w:t>
      </w:r>
    </w:p>
    <w:p w14:paraId="34402C9D"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Tra cứu thông tin hồ sơ công chức.</w:t>
      </w:r>
    </w:p>
    <w:p w14:paraId="1CFC4619"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Liên thông tích hợp thông tin cán bộ công chức từ Sở Vụ.</w:t>
      </w:r>
    </w:p>
    <w:p w14:paraId="1519F65D"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Trích xuất danh sách thông tin cán bộ công chức.</w:t>
      </w:r>
    </w:p>
    <w:p w14:paraId="200D19FD"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nhật thông tin hợp đồng lao động.</w:t>
      </w:r>
    </w:p>
    <w:p w14:paraId="31AACE56"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nhật thông tin nhân viên.</w:t>
      </w:r>
    </w:p>
    <w:p w14:paraId="00BA8167"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nhật thông tin nghỉ phép.</w:t>
      </w:r>
    </w:p>
    <w:p w14:paraId="0E02FCD3"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nhật thông tin xử lý nghỉ phép.</w:t>
      </w:r>
    </w:p>
    <w:p w14:paraId="23A9EB2B"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Tra cứu thông ti</w:t>
      </w:r>
      <w:r>
        <w:rPr>
          <w:color w:val="000000"/>
          <w:sz w:val="28"/>
          <w:szCs w:val="28"/>
        </w:rPr>
        <w:t>n nghỉ phép.</w:t>
      </w:r>
    </w:p>
    <w:p w14:paraId="48AF9EA9"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nhật thông tin xin đi nước ngoài.</w:t>
      </w:r>
    </w:p>
    <w:p w14:paraId="146686E9"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nhật thông tin xử lý xin đi nước ngoài.</w:t>
      </w:r>
    </w:p>
    <w:p w14:paraId="3C525BC8"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Tra cứu thông tin xin đi nước ngoài.</w:t>
      </w:r>
    </w:p>
    <w:p w14:paraId="3E97D7E8"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Xem số liệu báo cáo thống kê.</w:t>
      </w:r>
    </w:p>
    <w:p w14:paraId="6242A75C" w14:textId="77777777" w:rsidR="00B40AAF" w:rsidRDefault="00746E6D">
      <w:pPr>
        <w:numPr>
          <w:ilvl w:val="0"/>
          <w:numId w:val="19"/>
        </w:numPr>
        <w:pBdr>
          <w:top w:val="nil"/>
          <w:left w:val="nil"/>
          <w:bottom w:val="nil"/>
          <w:right w:val="nil"/>
          <w:between w:val="nil"/>
        </w:pBdr>
        <w:spacing w:before="120" w:after="120"/>
        <w:ind w:left="993"/>
      </w:pPr>
      <w:r>
        <w:rPr>
          <w:color w:val="000000"/>
          <w:sz w:val="28"/>
          <w:szCs w:val="28"/>
        </w:rPr>
        <w:t>Phần mềm Thanh tra Sở:</w:t>
      </w:r>
    </w:p>
    <w:p w14:paraId="321B6A96"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Quản lý thông tin phản ánh</w:t>
      </w:r>
    </w:p>
    <w:p w14:paraId="60D4C120"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Hiển thị danh sách thông tin phản ánh.</w:t>
      </w:r>
    </w:p>
    <w:p w14:paraId="5D01D126"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Xem chi tiết thông tin phản ánh.</w:t>
      </w:r>
    </w:p>
    <w:p w14:paraId="29C1878E"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Thêm mới thông tin phản ánh.</w:t>
      </w:r>
    </w:p>
    <w:p w14:paraId="007A29E2"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Chỉnh sửa thông tin phản ánh.</w:t>
      </w:r>
    </w:p>
    <w:p w14:paraId="69A567AA"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Xóa thông tin phản ánh.</w:t>
      </w:r>
    </w:p>
    <w:p w14:paraId="0986D72E"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Tìm kiếm thông tin phản ánh.</w:t>
      </w:r>
    </w:p>
    <w:p w14:paraId="14F9A64D"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Báo cáo thống kê</w:t>
      </w:r>
    </w:p>
    <w:p w14:paraId="486DA05A"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thống kê theo mẫu 1.</w:t>
      </w:r>
    </w:p>
    <w:p w14:paraId="30AD885E"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 xml:space="preserve">Báo cáo thống kê theo mẫu </w:t>
      </w:r>
      <w:r>
        <w:rPr>
          <w:color w:val="000000"/>
          <w:sz w:val="28"/>
          <w:szCs w:val="28"/>
        </w:rPr>
        <w:t>2.</w:t>
      </w:r>
    </w:p>
    <w:p w14:paraId="0C5558AA"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thống kê theo mẫu 3.</w:t>
      </w:r>
    </w:p>
    <w:p w14:paraId="4137356B"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Trích xuất dữ liệu ra excel (chọn field và xuất dữ liệu thô)</w:t>
      </w:r>
    </w:p>
    <w:p w14:paraId="7E092488"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Trích xuất dữ liệu ra excel.</w:t>
      </w:r>
    </w:p>
    <w:p w14:paraId="3FCB6D5E" w14:textId="77777777" w:rsidR="00B40AAF" w:rsidRDefault="00746E6D">
      <w:pPr>
        <w:numPr>
          <w:ilvl w:val="0"/>
          <w:numId w:val="19"/>
        </w:numPr>
        <w:pBdr>
          <w:top w:val="nil"/>
          <w:left w:val="nil"/>
          <w:bottom w:val="nil"/>
          <w:right w:val="nil"/>
          <w:between w:val="nil"/>
        </w:pBdr>
        <w:spacing w:before="120" w:after="120"/>
        <w:ind w:left="993"/>
      </w:pPr>
      <w:r>
        <w:rPr>
          <w:color w:val="000000"/>
          <w:sz w:val="28"/>
          <w:szCs w:val="28"/>
        </w:rPr>
        <w:lastRenderedPageBreak/>
        <w:t>Phần mềm Quản lý hạ tầng:</w:t>
      </w:r>
    </w:p>
    <w:p w14:paraId="7A2F81A4"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nhật thông tin nguồn vốn.</w:t>
      </w:r>
    </w:p>
    <w:p w14:paraId="0B8D7042"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nhật thông tin giải ngân nguồn vốn.</w:t>
      </w:r>
    </w:p>
    <w:p w14:paraId="4C185B3C"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nhật thông tin tình trạng Công viên - cây xanh.</w:t>
      </w:r>
    </w:p>
    <w:p w14:paraId="5D70DCAB"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nhật thông tin tình trạng Chiếu sáng đô thị.</w:t>
      </w:r>
    </w:p>
    <w:p w14:paraId="4DCE7E16"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nhật thông tin tình trạng Xử lý nước thải.</w:t>
      </w:r>
    </w:p>
    <w:p w14:paraId="05C7F666"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Tra cứu thông tin giải ngân nguồn vốn.</w:t>
      </w:r>
    </w:p>
    <w:p w14:paraId="634469D0"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Xem chi tiết thông tin giải ngân nguồn vốn.</w:t>
      </w:r>
    </w:p>
    <w:p w14:paraId="529C4AB2"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Tra cứu tình trạng công v</w:t>
      </w:r>
      <w:r>
        <w:rPr>
          <w:color w:val="000000"/>
          <w:sz w:val="28"/>
          <w:szCs w:val="28"/>
        </w:rPr>
        <w:t>iên - cây xanh.</w:t>
      </w:r>
    </w:p>
    <w:p w14:paraId="50EA6B5A"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Xem chi tiết tình trạng công viên - cây xanh.</w:t>
      </w:r>
    </w:p>
    <w:p w14:paraId="4C25299F"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Tra cứu tình trạng chiếu sáng đô thị.</w:t>
      </w:r>
    </w:p>
    <w:p w14:paraId="48BA8F01"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Xem chi tiết tình trạng chiếu sáng đô thị.</w:t>
      </w:r>
    </w:p>
    <w:p w14:paraId="380CF5D3"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Tra cứu tình trạng xử lý nước thải.</w:t>
      </w:r>
    </w:p>
    <w:p w14:paraId="643F7F09"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Xem chi tiết tình trạng xử lý nước thải.</w:t>
      </w:r>
    </w:p>
    <w:p w14:paraId="72F95EDF"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Báo cáo tình trạng giải ngân nguồn v</w:t>
      </w:r>
      <w:r>
        <w:rPr>
          <w:color w:val="000000"/>
          <w:sz w:val="28"/>
          <w:szCs w:val="28"/>
        </w:rPr>
        <w:t>ốn.</w:t>
      </w:r>
    </w:p>
    <w:p w14:paraId="63B992B6"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Báo cáo tình trạng công viên - cây xanh.</w:t>
      </w:r>
    </w:p>
    <w:p w14:paraId="613E3A24"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Báo cáo tình trạng chiếu sáng đô thị.</w:t>
      </w:r>
    </w:p>
    <w:p w14:paraId="2B4951BE"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Báo cáo tình trạng xử lý nước thải.</w:t>
      </w:r>
    </w:p>
    <w:p w14:paraId="36D1B79F"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Danh mục nguồn vốn.</w:t>
      </w:r>
    </w:p>
    <w:p w14:paraId="267E212F"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Danh mục loại cây.</w:t>
      </w:r>
    </w:p>
    <w:p w14:paraId="4FCBDA6B" w14:textId="77777777" w:rsidR="00B40AAF" w:rsidRDefault="00746E6D">
      <w:pPr>
        <w:numPr>
          <w:ilvl w:val="0"/>
          <w:numId w:val="19"/>
        </w:numPr>
        <w:pBdr>
          <w:top w:val="nil"/>
          <w:left w:val="nil"/>
          <w:bottom w:val="nil"/>
          <w:right w:val="nil"/>
          <w:between w:val="nil"/>
        </w:pBdr>
        <w:spacing w:before="120" w:after="120"/>
        <w:ind w:left="993"/>
      </w:pPr>
      <w:r>
        <w:rPr>
          <w:color w:val="000000"/>
          <w:sz w:val="28"/>
          <w:szCs w:val="28"/>
        </w:rPr>
        <w:t>Phần mềm Quản lý Chứng chỉ môi giới bất động sản:</w:t>
      </w:r>
    </w:p>
    <w:p w14:paraId="5A872C9C"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nhật thông tin sát hạch chứng chỉ môi giới BĐS.</w:t>
      </w:r>
    </w:p>
    <w:p w14:paraId="0EC7528A"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Cấp mới Chứng chỉ hành nghề môi giới bất động sản.</w:t>
      </w:r>
    </w:p>
    <w:p w14:paraId="0FB620E6"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Cấp lại chứng chỉ hành nghề môi giới bất động sản do hết hạn hoặc gần hết hạn.</w:t>
      </w:r>
    </w:p>
    <w:p w14:paraId="5918C3D6"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Cấp lại chứng chỉ hành nghề môi giới bất động sản do bị mất, bị rách, bị c</w:t>
      </w:r>
      <w:r>
        <w:rPr>
          <w:color w:val="000000"/>
          <w:sz w:val="28"/>
          <w:szCs w:val="28"/>
        </w:rPr>
        <w:t>háy, bị hủy hoại do thiên tai hoặc lý do bất khả kháng.</w:t>
      </w:r>
    </w:p>
    <w:p w14:paraId="261DCFFF" w14:textId="77777777" w:rsidR="00B40AAF" w:rsidRDefault="00746E6D">
      <w:pPr>
        <w:numPr>
          <w:ilvl w:val="1"/>
          <w:numId w:val="19"/>
        </w:numPr>
        <w:pBdr>
          <w:top w:val="nil"/>
          <w:left w:val="nil"/>
          <w:bottom w:val="nil"/>
          <w:right w:val="nil"/>
          <w:between w:val="nil"/>
        </w:pBdr>
        <w:spacing w:before="120" w:after="120"/>
      </w:pPr>
      <w:r>
        <w:rPr>
          <w:color w:val="000000"/>
          <w:sz w:val="28"/>
          <w:szCs w:val="28"/>
        </w:rPr>
        <w:lastRenderedPageBreak/>
        <w:t>Tra cứu thông tin sát hạch chứng chỉ môi giới BĐS.</w:t>
      </w:r>
    </w:p>
    <w:p w14:paraId="60C128A6"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Xem chi tiết thông tin sát hạch chứng chỉ môi giới BĐS.</w:t>
      </w:r>
    </w:p>
    <w:p w14:paraId="6D415F4A"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Báo cáo thống kê kết quả sát hạch chứng chỉ môi giới BĐS.</w:t>
      </w:r>
    </w:p>
    <w:p w14:paraId="7FF184CD"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Tra cứu danh sách chứng chỉ môi giớ</w:t>
      </w:r>
      <w:r>
        <w:rPr>
          <w:color w:val="000000"/>
          <w:sz w:val="28"/>
          <w:szCs w:val="28"/>
        </w:rPr>
        <w:t>i BĐS.</w:t>
      </w:r>
    </w:p>
    <w:p w14:paraId="6F80B477"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Xem chi tiết chứng chỉ môi giới BĐS.</w:t>
      </w:r>
    </w:p>
    <w:p w14:paraId="37982D25"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Xem lịch sử cấp chứng chỉ môi giới BĐS.</w:t>
      </w:r>
    </w:p>
    <w:p w14:paraId="6408BE47"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Liên thông lấy dữ liệu 1 cửa đổ thông tin ứng viên vào thông tin sát hạch.</w:t>
      </w:r>
    </w:p>
    <w:p w14:paraId="3E78A1D4"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Thu hồi chứng chỉ môi giới BĐS.</w:t>
      </w:r>
    </w:p>
    <w:p w14:paraId="34E51B68"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Báo cáo thống kê chứng chỉ môi giới BĐS.</w:t>
      </w:r>
    </w:p>
    <w:p w14:paraId="54593301" w14:textId="77777777" w:rsidR="00B40AAF" w:rsidRDefault="00746E6D">
      <w:pPr>
        <w:numPr>
          <w:ilvl w:val="0"/>
          <w:numId w:val="19"/>
        </w:numPr>
        <w:pBdr>
          <w:top w:val="nil"/>
          <w:left w:val="nil"/>
          <w:bottom w:val="nil"/>
          <w:right w:val="nil"/>
          <w:between w:val="nil"/>
        </w:pBdr>
        <w:spacing w:before="120" w:after="120"/>
        <w:ind w:left="993"/>
      </w:pPr>
      <w:r>
        <w:rPr>
          <w:color w:val="000000"/>
          <w:sz w:val="28"/>
          <w:szCs w:val="28"/>
        </w:rPr>
        <w:t>App mobile khai thác, tra cứu, tổng hợp báo cáo của phòng chuyên môn, đơn vị sự nghiệp:</w:t>
      </w:r>
    </w:p>
    <w:p w14:paraId="7D069F7A"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Khai thác, tra cứu, tổng hợp báo cáo thông tin Quản lý tài sản</w:t>
      </w:r>
    </w:p>
    <w:p w14:paraId="0220FDAA"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thông tin tài sản.</w:t>
      </w:r>
    </w:p>
    <w:p w14:paraId="46B01D6D"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Kiểm kê nhanh tài sản bằng quét QR/mã vạch.</w:t>
      </w:r>
    </w:p>
    <w:p w14:paraId="6D65C10E"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hỏng/mất tài sản.</w:t>
      </w:r>
    </w:p>
    <w:p w14:paraId="73AC1A7D"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Cập nhật nội</w:t>
      </w:r>
      <w:r>
        <w:rPr>
          <w:color w:val="000000"/>
          <w:sz w:val="28"/>
          <w:szCs w:val="28"/>
        </w:rPr>
        <w:t xml:space="preserve"> dung xử lý báo hỏng/mất tài sản.</w:t>
      </w:r>
    </w:p>
    <w:p w14:paraId="2C811689"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Theo dõi nội dung xử lý báo hỏng/mất tài sản.</w:t>
      </w:r>
    </w:p>
    <w:p w14:paraId="6F4A599D"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thống kê tài sản.</w:t>
      </w:r>
    </w:p>
    <w:p w14:paraId="125CBFB1"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Khai thác, tra cứu, tổng hợp báo cáo thông tin Quản lý tiền lương.</w:t>
      </w:r>
    </w:p>
    <w:p w14:paraId="0B32B342"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thông tin lương nhân viên.</w:t>
      </w:r>
    </w:p>
    <w:p w14:paraId="3313A92B"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thông tin lương nhân viên.</w:t>
      </w:r>
    </w:p>
    <w:p w14:paraId="144DA752"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Khai thác, tra cứu, tổng hợp báo cáo thông tin Quản lý giao việc</w:t>
      </w:r>
    </w:p>
    <w:p w14:paraId="0218C052"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thông tin giao việc.</w:t>
      </w:r>
    </w:p>
    <w:p w14:paraId="0A96C0DD"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giao việc.</w:t>
      </w:r>
    </w:p>
    <w:p w14:paraId="5471A52B"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Khai thác, tra cứu, tổng hợp báo cáo thông tin Quản lý thông tin nội bộ</w:t>
      </w:r>
    </w:p>
    <w:p w14:paraId="26DA4D03" w14:textId="77777777" w:rsidR="00B40AAF" w:rsidRDefault="00746E6D">
      <w:pPr>
        <w:numPr>
          <w:ilvl w:val="2"/>
          <w:numId w:val="19"/>
        </w:numPr>
        <w:pBdr>
          <w:top w:val="nil"/>
          <w:left w:val="nil"/>
          <w:bottom w:val="nil"/>
          <w:right w:val="nil"/>
          <w:between w:val="nil"/>
        </w:pBdr>
        <w:spacing w:before="120" w:after="120"/>
      </w:pPr>
      <w:r>
        <w:rPr>
          <w:color w:val="000000"/>
          <w:sz w:val="28"/>
          <w:szCs w:val="28"/>
        </w:rPr>
        <w:lastRenderedPageBreak/>
        <w:t>Tra cứu thông báo.</w:t>
      </w:r>
    </w:p>
    <w:p w14:paraId="1FC933F3"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Xem chi tiết thôn</w:t>
      </w:r>
      <w:r>
        <w:rPr>
          <w:color w:val="000000"/>
          <w:sz w:val="28"/>
          <w:szCs w:val="28"/>
        </w:rPr>
        <w:t>g báo.</w:t>
      </w:r>
    </w:p>
    <w:p w14:paraId="04DAAC2D"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Đăng ký nghỉ phép.</w:t>
      </w:r>
    </w:p>
    <w:p w14:paraId="540BE4FB"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Duyệt đăng ký nghỉ phép.</w:t>
      </w:r>
    </w:p>
    <w:p w14:paraId="675C5895"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Đăng ký ra nước ngoài.</w:t>
      </w:r>
    </w:p>
    <w:p w14:paraId="5CBF3F71"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Duyệt đăng ký ra nước ngoài.</w:t>
      </w:r>
    </w:p>
    <w:p w14:paraId="2FF1C0CC"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Nộp hồ sơ công chức.</w:t>
      </w:r>
    </w:p>
    <w:p w14:paraId="687E176A"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danh sách hồ sơ công chức nội bộ.</w:t>
      </w:r>
    </w:p>
    <w:p w14:paraId="48553E62"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danh sách cán bộ sở.</w:t>
      </w:r>
    </w:p>
    <w:p w14:paraId="09471FA1"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Khai thác, tra cứu, tổng hợp báo cáo thông tin Văn bản quy ph</w:t>
      </w:r>
      <w:r>
        <w:rPr>
          <w:color w:val="000000"/>
          <w:sz w:val="28"/>
          <w:szCs w:val="28"/>
        </w:rPr>
        <w:t>ạm pháp luật</w:t>
      </w:r>
    </w:p>
    <w:p w14:paraId="089517CB"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văn bản quy phạm pháp luật.</w:t>
      </w:r>
    </w:p>
    <w:p w14:paraId="5ABE71FA"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Xem chi tiết văn bản quy phạm pháp luật.</w:t>
      </w:r>
    </w:p>
    <w:p w14:paraId="57277C9B"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Khai thác, tra cứu, tổng hợp báo cáo thông tin Cấp phép xây dựng.</w:t>
      </w:r>
    </w:p>
    <w:p w14:paraId="20E418A8"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giấy phép xây dựng.</w:t>
      </w:r>
    </w:p>
    <w:p w14:paraId="6992B068"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thống kê giấy phép xây dựng.</w:t>
      </w:r>
    </w:p>
    <w:p w14:paraId="3B867BA5"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Khai thác, tra cứu, tổng hợp báo cáo thông tin Thẩm định dự án đầu tư xây dựng</w:t>
      </w:r>
    </w:p>
    <w:p w14:paraId="31423811"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kết quả thẩm định phê duyệt dự án.</w:t>
      </w:r>
    </w:p>
    <w:p w14:paraId="546DB6D2"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kết quả thẩm định thiết kế cơ sở.</w:t>
      </w:r>
    </w:p>
    <w:p w14:paraId="100B7D8B"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kết quả thẩm định báo cáo kinh tế kỹ thuật.</w:t>
      </w:r>
    </w:p>
    <w:p w14:paraId="23DBFC83"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kết quả thẩm định thiết kế kỹ th</w:t>
      </w:r>
      <w:r>
        <w:rPr>
          <w:color w:val="000000"/>
          <w:sz w:val="28"/>
          <w:szCs w:val="28"/>
        </w:rPr>
        <w:t>uật.</w:t>
      </w:r>
    </w:p>
    <w:p w14:paraId="4972FE36"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thống kê công tác thẩm định phê duyệt dự án.</w:t>
      </w:r>
    </w:p>
    <w:p w14:paraId="5B8F488A"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Khai thác, tra cứu, tổng hợp báo cáo thông tin Kinh tế xây dựng</w:t>
      </w:r>
    </w:p>
    <w:p w14:paraId="22DEB7B1"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danh sách giấy phép thầu.</w:t>
      </w:r>
    </w:p>
    <w:p w14:paraId="5539C7CF"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kết quả thẩm định giá bán nhà ở xã hội.</w:t>
      </w:r>
    </w:p>
    <w:p w14:paraId="24B3271E" w14:textId="77777777" w:rsidR="00B40AAF" w:rsidRDefault="00746E6D">
      <w:pPr>
        <w:numPr>
          <w:ilvl w:val="2"/>
          <w:numId w:val="19"/>
        </w:numPr>
        <w:pBdr>
          <w:top w:val="nil"/>
          <w:left w:val="nil"/>
          <w:bottom w:val="nil"/>
          <w:right w:val="nil"/>
          <w:between w:val="nil"/>
        </w:pBdr>
        <w:spacing w:before="120" w:after="120"/>
      </w:pPr>
      <w:r>
        <w:rPr>
          <w:color w:val="000000"/>
          <w:sz w:val="28"/>
          <w:szCs w:val="28"/>
        </w:rPr>
        <w:lastRenderedPageBreak/>
        <w:t>Báo cáo thống kê giấy phép thầu.</w:t>
      </w:r>
    </w:p>
    <w:p w14:paraId="07F0785A"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thống kê th</w:t>
      </w:r>
      <w:r>
        <w:rPr>
          <w:color w:val="000000"/>
          <w:sz w:val="28"/>
          <w:szCs w:val="28"/>
        </w:rPr>
        <w:t>ẩm định giá bán nhà ở xã hội.</w:t>
      </w:r>
    </w:p>
    <w:p w14:paraId="2F45CEFE"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Khai thác, tra cứu, tổng hợp báo cáo thông tin Pháp chế xây dựng</w:t>
      </w:r>
    </w:p>
    <w:p w14:paraId="2422A5E4"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danh sách xây dựng văn bản quy phạm pháp luật.</w:t>
      </w:r>
    </w:p>
    <w:p w14:paraId="6042D778"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danh sách tố tụng hành chính.</w:t>
      </w:r>
    </w:p>
    <w:p w14:paraId="7F5106E8"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thống kê tố tụng hành chính.</w:t>
      </w:r>
    </w:p>
    <w:p w14:paraId="6282FD32"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thống kê xây dựng văn bản quy phạm pháp luật.</w:t>
      </w:r>
    </w:p>
    <w:p w14:paraId="56385E60"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Khai thác, tra cứu, tổng hợp báo cáo thông tin Quản lý chấp thuận đầu tư</w:t>
      </w:r>
    </w:p>
    <w:p w14:paraId="4B896257"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danh sách văn bản chấp thuận chủ trương đầu tư.</w:t>
      </w:r>
    </w:p>
    <w:p w14:paraId="708E78CC"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 xml:space="preserve">Tra cứu danh sách văn bản công nhận </w:t>
      </w:r>
      <w:r>
        <w:rPr>
          <w:color w:val="000000"/>
          <w:sz w:val="28"/>
          <w:szCs w:val="28"/>
        </w:rPr>
        <w:t>chủ đầu tư.</w:t>
      </w:r>
    </w:p>
    <w:p w14:paraId="24BD181B"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danh sách văn bản chấp thuận đầu tư.</w:t>
      </w:r>
    </w:p>
    <w:p w14:paraId="0552902A"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Thống kê tình hình xử lý hồ sơ chấp thuận chủ trương đầu tư.</w:t>
      </w:r>
    </w:p>
    <w:p w14:paraId="4B715241"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Thống kê tình hình xử lý hồ sơ lựa chọn chủ đầu tư.</w:t>
      </w:r>
    </w:p>
    <w:p w14:paraId="556D6DE4"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Thống kê tình hình xử lý hồ sơ chấp thuận đầu tư.</w:t>
      </w:r>
    </w:p>
    <w:p w14:paraId="621D9B58"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Cập nhật nội dung theo dõi nội bộ.</w:t>
      </w:r>
    </w:p>
    <w:p w14:paraId="24DD5ECE"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K</w:t>
      </w:r>
      <w:r>
        <w:rPr>
          <w:color w:val="000000"/>
          <w:sz w:val="28"/>
          <w:szCs w:val="28"/>
        </w:rPr>
        <w:t>hai thác, tra cứu, tổng hợp báo cáo thông tin nhà ở xã hội, dự án tái định cư, dự án nhà ở nông thôn</w:t>
      </w:r>
    </w:p>
    <w:p w14:paraId="5B8AC486"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danh sách nhà ở xã hội.</w:t>
      </w:r>
    </w:p>
    <w:p w14:paraId="75A231A7"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danh sách đối tượng thuê mua NOXH.</w:t>
      </w:r>
    </w:p>
    <w:p w14:paraId="6A57BFDD"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danh sách dự án tái định cư.</w:t>
      </w:r>
    </w:p>
    <w:p w14:paraId="43686637"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danh sách dự án nhà ở nông thôn.</w:t>
      </w:r>
    </w:p>
    <w:p w14:paraId="17261929"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Th</w:t>
      </w:r>
      <w:r>
        <w:rPr>
          <w:color w:val="000000"/>
          <w:sz w:val="28"/>
          <w:szCs w:val="28"/>
        </w:rPr>
        <w:t>ống kê tình hình mua, thuê nhà ở xã hội.</w:t>
      </w:r>
    </w:p>
    <w:p w14:paraId="2B9FF0D2"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về dự án nhà ở nông thôn.</w:t>
      </w:r>
    </w:p>
    <w:p w14:paraId="31E6613C"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về dự án tái định cư.</w:t>
      </w:r>
    </w:p>
    <w:p w14:paraId="6E2D166F"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 xml:space="preserve">Khai thác, tra cứu, tổng hợp báo cáo thông tin Quản lý chất lượng công trình </w:t>
      </w:r>
    </w:p>
    <w:p w14:paraId="52C27FC8" w14:textId="77777777" w:rsidR="00B40AAF" w:rsidRDefault="00746E6D">
      <w:pPr>
        <w:numPr>
          <w:ilvl w:val="2"/>
          <w:numId w:val="19"/>
        </w:numPr>
        <w:pBdr>
          <w:top w:val="nil"/>
          <w:left w:val="nil"/>
          <w:bottom w:val="nil"/>
          <w:right w:val="nil"/>
          <w:between w:val="nil"/>
        </w:pBdr>
        <w:spacing w:before="120" w:after="120"/>
      </w:pPr>
      <w:r>
        <w:rPr>
          <w:color w:val="000000"/>
          <w:sz w:val="28"/>
          <w:szCs w:val="28"/>
        </w:rPr>
        <w:lastRenderedPageBreak/>
        <w:t>Tra cứu danh sách kiểm tra trong quá trình thi công.</w:t>
      </w:r>
    </w:p>
    <w:p w14:paraId="0AAD0562"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danh sách kiểm tra nghiệm thu.</w:t>
      </w:r>
    </w:p>
    <w:p w14:paraId="2AB43F65"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danh sách kiểm tra bảo trì bảo hành.</w:t>
      </w:r>
    </w:p>
    <w:p w14:paraId="5FF0C168"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Thống kê tình hình thực hiện kiểm tra chấ</w:t>
      </w:r>
      <w:r>
        <w:rPr>
          <w:color w:val="000000"/>
          <w:sz w:val="28"/>
          <w:szCs w:val="28"/>
        </w:rPr>
        <w:t>t lượng công trình xây dựng trong quá trình thi công.</w:t>
      </w:r>
    </w:p>
    <w:p w14:paraId="3238AA11"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Thống kê tình hình thực hiện kiểm tra công tác nghiệm thu công trình xây dựng.</w:t>
      </w:r>
    </w:p>
    <w:p w14:paraId="42E12E9C"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Thống kê tình hình thực hiện kiểm tra bảo trì công trình xây dựng.</w:t>
      </w:r>
    </w:p>
    <w:p w14:paraId="53C5E7BE"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Khai thác, tra cứu, tổng hợp báo cáo thông tin Quản lý vật liệu xây dựng</w:t>
      </w:r>
    </w:p>
    <w:p w14:paraId="6A585264"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danh sách công bố hợp quy.</w:t>
      </w:r>
    </w:p>
    <w:p w14:paraId="595DB585"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danh sách phòng thí nghiệm.</w:t>
      </w:r>
    </w:p>
    <w:p w14:paraId="7B099E6F"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danh sách công bố giá.</w:t>
      </w:r>
    </w:p>
    <w:p w14:paraId="3B0FF07A"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danh sách nhiệm vụ phòng.</w:t>
      </w:r>
    </w:p>
    <w:p w14:paraId="6D893E60"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thống kê công bố hợp quy.</w:t>
      </w:r>
    </w:p>
    <w:p w14:paraId="452AE2B5"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thống</w:t>
      </w:r>
      <w:r>
        <w:rPr>
          <w:color w:val="000000"/>
          <w:sz w:val="28"/>
          <w:szCs w:val="28"/>
        </w:rPr>
        <w:t xml:space="preserve"> kê phòng thí nghiệm.</w:t>
      </w:r>
    </w:p>
    <w:p w14:paraId="19482115"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thống kê công bố giá.</w:t>
      </w:r>
    </w:p>
    <w:p w14:paraId="7F29E89C"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thống kê nhiệm vụ phòng.</w:t>
      </w:r>
    </w:p>
    <w:p w14:paraId="05CD9B8A"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Khai thác, tra cứu, tổng hợp báo cáo thông tin quản lý chung cư, nhà ở cũ thuộc sở hữu nhà nước</w:t>
      </w:r>
    </w:p>
    <w:p w14:paraId="3BD4C224"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danh sách chung cư.</w:t>
      </w:r>
    </w:p>
    <w:p w14:paraId="6C28C414"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danh sách nhà ở cũ thuộc sở hữu nhà nước.</w:t>
      </w:r>
    </w:p>
    <w:p w14:paraId="72F72DC5"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Thống kê số lượng chung cư.</w:t>
      </w:r>
    </w:p>
    <w:p w14:paraId="0FA3DE2C"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 xml:space="preserve">Thống kê tình hình di dời tháo dỡ, xây dựng mới chung </w:t>
      </w:r>
      <w:r>
        <w:rPr>
          <w:color w:val="000000"/>
          <w:sz w:val="28"/>
          <w:szCs w:val="28"/>
        </w:rPr>
        <w:t>cư.</w:t>
      </w:r>
    </w:p>
    <w:p w14:paraId="1C8EFE5A"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công tác bán nhà ở cũ thuộc sở hữu nhà nước.</w:t>
      </w:r>
    </w:p>
    <w:p w14:paraId="34C0774C"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Khai thác, tra cứu, tổng hợp báo cáo thông tin thanh tra.</w:t>
      </w:r>
    </w:p>
    <w:p w14:paraId="56AD65B7" w14:textId="77777777" w:rsidR="00B40AAF" w:rsidRDefault="00746E6D">
      <w:pPr>
        <w:numPr>
          <w:ilvl w:val="2"/>
          <w:numId w:val="19"/>
        </w:numPr>
        <w:pBdr>
          <w:top w:val="nil"/>
          <w:left w:val="nil"/>
          <w:bottom w:val="nil"/>
          <w:right w:val="nil"/>
          <w:between w:val="nil"/>
        </w:pBdr>
        <w:spacing w:before="120" w:after="120"/>
      </w:pPr>
      <w:r>
        <w:rPr>
          <w:color w:val="000000"/>
          <w:sz w:val="28"/>
          <w:szCs w:val="28"/>
        </w:rPr>
        <w:lastRenderedPageBreak/>
        <w:t>Tra cứu danh sách phản ánh.</w:t>
      </w:r>
    </w:p>
    <w:p w14:paraId="552405C8"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thống kê phản ánh.</w:t>
      </w:r>
    </w:p>
    <w:p w14:paraId="61FE9D80"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Khai thác, tra cứu, tổng hợp báo cáo thông tin chứng chỉ hành nghề xây dựng</w:t>
      </w:r>
    </w:p>
    <w:p w14:paraId="7FED1B27"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da</w:t>
      </w:r>
      <w:r>
        <w:rPr>
          <w:color w:val="000000"/>
          <w:sz w:val="28"/>
          <w:szCs w:val="28"/>
        </w:rPr>
        <w:t>nh sách chứng chỉ xây dựng.</w:t>
      </w:r>
    </w:p>
    <w:p w14:paraId="46379756"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Thống kê chứng chỉ xây dựng.</w:t>
      </w:r>
    </w:p>
    <w:p w14:paraId="5DB594EF"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Khai thác, tra cứu, tổng hợp báo cáo thông tin Quản lý hạ tầng</w:t>
      </w:r>
    </w:p>
    <w:p w14:paraId="1A1F74BC"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thông tin giải ngân nguồn vốn.</w:t>
      </w:r>
    </w:p>
    <w:p w14:paraId="43CE16F4"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thông tin tình trạng công viên - cây xanh.</w:t>
      </w:r>
    </w:p>
    <w:p w14:paraId="5453737E"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thông tin tình trạng chiếu sáng đô thị</w:t>
      </w:r>
      <w:r>
        <w:rPr>
          <w:color w:val="000000"/>
          <w:sz w:val="28"/>
          <w:szCs w:val="28"/>
        </w:rPr>
        <w:t>.</w:t>
      </w:r>
    </w:p>
    <w:p w14:paraId="20829559"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thông tin tình trạng xử lý nước thải.</w:t>
      </w:r>
    </w:p>
    <w:p w14:paraId="4CA83260"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tình hình giải ngân nguồn vốn.</w:t>
      </w:r>
    </w:p>
    <w:p w14:paraId="6BA16BCF"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tình trạng công viên - cây xanh.</w:t>
      </w:r>
    </w:p>
    <w:p w14:paraId="2AB1C35C"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tình trạng chiếu sáng đô thị.</w:t>
      </w:r>
    </w:p>
    <w:p w14:paraId="00A06E47"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tình trạng xử lý nước thải.</w:t>
      </w:r>
    </w:p>
    <w:p w14:paraId="25B342B5"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Khai thác, tra cứu, tổng hợp báo cáo thông tin Quản lý chứng chỉ môi giới BĐS</w:t>
      </w:r>
    </w:p>
    <w:p w14:paraId="6912D3F9"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thông tin sát hạch chứng chỉ môi giới BĐS.</w:t>
      </w:r>
    </w:p>
    <w:p w14:paraId="125AE1F9"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Tra cứu danh sách chứng chỉ môi giới BĐS.</w:t>
      </w:r>
    </w:p>
    <w:p w14:paraId="439BB578"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Báo cáo thống kê kết quả sát hạch chứng chỉ môi giới BĐS.</w:t>
      </w:r>
    </w:p>
    <w:p w14:paraId="478D9648" w14:textId="77777777" w:rsidR="00B40AAF" w:rsidRDefault="00746E6D">
      <w:pPr>
        <w:numPr>
          <w:ilvl w:val="2"/>
          <w:numId w:val="19"/>
        </w:numPr>
        <w:pBdr>
          <w:top w:val="nil"/>
          <w:left w:val="nil"/>
          <w:bottom w:val="nil"/>
          <w:right w:val="nil"/>
          <w:between w:val="nil"/>
        </w:pBdr>
        <w:spacing w:before="120" w:after="120"/>
      </w:pPr>
      <w:r>
        <w:rPr>
          <w:color w:val="000000"/>
          <w:sz w:val="28"/>
          <w:szCs w:val="28"/>
        </w:rPr>
        <w:t xml:space="preserve">Báo cáo thống kê chứng chỉ </w:t>
      </w:r>
      <w:r>
        <w:rPr>
          <w:color w:val="000000"/>
          <w:sz w:val="28"/>
          <w:szCs w:val="28"/>
        </w:rPr>
        <w:t>môi giới BĐS.</w:t>
      </w:r>
    </w:p>
    <w:p w14:paraId="1DCB3242" w14:textId="77777777" w:rsidR="00B40AAF" w:rsidRDefault="00746E6D">
      <w:pPr>
        <w:numPr>
          <w:ilvl w:val="0"/>
          <w:numId w:val="30"/>
        </w:numPr>
        <w:pBdr>
          <w:top w:val="nil"/>
          <w:left w:val="nil"/>
          <w:bottom w:val="nil"/>
          <w:right w:val="nil"/>
          <w:between w:val="nil"/>
        </w:pBdr>
        <w:spacing w:before="120" w:after="120" w:line="240" w:lineRule="auto"/>
      </w:pPr>
      <w:r>
        <w:rPr>
          <w:color w:val="000000"/>
          <w:sz w:val="28"/>
          <w:szCs w:val="28"/>
        </w:rPr>
        <w:t>Nâng cấp:</w:t>
      </w:r>
    </w:p>
    <w:p w14:paraId="1753C93F" w14:textId="77777777" w:rsidR="00B40AAF" w:rsidRDefault="00746E6D">
      <w:pPr>
        <w:numPr>
          <w:ilvl w:val="0"/>
          <w:numId w:val="19"/>
        </w:numPr>
        <w:pBdr>
          <w:top w:val="nil"/>
          <w:left w:val="nil"/>
          <w:bottom w:val="nil"/>
          <w:right w:val="nil"/>
          <w:between w:val="nil"/>
        </w:pBdr>
        <w:spacing w:before="120" w:after="120"/>
        <w:ind w:left="993"/>
      </w:pPr>
      <w:r>
        <w:rPr>
          <w:color w:val="000000"/>
          <w:sz w:val="28"/>
          <w:szCs w:val="28"/>
        </w:rPr>
        <w:t>Nâng cấp phần mềm cấp phép xây dựng bổ sung chức năng Quản lý thông tin quận, huyện:</w:t>
      </w:r>
    </w:p>
    <w:p w14:paraId="045C435E"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Cập nhật tình hình cấp giấy phép xây dựng của quận/huyện.</w:t>
      </w:r>
    </w:p>
    <w:p w14:paraId="62911994"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Import dữ liệu từ excel quận/huyện phục vụ cập nhật dữ liệu.</w:t>
      </w:r>
    </w:p>
    <w:p w14:paraId="738F37F3"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Kết nối API chia sẻ dữ liệu của quận/huyện.</w:t>
      </w:r>
    </w:p>
    <w:p w14:paraId="586268C6" w14:textId="77777777" w:rsidR="00B40AAF" w:rsidRDefault="00746E6D">
      <w:pPr>
        <w:numPr>
          <w:ilvl w:val="1"/>
          <w:numId w:val="19"/>
        </w:numPr>
        <w:pBdr>
          <w:top w:val="nil"/>
          <w:left w:val="nil"/>
          <w:bottom w:val="nil"/>
          <w:right w:val="nil"/>
          <w:between w:val="nil"/>
        </w:pBdr>
        <w:spacing w:before="120" w:after="120"/>
      </w:pPr>
      <w:r>
        <w:rPr>
          <w:color w:val="000000"/>
          <w:sz w:val="28"/>
          <w:szCs w:val="28"/>
        </w:rPr>
        <w:lastRenderedPageBreak/>
        <w:t>Tra cứu thông tin giấy phép xây dựng.</w:t>
      </w:r>
    </w:p>
    <w:p w14:paraId="525A6BBD"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Xem thông tin chi tiết giấy phép xây dựng.</w:t>
      </w:r>
    </w:p>
    <w:p w14:paraId="71E41C81"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Nhập liệu thông tin cấp phép xây dựng.</w:t>
      </w:r>
    </w:p>
    <w:p w14:paraId="572681D0"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Tra cứu lịch sử cập nhật thông tin cấp phép xây dựng.</w:t>
      </w:r>
    </w:p>
    <w:p w14:paraId="7B4EF9A0"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Báo cáo tình hình cấp phép xây dựng của quận/huyện.</w:t>
      </w:r>
    </w:p>
    <w:p w14:paraId="1FCB7300" w14:textId="77777777" w:rsidR="00B40AAF" w:rsidRDefault="00746E6D">
      <w:pPr>
        <w:numPr>
          <w:ilvl w:val="1"/>
          <w:numId w:val="19"/>
        </w:numPr>
        <w:pBdr>
          <w:top w:val="nil"/>
          <w:left w:val="nil"/>
          <w:bottom w:val="nil"/>
          <w:right w:val="nil"/>
          <w:between w:val="nil"/>
        </w:pBdr>
        <w:spacing w:before="120" w:after="120"/>
      </w:pPr>
      <w:r>
        <w:rPr>
          <w:color w:val="000000"/>
          <w:sz w:val="28"/>
          <w:szCs w:val="28"/>
        </w:rPr>
        <w:t>Biểu đồ tình hình cấp phép xây dựng của quận/huyện.</w:t>
      </w:r>
    </w:p>
    <w:p w14:paraId="5B0794D9" w14:textId="77777777" w:rsidR="00B40AAF" w:rsidRDefault="00746E6D">
      <w:pPr>
        <w:numPr>
          <w:ilvl w:val="0"/>
          <w:numId w:val="19"/>
        </w:numPr>
        <w:pBdr>
          <w:top w:val="nil"/>
          <w:left w:val="nil"/>
          <w:bottom w:val="nil"/>
          <w:right w:val="nil"/>
          <w:between w:val="nil"/>
        </w:pBdr>
        <w:spacing w:before="120" w:after="120"/>
        <w:ind w:left="993"/>
      </w:pPr>
      <w:r>
        <w:rPr>
          <w:color w:val="000000"/>
          <w:sz w:val="28"/>
          <w:szCs w:val="28"/>
        </w:rPr>
        <w:t xml:space="preserve">Nâng cấp phần mềm Quản lý dự án: </w:t>
      </w:r>
    </w:p>
    <w:p w14:paraId="4CE63E78" w14:textId="77777777" w:rsidR="00B40AAF" w:rsidRDefault="00746E6D">
      <w:pPr>
        <w:numPr>
          <w:ilvl w:val="0"/>
          <w:numId w:val="29"/>
        </w:numPr>
        <w:pBdr>
          <w:top w:val="nil"/>
          <w:left w:val="nil"/>
          <w:bottom w:val="nil"/>
          <w:right w:val="nil"/>
          <w:between w:val="nil"/>
        </w:pBdr>
        <w:spacing w:before="120" w:after="120"/>
        <w:ind w:left="1701" w:hanging="419"/>
      </w:pPr>
      <w:r>
        <w:rPr>
          <w:color w:val="000000"/>
          <w:sz w:val="28"/>
          <w:szCs w:val="28"/>
        </w:rPr>
        <w:t>Bổ sung tính năng quản lý Thẩm định giá bán nhà ở xã hội.</w:t>
      </w:r>
    </w:p>
    <w:p w14:paraId="37F7622D" w14:textId="77777777" w:rsidR="00B40AAF" w:rsidRDefault="00746E6D">
      <w:pPr>
        <w:numPr>
          <w:ilvl w:val="0"/>
          <w:numId w:val="29"/>
        </w:numPr>
        <w:pBdr>
          <w:top w:val="nil"/>
          <w:left w:val="nil"/>
          <w:bottom w:val="nil"/>
          <w:right w:val="nil"/>
          <w:between w:val="nil"/>
        </w:pBdr>
        <w:spacing w:before="120" w:after="120"/>
        <w:ind w:left="1701" w:hanging="419"/>
      </w:pPr>
      <w:r>
        <w:rPr>
          <w:color w:val="000000"/>
          <w:sz w:val="28"/>
          <w:szCs w:val="28"/>
        </w:rPr>
        <w:t>Bổ sung tính năng quản lý hồ sơ dự án điện tử giúp tạo mô hình chuẩn liên thông giữa các phòng ban, rút ngắn thời gian xử lý TTHC liên quan đến các dự án nhà ở thương mại.</w:t>
      </w:r>
    </w:p>
    <w:p w14:paraId="287E375C" w14:textId="77777777" w:rsidR="00B40AAF" w:rsidRDefault="00746E6D">
      <w:pPr>
        <w:numPr>
          <w:ilvl w:val="0"/>
          <w:numId w:val="29"/>
        </w:numPr>
        <w:pBdr>
          <w:top w:val="nil"/>
          <w:left w:val="nil"/>
          <w:bottom w:val="nil"/>
          <w:right w:val="nil"/>
          <w:between w:val="nil"/>
        </w:pBdr>
        <w:spacing w:before="120" w:after="120"/>
        <w:ind w:left="1701" w:hanging="419"/>
      </w:pPr>
      <w:r>
        <w:rPr>
          <w:color w:val="000000"/>
          <w:sz w:val="28"/>
          <w:szCs w:val="28"/>
        </w:rPr>
        <w:t>Bổ sung thêm tính năng quả</w:t>
      </w:r>
      <w:r>
        <w:rPr>
          <w:color w:val="000000"/>
          <w:sz w:val="28"/>
          <w:szCs w:val="28"/>
        </w:rPr>
        <w:t>n lý nhà ở tái định cư, nhà ở nông thôn, chuyển nhượng dự án BĐS.</w:t>
      </w:r>
    </w:p>
    <w:p w14:paraId="0D1E8430" w14:textId="77777777" w:rsidR="00B40AAF" w:rsidRPr="00A37CFA" w:rsidRDefault="00746E6D">
      <w:pPr>
        <w:pStyle w:val="Heading2"/>
        <w:numPr>
          <w:ilvl w:val="1"/>
          <w:numId w:val="1"/>
        </w:numPr>
        <w:rPr>
          <w:lang w:val="vi-VN"/>
        </w:rPr>
      </w:pPr>
      <w:bookmarkStart w:id="34" w:name="_heading=h.ihv636" w:colFirst="0" w:colLast="0"/>
      <w:bookmarkEnd w:id="34"/>
      <w:r w:rsidRPr="00A37CFA">
        <w:rPr>
          <w:lang w:val="vi-VN"/>
        </w:rPr>
        <w:t>S</w:t>
      </w:r>
      <w:r w:rsidRPr="00A37CFA">
        <w:rPr>
          <w:lang w:val="vi-VN"/>
        </w:rPr>
        <w:t>ự</w:t>
      </w:r>
      <w:r w:rsidRPr="00A37CFA">
        <w:rPr>
          <w:lang w:val="vi-VN"/>
        </w:rPr>
        <w:t xml:space="preserve"> c</w:t>
      </w:r>
      <w:r w:rsidRPr="00A37CFA">
        <w:rPr>
          <w:lang w:val="vi-VN"/>
        </w:rPr>
        <w:t>ầ</w:t>
      </w:r>
      <w:r w:rsidRPr="00A37CFA">
        <w:rPr>
          <w:lang w:val="vi-VN"/>
        </w:rPr>
        <w:t>n thi</w:t>
      </w:r>
      <w:r w:rsidRPr="00A37CFA">
        <w:rPr>
          <w:lang w:val="vi-VN"/>
        </w:rPr>
        <w:t>ế</w:t>
      </w:r>
      <w:r w:rsidRPr="00A37CFA">
        <w:rPr>
          <w:lang w:val="vi-VN"/>
        </w:rPr>
        <w:t>t c</w:t>
      </w:r>
      <w:r w:rsidRPr="00A37CFA">
        <w:rPr>
          <w:lang w:val="vi-VN"/>
        </w:rPr>
        <w:t>ủ</w:t>
      </w:r>
      <w:r w:rsidRPr="00A37CFA">
        <w:rPr>
          <w:lang w:val="vi-VN"/>
        </w:rPr>
        <w:t>a đ</w:t>
      </w:r>
      <w:r w:rsidRPr="00A37CFA">
        <w:rPr>
          <w:lang w:val="vi-VN"/>
        </w:rPr>
        <w:t>ầ</w:t>
      </w:r>
      <w:r w:rsidRPr="00A37CFA">
        <w:rPr>
          <w:lang w:val="vi-VN"/>
        </w:rPr>
        <w:t>u tư</w:t>
      </w:r>
    </w:p>
    <w:p w14:paraId="66C1EF04" w14:textId="77777777" w:rsidR="00B40AAF" w:rsidRDefault="00746E6D">
      <w:pPr>
        <w:numPr>
          <w:ilvl w:val="0"/>
          <w:numId w:val="22"/>
        </w:numPr>
        <w:pBdr>
          <w:top w:val="nil"/>
          <w:left w:val="nil"/>
          <w:bottom w:val="nil"/>
          <w:right w:val="nil"/>
          <w:between w:val="nil"/>
        </w:pBdr>
        <w:spacing w:before="120" w:after="0"/>
        <w:ind w:left="0" w:firstLine="357"/>
        <w:rPr>
          <w:color w:val="000000"/>
          <w:sz w:val="28"/>
          <w:szCs w:val="28"/>
        </w:rPr>
      </w:pPr>
      <w:r>
        <w:rPr>
          <w:color w:val="000000"/>
          <w:sz w:val="28"/>
          <w:szCs w:val="28"/>
        </w:rPr>
        <w:t>Trong những năm vừa qua, việc ứng dụng công nghệ thông tin và truyền thông tại thành phố đã có bước phát triển nhanh, góp phần nâng cao hiệu quả trong công tác chỉ đạ</w:t>
      </w:r>
      <w:r>
        <w:rPr>
          <w:color w:val="000000"/>
          <w:sz w:val="28"/>
          <w:szCs w:val="28"/>
        </w:rPr>
        <w:t>o, điều hành lãnh đạo thành phố cũng như cung cấp các dịch vụ tiện ích tốt nhất cho người dân. Hạ tầng CNTT-TT được chú trọng đầu tư xây dựng, hầu hết các cơ quan tham mưu giúp đảm bảo hạ tầng kỹ thuật và về mặt đường truyền để kết nối và sử dụng ứng dụng.</w:t>
      </w:r>
    </w:p>
    <w:p w14:paraId="38FB5487" w14:textId="77777777" w:rsidR="00B40AAF" w:rsidRDefault="00746E6D">
      <w:pPr>
        <w:numPr>
          <w:ilvl w:val="0"/>
          <w:numId w:val="22"/>
        </w:numPr>
        <w:pBdr>
          <w:top w:val="nil"/>
          <w:left w:val="nil"/>
          <w:bottom w:val="nil"/>
          <w:right w:val="nil"/>
          <w:between w:val="nil"/>
        </w:pBdr>
        <w:spacing w:before="120" w:after="0"/>
        <w:ind w:left="0" w:firstLine="357"/>
        <w:rPr>
          <w:color w:val="000000"/>
          <w:sz w:val="28"/>
          <w:szCs w:val="28"/>
        </w:rPr>
      </w:pPr>
      <w:r>
        <w:rPr>
          <w:color w:val="000000"/>
          <w:sz w:val="28"/>
          <w:szCs w:val="28"/>
        </w:rPr>
        <w:t>Đặc biệt, với phương châm là chính phủ do dân và vì dân thì việc xây dựng cung cấp càng nhiều tính năng cho cán bộ tác nghiệp sẽ giúp cải thiện nhiều chất lượng cũng như rút ngắn đáng kể thời giản xử lý các dịch vụ, tiện ích nhằm phục vụ cho người dân đượ</w:t>
      </w:r>
      <w:r>
        <w:rPr>
          <w:color w:val="000000"/>
          <w:sz w:val="28"/>
          <w:szCs w:val="28"/>
        </w:rPr>
        <w:t>c tốt hơn; các cán bộ dễ dàng xử lý công việc ở mọi lúc, mọi nơi, nhanh chóng và hiệu quả.</w:t>
      </w:r>
    </w:p>
    <w:p w14:paraId="1CE6A459" w14:textId="77777777" w:rsidR="00B40AAF" w:rsidRDefault="00746E6D">
      <w:pPr>
        <w:numPr>
          <w:ilvl w:val="0"/>
          <w:numId w:val="22"/>
        </w:numPr>
        <w:pBdr>
          <w:top w:val="nil"/>
          <w:left w:val="nil"/>
          <w:bottom w:val="nil"/>
          <w:right w:val="nil"/>
          <w:between w:val="nil"/>
        </w:pBdr>
        <w:spacing w:before="120" w:after="0"/>
        <w:ind w:left="0" w:firstLine="357"/>
        <w:rPr>
          <w:color w:val="000000"/>
          <w:sz w:val="28"/>
          <w:szCs w:val="28"/>
        </w:rPr>
      </w:pPr>
      <w:r>
        <w:rPr>
          <w:color w:val="000000"/>
          <w:sz w:val="28"/>
          <w:szCs w:val="28"/>
        </w:rPr>
        <w:t>Chính vì thế việc đầu tư để xây dựng và triển khai hệ thống này là thực sự cần thiết và đúng đắn.</w:t>
      </w:r>
    </w:p>
    <w:p w14:paraId="573BB3FC" w14:textId="77777777" w:rsidR="00B40AAF" w:rsidRDefault="00746E6D">
      <w:pPr>
        <w:pStyle w:val="Heading2"/>
        <w:numPr>
          <w:ilvl w:val="1"/>
          <w:numId w:val="1"/>
        </w:numPr>
      </w:pPr>
      <w:bookmarkStart w:id="35" w:name="_heading=h.32hioqz" w:colFirst="0" w:colLast="0"/>
      <w:bookmarkEnd w:id="35"/>
      <w:r>
        <w:lastRenderedPageBreak/>
        <w:t>Thu</w:t>
      </w:r>
      <w:r>
        <w:t>ậ</w:t>
      </w:r>
      <w:r>
        <w:t>n l</w:t>
      </w:r>
      <w:r>
        <w:t>ợ</w:t>
      </w:r>
      <w:r>
        <w:t>i và khó khăn</w:t>
      </w:r>
    </w:p>
    <w:p w14:paraId="2874B998" w14:textId="77777777" w:rsidR="00B40AAF" w:rsidRDefault="00746E6D">
      <w:pPr>
        <w:pStyle w:val="Heading3"/>
        <w:numPr>
          <w:ilvl w:val="2"/>
          <w:numId w:val="1"/>
        </w:numPr>
        <w:rPr>
          <w:color w:val="000000"/>
        </w:rPr>
      </w:pPr>
      <w:bookmarkStart w:id="36" w:name="_heading=h.1hmsyys" w:colFirst="0" w:colLast="0"/>
      <w:bookmarkEnd w:id="36"/>
      <w:r>
        <w:rPr>
          <w:color w:val="000000"/>
        </w:rPr>
        <w:t>Thu</w:t>
      </w:r>
      <w:r>
        <w:rPr>
          <w:color w:val="000000"/>
        </w:rPr>
        <w:t>ậ</w:t>
      </w:r>
      <w:r>
        <w:rPr>
          <w:color w:val="000000"/>
        </w:rPr>
        <w:t>n l</w:t>
      </w:r>
      <w:r>
        <w:rPr>
          <w:color w:val="000000"/>
        </w:rPr>
        <w:t>ợ</w:t>
      </w:r>
      <w:r>
        <w:rPr>
          <w:color w:val="000000"/>
        </w:rPr>
        <w:t>i</w:t>
      </w:r>
    </w:p>
    <w:p w14:paraId="2100B70A" w14:textId="77777777" w:rsidR="00B40AAF" w:rsidRDefault="00746E6D">
      <w:pPr>
        <w:numPr>
          <w:ilvl w:val="0"/>
          <w:numId w:val="22"/>
        </w:numPr>
        <w:pBdr>
          <w:top w:val="nil"/>
          <w:left w:val="nil"/>
          <w:bottom w:val="nil"/>
          <w:right w:val="nil"/>
          <w:between w:val="nil"/>
        </w:pBdr>
        <w:spacing w:before="120" w:after="0"/>
        <w:ind w:left="0" w:firstLine="357"/>
        <w:rPr>
          <w:color w:val="000000"/>
          <w:sz w:val="28"/>
          <w:szCs w:val="28"/>
        </w:rPr>
      </w:pPr>
      <w:r>
        <w:rPr>
          <w:color w:val="000000"/>
          <w:sz w:val="28"/>
          <w:szCs w:val="28"/>
        </w:rPr>
        <w:t>Các đồng chí lãnh đạo thành phố rất</w:t>
      </w:r>
      <w:r>
        <w:rPr>
          <w:color w:val="000000"/>
          <w:sz w:val="28"/>
          <w:szCs w:val="28"/>
        </w:rPr>
        <w:t xml:space="preserve"> quan tâm đến việc triển khai ứng dụng CNTT nhằm tạo mọi điều kiện tốt cho việc đầu tư và đào tạo nhân lực cán bộ công quyền cũng như cung cấp các dịch vụ/tiện ích phục vụ người dân trên địa bàn.</w:t>
      </w:r>
    </w:p>
    <w:p w14:paraId="337AC4AA" w14:textId="77777777" w:rsidR="00B40AAF" w:rsidRDefault="00746E6D">
      <w:pPr>
        <w:numPr>
          <w:ilvl w:val="0"/>
          <w:numId w:val="22"/>
        </w:numPr>
        <w:pBdr>
          <w:top w:val="nil"/>
          <w:left w:val="nil"/>
          <w:bottom w:val="nil"/>
          <w:right w:val="nil"/>
          <w:between w:val="nil"/>
        </w:pBdr>
        <w:spacing w:before="120" w:after="0"/>
        <w:ind w:left="0" w:firstLine="357"/>
        <w:rPr>
          <w:color w:val="000000"/>
          <w:sz w:val="28"/>
          <w:szCs w:val="28"/>
        </w:rPr>
      </w:pPr>
      <w:r>
        <w:rPr>
          <w:color w:val="000000"/>
          <w:sz w:val="28"/>
          <w:szCs w:val="28"/>
        </w:rPr>
        <w:t>Xu thế và hiện trạng trình độ tin học của cán bộ cũng như ng</w:t>
      </w:r>
      <w:r>
        <w:rPr>
          <w:color w:val="000000"/>
          <w:sz w:val="28"/>
          <w:szCs w:val="28"/>
        </w:rPr>
        <w:t>ười dân hiện tại là tương đối tốt và phù hợp nên việc đầu tư sẽ hiệu quả và có tác dụng tích cực.</w:t>
      </w:r>
    </w:p>
    <w:p w14:paraId="07D772EC" w14:textId="77777777" w:rsidR="00B40AAF" w:rsidRDefault="00746E6D">
      <w:pPr>
        <w:pStyle w:val="Heading3"/>
        <w:numPr>
          <w:ilvl w:val="2"/>
          <w:numId w:val="1"/>
        </w:numPr>
        <w:rPr>
          <w:color w:val="000000"/>
        </w:rPr>
      </w:pPr>
      <w:bookmarkStart w:id="37" w:name="_heading=h.41mghml" w:colFirst="0" w:colLast="0"/>
      <w:bookmarkEnd w:id="37"/>
      <w:r>
        <w:rPr>
          <w:color w:val="000000"/>
        </w:rPr>
        <w:t>Khó khăn</w:t>
      </w:r>
    </w:p>
    <w:p w14:paraId="6F606DF2" w14:textId="77777777" w:rsidR="00B40AAF" w:rsidRDefault="00746E6D">
      <w:pPr>
        <w:numPr>
          <w:ilvl w:val="0"/>
          <w:numId w:val="22"/>
        </w:numPr>
        <w:pBdr>
          <w:top w:val="nil"/>
          <w:left w:val="nil"/>
          <w:bottom w:val="nil"/>
          <w:right w:val="nil"/>
          <w:between w:val="nil"/>
        </w:pBdr>
        <w:spacing w:before="120" w:after="0"/>
        <w:ind w:left="0" w:firstLine="357"/>
        <w:rPr>
          <w:color w:val="000000"/>
          <w:sz w:val="28"/>
          <w:szCs w:val="28"/>
        </w:rPr>
      </w:pPr>
      <w:r>
        <w:rPr>
          <w:color w:val="000000"/>
          <w:sz w:val="28"/>
          <w:szCs w:val="28"/>
        </w:rPr>
        <w:t>Một số đơn vị vẫn còn thiếu các nhân lực hỗ trợ các công việc tác nghiệp và điều hành hàng ngày nhưng vẫn chưa đầy đủ, một số chức năng vẫn chưa có h</w:t>
      </w:r>
      <w:r>
        <w:rPr>
          <w:color w:val="000000"/>
          <w:sz w:val="28"/>
          <w:szCs w:val="28"/>
        </w:rPr>
        <w:t>oặc chưa được chuyên môn hóa.</w:t>
      </w:r>
    </w:p>
    <w:p w14:paraId="6166CF2E" w14:textId="77777777" w:rsidR="00B40AAF" w:rsidRDefault="00746E6D">
      <w:pPr>
        <w:numPr>
          <w:ilvl w:val="0"/>
          <w:numId w:val="22"/>
        </w:numPr>
        <w:pBdr>
          <w:top w:val="nil"/>
          <w:left w:val="nil"/>
          <w:bottom w:val="nil"/>
          <w:right w:val="nil"/>
          <w:between w:val="nil"/>
        </w:pBdr>
        <w:spacing w:before="120" w:after="0"/>
        <w:ind w:left="0" w:firstLine="357"/>
        <w:rPr>
          <w:color w:val="000000"/>
          <w:sz w:val="28"/>
          <w:szCs w:val="28"/>
        </w:rPr>
      </w:pPr>
      <w:r>
        <w:rPr>
          <w:color w:val="000000"/>
          <w:sz w:val="28"/>
          <w:szCs w:val="28"/>
        </w:rPr>
        <w:t>Việc triển khai ứng dụng công nghệ thông tin kiểu mới thay cho cách cũ đòi hỏi cần nhiều thời gian để cán bộ, công chức cũng như người dân thích nghi và thay đổi.</w:t>
      </w:r>
    </w:p>
    <w:p w14:paraId="4026F1B3" w14:textId="77777777" w:rsidR="00B40AAF" w:rsidRDefault="00746E6D">
      <w:pPr>
        <w:pBdr>
          <w:top w:val="nil"/>
          <w:left w:val="nil"/>
          <w:bottom w:val="nil"/>
          <w:right w:val="nil"/>
          <w:between w:val="nil"/>
        </w:pBdr>
        <w:spacing w:before="120" w:after="120" w:line="240" w:lineRule="auto"/>
        <w:ind w:left="720"/>
        <w:rPr>
          <w:color w:val="000000"/>
          <w:sz w:val="28"/>
          <w:szCs w:val="28"/>
        </w:rPr>
      </w:pPr>
      <w:r>
        <w:br w:type="page"/>
      </w:r>
    </w:p>
    <w:p w14:paraId="31133FA3" w14:textId="77777777" w:rsidR="00B40AAF" w:rsidRDefault="00746E6D">
      <w:pPr>
        <w:pStyle w:val="Heading1"/>
        <w:numPr>
          <w:ilvl w:val="0"/>
          <w:numId w:val="1"/>
        </w:numPr>
        <w:ind w:left="284" w:firstLine="141"/>
      </w:pPr>
      <w:bookmarkStart w:id="38" w:name="_heading=h.2grqrue" w:colFirst="0" w:colLast="0"/>
      <w:bookmarkEnd w:id="38"/>
      <w:r>
        <w:lastRenderedPageBreak/>
        <w:t>QUY MÔ Đ</w:t>
      </w:r>
      <w:r>
        <w:t>Ầ</w:t>
      </w:r>
      <w:r>
        <w:t>U TƯ</w:t>
      </w:r>
    </w:p>
    <w:p w14:paraId="4A7D215D" w14:textId="77777777" w:rsidR="00B40AAF" w:rsidRDefault="00746E6D">
      <w:pPr>
        <w:pBdr>
          <w:top w:val="nil"/>
          <w:left w:val="nil"/>
          <w:bottom w:val="nil"/>
          <w:right w:val="nil"/>
          <w:between w:val="nil"/>
        </w:pBdr>
        <w:tabs>
          <w:tab w:val="left" w:pos="1134"/>
        </w:tabs>
        <w:spacing w:before="120" w:after="0"/>
        <w:ind w:firstLine="709"/>
        <w:rPr>
          <w:rFonts w:ascii="Cambria" w:eastAsia="Cambria" w:hAnsi="Cambria" w:cs="Cambria"/>
          <w:color w:val="000000"/>
          <w:sz w:val="28"/>
          <w:szCs w:val="28"/>
        </w:rPr>
      </w:pPr>
      <w:bookmarkStart w:id="39" w:name="_heading=h.vx1227" w:colFirst="0" w:colLast="0"/>
      <w:bookmarkEnd w:id="39"/>
      <w:r>
        <w:rPr>
          <w:rFonts w:ascii="Cambria" w:eastAsia="Cambria" w:hAnsi="Cambria" w:cs="Cambria"/>
          <w:color w:val="000000"/>
          <w:sz w:val="28"/>
          <w:szCs w:val="28"/>
        </w:rPr>
        <w:t>Quy mô đ</w:t>
      </w:r>
      <w:r>
        <w:rPr>
          <w:rFonts w:ascii="Cambria" w:eastAsia="Cambria" w:hAnsi="Cambria" w:cs="Cambria"/>
          <w:color w:val="000000"/>
          <w:sz w:val="28"/>
          <w:szCs w:val="28"/>
        </w:rPr>
        <w:t>ầ</w:t>
      </w:r>
      <w:r>
        <w:rPr>
          <w:rFonts w:ascii="Cambria" w:eastAsia="Cambria" w:hAnsi="Cambria" w:cs="Cambria"/>
          <w:color w:val="000000"/>
          <w:sz w:val="28"/>
          <w:szCs w:val="28"/>
        </w:rPr>
        <w:t>u tư bao g</w:t>
      </w:r>
      <w:r>
        <w:rPr>
          <w:rFonts w:ascii="Cambria" w:eastAsia="Cambria" w:hAnsi="Cambria" w:cs="Cambria"/>
          <w:color w:val="000000"/>
          <w:sz w:val="28"/>
          <w:szCs w:val="28"/>
        </w:rPr>
        <w:t>ồ</w:t>
      </w:r>
      <w:r>
        <w:rPr>
          <w:rFonts w:ascii="Cambria" w:eastAsia="Cambria" w:hAnsi="Cambria" w:cs="Cambria"/>
          <w:color w:val="000000"/>
          <w:sz w:val="28"/>
          <w:szCs w:val="28"/>
        </w:rPr>
        <w:t>m các công vi</w:t>
      </w:r>
      <w:r>
        <w:rPr>
          <w:rFonts w:ascii="Cambria" w:eastAsia="Cambria" w:hAnsi="Cambria" w:cs="Cambria"/>
          <w:color w:val="000000"/>
          <w:sz w:val="28"/>
          <w:szCs w:val="28"/>
        </w:rPr>
        <w:t>ệ</w:t>
      </w:r>
      <w:r>
        <w:rPr>
          <w:rFonts w:ascii="Cambria" w:eastAsia="Cambria" w:hAnsi="Cambria" w:cs="Cambria"/>
          <w:color w:val="000000"/>
          <w:sz w:val="28"/>
          <w:szCs w:val="28"/>
        </w:rPr>
        <w:t>c như sau:</w:t>
      </w:r>
    </w:p>
    <w:p w14:paraId="3D75BBC3" w14:textId="77777777" w:rsidR="00B40AAF" w:rsidRDefault="00746E6D">
      <w:pPr>
        <w:numPr>
          <w:ilvl w:val="0"/>
          <w:numId w:val="21"/>
        </w:numPr>
        <w:pBdr>
          <w:top w:val="nil"/>
          <w:left w:val="nil"/>
          <w:bottom w:val="nil"/>
          <w:right w:val="nil"/>
          <w:between w:val="nil"/>
        </w:pBdr>
        <w:tabs>
          <w:tab w:val="left" w:pos="1134"/>
        </w:tabs>
        <w:spacing w:before="120" w:after="0"/>
        <w:ind w:left="0" w:firstLine="709"/>
      </w:pPr>
      <w:r>
        <w:rPr>
          <w:color w:val="000000"/>
          <w:sz w:val="28"/>
          <w:szCs w:val="28"/>
        </w:rPr>
        <w:t>Đầu tư bổ sung mới:</w:t>
      </w:r>
    </w:p>
    <w:p w14:paraId="68B0EC8C" w14:textId="77777777" w:rsidR="00B40AAF" w:rsidRDefault="00746E6D">
      <w:pPr>
        <w:numPr>
          <w:ilvl w:val="0"/>
          <w:numId w:val="19"/>
        </w:numPr>
        <w:pBdr>
          <w:top w:val="nil"/>
          <w:left w:val="nil"/>
          <w:bottom w:val="nil"/>
          <w:right w:val="nil"/>
          <w:between w:val="nil"/>
        </w:pBdr>
        <w:tabs>
          <w:tab w:val="left" w:pos="1134"/>
        </w:tabs>
        <w:spacing w:before="120" w:after="0"/>
        <w:ind w:left="0" w:firstLine="709"/>
      </w:pPr>
      <w:r>
        <w:rPr>
          <w:color w:val="000000"/>
          <w:sz w:val="28"/>
          <w:szCs w:val="28"/>
        </w:rPr>
        <w:t>Phần mềm Quản lý tài sản.</w:t>
      </w:r>
    </w:p>
    <w:p w14:paraId="666FA65A" w14:textId="77777777" w:rsidR="00B40AAF" w:rsidRDefault="00746E6D">
      <w:pPr>
        <w:numPr>
          <w:ilvl w:val="0"/>
          <w:numId w:val="19"/>
        </w:numPr>
        <w:pBdr>
          <w:top w:val="nil"/>
          <w:left w:val="nil"/>
          <w:bottom w:val="nil"/>
          <w:right w:val="nil"/>
          <w:between w:val="nil"/>
        </w:pBdr>
        <w:tabs>
          <w:tab w:val="left" w:pos="1134"/>
        </w:tabs>
        <w:spacing w:before="120" w:after="0"/>
        <w:ind w:left="0" w:firstLine="709"/>
        <w:rPr>
          <w:b/>
        </w:rPr>
      </w:pPr>
      <w:r>
        <w:rPr>
          <w:b/>
          <w:color w:val="000000"/>
          <w:sz w:val="28"/>
          <w:szCs w:val="28"/>
        </w:rPr>
        <w:t>Phần mềm Quản lý tiền lương.</w:t>
      </w:r>
    </w:p>
    <w:p w14:paraId="644DAF52" w14:textId="77777777" w:rsidR="00B40AAF" w:rsidRDefault="00746E6D">
      <w:pPr>
        <w:numPr>
          <w:ilvl w:val="0"/>
          <w:numId w:val="19"/>
        </w:numPr>
        <w:pBdr>
          <w:top w:val="nil"/>
          <w:left w:val="nil"/>
          <w:bottom w:val="nil"/>
          <w:right w:val="nil"/>
          <w:between w:val="nil"/>
        </w:pBdr>
        <w:tabs>
          <w:tab w:val="left" w:pos="1134"/>
        </w:tabs>
        <w:spacing w:before="120" w:after="0"/>
        <w:ind w:left="0" w:firstLine="709"/>
        <w:rPr>
          <w:b/>
        </w:rPr>
      </w:pPr>
      <w:r>
        <w:rPr>
          <w:b/>
          <w:color w:val="000000"/>
          <w:sz w:val="28"/>
          <w:szCs w:val="28"/>
        </w:rPr>
        <w:t>Phần mềm Quản lý giao việc.</w:t>
      </w:r>
    </w:p>
    <w:p w14:paraId="134BDAD2" w14:textId="77777777" w:rsidR="00B40AAF" w:rsidRDefault="00746E6D">
      <w:pPr>
        <w:numPr>
          <w:ilvl w:val="0"/>
          <w:numId w:val="19"/>
        </w:numPr>
        <w:pBdr>
          <w:top w:val="nil"/>
          <w:left w:val="nil"/>
          <w:bottom w:val="nil"/>
          <w:right w:val="nil"/>
          <w:between w:val="nil"/>
        </w:pBdr>
        <w:tabs>
          <w:tab w:val="left" w:pos="1134"/>
        </w:tabs>
        <w:spacing w:before="120" w:after="0"/>
        <w:ind w:left="0" w:firstLine="709"/>
      </w:pPr>
      <w:r>
        <w:rPr>
          <w:color w:val="000000"/>
          <w:sz w:val="28"/>
          <w:szCs w:val="28"/>
        </w:rPr>
        <w:t>Phần mềm Pháp chế xây dựng.</w:t>
      </w:r>
    </w:p>
    <w:p w14:paraId="601671B2" w14:textId="77777777" w:rsidR="00B40AAF" w:rsidRDefault="00746E6D">
      <w:pPr>
        <w:numPr>
          <w:ilvl w:val="0"/>
          <w:numId w:val="19"/>
        </w:numPr>
        <w:pBdr>
          <w:top w:val="nil"/>
          <w:left w:val="nil"/>
          <w:bottom w:val="nil"/>
          <w:right w:val="nil"/>
          <w:between w:val="nil"/>
        </w:pBdr>
        <w:tabs>
          <w:tab w:val="left" w:pos="1134"/>
        </w:tabs>
        <w:spacing w:before="120" w:after="0"/>
        <w:ind w:left="0" w:firstLine="709"/>
      </w:pPr>
      <w:r>
        <w:rPr>
          <w:color w:val="000000"/>
          <w:sz w:val="28"/>
          <w:szCs w:val="28"/>
        </w:rPr>
        <w:t>Phần mềm Quản lý vật liệu xây dựng.</w:t>
      </w:r>
    </w:p>
    <w:p w14:paraId="58149779" w14:textId="77777777" w:rsidR="00B40AAF" w:rsidRDefault="00746E6D">
      <w:pPr>
        <w:numPr>
          <w:ilvl w:val="0"/>
          <w:numId w:val="19"/>
        </w:numPr>
        <w:pBdr>
          <w:top w:val="nil"/>
          <w:left w:val="nil"/>
          <w:bottom w:val="nil"/>
          <w:right w:val="nil"/>
          <w:between w:val="nil"/>
        </w:pBdr>
        <w:tabs>
          <w:tab w:val="left" w:pos="1134"/>
        </w:tabs>
        <w:spacing w:before="120" w:after="0"/>
        <w:ind w:left="0" w:firstLine="709"/>
        <w:rPr>
          <w:b/>
        </w:rPr>
      </w:pPr>
      <w:r>
        <w:rPr>
          <w:b/>
          <w:color w:val="000000"/>
          <w:sz w:val="28"/>
          <w:szCs w:val="28"/>
        </w:rPr>
        <w:t>Phần mềm Quản lý nhân sự.</w:t>
      </w:r>
    </w:p>
    <w:p w14:paraId="2903E6AF" w14:textId="77777777" w:rsidR="00B40AAF" w:rsidRDefault="00746E6D">
      <w:pPr>
        <w:numPr>
          <w:ilvl w:val="0"/>
          <w:numId w:val="19"/>
        </w:numPr>
        <w:pBdr>
          <w:top w:val="nil"/>
          <w:left w:val="nil"/>
          <w:bottom w:val="nil"/>
          <w:right w:val="nil"/>
          <w:between w:val="nil"/>
        </w:pBdr>
        <w:tabs>
          <w:tab w:val="left" w:pos="1134"/>
        </w:tabs>
        <w:spacing w:before="120" w:after="0"/>
        <w:ind w:left="0" w:firstLine="709"/>
      </w:pPr>
      <w:r>
        <w:rPr>
          <w:color w:val="000000"/>
          <w:sz w:val="28"/>
          <w:szCs w:val="28"/>
        </w:rPr>
        <w:t>Phần mềm Thanh tra Sở.</w:t>
      </w:r>
    </w:p>
    <w:p w14:paraId="15B5865E" w14:textId="77777777" w:rsidR="00B40AAF" w:rsidRDefault="00746E6D">
      <w:pPr>
        <w:numPr>
          <w:ilvl w:val="0"/>
          <w:numId w:val="19"/>
        </w:numPr>
        <w:pBdr>
          <w:top w:val="nil"/>
          <w:left w:val="nil"/>
          <w:bottom w:val="nil"/>
          <w:right w:val="nil"/>
          <w:between w:val="nil"/>
        </w:pBdr>
        <w:tabs>
          <w:tab w:val="left" w:pos="1134"/>
        </w:tabs>
        <w:spacing w:before="120" w:after="0"/>
        <w:ind w:left="0" w:firstLine="709"/>
      </w:pPr>
      <w:r>
        <w:rPr>
          <w:color w:val="000000"/>
          <w:sz w:val="28"/>
          <w:szCs w:val="28"/>
        </w:rPr>
        <w:t>Phần mềm Quản lý hạ tầng.</w:t>
      </w:r>
    </w:p>
    <w:p w14:paraId="6FF07FDD" w14:textId="77777777" w:rsidR="00B40AAF" w:rsidRDefault="00746E6D">
      <w:pPr>
        <w:numPr>
          <w:ilvl w:val="0"/>
          <w:numId w:val="19"/>
        </w:numPr>
        <w:pBdr>
          <w:top w:val="nil"/>
          <w:left w:val="nil"/>
          <w:bottom w:val="nil"/>
          <w:right w:val="nil"/>
          <w:between w:val="nil"/>
        </w:pBdr>
        <w:tabs>
          <w:tab w:val="left" w:pos="1134"/>
        </w:tabs>
        <w:spacing w:before="120" w:after="0"/>
        <w:ind w:left="0" w:firstLine="709"/>
      </w:pPr>
      <w:r>
        <w:rPr>
          <w:color w:val="000000"/>
          <w:sz w:val="28"/>
          <w:szCs w:val="28"/>
        </w:rPr>
        <w:t>Phần mềm Quản lý Chứng chỉ môi giới bất động sản.</w:t>
      </w:r>
    </w:p>
    <w:p w14:paraId="78663891" w14:textId="77777777" w:rsidR="00B40AAF" w:rsidRDefault="00746E6D">
      <w:pPr>
        <w:numPr>
          <w:ilvl w:val="0"/>
          <w:numId w:val="19"/>
        </w:numPr>
        <w:pBdr>
          <w:top w:val="nil"/>
          <w:left w:val="nil"/>
          <w:bottom w:val="nil"/>
          <w:right w:val="nil"/>
          <w:between w:val="nil"/>
        </w:pBdr>
        <w:tabs>
          <w:tab w:val="left" w:pos="1134"/>
        </w:tabs>
        <w:spacing w:before="120" w:after="0"/>
        <w:ind w:left="0" w:firstLine="709"/>
      </w:pPr>
      <w:r>
        <w:rPr>
          <w:color w:val="000000"/>
          <w:sz w:val="28"/>
          <w:szCs w:val="28"/>
        </w:rPr>
        <w:t>App mobile khai thác, tra cứu, tổng hợp báo cáo của phòng chuyên môn, đơn vị sự nghiệp</w:t>
      </w:r>
    </w:p>
    <w:p w14:paraId="0495197A" w14:textId="77777777" w:rsidR="00B40AAF" w:rsidRDefault="00746E6D">
      <w:pPr>
        <w:numPr>
          <w:ilvl w:val="0"/>
          <w:numId w:val="21"/>
        </w:numPr>
        <w:pBdr>
          <w:top w:val="nil"/>
          <w:left w:val="nil"/>
          <w:bottom w:val="nil"/>
          <w:right w:val="nil"/>
          <w:between w:val="nil"/>
        </w:pBdr>
        <w:tabs>
          <w:tab w:val="left" w:pos="1134"/>
        </w:tabs>
        <w:spacing w:before="120" w:after="0"/>
        <w:ind w:left="0" w:firstLine="709"/>
      </w:pPr>
      <w:r>
        <w:rPr>
          <w:color w:val="000000"/>
          <w:sz w:val="28"/>
          <w:szCs w:val="28"/>
        </w:rPr>
        <w:t>Nâng cấp phần mềm:</w:t>
      </w:r>
    </w:p>
    <w:p w14:paraId="66FF081A" w14:textId="77777777" w:rsidR="00B40AAF" w:rsidRDefault="00746E6D">
      <w:pPr>
        <w:numPr>
          <w:ilvl w:val="0"/>
          <w:numId w:val="19"/>
        </w:numPr>
        <w:pBdr>
          <w:top w:val="nil"/>
          <w:left w:val="nil"/>
          <w:bottom w:val="nil"/>
          <w:right w:val="nil"/>
          <w:between w:val="nil"/>
        </w:pBdr>
        <w:tabs>
          <w:tab w:val="left" w:pos="1134"/>
        </w:tabs>
        <w:spacing w:before="120" w:after="0"/>
        <w:ind w:left="0" w:firstLine="709"/>
      </w:pPr>
      <w:r>
        <w:rPr>
          <w:color w:val="000000"/>
          <w:sz w:val="28"/>
          <w:szCs w:val="28"/>
        </w:rPr>
        <w:t>Nâng cấp phần mềm cấp phé</w:t>
      </w:r>
      <w:r>
        <w:rPr>
          <w:color w:val="000000"/>
          <w:sz w:val="28"/>
          <w:szCs w:val="28"/>
        </w:rPr>
        <w:t>p xây dựng bổ sung chức năng Quản lý thông tin quận, huyện.</w:t>
      </w:r>
    </w:p>
    <w:p w14:paraId="60E6C2C8" w14:textId="77777777" w:rsidR="00B40AAF" w:rsidRDefault="00746E6D">
      <w:pPr>
        <w:numPr>
          <w:ilvl w:val="0"/>
          <w:numId w:val="19"/>
        </w:numPr>
        <w:pBdr>
          <w:top w:val="nil"/>
          <w:left w:val="nil"/>
          <w:bottom w:val="nil"/>
          <w:right w:val="nil"/>
          <w:between w:val="nil"/>
        </w:pBdr>
        <w:tabs>
          <w:tab w:val="left" w:pos="1134"/>
        </w:tabs>
        <w:spacing w:before="120" w:after="0"/>
        <w:ind w:left="0" w:firstLine="709"/>
      </w:pPr>
      <w:r>
        <w:rPr>
          <w:color w:val="000000"/>
          <w:sz w:val="28"/>
          <w:szCs w:val="28"/>
        </w:rPr>
        <w:t xml:space="preserve">Nâng cấp phần mềm Quản lý dự án </w:t>
      </w:r>
    </w:p>
    <w:p w14:paraId="0FCB5DBB" w14:textId="77777777" w:rsidR="00B40AAF" w:rsidRDefault="00746E6D">
      <w:pPr>
        <w:numPr>
          <w:ilvl w:val="0"/>
          <w:numId w:val="23"/>
        </w:numPr>
        <w:pBdr>
          <w:top w:val="nil"/>
          <w:left w:val="nil"/>
          <w:bottom w:val="nil"/>
          <w:right w:val="nil"/>
          <w:between w:val="nil"/>
        </w:pBdr>
        <w:tabs>
          <w:tab w:val="left" w:pos="1134"/>
        </w:tabs>
        <w:spacing w:before="120" w:after="0"/>
        <w:ind w:firstLine="709"/>
      </w:pPr>
      <w:r>
        <w:rPr>
          <w:color w:val="000000"/>
          <w:sz w:val="28"/>
          <w:szCs w:val="28"/>
        </w:rPr>
        <w:t>Bổ sung tính năng quản lý Thẩm định giá bán nhà ở xã hội</w:t>
      </w:r>
    </w:p>
    <w:p w14:paraId="07D79811" w14:textId="77777777" w:rsidR="00B40AAF" w:rsidRDefault="00746E6D">
      <w:pPr>
        <w:numPr>
          <w:ilvl w:val="0"/>
          <w:numId w:val="23"/>
        </w:numPr>
        <w:pBdr>
          <w:top w:val="nil"/>
          <w:left w:val="nil"/>
          <w:bottom w:val="nil"/>
          <w:right w:val="nil"/>
          <w:between w:val="nil"/>
        </w:pBdr>
        <w:tabs>
          <w:tab w:val="left" w:pos="1134"/>
        </w:tabs>
        <w:spacing w:before="120" w:after="0"/>
        <w:ind w:firstLine="709"/>
      </w:pPr>
      <w:r>
        <w:rPr>
          <w:color w:val="000000"/>
          <w:sz w:val="28"/>
          <w:szCs w:val="28"/>
        </w:rPr>
        <w:t>Bổ sung tính năng quản lý hồ sơ dự án điện tử giúp tạo mô hình chuẩn liên thông giữa các phòng ban, rút ngắn thời gian xử lý TTHC liên quan đến các dự án nhà ở thương mại</w:t>
      </w:r>
    </w:p>
    <w:p w14:paraId="74F18270" w14:textId="77777777" w:rsidR="00B40AAF" w:rsidRDefault="00746E6D">
      <w:pPr>
        <w:numPr>
          <w:ilvl w:val="0"/>
          <w:numId w:val="23"/>
        </w:numPr>
        <w:pBdr>
          <w:top w:val="nil"/>
          <w:left w:val="nil"/>
          <w:bottom w:val="nil"/>
          <w:right w:val="nil"/>
          <w:between w:val="nil"/>
        </w:pBdr>
        <w:tabs>
          <w:tab w:val="left" w:pos="1134"/>
        </w:tabs>
        <w:spacing w:before="120" w:after="0"/>
        <w:ind w:firstLine="709"/>
      </w:pPr>
      <w:r>
        <w:rPr>
          <w:color w:val="000000"/>
          <w:sz w:val="28"/>
          <w:szCs w:val="28"/>
        </w:rPr>
        <w:t>Bổ sung thêm tính năng quản lý nhà ở tái định cư, nhà ở nông thôn, chuyển nhượng dự á</w:t>
      </w:r>
      <w:r>
        <w:rPr>
          <w:color w:val="000000"/>
          <w:sz w:val="28"/>
          <w:szCs w:val="28"/>
        </w:rPr>
        <w:t>n BĐS</w:t>
      </w:r>
    </w:p>
    <w:p w14:paraId="702600B7" w14:textId="77777777" w:rsidR="00B40AAF" w:rsidRDefault="00746E6D">
      <w:pPr>
        <w:numPr>
          <w:ilvl w:val="0"/>
          <w:numId w:val="21"/>
        </w:numPr>
        <w:pBdr>
          <w:top w:val="nil"/>
          <w:left w:val="nil"/>
          <w:bottom w:val="nil"/>
          <w:right w:val="nil"/>
          <w:between w:val="nil"/>
        </w:pBdr>
        <w:tabs>
          <w:tab w:val="left" w:pos="1134"/>
        </w:tabs>
        <w:spacing w:before="120" w:after="0"/>
        <w:ind w:left="0" w:firstLine="709"/>
        <w:rPr>
          <w:color w:val="000000"/>
          <w:sz w:val="28"/>
          <w:szCs w:val="28"/>
        </w:rPr>
      </w:pPr>
      <w:r>
        <w:rPr>
          <w:color w:val="000000"/>
          <w:sz w:val="28"/>
          <w:szCs w:val="28"/>
        </w:rPr>
        <w:t>Chuyển giao quản trị và hướng dẫn khai thác sử dụng mỗi phần mềm cho người dùng:</w:t>
      </w:r>
    </w:p>
    <w:p w14:paraId="7CF65A66" w14:textId="77777777" w:rsidR="00B40AAF" w:rsidRDefault="00746E6D">
      <w:pPr>
        <w:numPr>
          <w:ilvl w:val="0"/>
          <w:numId w:val="19"/>
        </w:numPr>
        <w:pBdr>
          <w:top w:val="nil"/>
          <w:left w:val="nil"/>
          <w:bottom w:val="nil"/>
          <w:right w:val="nil"/>
          <w:between w:val="nil"/>
        </w:pBdr>
        <w:tabs>
          <w:tab w:val="left" w:pos="1134"/>
        </w:tabs>
        <w:spacing w:before="120" w:after="0"/>
        <w:ind w:left="0" w:firstLine="709"/>
        <w:rPr>
          <w:color w:val="000000"/>
          <w:sz w:val="28"/>
          <w:szCs w:val="28"/>
        </w:rPr>
      </w:pPr>
      <w:r>
        <w:rPr>
          <w:color w:val="000000"/>
          <w:sz w:val="28"/>
          <w:szCs w:val="28"/>
        </w:rPr>
        <w:t>Phần mềm Quản lý tài sản (Sở xây dựng, Trường trung cấp Xây dựng – 01 lớp quản trị và 02 lớp khai thác mỗi lớp 25 người)</w:t>
      </w:r>
    </w:p>
    <w:p w14:paraId="11F6E6E1" w14:textId="77777777" w:rsidR="00B40AAF" w:rsidRDefault="00746E6D">
      <w:pPr>
        <w:numPr>
          <w:ilvl w:val="0"/>
          <w:numId w:val="19"/>
        </w:numPr>
        <w:pBdr>
          <w:top w:val="nil"/>
          <w:left w:val="nil"/>
          <w:bottom w:val="nil"/>
          <w:right w:val="nil"/>
          <w:between w:val="nil"/>
        </w:pBdr>
        <w:tabs>
          <w:tab w:val="left" w:pos="1134"/>
        </w:tabs>
        <w:spacing w:before="120" w:after="0"/>
        <w:ind w:left="0" w:firstLine="709"/>
        <w:rPr>
          <w:color w:val="000000"/>
          <w:sz w:val="28"/>
          <w:szCs w:val="28"/>
        </w:rPr>
      </w:pPr>
      <w:r>
        <w:rPr>
          <w:color w:val="000000"/>
          <w:sz w:val="28"/>
          <w:szCs w:val="28"/>
        </w:rPr>
        <w:lastRenderedPageBreak/>
        <w:t xml:space="preserve">Phần mềm Quàn lý tiền lương (Văn phòng Sở - 01 </w:t>
      </w:r>
      <w:r>
        <w:rPr>
          <w:color w:val="000000"/>
          <w:sz w:val="28"/>
          <w:szCs w:val="28"/>
        </w:rPr>
        <w:t>lớp quản trị và 01 lớp khai thác mỗi lớp 25 người)</w:t>
      </w:r>
    </w:p>
    <w:p w14:paraId="480407E6" w14:textId="77777777" w:rsidR="00B40AAF" w:rsidRDefault="00746E6D">
      <w:pPr>
        <w:numPr>
          <w:ilvl w:val="0"/>
          <w:numId w:val="19"/>
        </w:numPr>
        <w:pBdr>
          <w:top w:val="nil"/>
          <w:left w:val="nil"/>
          <w:bottom w:val="nil"/>
          <w:right w:val="nil"/>
          <w:between w:val="nil"/>
        </w:pBdr>
        <w:tabs>
          <w:tab w:val="left" w:pos="1134"/>
        </w:tabs>
        <w:spacing w:before="120" w:after="0"/>
        <w:ind w:left="0" w:firstLine="709"/>
        <w:rPr>
          <w:color w:val="000000"/>
          <w:sz w:val="28"/>
          <w:szCs w:val="28"/>
        </w:rPr>
      </w:pPr>
      <w:r>
        <w:rPr>
          <w:color w:val="000000"/>
          <w:sz w:val="28"/>
          <w:szCs w:val="28"/>
        </w:rPr>
        <w:t>Phần mềm Quản lý giao việc (Văn phòng Sở - 01 lớp quản trị và 01 lớp khai thác mỗi lớp 25 người)</w:t>
      </w:r>
    </w:p>
    <w:p w14:paraId="5DAFEB4E" w14:textId="77777777" w:rsidR="00B40AAF" w:rsidRDefault="00746E6D">
      <w:pPr>
        <w:numPr>
          <w:ilvl w:val="0"/>
          <w:numId w:val="19"/>
        </w:numPr>
        <w:pBdr>
          <w:top w:val="nil"/>
          <w:left w:val="nil"/>
          <w:bottom w:val="nil"/>
          <w:right w:val="nil"/>
          <w:between w:val="nil"/>
        </w:pBdr>
        <w:tabs>
          <w:tab w:val="left" w:pos="1134"/>
        </w:tabs>
        <w:spacing w:before="120" w:after="0"/>
        <w:ind w:left="0" w:firstLine="709"/>
        <w:rPr>
          <w:color w:val="000000"/>
          <w:sz w:val="28"/>
          <w:szCs w:val="28"/>
        </w:rPr>
      </w:pPr>
      <w:r>
        <w:rPr>
          <w:color w:val="000000"/>
          <w:sz w:val="28"/>
          <w:szCs w:val="28"/>
        </w:rPr>
        <w:t>Phần mềm Pháp chế xây dựng (Phòng Pháp chế - 01 lớp quản trị và 01 lớp khai thác mỗi lớp 25 người).</w:t>
      </w:r>
    </w:p>
    <w:p w14:paraId="40E2E6A1" w14:textId="77777777" w:rsidR="00B40AAF" w:rsidRDefault="00746E6D">
      <w:pPr>
        <w:numPr>
          <w:ilvl w:val="0"/>
          <w:numId w:val="19"/>
        </w:numPr>
        <w:pBdr>
          <w:top w:val="nil"/>
          <w:left w:val="nil"/>
          <w:bottom w:val="nil"/>
          <w:right w:val="nil"/>
          <w:between w:val="nil"/>
        </w:pBdr>
        <w:tabs>
          <w:tab w:val="left" w:pos="1134"/>
        </w:tabs>
        <w:spacing w:before="120" w:after="0"/>
        <w:ind w:left="0" w:firstLine="709"/>
        <w:rPr>
          <w:color w:val="000000"/>
          <w:sz w:val="28"/>
          <w:szCs w:val="28"/>
        </w:rPr>
      </w:pPr>
      <w:r>
        <w:rPr>
          <w:color w:val="000000"/>
          <w:sz w:val="28"/>
          <w:szCs w:val="28"/>
        </w:rPr>
        <w:t>Phần mềm Quản lý vật liệu xây dựng (Phòng Vật liệu xây dựng - 01 lớp quản trị và 01 lớp khai thác mỗi lớp 25 người).</w:t>
      </w:r>
    </w:p>
    <w:p w14:paraId="5BB6796A" w14:textId="77777777" w:rsidR="00B40AAF" w:rsidRDefault="00746E6D">
      <w:pPr>
        <w:numPr>
          <w:ilvl w:val="0"/>
          <w:numId w:val="19"/>
        </w:numPr>
        <w:pBdr>
          <w:top w:val="nil"/>
          <w:left w:val="nil"/>
          <w:bottom w:val="nil"/>
          <w:right w:val="nil"/>
          <w:between w:val="nil"/>
        </w:pBdr>
        <w:tabs>
          <w:tab w:val="left" w:pos="1134"/>
        </w:tabs>
        <w:spacing w:before="120" w:after="0"/>
        <w:ind w:left="0" w:firstLine="709"/>
        <w:rPr>
          <w:color w:val="000000"/>
          <w:sz w:val="28"/>
          <w:szCs w:val="28"/>
        </w:rPr>
      </w:pPr>
      <w:r>
        <w:rPr>
          <w:color w:val="000000"/>
          <w:sz w:val="28"/>
          <w:szCs w:val="28"/>
        </w:rPr>
        <w:t>Phần mềm Quản lý nhân sự (Sở xây dựng 0</w:t>
      </w:r>
      <w:r>
        <w:rPr>
          <w:color w:val="000000"/>
          <w:sz w:val="28"/>
          <w:szCs w:val="28"/>
        </w:rPr>
        <w:t>1 lớp quản trị và 02 lớp khai thác mỗi lớp 25 người).</w:t>
      </w:r>
    </w:p>
    <w:p w14:paraId="025CC9ED" w14:textId="77777777" w:rsidR="00B40AAF" w:rsidRDefault="00746E6D">
      <w:pPr>
        <w:numPr>
          <w:ilvl w:val="0"/>
          <w:numId w:val="19"/>
        </w:numPr>
        <w:pBdr>
          <w:top w:val="nil"/>
          <w:left w:val="nil"/>
          <w:bottom w:val="nil"/>
          <w:right w:val="nil"/>
          <w:between w:val="nil"/>
        </w:pBdr>
        <w:tabs>
          <w:tab w:val="left" w:pos="1134"/>
        </w:tabs>
        <w:spacing w:before="120" w:after="0"/>
        <w:ind w:left="0" w:firstLine="709"/>
        <w:rPr>
          <w:color w:val="000000"/>
          <w:sz w:val="28"/>
          <w:szCs w:val="28"/>
        </w:rPr>
      </w:pPr>
      <w:r>
        <w:rPr>
          <w:color w:val="000000"/>
          <w:sz w:val="28"/>
          <w:szCs w:val="28"/>
        </w:rPr>
        <w:t>Phần mềm Thanh tra Sở (Thanh tra Sở - 01 lớp quản trị và 01 lớp khai thác mỗi lớp 25 người).</w:t>
      </w:r>
    </w:p>
    <w:p w14:paraId="3CBB4A96" w14:textId="77777777" w:rsidR="00B40AAF" w:rsidRDefault="00746E6D">
      <w:pPr>
        <w:numPr>
          <w:ilvl w:val="0"/>
          <w:numId w:val="19"/>
        </w:numPr>
        <w:pBdr>
          <w:top w:val="nil"/>
          <w:left w:val="nil"/>
          <w:bottom w:val="nil"/>
          <w:right w:val="nil"/>
          <w:between w:val="nil"/>
        </w:pBdr>
        <w:tabs>
          <w:tab w:val="left" w:pos="1134"/>
        </w:tabs>
        <w:spacing w:before="120" w:after="0"/>
        <w:ind w:left="0" w:firstLine="709"/>
        <w:rPr>
          <w:color w:val="000000"/>
          <w:sz w:val="28"/>
          <w:szCs w:val="28"/>
        </w:rPr>
      </w:pPr>
      <w:r>
        <w:rPr>
          <w:color w:val="000000"/>
          <w:sz w:val="28"/>
          <w:szCs w:val="28"/>
        </w:rPr>
        <w:t>Phần mềm Quản lý hạ tầng (Trung tâm quản lý hạ tầng - 01 lớp quản trị và 01 lớp khai thác mỗi lớp 25 người).</w:t>
      </w:r>
    </w:p>
    <w:p w14:paraId="78292CE4" w14:textId="77777777" w:rsidR="00B40AAF" w:rsidRDefault="00746E6D">
      <w:pPr>
        <w:numPr>
          <w:ilvl w:val="0"/>
          <w:numId w:val="19"/>
        </w:numPr>
        <w:pBdr>
          <w:top w:val="nil"/>
          <w:left w:val="nil"/>
          <w:bottom w:val="nil"/>
          <w:right w:val="nil"/>
          <w:between w:val="nil"/>
        </w:pBdr>
        <w:tabs>
          <w:tab w:val="left" w:pos="1134"/>
        </w:tabs>
        <w:spacing w:before="120" w:after="0"/>
        <w:ind w:left="0" w:firstLine="709"/>
        <w:rPr>
          <w:color w:val="000000"/>
          <w:sz w:val="28"/>
          <w:szCs w:val="28"/>
        </w:rPr>
      </w:pPr>
      <w:r>
        <w:rPr>
          <w:color w:val="000000"/>
          <w:sz w:val="28"/>
          <w:szCs w:val="28"/>
        </w:rPr>
        <w:t>Phần mềm Quản lý Chứng chỉ môi giới bất động sản (Trường Trung cấp xây dựng - 01 lớp quản trị và 01 lớp khai thác mỗi lớp 25 người).</w:t>
      </w:r>
    </w:p>
    <w:p w14:paraId="5EAC13D9" w14:textId="77777777" w:rsidR="00B40AAF" w:rsidRDefault="00746E6D">
      <w:pPr>
        <w:numPr>
          <w:ilvl w:val="0"/>
          <w:numId w:val="19"/>
        </w:numPr>
        <w:pBdr>
          <w:top w:val="nil"/>
          <w:left w:val="nil"/>
          <w:bottom w:val="nil"/>
          <w:right w:val="nil"/>
          <w:between w:val="nil"/>
        </w:pBdr>
        <w:tabs>
          <w:tab w:val="left" w:pos="1134"/>
        </w:tabs>
        <w:spacing w:before="120" w:after="0"/>
        <w:ind w:left="0" w:firstLine="709"/>
        <w:rPr>
          <w:color w:val="000000"/>
          <w:sz w:val="28"/>
          <w:szCs w:val="28"/>
        </w:rPr>
      </w:pPr>
      <w:r>
        <w:rPr>
          <w:color w:val="000000"/>
          <w:sz w:val="28"/>
          <w:szCs w:val="28"/>
        </w:rPr>
        <w:t>App mobile khai thác, tra cứu, tổng hợp báo cáo của phòng chuyên môn, đơn vị sự nghiệp (Sở Xây dựng - 01 lớp quản trị và 02</w:t>
      </w:r>
      <w:r>
        <w:rPr>
          <w:color w:val="000000"/>
          <w:sz w:val="28"/>
          <w:szCs w:val="28"/>
        </w:rPr>
        <w:t xml:space="preserve"> lớp khai thác mỗi lớp 25 người)</w:t>
      </w:r>
    </w:p>
    <w:p w14:paraId="0A8250C4" w14:textId="77777777" w:rsidR="00B40AAF" w:rsidRDefault="00746E6D">
      <w:pPr>
        <w:numPr>
          <w:ilvl w:val="0"/>
          <w:numId w:val="19"/>
        </w:numPr>
        <w:pBdr>
          <w:top w:val="nil"/>
          <w:left w:val="nil"/>
          <w:bottom w:val="nil"/>
          <w:right w:val="nil"/>
          <w:between w:val="nil"/>
        </w:pBdr>
        <w:tabs>
          <w:tab w:val="left" w:pos="1134"/>
        </w:tabs>
        <w:spacing w:before="120" w:after="0"/>
        <w:ind w:left="0" w:firstLine="709"/>
        <w:rPr>
          <w:color w:val="000000"/>
          <w:sz w:val="28"/>
          <w:szCs w:val="28"/>
        </w:rPr>
      </w:pPr>
      <w:r>
        <w:rPr>
          <w:color w:val="000000"/>
          <w:sz w:val="28"/>
          <w:szCs w:val="28"/>
        </w:rPr>
        <w:t>Nâng cấp phần mềm cấp phép xây dựng bổ sung chức năng Quản lý thông tin quận, huyện (Phòng Cấp phép xây dựng, 30 quận/huyện đơn vị liên quan - 01 lớp quản trị và 02 lớp khai thác mỗi lớp 25 người)</w:t>
      </w:r>
    </w:p>
    <w:p w14:paraId="44611604" w14:textId="77777777" w:rsidR="00B40AAF" w:rsidRDefault="00746E6D">
      <w:pPr>
        <w:numPr>
          <w:ilvl w:val="0"/>
          <w:numId w:val="19"/>
        </w:numPr>
        <w:pBdr>
          <w:top w:val="nil"/>
          <w:left w:val="nil"/>
          <w:bottom w:val="nil"/>
          <w:right w:val="nil"/>
          <w:between w:val="nil"/>
        </w:pBdr>
        <w:tabs>
          <w:tab w:val="left" w:pos="1134"/>
        </w:tabs>
        <w:spacing w:before="120" w:after="0"/>
        <w:ind w:left="0" w:firstLine="709"/>
        <w:rPr>
          <w:color w:val="000000"/>
          <w:sz w:val="28"/>
          <w:szCs w:val="28"/>
        </w:rPr>
      </w:pPr>
      <w:r>
        <w:rPr>
          <w:color w:val="000000"/>
          <w:sz w:val="28"/>
          <w:szCs w:val="28"/>
        </w:rPr>
        <w:t xml:space="preserve">Nâng cấp phần mềm Quản lý </w:t>
      </w:r>
      <w:r>
        <w:rPr>
          <w:color w:val="000000"/>
          <w:sz w:val="28"/>
          <w:szCs w:val="28"/>
        </w:rPr>
        <w:t xml:space="preserve">dự án </w:t>
      </w:r>
    </w:p>
    <w:p w14:paraId="5B9674BD" w14:textId="77777777" w:rsidR="00B40AAF" w:rsidRDefault="00746E6D">
      <w:pPr>
        <w:numPr>
          <w:ilvl w:val="0"/>
          <w:numId w:val="23"/>
        </w:numPr>
        <w:pBdr>
          <w:top w:val="nil"/>
          <w:left w:val="nil"/>
          <w:bottom w:val="nil"/>
          <w:right w:val="nil"/>
          <w:between w:val="nil"/>
        </w:pBdr>
        <w:tabs>
          <w:tab w:val="left" w:pos="1134"/>
        </w:tabs>
        <w:spacing w:before="120" w:after="0"/>
        <w:ind w:firstLine="709"/>
        <w:rPr>
          <w:color w:val="000000"/>
          <w:sz w:val="28"/>
          <w:szCs w:val="28"/>
        </w:rPr>
      </w:pPr>
      <w:r>
        <w:rPr>
          <w:color w:val="000000"/>
          <w:sz w:val="28"/>
          <w:szCs w:val="28"/>
        </w:rPr>
        <w:t>Bổ sung tính năng quản lý Thẩm định giá bán nhà ở xã hội (Phòng Kinh tế xây dựng - 01 lớp quản trị và 01 lớp khai thác mỗi lớp 25 người)</w:t>
      </w:r>
    </w:p>
    <w:p w14:paraId="360955F8" w14:textId="77777777" w:rsidR="00B40AAF" w:rsidRDefault="00746E6D">
      <w:pPr>
        <w:numPr>
          <w:ilvl w:val="0"/>
          <w:numId w:val="23"/>
        </w:numPr>
        <w:pBdr>
          <w:top w:val="nil"/>
          <w:left w:val="nil"/>
          <w:bottom w:val="nil"/>
          <w:right w:val="nil"/>
          <w:between w:val="nil"/>
        </w:pBdr>
        <w:tabs>
          <w:tab w:val="left" w:pos="1134"/>
        </w:tabs>
        <w:spacing w:before="120" w:after="0"/>
        <w:ind w:firstLine="709"/>
        <w:rPr>
          <w:color w:val="000000"/>
          <w:sz w:val="28"/>
          <w:szCs w:val="28"/>
        </w:rPr>
      </w:pPr>
      <w:r>
        <w:rPr>
          <w:color w:val="000000"/>
          <w:sz w:val="28"/>
          <w:szCs w:val="28"/>
        </w:rPr>
        <w:t>Bổ sung tính năng quản lý hồ sơ dự án điện tử giúp tạo mô hình chuẩn liên thông giữa các phòng ban, rút ngắn thờ</w:t>
      </w:r>
      <w:r>
        <w:rPr>
          <w:color w:val="000000"/>
          <w:sz w:val="28"/>
          <w:szCs w:val="28"/>
        </w:rPr>
        <w:t>i gian xử lý TTHC liên quan đến các dự án nhà ở thương mại. (Phòng Phát triển đô thị - 01 lớp quản trị và 01 lớp khai thác mỗi lớp 25 người)</w:t>
      </w:r>
    </w:p>
    <w:p w14:paraId="1F33E6BC" w14:textId="77777777" w:rsidR="00B40AAF" w:rsidRDefault="00746E6D">
      <w:pPr>
        <w:numPr>
          <w:ilvl w:val="0"/>
          <w:numId w:val="23"/>
        </w:numPr>
        <w:pBdr>
          <w:top w:val="nil"/>
          <w:left w:val="nil"/>
          <w:bottom w:val="nil"/>
          <w:right w:val="nil"/>
          <w:between w:val="nil"/>
        </w:pBdr>
        <w:tabs>
          <w:tab w:val="left" w:pos="1134"/>
        </w:tabs>
        <w:spacing w:before="120" w:after="0"/>
        <w:ind w:firstLine="709"/>
        <w:rPr>
          <w:color w:val="000000"/>
          <w:sz w:val="28"/>
          <w:szCs w:val="28"/>
        </w:rPr>
      </w:pPr>
      <w:r>
        <w:rPr>
          <w:color w:val="000000"/>
          <w:sz w:val="28"/>
          <w:szCs w:val="28"/>
        </w:rPr>
        <w:lastRenderedPageBreak/>
        <w:t>Bổ sung thêm tính năng quản lý nhà ở tái định cư, nhà ở nông thôn, chuyển nhượng dự án BĐS (Phòng Phát triển nhà và</w:t>
      </w:r>
      <w:r>
        <w:rPr>
          <w:color w:val="000000"/>
          <w:sz w:val="28"/>
          <w:szCs w:val="28"/>
        </w:rPr>
        <w:t xml:space="preserve"> thị trường BĐS - 01 lớp quản trị và 01 lớp khai thác mỗi lớp 25 người)</w:t>
      </w:r>
    </w:p>
    <w:p w14:paraId="25277365" w14:textId="77777777" w:rsidR="00B40AAF" w:rsidRPr="00A37CFA" w:rsidRDefault="00746E6D">
      <w:pPr>
        <w:pStyle w:val="Heading1"/>
        <w:numPr>
          <w:ilvl w:val="0"/>
          <w:numId w:val="1"/>
        </w:numPr>
        <w:ind w:left="284" w:firstLine="141"/>
        <w:rPr>
          <w:lang w:val="vi-VN"/>
        </w:rPr>
      </w:pPr>
      <w:bookmarkStart w:id="40" w:name="_heading=h.3fwokq0" w:colFirst="0" w:colLast="0"/>
      <w:bookmarkEnd w:id="40"/>
      <w:r w:rsidRPr="00A37CFA">
        <w:rPr>
          <w:lang w:val="vi-VN"/>
        </w:rPr>
        <w:t>THUY</w:t>
      </w:r>
      <w:r w:rsidRPr="00A37CFA">
        <w:rPr>
          <w:lang w:val="vi-VN"/>
        </w:rPr>
        <w:t>Ế</w:t>
      </w:r>
      <w:r w:rsidRPr="00A37CFA">
        <w:rPr>
          <w:lang w:val="vi-VN"/>
        </w:rPr>
        <w:t>T MINH PHƯƠNG ÁN, GI</w:t>
      </w:r>
      <w:r w:rsidRPr="00A37CFA">
        <w:rPr>
          <w:lang w:val="vi-VN"/>
        </w:rPr>
        <w:t>Ả</w:t>
      </w:r>
      <w:r w:rsidRPr="00A37CFA">
        <w:rPr>
          <w:lang w:val="vi-VN"/>
        </w:rPr>
        <w:t>I PHÁP K</w:t>
      </w:r>
      <w:r w:rsidRPr="00A37CFA">
        <w:rPr>
          <w:lang w:val="vi-VN"/>
        </w:rPr>
        <w:t>Ỹ</w:t>
      </w:r>
      <w:r w:rsidRPr="00A37CFA">
        <w:rPr>
          <w:lang w:val="vi-VN"/>
        </w:rPr>
        <w:t xml:space="preserve"> THU</w:t>
      </w:r>
      <w:r w:rsidRPr="00A37CFA">
        <w:rPr>
          <w:lang w:val="vi-VN"/>
        </w:rPr>
        <w:t>Ậ</w:t>
      </w:r>
      <w:r w:rsidRPr="00A37CFA">
        <w:rPr>
          <w:lang w:val="vi-VN"/>
        </w:rPr>
        <w:t>T, CÔNG NGH</w:t>
      </w:r>
      <w:r w:rsidRPr="00A37CFA">
        <w:rPr>
          <w:lang w:val="vi-VN"/>
        </w:rPr>
        <w:t>Ệ</w:t>
      </w:r>
      <w:r w:rsidRPr="00A37CFA">
        <w:rPr>
          <w:lang w:val="vi-VN"/>
        </w:rPr>
        <w:t xml:space="preserve"> ĐƯ</w:t>
      </w:r>
      <w:r w:rsidRPr="00A37CFA">
        <w:rPr>
          <w:lang w:val="vi-VN"/>
        </w:rPr>
        <w:t>Ợ</w:t>
      </w:r>
      <w:r w:rsidRPr="00A37CFA">
        <w:rPr>
          <w:lang w:val="vi-VN"/>
        </w:rPr>
        <w:t>C Đ</w:t>
      </w:r>
      <w:r w:rsidRPr="00A37CFA">
        <w:rPr>
          <w:lang w:val="vi-VN"/>
        </w:rPr>
        <w:t>Ề</w:t>
      </w:r>
      <w:r w:rsidRPr="00A37CFA">
        <w:rPr>
          <w:lang w:val="vi-VN"/>
        </w:rPr>
        <w:t xml:space="preserve"> XU</w:t>
      </w:r>
      <w:r w:rsidRPr="00A37CFA">
        <w:rPr>
          <w:lang w:val="vi-VN"/>
        </w:rPr>
        <w:t>Ấ</w:t>
      </w:r>
      <w:r w:rsidRPr="00A37CFA">
        <w:rPr>
          <w:lang w:val="vi-VN"/>
        </w:rPr>
        <w:t>T</w:t>
      </w:r>
    </w:p>
    <w:p w14:paraId="7582ACE6" w14:textId="77777777" w:rsidR="00B40AAF" w:rsidRDefault="00746E6D">
      <w:pPr>
        <w:pStyle w:val="Heading2"/>
        <w:numPr>
          <w:ilvl w:val="1"/>
          <w:numId w:val="1"/>
        </w:numPr>
      </w:pPr>
      <w:bookmarkStart w:id="41" w:name="_heading=h.1v1yuxt" w:colFirst="0" w:colLast="0"/>
      <w:bookmarkEnd w:id="41"/>
      <w:r>
        <w:t>Mô hình h</w:t>
      </w:r>
      <w:r>
        <w:t>ệ</w:t>
      </w:r>
      <w:r>
        <w:t xml:space="preserve"> th</w:t>
      </w:r>
      <w:r>
        <w:t>ố</w:t>
      </w:r>
      <w:r>
        <w:t>ng</w:t>
      </w:r>
    </w:p>
    <w:p w14:paraId="312FF123" w14:textId="77777777" w:rsidR="00B40AAF" w:rsidRDefault="00746E6D">
      <w:pPr>
        <w:pStyle w:val="Heading3"/>
        <w:numPr>
          <w:ilvl w:val="2"/>
          <w:numId w:val="1"/>
        </w:numPr>
        <w:rPr>
          <w:color w:val="000000"/>
        </w:rPr>
      </w:pPr>
      <w:bookmarkStart w:id="42" w:name="_heading=h.4f1mdlm" w:colFirst="0" w:colLast="0"/>
      <w:bookmarkEnd w:id="42"/>
      <w:r>
        <w:rPr>
          <w:color w:val="000000"/>
        </w:rPr>
        <w:t>Mô hình ki</w:t>
      </w:r>
      <w:r>
        <w:rPr>
          <w:color w:val="000000"/>
        </w:rPr>
        <w:t>ế</w:t>
      </w:r>
      <w:r>
        <w:rPr>
          <w:color w:val="000000"/>
        </w:rPr>
        <w:t>n trúc h</w:t>
      </w:r>
      <w:r>
        <w:rPr>
          <w:color w:val="000000"/>
        </w:rPr>
        <w:t>ệ</w:t>
      </w:r>
      <w:r>
        <w:rPr>
          <w:color w:val="000000"/>
        </w:rPr>
        <w:t xml:space="preserve"> th</w:t>
      </w:r>
      <w:r>
        <w:rPr>
          <w:color w:val="000000"/>
        </w:rPr>
        <w:t>ố</w:t>
      </w:r>
      <w:r>
        <w:rPr>
          <w:color w:val="000000"/>
        </w:rPr>
        <w:t>ng</w:t>
      </w:r>
    </w:p>
    <w:p w14:paraId="17428FAD" w14:textId="77777777" w:rsidR="00B40AAF" w:rsidRDefault="00746E6D">
      <w:pPr>
        <w:spacing w:after="0"/>
        <w:jc w:val="center"/>
        <w:rPr>
          <w:color w:val="000000"/>
          <w:sz w:val="28"/>
          <w:szCs w:val="28"/>
        </w:rPr>
      </w:pPr>
      <w:r>
        <w:rPr>
          <w:color w:val="000000"/>
          <w:sz w:val="28"/>
          <w:szCs w:val="28"/>
        </w:rPr>
        <w:object w:dxaOrig="9781" w:dyaOrig="8055" w14:anchorId="1304C5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8.8pt;height:402.95pt" o:ole="">
            <v:imagedata r:id="rId14" o:title=""/>
          </v:shape>
          <o:OLEObject Type="Embed" ProgID="Visio.Drawing.15" ShapeID="_x0000_i1025" DrawAspect="Content" ObjectID="_1747598200" r:id="rId15"/>
        </w:object>
      </w:r>
    </w:p>
    <w:p w14:paraId="6F8EB005" w14:textId="77777777" w:rsidR="00B40AAF" w:rsidRDefault="00746E6D">
      <w:pPr>
        <w:pBdr>
          <w:top w:val="nil"/>
          <w:left w:val="nil"/>
          <w:bottom w:val="nil"/>
          <w:right w:val="nil"/>
          <w:between w:val="nil"/>
        </w:pBdr>
        <w:tabs>
          <w:tab w:val="left" w:pos="1276"/>
        </w:tabs>
        <w:spacing w:before="120" w:after="0"/>
        <w:ind w:firstLine="709"/>
        <w:rPr>
          <w:color w:val="000000"/>
          <w:sz w:val="28"/>
          <w:szCs w:val="28"/>
        </w:rPr>
      </w:pPr>
      <w:r>
        <w:rPr>
          <w:color w:val="000000"/>
          <w:sz w:val="28"/>
          <w:szCs w:val="28"/>
        </w:rPr>
        <w:t xml:space="preserve">Giao diện: là nơi cung cấp các giao diện chức năng (web hoặc app mobile) cho người sử dụng tại đơn vị. </w:t>
      </w:r>
    </w:p>
    <w:p w14:paraId="5003974B" w14:textId="77777777" w:rsidR="00B40AAF" w:rsidRDefault="00746E6D">
      <w:pPr>
        <w:pBdr>
          <w:top w:val="nil"/>
          <w:left w:val="nil"/>
          <w:bottom w:val="nil"/>
          <w:right w:val="nil"/>
          <w:between w:val="nil"/>
        </w:pBdr>
        <w:tabs>
          <w:tab w:val="left" w:pos="1276"/>
        </w:tabs>
        <w:spacing w:before="120" w:after="0"/>
        <w:ind w:firstLine="709"/>
        <w:rPr>
          <w:color w:val="000000"/>
          <w:sz w:val="28"/>
          <w:szCs w:val="28"/>
        </w:rPr>
      </w:pPr>
      <w:r>
        <w:rPr>
          <w:color w:val="000000"/>
          <w:sz w:val="28"/>
          <w:szCs w:val="28"/>
        </w:rPr>
        <w:t xml:space="preserve">Người dùng có thể truy cập sử dụng hệ thống thông qua hệ thống mạng LAN/WAN/Internet. </w:t>
      </w:r>
    </w:p>
    <w:p w14:paraId="34CFEC3E" w14:textId="77777777" w:rsidR="00B40AAF" w:rsidRDefault="00746E6D">
      <w:pPr>
        <w:pBdr>
          <w:top w:val="nil"/>
          <w:left w:val="nil"/>
          <w:bottom w:val="nil"/>
          <w:right w:val="nil"/>
          <w:between w:val="nil"/>
        </w:pBdr>
        <w:tabs>
          <w:tab w:val="left" w:pos="1276"/>
        </w:tabs>
        <w:spacing w:before="120" w:after="0"/>
        <w:ind w:firstLine="709"/>
        <w:rPr>
          <w:color w:val="000000"/>
          <w:sz w:val="28"/>
          <w:szCs w:val="28"/>
        </w:rPr>
      </w:pPr>
      <w:r>
        <w:rPr>
          <w:color w:val="000000"/>
          <w:sz w:val="28"/>
          <w:szCs w:val="28"/>
        </w:rPr>
        <w:lastRenderedPageBreak/>
        <w:t>Hệ thống bao gồm các phân hệ chức năng như sau:</w:t>
      </w:r>
    </w:p>
    <w:p w14:paraId="27A6D1C1" w14:textId="77777777" w:rsidR="00B40AAF" w:rsidRDefault="00746E6D">
      <w:pPr>
        <w:numPr>
          <w:ilvl w:val="0"/>
          <w:numId w:val="19"/>
        </w:numPr>
        <w:pBdr>
          <w:top w:val="nil"/>
          <w:left w:val="nil"/>
          <w:bottom w:val="nil"/>
          <w:right w:val="nil"/>
          <w:between w:val="nil"/>
        </w:pBdr>
        <w:tabs>
          <w:tab w:val="left" w:pos="1276"/>
        </w:tabs>
        <w:spacing w:before="120" w:after="0"/>
        <w:ind w:left="0" w:firstLine="709"/>
        <w:rPr>
          <w:color w:val="000000"/>
          <w:sz w:val="28"/>
          <w:szCs w:val="28"/>
        </w:rPr>
      </w:pPr>
      <w:r>
        <w:rPr>
          <w:color w:val="000000"/>
          <w:sz w:val="28"/>
          <w:szCs w:val="28"/>
        </w:rPr>
        <w:t xml:space="preserve">Phần mềm Quản lý </w:t>
      </w:r>
      <w:r>
        <w:rPr>
          <w:color w:val="000000"/>
          <w:sz w:val="28"/>
          <w:szCs w:val="28"/>
        </w:rPr>
        <w:t>tài sản.</w:t>
      </w:r>
    </w:p>
    <w:p w14:paraId="45C99AAD" w14:textId="77777777" w:rsidR="00B40AAF" w:rsidRDefault="00746E6D">
      <w:pPr>
        <w:numPr>
          <w:ilvl w:val="0"/>
          <w:numId w:val="19"/>
        </w:numPr>
        <w:pBdr>
          <w:top w:val="nil"/>
          <w:left w:val="nil"/>
          <w:bottom w:val="nil"/>
          <w:right w:val="nil"/>
          <w:between w:val="nil"/>
        </w:pBdr>
        <w:tabs>
          <w:tab w:val="left" w:pos="1276"/>
        </w:tabs>
        <w:spacing w:before="120" w:after="0"/>
        <w:ind w:left="0" w:firstLine="709"/>
        <w:rPr>
          <w:color w:val="000000"/>
          <w:sz w:val="28"/>
          <w:szCs w:val="28"/>
        </w:rPr>
      </w:pPr>
      <w:r>
        <w:rPr>
          <w:color w:val="000000"/>
          <w:sz w:val="28"/>
          <w:szCs w:val="28"/>
        </w:rPr>
        <w:t>Phần mềm Quản lý tiền lương.</w:t>
      </w:r>
    </w:p>
    <w:p w14:paraId="623FB636" w14:textId="77777777" w:rsidR="00B40AAF" w:rsidRDefault="00746E6D">
      <w:pPr>
        <w:numPr>
          <w:ilvl w:val="0"/>
          <w:numId w:val="19"/>
        </w:numPr>
        <w:pBdr>
          <w:top w:val="nil"/>
          <w:left w:val="nil"/>
          <w:bottom w:val="nil"/>
          <w:right w:val="nil"/>
          <w:between w:val="nil"/>
        </w:pBdr>
        <w:tabs>
          <w:tab w:val="left" w:pos="1276"/>
        </w:tabs>
        <w:spacing w:before="120" w:after="0"/>
        <w:ind w:left="0" w:firstLine="709"/>
        <w:rPr>
          <w:color w:val="000000"/>
          <w:sz w:val="28"/>
          <w:szCs w:val="28"/>
        </w:rPr>
      </w:pPr>
      <w:r>
        <w:rPr>
          <w:color w:val="000000"/>
          <w:sz w:val="28"/>
          <w:szCs w:val="28"/>
        </w:rPr>
        <w:t>Phần mềm Quản lý giao việc.</w:t>
      </w:r>
    </w:p>
    <w:p w14:paraId="413E2DE1" w14:textId="77777777" w:rsidR="00B40AAF" w:rsidRDefault="00746E6D">
      <w:pPr>
        <w:numPr>
          <w:ilvl w:val="0"/>
          <w:numId w:val="19"/>
        </w:numPr>
        <w:pBdr>
          <w:top w:val="nil"/>
          <w:left w:val="nil"/>
          <w:bottom w:val="nil"/>
          <w:right w:val="nil"/>
          <w:between w:val="nil"/>
        </w:pBdr>
        <w:tabs>
          <w:tab w:val="left" w:pos="1276"/>
        </w:tabs>
        <w:spacing w:before="120" w:after="0"/>
        <w:ind w:left="0" w:firstLine="709"/>
        <w:rPr>
          <w:color w:val="000000"/>
          <w:sz w:val="28"/>
          <w:szCs w:val="28"/>
        </w:rPr>
      </w:pPr>
      <w:r>
        <w:rPr>
          <w:color w:val="000000"/>
          <w:sz w:val="28"/>
          <w:szCs w:val="28"/>
        </w:rPr>
        <w:t>Phần mềm Pháp chế xây dựng.</w:t>
      </w:r>
    </w:p>
    <w:p w14:paraId="0972D8AC" w14:textId="77777777" w:rsidR="00B40AAF" w:rsidRDefault="00746E6D">
      <w:pPr>
        <w:numPr>
          <w:ilvl w:val="0"/>
          <w:numId w:val="19"/>
        </w:numPr>
        <w:pBdr>
          <w:top w:val="nil"/>
          <w:left w:val="nil"/>
          <w:bottom w:val="nil"/>
          <w:right w:val="nil"/>
          <w:between w:val="nil"/>
        </w:pBdr>
        <w:tabs>
          <w:tab w:val="left" w:pos="1276"/>
        </w:tabs>
        <w:spacing w:before="120" w:after="0"/>
        <w:ind w:left="0" w:firstLine="709"/>
        <w:rPr>
          <w:color w:val="000000"/>
          <w:sz w:val="28"/>
          <w:szCs w:val="28"/>
        </w:rPr>
      </w:pPr>
      <w:r>
        <w:rPr>
          <w:color w:val="000000"/>
          <w:sz w:val="28"/>
          <w:szCs w:val="28"/>
        </w:rPr>
        <w:t>Phần mềm Quản lý vật liệu xây dựng.</w:t>
      </w:r>
    </w:p>
    <w:p w14:paraId="15EF0059" w14:textId="77777777" w:rsidR="00B40AAF" w:rsidRDefault="00746E6D">
      <w:pPr>
        <w:numPr>
          <w:ilvl w:val="0"/>
          <w:numId w:val="19"/>
        </w:numPr>
        <w:pBdr>
          <w:top w:val="nil"/>
          <w:left w:val="nil"/>
          <w:bottom w:val="nil"/>
          <w:right w:val="nil"/>
          <w:between w:val="nil"/>
        </w:pBdr>
        <w:tabs>
          <w:tab w:val="left" w:pos="1276"/>
        </w:tabs>
        <w:spacing w:before="120" w:after="0"/>
        <w:ind w:left="0" w:firstLine="709"/>
        <w:rPr>
          <w:color w:val="000000"/>
          <w:sz w:val="28"/>
          <w:szCs w:val="28"/>
        </w:rPr>
      </w:pPr>
      <w:r>
        <w:rPr>
          <w:color w:val="000000"/>
          <w:sz w:val="28"/>
          <w:szCs w:val="28"/>
        </w:rPr>
        <w:t>Phần mềm Quản lý nhân sự.</w:t>
      </w:r>
    </w:p>
    <w:p w14:paraId="0CED2336" w14:textId="77777777" w:rsidR="00B40AAF" w:rsidRDefault="00746E6D">
      <w:pPr>
        <w:numPr>
          <w:ilvl w:val="0"/>
          <w:numId w:val="19"/>
        </w:numPr>
        <w:pBdr>
          <w:top w:val="nil"/>
          <w:left w:val="nil"/>
          <w:bottom w:val="nil"/>
          <w:right w:val="nil"/>
          <w:between w:val="nil"/>
        </w:pBdr>
        <w:tabs>
          <w:tab w:val="left" w:pos="1276"/>
        </w:tabs>
        <w:spacing w:before="120" w:after="0"/>
        <w:ind w:left="0" w:firstLine="709"/>
      </w:pPr>
      <w:r>
        <w:rPr>
          <w:color w:val="000000"/>
          <w:sz w:val="28"/>
          <w:szCs w:val="28"/>
        </w:rPr>
        <w:t>Phần mềm Thanh tra Sở.</w:t>
      </w:r>
    </w:p>
    <w:p w14:paraId="006C9009" w14:textId="77777777" w:rsidR="00B40AAF" w:rsidRDefault="00746E6D">
      <w:pPr>
        <w:numPr>
          <w:ilvl w:val="0"/>
          <w:numId w:val="19"/>
        </w:numPr>
        <w:pBdr>
          <w:top w:val="nil"/>
          <w:left w:val="nil"/>
          <w:bottom w:val="nil"/>
          <w:right w:val="nil"/>
          <w:between w:val="nil"/>
        </w:pBdr>
        <w:tabs>
          <w:tab w:val="left" w:pos="1276"/>
        </w:tabs>
        <w:spacing w:before="120" w:after="0"/>
        <w:ind w:left="0" w:firstLine="709"/>
      </w:pPr>
      <w:r>
        <w:rPr>
          <w:color w:val="000000"/>
          <w:sz w:val="28"/>
          <w:szCs w:val="28"/>
        </w:rPr>
        <w:t>Phần mềm Quản lý hạ tầng.</w:t>
      </w:r>
    </w:p>
    <w:p w14:paraId="5FDE4C56" w14:textId="77777777" w:rsidR="00B40AAF" w:rsidRDefault="00746E6D">
      <w:pPr>
        <w:numPr>
          <w:ilvl w:val="0"/>
          <w:numId w:val="19"/>
        </w:numPr>
        <w:pBdr>
          <w:top w:val="nil"/>
          <w:left w:val="nil"/>
          <w:bottom w:val="nil"/>
          <w:right w:val="nil"/>
          <w:between w:val="nil"/>
        </w:pBdr>
        <w:tabs>
          <w:tab w:val="left" w:pos="1276"/>
        </w:tabs>
        <w:spacing w:before="120" w:after="0"/>
        <w:ind w:left="0" w:firstLine="709"/>
      </w:pPr>
      <w:r>
        <w:rPr>
          <w:color w:val="000000"/>
          <w:sz w:val="28"/>
          <w:szCs w:val="28"/>
        </w:rPr>
        <w:t>Phần mềm Quản lý Chứng chỉ môi giới bất động sản.</w:t>
      </w:r>
    </w:p>
    <w:p w14:paraId="6E235961" w14:textId="77777777" w:rsidR="00B40AAF" w:rsidRDefault="00746E6D">
      <w:pPr>
        <w:numPr>
          <w:ilvl w:val="0"/>
          <w:numId w:val="19"/>
        </w:numPr>
        <w:pBdr>
          <w:top w:val="nil"/>
          <w:left w:val="nil"/>
          <w:bottom w:val="nil"/>
          <w:right w:val="nil"/>
          <w:between w:val="nil"/>
        </w:pBdr>
        <w:tabs>
          <w:tab w:val="left" w:pos="1276"/>
        </w:tabs>
        <w:spacing w:before="120" w:after="0"/>
        <w:ind w:left="0" w:firstLine="709"/>
      </w:pPr>
      <w:r>
        <w:rPr>
          <w:color w:val="000000"/>
          <w:sz w:val="28"/>
          <w:szCs w:val="28"/>
        </w:rPr>
        <w:t>App mobile khai thác, tra cứu, tổng hợp báo cáo của phòng chuyên môn, đơn vị sự nghiệp</w:t>
      </w:r>
    </w:p>
    <w:p w14:paraId="5D28D73F" w14:textId="77777777" w:rsidR="00B40AAF" w:rsidRDefault="00746E6D">
      <w:pPr>
        <w:numPr>
          <w:ilvl w:val="0"/>
          <w:numId w:val="19"/>
        </w:numPr>
        <w:pBdr>
          <w:top w:val="nil"/>
          <w:left w:val="nil"/>
          <w:bottom w:val="nil"/>
          <w:right w:val="nil"/>
          <w:between w:val="nil"/>
        </w:pBdr>
        <w:tabs>
          <w:tab w:val="left" w:pos="1276"/>
        </w:tabs>
        <w:spacing w:before="120" w:after="0"/>
        <w:ind w:left="0" w:firstLine="709"/>
      </w:pPr>
      <w:r>
        <w:rPr>
          <w:color w:val="000000"/>
          <w:sz w:val="28"/>
          <w:szCs w:val="28"/>
        </w:rPr>
        <w:t>Phần mềm cấp phép xây dựng bổ sung chức năng Quản lý thông tin quận, huyện.</w:t>
      </w:r>
    </w:p>
    <w:p w14:paraId="02D67338" w14:textId="77777777" w:rsidR="00B40AAF" w:rsidRDefault="00746E6D">
      <w:pPr>
        <w:numPr>
          <w:ilvl w:val="0"/>
          <w:numId w:val="19"/>
        </w:numPr>
        <w:pBdr>
          <w:top w:val="nil"/>
          <w:left w:val="nil"/>
          <w:bottom w:val="nil"/>
          <w:right w:val="nil"/>
          <w:between w:val="nil"/>
        </w:pBdr>
        <w:tabs>
          <w:tab w:val="left" w:pos="1276"/>
        </w:tabs>
        <w:spacing w:before="120" w:after="0"/>
        <w:ind w:left="0" w:firstLine="709"/>
      </w:pPr>
      <w:r>
        <w:rPr>
          <w:color w:val="000000"/>
          <w:sz w:val="28"/>
          <w:szCs w:val="28"/>
        </w:rPr>
        <w:t>Phần mềm Quản lý dự án</w:t>
      </w:r>
    </w:p>
    <w:p w14:paraId="780ECAF6" w14:textId="77777777" w:rsidR="00B40AAF" w:rsidRDefault="00746E6D">
      <w:pPr>
        <w:pBdr>
          <w:top w:val="nil"/>
          <w:left w:val="nil"/>
          <w:bottom w:val="nil"/>
          <w:right w:val="nil"/>
          <w:between w:val="nil"/>
        </w:pBdr>
        <w:tabs>
          <w:tab w:val="left" w:pos="1276"/>
        </w:tabs>
        <w:spacing w:before="120" w:after="0"/>
        <w:ind w:firstLine="709"/>
        <w:rPr>
          <w:color w:val="000000"/>
          <w:sz w:val="28"/>
          <w:szCs w:val="28"/>
        </w:rPr>
      </w:pPr>
      <w:r>
        <w:rPr>
          <w:color w:val="000000"/>
          <w:sz w:val="28"/>
          <w:szCs w:val="28"/>
        </w:rPr>
        <w:t>Lớp CSDL: là nơi các</w:t>
      </w:r>
      <w:r>
        <w:rPr>
          <w:color w:val="000000"/>
          <w:sz w:val="28"/>
          <w:szCs w:val="28"/>
        </w:rPr>
        <w:t xml:space="preserve"> sơ sở dữ liệu lưu tại máy chủ CSDL phục vụ cho việc tra cứu, lưu trữ và khai thác.</w:t>
      </w:r>
    </w:p>
    <w:p w14:paraId="6A8D323B" w14:textId="77777777" w:rsidR="00B40AAF" w:rsidRDefault="00746E6D">
      <w:pPr>
        <w:pBdr>
          <w:top w:val="nil"/>
          <w:left w:val="nil"/>
          <w:bottom w:val="nil"/>
          <w:right w:val="nil"/>
          <w:between w:val="nil"/>
        </w:pBdr>
        <w:tabs>
          <w:tab w:val="left" w:pos="1276"/>
        </w:tabs>
        <w:spacing w:before="120" w:after="0"/>
        <w:ind w:firstLine="709"/>
        <w:rPr>
          <w:color w:val="000000"/>
          <w:sz w:val="28"/>
          <w:szCs w:val="28"/>
        </w:rPr>
      </w:pPr>
      <w:r>
        <w:rPr>
          <w:color w:val="000000"/>
          <w:sz w:val="28"/>
          <w:szCs w:val="28"/>
        </w:rPr>
        <w:t>Hạ tầng: Máy chủ web, máy chủ CSDL, máy chủ dịch vụ thư mục (máy chủ LDAP) và mạng.</w:t>
      </w:r>
    </w:p>
    <w:p w14:paraId="45CD03BC" w14:textId="77777777" w:rsidR="00B40AAF" w:rsidRDefault="00B40AAF">
      <w:pPr>
        <w:pBdr>
          <w:top w:val="nil"/>
          <w:left w:val="nil"/>
          <w:bottom w:val="nil"/>
          <w:right w:val="nil"/>
          <w:between w:val="nil"/>
        </w:pBdr>
        <w:spacing w:before="120" w:after="120" w:line="240" w:lineRule="auto"/>
        <w:ind w:left="720" w:hanging="360"/>
        <w:rPr>
          <w:color w:val="000000"/>
          <w:sz w:val="28"/>
          <w:szCs w:val="28"/>
        </w:rPr>
      </w:pPr>
    </w:p>
    <w:p w14:paraId="65151843" w14:textId="77777777" w:rsidR="00B40AAF" w:rsidRDefault="00B40AAF">
      <w:pPr>
        <w:pBdr>
          <w:top w:val="nil"/>
          <w:left w:val="nil"/>
          <w:bottom w:val="nil"/>
          <w:right w:val="nil"/>
          <w:between w:val="nil"/>
        </w:pBdr>
        <w:spacing w:before="120" w:after="120" w:line="240" w:lineRule="auto"/>
        <w:ind w:left="720" w:hanging="360"/>
        <w:rPr>
          <w:color w:val="000000"/>
          <w:sz w:val="28"/>
          <w:szCs w:val="28"/>
        </w:rPr>
      </w:pPr>
    </w:p>
    <w:p w14:paraId="7550C1CA" w14:textId="77777777" w:rsidR="00B40AAF" w:rsidRDefault="00746E6D">
      <w:pPr>
        <w:pStyle w:val="Heading3"/>
        <w:numPr>
          <w:ilvl w:val="2"/>
          <w:numId w:val="1"/>
        </w:numPr>
        <w:rPr>
          <w:color w:val="000000"/>
        </w:rPr>
      </w:pPr>
      <w:bookmarkStart w:id="43" w:name="_heading=h.2u6wntf" w:colFirst="0" w:colLast="0"/>
      <w:bookmarkEnd w:id="43"/>
      <w:r>
        <w:rPr>
          <w:color w:val="000000"/>
        </w:rPr>
        <w:lastRenderedPageBreak/>
        <w:t>Mô hình tri</w:t>
      </w:r>
      <w:r>
        <w:rPr>
          <w:color w:val="000000"/>
        </w:rPr>
        <w:t>ể</w:t>
      </w:r>
      <w:r>
        <w:rPr>
          <w:color w:val="000000"/>
        </w:rPr>
        <w:t>n khai h</w:t>
      </w:r>
      <w:r>
        <w:rPr>
          <w:color w:val="000000"/>
        </w:rPr>
        <w:t>ệ</w:t>
      </w:r>
      <w:r>
        <w:rPr>
          <w:color w:val="000000"/>
        </w:rPr>
        <w:t xml:space="preserve"> th</w:t>
      </w:r>
      <w:r>
        <w:rPr>
          <w:color w:val="000000"/>
        </w:rPr>
        <w:t>ố</w:t>
      </w:r>
      <w:r>
        <w:rPr>
          <w:color w:val="000000"/>
        </w:rPr>
        <w:t>ng</w:t>
      </w:r>
    </w:p>
    <w:p w14:paraId="36276176" w14:textId="77777777" w:rsidR="00B40AAF" w:rsidRDefault="00746E6D">
      <w:pPr>
        <w:jc w:val="center"/>
        <w:rPr>
          <w:color w:val="000000"/>
          <w:sz w:val="28"/>
          <w:szCs w:val="28"/>
        </w:rPr>
      </w:pPr>
      <w:r>
        <w:rPr>
          <w:color w:val="000000"/>
          <w:sz w:val="28"/>
          <w:szCs w:val="28"/>
        </w:rPr>
        <w:object w:dxaOrig="8925" w:dyaOrig="8783" w14:anchorId="392A1C1F">
          <v:shape id="_x0000_i1026" type="#_x0000_t75" style="width:446.55pt;height:439.25pt" o:ole="">
            <v:imagedata r:id="rId16" o:title=""/>
          </v:shape>
          <o:OLEObject Type="Embed" ProgID="Visio.Drawing.11" ShapeID="_x0000_i1026" DrawAspect="Content" ObjectID="_1747598201" r:id="rId17"/>
        </w:object>
      </w:r>
    </w:p>
    <w:p w14:paraId="1FD2C81B" w14:textId="77777777" w:rsidR="00B40AAF" w:rsidRDefault="00746E6D">
      <w:pPr>
        <w:pBdr>
          <w:top w:val="nil"/>
          <w:left w:val="nil"/>
          <w:bottom w:val="nil"/>
          <w:right w:val="nil"/>
          <w:between w:val="nil"/>
        </w:pBdr>
        <w:tabs>
          <w:tab w:val="left" w:pos="993"/>
        </w:tabs>
        <w:spacing w:before="120" w:after="120"/>
        <w:ind w:firstLine="567"/>
        <w:rPr>
          <w:color w:val="000000"/>
          <w:sz w:val="28"/>
          <w:szCs w:val="28"/>
        </w:rPr>
      </w:pPr>
      <w:r>
        <w:rPr>
          <w:color w:val="000000"/>
          <w:sz w:val="28"/>
          <w:szCs w:val="28"/>
        </w:rPr>
        <w:t xml:space="preserve">Hệ thống sẽ được cài đặt tập trung tại hệ thống máy chủ thuê tập trung tại trung tâm dữ liệu. Người dùng sẽ sử dụng hệ thống phần mềm thông qua kết nối Internet. </w:t>
      </w:r>
    </w:p>
    <w:p w14:paraId="74537E49" w14:textId="77777777" w:rsidR="00B40AAF" w:rsidRDefault="00746E6D">
      <w:pPr>
        <w:pBdr>
          <w:top w:val="nil"/>
          <w:left w:val="nil"/>
          <w:bottom w:val="nil"/>
          <w:right w:val="nil"/>
          <w:between w:val="nil"/>
        </w:pBdr>
        <w:tabs>
          <w:tab w:val="left" w:pos="993"/>
        </w:tabs>
        <w:spacing w:before="120" w:after="120"/>
        <w:ind w:firstLine="567"/>
        <w:rPr>
          <w:color w:val="000000"/>
          <w:sz w:val="28"/>
          <w:szCs w:val="28"/>
        </w:rPr>
      </w:pPr>
      <w:r>
        <w:rPr>
          <w:color w:val="000000"/>
          <w:sz w:val="28"/>
          <w:szCs w:val="28"/>
        </w:rPr>
        <w:t xml:space="preserve">Hệ thống mạng dự kiến sẽ triển khai 03 máy chủ: </w:t>
      </w:r>
    </w:p>
    <w:p w14:paraId="4220A57D" w14:textId="77777777" w:rsidR="00B40AAF" w:rsidRDefault="00746E6D">
      <w:pPr>
        <w:numPr>
          <w:ilvl w:val="0"/>
          <w:numId w:val="19"/>
        </w:numPr>
        <w:pBdr>
          <w:top w:val="nil"/>
          <w:left w:val="nil"/>
          <w:bottom w:val="nil"/>
          <w:right w:val="nil"/>
          <w:between w:val="nil"/>
        </w:pBdr>
        <w:tabs>
          <w:tab w:val="left" w:pos="993"/>
        </w:tabs>
        <w:spacing w:before="120" w:after="120"/>
        <w:ind w:left="0" w:firstLine="567"/>
        <w:rPr>
          <w:color w:val="000000"/>
          <w:sz w:val="28"/>
          <w:szCs w:val="28"/>
        </w:rPr>
      </w:pPr>
      <w:r>
        <w:rPr>
          <w:color w:val="000000"/>
          <w:sz w:val="28"/>
          <w:szCs w:val="28"/>
        </w:rPr>
        <w:t>01 máy chủ Database: cài đặt hệ quản trị CSD</w:t>
      </w:r>
      <w:r>
        <w:rPr>
          <w:color w:val="000000"/>
          <w:sz w:val="28"/>
          <w:szCs w:val="28"/>
        </w:rPr>
        <w:t>L phục vụ việc lưu trữ dữ liệu của hệ thống phần mềm</w:t>
      </w:r>
    </w:p>
    <w:p w14:paraId="797986B2" w14:textId="77777777" w:rsidR="00B40AAF" w:rsidRDefault="00746E6D">
      <w:pPr>
        <w:numPr>
          <w:ilvl w:val="0"/>
          <w:numId w:val="19"/>
        </w:numPr>
        <w:pBdr>
          <w:top w:val="nil"/>
          <w:left w:val="nil"/>
          <w:bottom w:val="nil"/>
          <w:right w:val="nil"/>
          <w:between w:val="nil"/>
        </w:pBdr>
        <w:tabs>
          <w:tab w:val="left" w:pos="993"/>
        </w:tabs>
        <w:spacing w:before="120" w:after="120"/>
        <w:ind w:left="0" w:firstLine="567"/>
        <w:rPr>
          <w:color w:val="000000"/>
          <w:sz w:val="28"/>
          <w:szCs w:val="28"/>
        </w:rPr>
      </w:pPr>
      <w:r>
        <w:rPr>
          <w:color w:val="000000"/>
          <w:sz w:val="28"/>
          <w:szCs w:val="28"/>
        </w:rPr>
        <w:t>01 máy chủ Application và 01 máy chủ web: cài đặt tất cả phân hệ và chức năng hệ thống phần mềm.</w:t>
      </w:r>
    </w:p>
    <w:p w14:paraId="46315625" w14:textId="77777777" w:rsidR="00B40AAF" w:rsidRDefault="00746E6D">
      <w:pPr>
        <w:pStyle w:val="Heading3"/>
        <w:numPr>
          <w:ilvl w:val="2"/>
          <w:numId w:val="1"/>
        </w:numPr>
        <w:rPr>
          <w:color w:val="000000"/>
        </w:rPr>
      </w:pPr>
      <w:bookmarkStart w:id="44" w:name="_heading=h.19c6y18" w:colFirst="0" w:colLast="0"/>
      <w:bookmarkEnd w:id="44"/>
      <w:r>
        <w:rPr>
          <w:color w:val="000000"/>
        </w:rPr>
        <w:lastRenderedPageBreak/>
        <w:t>Mô hình CSDL toàn h</w:t>
      </w:r>
      <w:r>
        <w:rPr>
          <w:color w:val="000000"/>
        </w:rPr>
        <w:t>ệ</w:t>
      </w:r>
      <w:r>
        <w:rPr>
          <w:color w:val="000000"/>
        </w:rPr>
        <w:t xml:space="preserve"> th</w:t>
      </w:r>
      <w:r>
        <w:rPr>
          <w:color w:val="000000"/>
        </w:rPr>
        <w:t>ố</w:t>
      </w:r>
      <w:r>
        <w:rPr>
          <w:color w:val="000000"/>
        </w:rPr>
        <w:t>ng</w:t>
      </w:r>
    </w:p>
    <w:p w14:paraId="6DC2B077" w14:textId="77777777" w:rsidR="00B40AAF" w:rsidRDefault="00746E6D">
      <w:pPr>
        <w:jc w:val="center"/>
        <w:rPr>
          <w:color w:val="000000"/>
          <w:sz w:val="28"/>
          <w:szCs w:val="28"/>
        </w:rPr>
      </w:pPr>
      <w:r>
        <w:rPr>
          <w:color w:val="000000"/>
        </w:rPr>
        <w:object w:dxaOrig="9638" w:dyaOrig="2509" w14:anchorId="1F8590E1">
          <v:shape id="_x0000_i1027" type="#_x0000_t75" style="width:482.2pt;height:125.5pt" o:ole="">
            <v:imagedata r:id="rId18" o:title=""/>
          </v:shape>
          <o:OLEObject Type="Embed" ProgID="Visio.Drawing.15" ShapeID="_x0000_i1027" DrawAspect="Content" ObjectID="_1747598202" r:id="rId19"/>
        </w:object>
      </w:r>
    </w:p>
    <w:p w14:paraId="60F8BC11"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CSDL: ch</w:t>
      </w:r>
      <w:r>
        <w:rPr>
          <w:rFonts w:ascii="Cambria" w:eastAsia="Cambria" w:hAnsi="Cambria" w:cs="Cambria"/>
          <w:color w:val="000000"/>
          <w:sz w:val="28"/>
          <w:szCs w:val="28"/>
        </w:rPr>
        <w:t>ứ</w:t>
      </w:r>
      <w:r>
        <w:rPr>
          <w:rFonts w:ascii="Cambria" w:eastAsia="Cambria" w:hAnsi="Cambria" w:cs="Cambria"/>
          <w:color w:val="000000"/>
          <w:sz w:val="28"/>
          <w:szCs w:val="28"/>
        </w:rPr>
        <w:t>a các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lưu tr</w:t>
      </w:r>
      <w:r>
        <w:rPr>
          <w:rFonts w:ascii="Cambria" w:eastAsia="Cambria" w:hAnsi="Cambria" w:cs="Cambria"/>
          <w:color w:val="000000"/>
          <w:sz w:val="28"/>
          <w:szCs w:val="28"/>
        </w:rPr>
        <w:t>ữ</w:t>
      </w:r>
      <w:r>
        <w:rPr>
          <w:rFonts w:ascii="Cambria" w:eastAsia="Cambria" w:hAnsi="Cambria" w:cs="Cambria"/>
          <w:color w:val="000000"/>
          <w:sz w:val="28"/>
          <w:szCs w:val="28"/>
        </w:rPr>
        <w:t xml:space="preserve"> c</w:t>
      </w:r>
      <w:r>
        <w:rPr>
          <w:rFonts w:ascii="Cambria" w:eastAsia="Cambria" w:hAnsi="Cambria" w:cs="Cambria"/>
          <w:color w:val="000000"/>
          <w:sz w:val="28"/>
          <w:szCs w:val="28"/>
        </w:rPr>
        <w:t>ủ</w:t>
      </w:r>
      <w:r>
        <w:rPr>
          <w:rFonts w:ascii="Cambria" w:eastAsia="Cambria" w:hAnsi="Cambria" w:cs="Cambria"/>
          <w:color w:val="000000"/>
          <w:sz w:val="28"/>
          <w:szCs w:val="28"/>
        </w:rPr>
        <w:t>a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Các CSDL này đư</w:t>
      </w:r>
      <w:r>
        <w:rPr>
          <w:rFonts w:ascii="Cambria" w:eastAsia="Cambria" w:hAnsi="Cambria" w:cs="Cambria"/>
          <w:color w:val="000000"/>
          <w:sz w:val="28"/>
          <w:szCs w:val="28"/>
        </w:rPr>
        <w:t>ợ</w:t>
      </w:r>
      <w:r>
        <w:rPr>
          <w:rFonts w:ascii="Cambria" w:eastAsia="Cambria" w:hAnsi="Cambria" w:cs="Cambria"/>
          <w:color w:val="000000"/>
          <w:sz w:val="28"/>
          <w:szCs w:val="28"/>
        </w:rPr>
        <w:t>c thi</w:t>
      </w:r>
      <w:r>
        <w:rPr>
          <w:rFonts w:ascii="Cambria" w:eastAsia="Cambria" w:hAnsi="Cambria" w:cs="Cambria"/>
          <w:color w:val="000000"/>
          <w:sz w:val="28"/>
          <w:szCs w:val="28"/>
        </w:rPr>
        <w:t>ế</w:t>
      </w:r>
      <w:r>
        <w:rPr>
          <w:rFonts w:ascii="Cambria" w:eastAsia="Cambria" w:hAnsi="Cambria" w:cs="Cambria"/>
          <w:color w:val="000000"/>
          <w:sz w:val="28"/>
          <w:szCs w:val="28"/>
        </w:rPr>
        <w:t>t k</w:t>
      </w:r>
      <w:r>
        <w:rPr>
          <w:rFonts w:ascii="Cambria" w:eastAsia="Cambria" w:hAnsi="Cambria" w:cs="Cambria"/>
          <w:color w:val="000000"/>
          <w:sz w:val="28"/>
          <w:szCs w:val="28"/>
        </w:rPr>
        <w:t>ế</w:t>
      </w:r>
      <w:r>
        <w:rPr>
          <w:rFonts w:ascii="Cambria" w:eastAsia="Cambria" w:hAnsi="Cambria" w:cs="Cambria"/>
          <w:color w:val="000000"/>
          <w:sz w:val="28"/>
          <w:szCs w:val="28"/>
        </w:rPr>
        <w:t xml:space="preserve"> như m</w:t>
      </w:r>
      <w:r>
        <w:rPr>
          <w:rFonts w:ascii="Cambria" w:eastAsia="Cambria" w:hAnsi="Cambria" w:cs="Cambria"/>
          <w:color w:val="000000"/>
          <w:sz w:val="28"/>
          <w:szCs w:val="28"/>
        </w:rPr>
        <w:t>ộ</w:t>
      </w:r>
      <w:r>
        <w:rPr>
          <w:rFonts w:ascii="Cambria" w:eastAsia="Cambria" w:hAnsi="Cambria" w:cs="Cambria"/>
          <w:color w:val="000000"/>
          <w:sz w:val="28"/>
          <w:szCs w:val="28"/>
        </w:rPr>
        <w:t>t kh</w:t>
      </w:r>
      <w:r>
        <w:rPr>
          <w:rFonts w:ascii="Cambria" w:eastAsia="Cambria" w:hAnsi="Cambria" w:cs="Cambria"/>
          <w:color w:val="000000"/>
          <w:sz w:val="28"/>
          <w:szCs w:val="28"/>
        </w:rPr>
        <w:t>ố</w:t>
      </w:r>
      <w:r>
        <w:rPr>
          <w:rFonts w:ascii="Cambria" w:eastAsia="Cambria" w:hAnsi="Cambria" w:cs="Cambria"/>
          <w:color w:val="000000"/>
          <w:sz w:val="28"/>
          <w:szCs w:val="28"/>
        </w:rPr>
        <w:t>i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th</w:t>
      </w:r>
      <w:r>
        <w:rPr>
          <w:rFonts w:ascii="Cambria" w:eastAsia="Cambria" w:hAnsi="Cambria" w:cs="Cambria"/>
          <w:color w:val="000000"/>
          <w:sz w:val="28"/>
          <w:szCs w:val="28"/>
        </w:rPr>
        <w:t>ố</w:t>
      </w:r>
      <w:r>
        <w:rPr>
          <w:rFonts w:ascii="Cambria" w:eastAsia="Cambria" w:hAnsi="Cambria" w:cs="Cambria"/>
          <w:color w:val="000000"/>
          <w:sz w:val="28"/>
          <w:szCs w:val="28"/>
        </w:rPr>
        <w:t>ng nh</w:t>
      </w:r>
      <w:r>
        <w:rPr>
          <w:rFonts w:ascii="Cambria" w:eastAsia="Cambria" w:hAnsi="Cambria" w:cs="Cambria"/>
          <w:color w:val="000000"/>
          <w:sz w:val="28"/>
          <w:szCs w:val="28"/>
        </w:rPr>
        <w:t>ấ</w:t>
      </w:r>
      <w:r>
        <w:rPr>
          <w:rFonts w:ascii="Cambria" w:eastAsia="Cambria" w:hAnsi="Cambria" w:cs="Cambria"/>
          <w:color w:val="000000"/>
          <w:sz w:val="28"/>
          <w:szCs w:val="28"/>
        </w:rPr>
        <w:t>t c</w:t>
      </w:r>
      <w:r>
        <w:rPr>
          <w:rFonts w:ascii="Cambria" w:eastAsia="Cambria" w:hAnsi="Cambria" w:cs="Cambria"/>
          <w:color w:val="000000"/>
          <w:sz w:val="28"/>
          <w:szCs w:val="28"/>
        </w:rPr>
        <w:t>ủ</w:t>
      </w:r>
      <w:r>
        <w:rPr>
          <w:rFonts w:ascii="Cambria" w:eastAsia="Cambria" w:hAnsi="Cambria" w:cs="Cambria"/>
          <w:color w:val="000000"/>
          <w:sz w:val="28"/>
          <w:szCs w:val="28"/>
        </w:rPr>
        <w:t>a S</w:t>
      </w:r>
      <w:r>
        <w:rPr>
          <w:rFonts w:ascii="Cambria" w:eastAsia="Cambria" w:hAnsi="Cambria" w:cs="Cambria"/>
          <w:color w:val="000000"/>
          <w:sz w:val="28"/>
          <w:szCs w:val="28"/>
        </w:rPr>
        <w:t>ở</w:t>
      </w:r>
      <w:r>
        <w:rPr>
          <w:rFonts w:ascii="Cambria" w:eastAsia="Cambria" w:hAnsi="Cambria" w:cs="Cambria"/>
          <w:color w:val="000000"/>
          <w:sz w:val="28"/>
          <w:szCs w:val="28"/>
        </w:rPr>
        <w:t>, không trùng l</w:t>
      </w:r>
      <w:r>
        <w:rPr>
          <w:rFonts w:ascii="Cambria" w:eastAsia="Cambria" w:hAnsi="Cambria" w:cs="Cambria"/>
          <w:color w:val="000000"/>
          <w:sz w:val="28"/>
          <w:szCs w:val="28"/>
        </w:rPr>
        <w:t>ắ</w:t>
      </w:r>
      <w:r>
        <w:rPr>
          <w:rFonts w:ascii="Cambria" w:eastAsia="Cambria" w:hAnsi="Cambria" w:cs="Cambria"/>
          <w:color w:val="000000"/>
          <w:sz w:val="28"/>
          <w:szCs w:val="28"/>
        </w:rPr>
        <w:t>p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d</w:t>
      </w:r>
      <w:r>
        <w:rPr>
          <w:rFonts w:ascii="Cambria" w:eastAsia="Cambria" w:hAnsi="Cambria" w:cs="Cambria"/>
          <w:color w:val="000000"/>
          <w:sz w:val="28"/>
          <w:szCs w:val="28"/>
        </w:rPr>
        <w:t>ễ</w:t>
      </w:r>
      <w:r>
        <w:rPr>
          <w:rFonts w:ascii="Cambria" w:eastAsia="Cambria" w:hAnsi="Cambria" w:cs="Cambria"/>
          <w:color w:val="000000"/>
          <w:sz w:val="28"/>
          <w:szCs w:val="28"/>
        </w:rPr>
        <w:t xml:space="preserve"> dàng liên thông và trao đ</w:t>
      </w:r>
      <w:r>
        <w:rPr>
          <w:rFonts w:ascii="Cambria" w:eastAsia="Cambria" w:hAnsi="Cambria" w:cs="Cambria"/>
          <w:color w:val="000000"/>
          <w:sz w:val="28"/>
          <w:szCs w:val="28"/>
        </w:rPr>
        <w:t>ổ</w:t>
      </w:r>
      <w:r>
        <w:rPr>
          <w:rFonts w:ascii="Cambria" w:eastAsia="Cambria" w:hAnsi="Cambria" w:cs="Cambria"/>
          <w:color w:val="000000"/>
          <w:sz w:val="28"/>
          <w:szCs w:val="28"/>
        </w:rPr>
        <w:t>i gi</w:t>
      </w:r>
      <w:r>
        <w:rPr>
          <w:rFonts w:ascii="Cambria" w:eastAsia="Cambria" w:hAnsi="Cambria" w:cs="Cambria"/>
          <w:color w:val="000000"/>
          <w:sz w:val="28"/>
          <w:szCs w:val="28"/>
        </w:rPr>
        <w:t>ữ</w:t>
      </w:r>
      <w:r>
        <w:rPr>
          <w:rFonts w:ascii="Cambria" w:eastAsia="Cambria" w:hAnsi="Cambria" w:cs="Cambria"/>
          <w:color w:val="000000"/>
          <w:sz w:val="28"/>
          <w:szCs w:val="28"/>
        </w:rPr>
        <w:t>a các đơn v</w:t>
      </w:r>
      <w:r>
        <w:rPr>
          <w:rFonts w:ascii="Cambria" w:eastAsia="Cambria" w:hAnsi="Cambria" w:cs="Cambria"/>
          <w:color w:val="000000"/>
          <w:sz w:val="28"/>
          <w:szCs w:val="28"/>
        </w:rPr>
        <w:t>ị</w:t>
      </w:r>
      <w:r>
        <w:rPr>
          <w:rFonts w:ascii="Cambria" w:eastAsia="Cambria" w:hAnsi="Cambria" w:cs="Cambria"/>
          <w:color w:val="000000"/>
          <w:sz w:val="28"/>
          <w:szCs w:val="28"/>
        </w:rPr>
        <w:t>/phòng ban trong S</w:t>
      </w:r>
      <w:r>
        <w:rPr>
          <w:rFonts w:ascii="Cambria" w:eastAsia="Cambria" w:hAnsi="Cambria" w:cs="Cambria"/>
          <w:color w:val="000000"/>
          <w:sz w:val="28"/>
          <w:szCs w:val="28"/>
        </w:rPr>
        <w:t>ở</w:t>
      </w:r>
      <w:r>
        <w:rPr>
          <w:rFonts w:ascii="Cambria" w:eastAsia="Cambria" w:hAnsi="Cambria" w:cs="Cambria"/>
          <w:color w:val="000000"/>
          <w:sz w:val="28"/>
          <w:szCs w:val="28"/>
        </w:rPr>
        <w:t xml:space="preserve"> v</w:t>
      </w:r>
      <w:r>
        <w:rPr>
          <w:rFonts w:ascii="Cambria" w:eastAsia="Cambria" w:hAnsi="Cambria" w:cs="Cambria"/>
          <w:color w:val="000000"/>
          <w:sz w:val="28"/>
          <w:szCs w:val="28"/>
        </w:rPr>
        <w:t>ớ</w:t>
      </w:r>
      <w:r>
        <w:rPr>
          <w:rFonts w:ascii="Cambria" w:eastAsia="Cambria" w:hAnsi="Cambria" w:cs="Cambria"/>
          <w:color w:val="000000"/>
          <w:sz w:val="28"/>
          <w:szCs w:val="28"/>
        </w:rPr>
        <w:t>i nhau.</w:t>
      </w:r>
    </w:p>
    <w:p w14:paraId="4153B550" w14:textId="77777777" w:rsidR="00B40AAF" w:rsidRPr="00A37CFA" w:rsidRDefault="00746E6D">
      <w:pPr>
        <w:pStyle w:val="Heading2"/>
        <w:numPr>
          <w:ilvl w:val="1"/>
          <w:numId w:val="1"/>
        </w:numPr>
        <w:rPr>
          <w:lang w:val="vi-VN"/>
        </w:rPr>
      </w:pPr>
      <w:bookmarkStart w:id="45" w:name="_heading=h.3tbugp1" w:colFirst="0" w:colLast="0"/>
      <w:bookmarkEnd w:id="45"/>
      <w:r w:rsidRPr="00A37CFA">
        <w:rPr>
          <w:lang w:val="vi-VN"/>
        </w:rPr>
        <w:t>Phân h</w:t>
      </w:r>
      <w:r w:rsidRPr="00A37CFA">
        <w:rPr>
          <w:lang w:val="vi-VN"/>
        </w:rPr>
        <w:t>ệ</w:t>
      </w:r>
      <w:r w:rsidRPr="00A37CFA">
        <w:rPr>
          <w:lang w:val="vi-VN"/>
        </w:rPr>
        <w:t xml:space="preserve"> ch</w:t>
      </w:r>
      <w:r w:rsidRPr="00A37CFA">
        <w:rPr>
          <w:lang w:val="vi-VN"/>
        </w:rPr>
        <w:t>ứ</w:t>
      </w:r>
      <w:r w:rsidRPr="00A37CFA">
        <w:rPr>
          <w:lang w:val="vi-VN"/>
        </w:rPr>
        <w:t>c năng ph</w:t>
      </w:r>
      <w:r w:rsidRPr="00A37CFA">
        <w:rPr>
          <w:lang w:val="vi-VN"/>
        </w:rPr>
        <w:t>ầ</w:t>
      </w:r>
      <w:r w:rsidRPr="00A37CFA">
        <w:rPr>
          <w:lang w:val="vi-VN"/>
        </w:rPr>
        <w:t>n m</w:t>
      </w:r>
      <w:r w:rsidRPr="00A37CFA">
        <w:rPr>
          <w:lang w:val="vi-VN"/>
        </w:rPr>
        <w:t>ề</w:t>
      </w:r>
      <w:r w:rsidRPr="00A37CFA">
        <w:rPr>
          <w:lang w:val="vi-VN"/>
        </w:rPr>
        <w:t>m Qu</w:t>
      </w:r>
      <w:r w:rsidRPr="00A37CFA">
        <w:rPr>
          <w:lang w:val="vi-VN"/>
        </w:rPr>
        <w:t>ả</w:t>
      </w:r>
      <w:r w:rsidRPr="00A37CFA">
        <w:rPr>
          <w:lang w:val="vi-VN"/>
        </w:rPr>
        <w:t>n lý</w:t>
      </w:r>
      <w:r w:rsidRPr="00A37CFA">
        <w:rPr>
          <w:lang w:val="vi-VN"/>
        </w:rPr>
        <w:t xml:space="preserve"> tài s</w:t>
      </w:r>
      <w:r w:rsidRPr="00A37CFA">
        <w:rPr>
          <w:lang w:val="vi-VN"/>
        </w:rPr>
        <w:t>ả</w:t>
      </w:r>
      <w:r w:rsidRPr="00A37CFA">
        <w:rPr>
          <w:lang w:val="vi-VN"/>
        </w:rPr>
        <w:t>n</w:t>
      </w:r>
    </w:p>
    <w:p w14:paraId="435F8F6F" w14:textId="77777777" w:rsidR="00B40AAF" w:rsidRDefault="00746E6D">
      <w:pPr>
        <w:pStyle w:val="Heading3"/>
        <w:numPr>
          <w:ilvl w:val="2"/>
          <w:numId w:val="1"/>
        </w:numPr>
        <w:rPr>
          <w:color w:val="000000"/>
        </w:rPr>
      </w:pPr>
      <w:bookmarkStart w:id="46" w:name="_heading=h.28h4qwu" w:colFirst="0" w:colLast="0"/>
      <w:bookmarkEnd w:id="46"/>
      <w:r>
        <w:rPr>
          <w:color w:val="000000"/>
        </w:rPr>
        <w:t>Yêu c</w:t>
      </w:r>
      <w:r>
        <w:rPr>
          <w:color w:val="000000"/>
        </w:rPr>
        <w:t>ầ</w:t>
      </w:r>
      <w:r>
        <w:rPr>
          <w:color w:val="000000"/>
        </w:rPr>
        <w:t>u ch</w:t>
      </w:r>
      <w:r>
        <w:rPr>
          <w:color w:val="000000"/>
        </w:rPr>
        <w:t>ứ</w:t>
      </w:r>
      <w:r>
        <w:rPr>
          <w:color w:val="000000"/>
        </w:rPr>
        <w:t>c năng ph</w:t>
      </w:r>
      <w:r>
        <w:rPr>
          <w:color w:val="000000"/>
        </w:rPr>
        <w:t>ầ</w:t>
      </w:r>
      <w:r>
        <w:rPr>
          <w:color w:val="000000"/>
        </w:rPr>
        <w:t>n m</w:t>
      </w:r>
      <w:r>
        <w:rPr>
          <w:color w:val="000000"/>
        </w:rPr>
        <w:t>ề</w:t>
      </w:r>
      <w:r>
        <w:rPr>
          <w:color w:val="000000"/>
        </w:rPr>
        <w:t>m</w:t>
      </w:r>
    </w:p>
    <w:p w14:paraId="440E7934"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Xem Ph</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ụ</w:t>
      </w:r>
      <w:r>
        <w:rPr>
          <w:rFonts w:ascii="Cambria" w:eastAsia="Cambria" w:hAnsi="Cambria" w:cs="Cambria"/>
          <w:color w:val="000000"/>
          <w:sz w:val="28"/>
          <w:szCs w:val="28"/>
        </w:rPr>
        <w:t>c 02: B</w:t>
      </w:r>
      <w:r>
        <w:rPr>
          <w:rFonts w:ascii="Cambria" w:eastAsia="Cambria" w:hAnsi="Cambria" w:cs="Cambria"/>
          <w:color w:val="000000"/>
          <w:sz w:val="28"/>
          <w:szCs w:val="28"/>
        </w:rPr>
        <w:t>ả</w:t>
      </w:r>
      <w:r>
        <w:rPr>
          <w:rFonts w:ascii="Cambria" w:eastAsia="Cambria" w:hAnsi="Cambria" w:cs="Cambria"/>
          <w:color w:val="000000"/>
          <w:sz w:val="28"/>
          <w:szCs w:val="28"/>
        </w:rPr>
        <w:t>ng s</w:t>
      </w:r>
      <w:r>
        <w:rPr>
          <w:rFonts w:ascii="Cambria" w:eastAsia="Cambria" w:hAnsi="Cambria" w:cs="Cambria"/>
          <w:color w:val="000000"/>
          <w:sz w:val="28"/>
          <w:szCs w:val="28"/>
        </w:rPr>
        <w:t>ắ</w:t>
      </w:r>
      <w:r>
        <w:rPr>
          <w:rFonts w:ascii="Cambria" w:eastAsia="Cambria" w:hAnsi="Cambria" w:cs="Cambria"/>
          <w:color w:val="000000"/>
          <w:sz w:val="28"/>
          <w:szCs w:val="28"/>
        </w:rPr>
        <w:t>p x</w:t>
      </w:r>
      <w:r>
        <w:rPr>
          <w:rFonts w:ascii="Cambria" w:eastAsia="Cambria" w:hAnsi="Cambria" w:cs="Cambria"/>
          <w:color w:val="000000"/>
          <w:sz w:val="28"/>
          <w:szCs w:val="28"/>
        </w:rPr>
        <w:t>ế</w:t>
      </w:r>
      <w:r>
        <w:rPr>
          <w:rFonts w:ascii="Cambria" w:eastAsia="Cambria" w:hAnsi="Cambria" w:cs="Cambria"/>
          <w:color w:val="000000"/>
          <w:sz w:val="28"/>
          <w:szCs w:val="28"/>
        </w:rPr>
        <w:t>p thứ tự ưu tiên các yêu c</w:t>
      </w:r>
      <w:r>
        <w:rPr>
          <w:rFonts w:ascii="Cambria" w:eastAsia="Cambria" w:hAnsi="Cambria" w:cs="Cambria"/>
          <w:color w:val="000000"/>
          <w:sz w:val="28"/>
          <w:szCs w:val="28"/>
        </w:rPr>
        <w:t>ầ</w:t>
      </w:r>
      <w:r>
        <w:rPr>
          <w:rFonts w:ascii="Cambria" w:eastAsia="Cambria" w:hAnsi="Cambria" w:cs="Cambria"/>
          <w:color w:val="000000"/>
          <w:sz w:val="28"/>
          <w:szCs w:val="28"/>
        </w:rPr>
        <w:t>u ch</w:t>
      </w:r>
      <w:r>
        <w:rPr>
          <w:rFonts w:ascii="Cambria" w:eastAsia="Cambria" w:hAnsi="Cambria" w:cs="Cambria"/>
          <w:color w:val="000000"/>
          <w:sz w:val="28"/>
          <w:szCs w:val="28"/>
        </w:rPr>
        <w:t>ứ</w:t>
      </w:r>
      <w:r>
        <w:rPr>
          <w:rFonts w:ascii="Cambria" w:eastAsia="Cambria" w:hAnsi="Cambria" w:cs="Cambria"/>
          <w:color w:val="000000"/>
          <w:sz w:val="28"/>
          <w:szCs w:val="28"/>
        </w:rPr>
        <w:t>c năng của phần mềm</w:t>
      </w:r>
    </w:p>
    <w:p w14:paraId="7A4C9E99" w14:textId="77777777" w:rsidR="00B40AAF" w:rsidRDefault="00746E6D">
      <w:pPr>
        <w:pStyle w:val="Heading3"/>
        <w:numPr>
          <w:ilvl w:val="2"/>
          <w:numId w:val="1"/>
        </w:numPr>
        <w:rPr>
          <w:color w:val="000000"/>
        </w:rPr>
      </w:pPr>
      <w:bookmarkStart w:id="47" w:name="_heading=h.nmf14n" w:colFirst="0" w:colLast="0"/>
      <w:bookmarkEnd w:id="47"/>
      <w:r>
        <w:rPr>
          <w:color w:val="000000"/>
        </w:rPr>
        <w:t>Yêu c</w:t>
      </w:r>
      <w:r>
        <w:rPr>
          <w:color w:val="000000"/>
        </w:rPr>
        <w:t>ầ</w:t>
      </w:r>
      <w:r>
        <w:rPr>
          <w:color w:val="000000"/>
        </w:rPr>
        <w:t>u phi ch</w:t>
      </w:r>
      <w:r>
        <w:rPr>
          <w:color w:val="000000"/>
        </w:rPr>
        <w:t>ứ</w:t>
      </w:r>
      <w:r>
        <w:rPr>
          <w:color w:val="000000"/>
        </w:rPr>
        <w:t>c năng</w:t>
      </w:r>
    </w:p>
    <w:tbl>
      <w:tblPr>
        <w:tblStyle w:val="af6"/>
        <w:tblW w:w="9205" w:type="dxa"/>
        <w:tblLayout w:type="fixed"/>
        <w:tblLook w:val="0400" w:firstRow="0" w:lastRow="0" w:firstColumn="0" w:lastColumn="0" w:noHBand="0" w:noVBand="1"/>
      </w:tblPr>
      <w:tblGrid>
        <w:gridCol w:w="816"/>
        <w:gridCol w:w="6866"/>
        <w:gridCol w:w="1523"/>
      </w:tblGrid>
      <w:tr w:rsidR="00B40AAF" w14:paraId="04B5263F" w14:textId="77777777">
        <w:trPr>
          <w:trHeight w:val="397"/>
          <w:tblHeader/>
        </w:trPr>
        <w:tc>
          <w:tcPr>
            <w:tcW w:w="8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6D4432" w14:textId="77777777" w:rsidR="00B40AAF" w:rsidRDefault="00746E6D">
            <w:pPr>
              <w:spacing w:after="0" w:line="240" w:lineRule="auto"/>
              <w:jc w:val="center"/>
              <w:rPr>
                <w:b/>
                <w:color w:val="000000"/>
                <w:sz w:val="28"/>
                <w:szCs w:val="28"/>
              </w:rPr>
            </w:pPr>
            <w:r>
              <w:rPr>
                <w:b/>
                <w:color w:val="000000"/>
                <w:sz w:val="28"/>
                <w:szCs w:val="28"/>
              </w:rPr>
              <w:t> STT</w:t>
            </w:r>
          </w:p>
        </w:tc>
        <w:tc>
          <w:tcPr>
            <w:tcW w:w="6866" w:type="dxa"/>
            <w:tcBorders>
              <w:top w:val="single" w:sz="4" w:space="0" w:color="000000"/>
              <w:left w:val="nil"/>
              <w:bottom w:val="single" w:sz="4" w:space="0" w:color="000000"/>
              <w:right w:val="single" w:sz="4" w:space="0" w:color="000000"/>
            </w:tcBorders>
            <w:shd w:val="clear" w:color="auto" w:fill="auto"/>
            <w:vAlign w:val="center"/>
          </w:tcPr>
          <w:p w14:paraId="42DE32AB" w14:textId="77777777" w:rsidR="00B40AAF" w:rsidRDefault="00746E6D">
            <w:pPr>
              <w:spacing w:after="0" w:line="240" w:lineRule="auto"/>
              <w:jc w:val="center"/>
              <w:rPr>
                <w:b/>
                <w:color w:val="000000"/>
                <w:sz w:val="28"/>
                <w:szCs w:val="28"/>
              </w:rPr>
            </w:pPr>
            <w:r>
              <w:rPr>
                <w:b/>
                <w:color w:val="000000"/>
                <w:sz w:val="28"/>
                <w:szCs w:val="28"/>
              </w:rPr>
              <w:t>Yêu cầu phi chức năng</w:t>
            </w:r>
          </w:p>
        </w:tc>
        <w:tc>
          <w:tcPr>
            <w:tcW w:w="1523" w:type="dxa"/>
            <w:tcBorders>
              <w:top w:val="single" w:sz="4" w:space="0" w:color="000000"/>
              <w:left w:val="nil"/>
              <w:bottom w:val="single" w:sz="4" w:space="0" w:color="000000"/>
              <w:right w:val="single" w:sz="4" w:space="0" w:color="000000"/>
            </w:tcBorders>
            <w:shd w:val="clear" w:color="auto" w:fill="auto"/>
            <w:vAlign w:val="center"/>
          </w:tcPr>
          <w:p w14:paraId="614A914D" w14:textId="77777777" w:rsidR="00B40AAF" w:rsidRDefault="00746E6D">
            <w:pPr>
              <w:spacing w:after="0" w:line="240" w:lineRule="auto"/>
              <w:jc w:val="center"/>
              <w:rPr>
                <w:b/>
                <w:color w:val="000000"/>
                <w:sz w:val="28"/>
                <w:szCs w:val="28"/>
              </w:rPr>
            </w:pPr>
            <w:r>
              <w:rPr>
                <w:b/>
                <w:color w:val="000000"/>
                <w:sz w:val="28"/>
                <w:szCs w:val="28"/>
              </w:rPr>
              <w:t> Loại</w:t>
            </w:r>
          </w:p>
        </w:tc>
      </w:tr>
      <w:tr w:rsidR="00B40AAF" w14:paraId="3B9B540C"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3488E840" w14:textId="77777777" w:rsidR="00B40AAF" w:rsidRDefault="00746E6D">
            <w:pPr>
              <w:spacing w:after="0" w:line="240" w:lineRule="auto"/>
              <w:jc w:val="center"/>
              <w:rPr>
                <w:color w:val="000000"/>
                <w:sz w:val="28"/>
                <w:szCs w:val="28"/>
              </w:rPr>
            </w:pPr>
            <w:r>
              <w:rPr>
                <w:color w:val="000000"/>
                <w:sz w:val="28"/>
                <w:szCs w:val="28"/>
              </w:rPr>
              <w:t>1</w:t>
            </w:r>
          </w:p>
        </w:tc>
        <w:tc>
          <w:tcPr>
            <w:tcW w:w="6866" w:type="dxa"/>
            <w:tcBorders>
              <w:top w:val="nil"/>
              <w:left w:val="nil"/>
              <w:bottom w:val="single" w:sz="4" w:space="0" w:color="000000"/>
              <w:right w:val="single" w:sz="4" w:space="0" w:color="000000"/>
            </w:tcBorders>
          </w:tcPr>
          <w:p w14:paraId="03429CEC" w14:textId="77777777" w:rsidR="00B40AAF" w:rsidRDefault="00746E6D">
            <w:pPr>
              <w:spacing w:after="0" w:line="240" w:lineRule="auto"/>
              <w:rPr>
                <w:color w:val="000000"/>
                <w:sz w:val="28"/>
                <w:szCs w:val="28"/>
              </w:rPr>
            </w:pPr>
            <w:r>
              <w:rPr>
                <w:color w:val="000000"/>
                <w:sz w:val="28"/>
                <w:szCs w:val="28"/>
              </w:rPr>
              <w:t>Hệ quản trị cơ sở dữ liệu thông dụng như là MS SQL Server hoặc các hệ quản trị mã nguồn mở khác như là PostGre SQL</w:t>
            </w:r>
          </w:p>
        </w:tc>
        <w:tc>
          <w:tcPr>
            <w:tcW w:w="1523" w:type="dxa"/>
            <w:tcBorders>
              <w:top w:val="nil"/>
              <w:left w:val="nil"/>
              <w:bottom w:val="single" w:sz="4" w:space="0" w:color="000000"/>
              <w:right w:val="single" w:sz="4" w:space="0" w:color="000000"/>
            </w:tcBorders>
            <w:vAlign w:val="center"/>
          </w:tcPr>
          <w:p w14:paraId="2D8AA9A8" w14:textId="77777777" w:rsidR="00B40AAF" w:rsidRDefault="00746E6D">
            <w:pPr>
              <w:spacing w:after="0" w:line="240" w:lineRule="auto"/>
              <w:jc w:val="center"/>
              <w:rPr>
                <w:color w:val="000000"/>
                <w:sz w:val="28"/>
                <w:szCs w:val="28"/>
              </w:rPr>
            </w:pPr>
            <w:r>
              <w:rPr>
                <w:color w:val="000000"/>
                <w:sz w:val="28"/>
                <w:szCs w:val="28"/>
              </w:rPr>
              <w:t>Cơ sở dữ liệu</w:t>
            </w:r>
          </w:p>
        </w:tc>
      </w:tr>
      <w:tr w:rsidR="00B40AAF" w14:paraId="5EB6BFAA"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50F41BD0" w14:textId="77777777" w:rsidR="00B40AAF" w:rsidRDefault="00746E6D">
            <w:pPr>
              <w:spacing w:after="0" w:line="240" w:lineRule="auto"/>
              <w:jc w:val="center"/>
              <w:rPr>
                <w:color w:val="000000"/>
                <w:sz w:val="28"/>
                <w:szCs w:val="28"/>
              </w:rPr>
            </w:pPr>
            <w:r>
              <w:rPr>
                <w:color w:val="000000"/>
                <w:sz w:val="28"/>
                <w:szCs w:val="28"/>
              </w:rPr>
              <w:t>2</w:t>
            </w:r>
          </w:p>
        </w:tc>
        <w:tc>
          <w:tcPr>
            <w:tcW w:w="6866" w:type="dxa"/>
            <w:tcBorders>
              <w:top w:val="nil"/>
              <w:left w:val="nil"/>
              <w:bottom w:val="single" w:sz="4" w:space="0" w:color="000000"/>
              <w:right w:val="single" w:sz="4" w:space="0" w:color="000000"/>
            </w:tcBorders>
            <w:vAlign w:val="center"/>
          </w:tcPr>
          <w:p w14:paraId="3FDBD108" w14:textId="77777777" w:rsidR="00B40AAF" w:rsidRDefault="00746E6D">
            <w:pPr>
              <w:spacing w:after="0" w:line="240" w:lineRule="auto"/>
              <w:rPr>
                <w:color w:val="000000"/>
                <w:sz w:val="28"/>
                <w:szCs w:val="28"/>
              </w:rPr>
            </w:pPr>
            <w:r>
              <w:rPr>
                <w:color w:val="000000"/>
                <w:sz w:val="28"/>
                <w:szCs w:val="28"/>
              </w:rPr>
              <w:t>Khi dữ liệu tăng trưởng lớn; hệ thống phải đảm bảo thời gian truy xuất dữ liệu, đảm bảo tối thiểu nhất dung lượng lưu trữ, t</w:t>
            </w:r>
            <w:r>
              <w:rPr>
                <w:color w:val="000000"/>
                <w:sz w:val="28"/>
                <w:szCs w:val="28"/>
              </w:rPr>
              <w:t>ối ưu trong quá trình thiết kế</w:t>
            </w:r>
          </w:p>
        </w:tc>
        <w:tc>
          <w:tcPr>
            <w:tcW w:w="1523" w:type="dxa"/>
            <w:tcBorders>
              <w:top w:val="nil"/>
              <w:left w:val="nil"/>
              <w:bottom w:val="single" w:sz="4" w:space="0" w:color="000000"/>
              <w:right w:val="single" w:sz="4" w:space="0" w:color="000000"/>
            </w:tcBorders>
            <w:vAlign w:val="center"/>
          </w:tcPr>
          <w:p w14:paraId="6EEEEAE8" w14:textId="77777777" w:rsidR="00B40AAF" w:rsidRDefault="00746E6D">
            <w:pPr>
              <w:spacing w:after="0" w:line="240" w:lineRule="auto"/>
              <w:jc w:val="center"/>
              <w:rPr>
                <w:color w:val="000000"/>
                <w:sz w:val="28"/>
                <w:szCs w:val="28"/>
              </w:rPr>
            </w:pPr>
            <w:r>
              <w:rPr>
                <w:color w:val="000000"/>
                <w:sz w:val="28"/>
                <w:szCs w:val="28"/>
              </w:rPr>
              <w:t>Cơ sở dữ liệu</w:t>
            </w:r>
          </w:p>
        </w:tc>
      </w:tr>
      <w:tr w:rsidR="00B40AAF" w14:paraId="4FBBAF6E"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23E3C07D" w14:textId="77777777" w:rsidR="00B40AAF" w:rsidRDefault="00746E6D">
            <w:pPr>
              <w:spacing w:after="0" w:line="240" w:lineRule="auto"/>
              <w:jc w:val="center"/>
              <w:rPr>
                <w:color w:val="000000"/>
                <w:sz w:val="28"/>
                <w:szCs w:val="28"/>
              </w:rPr>
            </w:pPr>
            <w:r>
              <w:rPr>
                <w:color w:val="000000"/>
                <w:sz w:val="28"/>
                <w:szCs w:val="28"/>
              </w:rPr>
              <w:t>3</w:t>
            </w:r>
          </w:p>
        </w:tc>
        <w:tc>
          <w:tcPr>
            <w:tcW w:w="6866" w:type="dxa"/>
            <w:tcBorders>
              <w:top w:val="nil"/>
              <w:left w:val="nil"/>
              <w:bottom w:val="single" w:sz="4" w:space="0" w:color="000000"/>
              <w:right w:val="single" w:sz="4" w:space="0" w:color="000000"/>
            </w:tcBorders>
            <w:vAlign w:val="center"/>
          </w:tcPr>
          <w:p w14:paraId="735C4C2E" w14:textId="77777777" w:rsidR="00B40AAF" w:rsidRDefault="00746E6D">
            <w:pPr>
              <w:spacing w:after="0" w:line="240" w:lineRule="auto"/>
              <w:rPr>
                <w:color w:val="000000"/>
                <w:sz w:val="28"/>
                <w:szCs w:val="28"/>
              </w:rPr>
            </w:pPr>
            <w:r>
              <w:rPr>
                <w:color w:val="000000"/>
                <w:sz w:val="28"/>
                <w:szCs w:val="28"/>
              </w:rPr>
              <w:t>Chuẩn font, giao diện là Unicode TCVN 6901:2000, ngôn ngữ thể hiện trên giao diện chương trình là Tiếng Việt</w:t>
            </w:r>
          </w:p>
        </w:tc>
        <w:tc>
          <w:tcPr>
            <w:tcW w:w="1523" w:type="dxa"/>
            <w:tcBorders>
              <w:top w:val="nil"/>
              <w:left w:val="nil"/>
              <w:bottom w:val="single" w:sz="4" w:space="0" w:color="000000"/>
              <w:right w:val="single" w:sz="4" w:space="0" w:color="000000"/>
            </w:tcBorders>
            <w:vAlign w:val="center"/>
          </w:tcPr>
          <w:p w14:paraId="36E37992" w14:textId="77777777" w:rsidR="00B40AAF" w:rsidRDefault="00746E6D">
            <w:pPr>
              <w:spacing w:after="0" w:line="240" w:lineRule="auto"/>
              <w:jc w:val="center"/>
              <w:rPr>
                <w:color w:val="000000"/>
                <w:sz w:val="28"/>
                <w:szCs w:val="28"/>
              </w:rPr>
            </w:pPr>
            <w:r>
              <w:rPr>
                <w:color w:val="000000"/>
                <w:sz w:val="28"/>
                <w:szCs w:val="28"/>
              </w:rPr>
              <w:t>Yêu cầu chung</w:t>
            </w:r>
          </w:p>
        </w:tc>
      </w:tr>
      <w:tr w:rsidR="00B40AAF" w14:paraId="1930400C"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6E45DD2F" w14:textId="77777777" w:rsidR="00B40AAF" w:rsidRDefault="00746E6D">
            <w:pPr>
              <w:spacing w:after="0" w:line="240" w:lineRule="auto"/>
              <w:jc w:val="center"/>
              <w:rPr>
                <w:color w:val="000000"/>
                <w:sz w:val="28"/>
                <w:szCs w:val="28"/>
              </w:rPr>
            </w:pPr>
            <w:r>
              <w:rPr>
                <w:color w:val="000000"/>
                <w:sz w:val="28"/>
                <w:szCs w:val="28"/>
              </w:rPr>
              <w:t>4</w:t>
            </w:r>
          </w:p>
        </w:tc>
        <w:tc>
          <w:tcPr>
            <w:tcW w:w="6866" w:type="dxa"/>
            <w:tcBorders>
              <w:top w:val="nil"/>
              <w:left w:val="nil"/>
              <w:bottom w:val="single" w:sz="4" w:space="0" w:color="000000"/>
              <w:right w:val="single" w:sz="4" w:space="0" w:color="000000"/>
            </w:tcBorders>
            <w:vAlign w:val="center"/>
          </w:tcPr>
          <w:p w14:paraId="09434632" w14:textId="77777777" w:rsidR="00B40AAF" w:rsidRDefault="00746E6D">
            <w:pPr>
              <w:spacing w:after="0" w:line="240" w:lineRule="auto"/>
              <w:rPr>
                <w:color w:val="000000"/>
                <w:sz w:val="28"/>
                <w:szCs w:val="28"/>
              </w:rPr>
            </w:pPr>
            <w:r>
              <w:rPr>
                <w:color w:val="000000"/>
                <w:sz w:val="28"/>
                <w:szCs w:val="28"/>
              </w:rPr>
              <w:t>Hệ thống cho phép thay đổi và định nghĩa các thông số, thông tin khi cần thiết mà không sửa lại chương trình</w:t>
            </w:r>
          </w:p>
        </w:tc>
        <w:tc>
          <w:tcPr>
            <w:tcW w:w="1523" w:type="dxa"/>
            <w:tcBorders>
              <w:top w:val="nil"/>
              <w:left w:val="nil"/>
              <w:bottom w:val="single" w:sz="4" w:space="0" w:color="000000"/>
              <w:right w:val="single" w:sz="4" w:space="0" w:color="000000"/>
            </w:tcBorders>
            <w:vAlign w:val="center"/>
          </w:tcPr>
          <w:p w14:paraId="74E891DA" w14:textId="77777777" w:rsidR="00B40AAF" w:rsidRDefault="00746E6D">
            <w:pPr>
              <w:spacing w:after="0" w:line="240" w:lineRule="auto"/>
              <w:jc w:val="center"/>
              <w:rPr>
                <w:color w:val="000000"/>
                <w:sz w:val="28"/>
                <w:szCs w:val="28"/>
              </w:rPr>
            </w:pPr>
            <w:r>
              <w:rPr>
                <w:color w:val="000000"/>
                <w:sz w:val="28"/>
                <w:szCs w:val="28"/>
              </w:rPr>
              <w:t>Dữ liệu đầu vào</w:t>
            </w:r>
          </w:p>
        </w:tc>
      </w:tr>
      <w:tr w:rsidR="00B40AAF" w14:paraId="108A7933"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6B15DCE8" w14:textId="77777777" w:rsidR="00B40AAF" w:rsidRDefault="00746E6D">
            <w:pPr>
              <w:spacing w:after="0" w:line="240" w:lineRule="auto"/>
              <w:jc w:val="center"/>
              <w:rPr>
                <w:color w:val="000000"/>
                <w:sz w:val="28"/>
                <w:szCs w:val="28"/>
              </w:rPr>
            </w:pPr>
            <w:r>
              <w:rPr>
                <w:color w:val="000000"/>
                <w:sz w:val="28"/>
                <w:szCs w:val="28"/>
              </w:rPr>
              <w:t>5</w:t>
            </w:r>
          </w:p>
        </w:tc>
        <w:tc>
          <w:tcPr>
            <w:tcW w:w="6866" w:type="dxa"/>
            <w:tcBorders>
              <w:top w:val="nil"/>
              <w:left w:val="nil"/>
              <w:bottom w:val="single" w:sz="4" w:space="0" w:color="000000"/>
              <w:right w:val="single" w:sz="4" w:space="0" w:color="000000"/>
            </w:tcBorders>
            <w:vAlign w:val="center"/>
          </w:tcPr>
          <w:p w14:paraId="40C8943C" w14:textId="77777777" w:rsidR="00B40AAF" w:rsidRDefault="00746E6D">
            <w:pPr>
              <w:spacing w:after="0" w:line="240" w:lineRule="auto"/>
              <w:rPr>
                <w:color w:val="000000"/>
                <w:sz w:val="28"/>
                <w:szCs w:val="28"/>
              </w:rPr>
            </w:pPr>
            <w:r>
              <w:rPr>
                <w:color w:val="000000"/>
                <w:sz w:val="28"/>
                <w:szCs w:val="28"/>
              </w:rPr>
              <w:t>Hệ</w:t>
            </w:r>
            <w:r>
              <w:rPr>
                <w:color w:val="000000"/>
                <w:sz w:val="28"/>
                <w:szCs w:val="28"/>
              </w:rPr>
              <w:t xml:space="preserve"> thống phải đảm bảo số lượng giao dịch nhiều người cùng lúc</w:t>
            </w:r>
          </w:p>
        </w:tc>
        <w:tc>
          <w:tcPr>
            <w:tcW w:w="1523" w:type="dxa"/>
            <w:tcBorders>
              <w:top w:val="nil"/>
              <w:left w:val="nil"/>
              <w:bottom w:val="single" w:sz="4" w:space="0" w:color="000000"/>
              <w:right w:val="single" w:sz="4" w:space="0" w:color="000000"/>
            </w:tcBorders>
            <w:vAlign w:val="center"/>
          </w:tcPr>
          <w:p w14:paraId="69EBA79F" w14:textId="77777777" w:rsidR="00B40AAF" w:rsidRDefault="00746E6D">
            <w:pPr>
              <w:spacing w:after="0" w:line="240" w:lineRule="auto"/>
              <w:jc w:val="center"/>
              <w:rPr>
                <w:color w:val="000000"/>
                <w:sz w:val="28"/>
                <w:szCs w:val="28"/>
              </w:rPr>
            </w:pPr>
            <w:r>
              <w:rPr>
                <w:color w:val="000000"/>
                <w:sz w:val="28"/>
                <w:szCs w:val="28"/>
              </w:rPr>
              <w:t>Yêu cầu truy vấn</w:t>
            </w:r>
          </w:p>
        </w:tc>
      </w:tr>
      <w:tr w:rsidR="00B40AAF" w14:paraId="5E7A9003"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2B58455D" w14:textId="77777777" w:rsidR="00B40AAF" w:rsidRDefault="00746E6D">
            <w:pPr>
              <w:spacing w:after="0" w:line="240" w:lineRule="auto"/>
              <w:jc w:val="center"/>
              <w:rPr>
                <w:color w:val="000000"/>
                <w:sz w:val="28"/>
                <w:szCs w:val="28"/>
              </w:rPr>
            </w:pPr>
            <w:r>
              <w:rPr>
                <w:color w:val="000000"/>
                <w:sz w:val="28"/>
                <w:szCs w:val="28"/>
              </w:rPr>
              <w:t>6</w:t>
            </w:r>
          </w:p>
        </w:tc>
        <w:tc>
          <w:tcPr>
            <w:tcW w:w="6866" w:type="dxa"/>
            <w:tcBorders>
              <w:top w:val="nil"/>
              <w:left w:val="nil"/>
              <w:bottom w:val="single" w:sz="4" w:space="0" w:color="000000"/>
              <w:right w:val="single" w:sz="4" w:space="0" w:color="000000"/>
            </w:tcBorders>
            <w:vAlign w:val="center"/>
          </w:tcPr>
          <w:p w14:paraId="7469BE39" w14:textId="77777777" w:rsidR="00B40AAF" w:rsidRDefault="00746E6D">
            <w:pPr>
              <w:spacing w:after="0" w:line="240" w:lineRule="auto"/>
              <w:rPr>
                <w:color w:val="000000"/>
                <w:sz w:val="28"/>
                <w:szCs w:val="28"/>
              </w:rPr>
            </w:pPr>
            <w:r>
              <w:rPr>
                <w:color w:val="000000"/>
                <w:sz w:val="28"/>
                <w:szCs w:val="28"/>
              </w:rPr>
              <w:t>Phải lưu trữ thông tin sử dụng hệ thống của người dùng (Thời gian đăng nhập, thao tác với dữ liệu, thời gian thao tác)</w:t>
            </w:r>
          </w:p>
        </w:tc>
        <w:tc>
          <w:tcPr>
            <w:tcW w:w="1523" w:type="dxa"/>
            <w:tcBorders>
              <w:top w:val="nil"/>
              <w:left w:val="nil"/>
              <w:bottom w:val="single" w:sz="4" w:space="0" w:color="000000"/>
              <w:right w:val="single" w:sz="4" w:space="0" w:color="000000"/>
            </w:tcBorders>
            <w:vAlign w:val="center"/>
          </w:tcPr>
          <w:p w14:paraId="17B38ED0" w14:textId="77777777" w:rsidR="00B40AAF" w:rsidRDefault="00746E6D">
            <w:pPr>
              <w:spacing w:after="0" w:line="240" w:lineRule="auto"/>
              <w:jc w:val="center"/>
              <w:rPr>
                <w:color w:val="000000"/>
                <w:sz w:val="28"/>
                <w:szCs w:val="28"/>
              </w:rPr>
            </w:pPr>
            <w:r>
              <w:rPr>
                <w:color w:val="000000"/>
                <w:sz w:val="28"/>
                <w:szCs w:val="28"/>
              </w:rPr>
              <w:t>Yêu cầu chung</w:t>
            </w:r>
          </w:p>
        </w:tc>
      </w:tr>
      <w:tr w:rsidR="00B40AAF" w14:paraId="6FD3BEB3"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1EF3A3C0" w14:textId="77777777" w:rsidR="00B40AAF" w:rsidRDefault="00746E6D">
            <w:pPr>
              <w:spacing w:after="0" w:line="240" w:lineRule="auto"/>
              <w:jc w:val="center"/>
              <w:rPr>
                <w:color w:val="000000"/>
                <w:sz w:val="28"/>
                <w:szCs w:val="28"/>
              </w:rPr>
            </w:pPr>
            <w:r>
              <w:rPr>
                <w:color w:val="000000"/>
                <w:sz w:val="28"/>
                <w:szCs w:val="28"/>
              </w:rPr>
              <w:t>7</w:t>
            </w:r>
          </w:p>
        </w:tc>
        <w:tc>
          <w:tcPr>
            <w:tcW w:w="6866" w:type="dxa"/>
            <w:tcBorders>
              <w:top w:val="nil"/>
              <w:left w:val="nil"/>
              <w:bottom w:val="single" w:sz="4" w:space="0" w:color="000000"/>
              <w:right w:val="single" w:sz="4" w:space="0" w:color="000000"/>
            </w:tcBorders>
            <w:vAlign w:val="center"/>
          </w:tcPr>
          <w:p w14:paraId="03DDBC5E" w14:textId="77777777" w:rsidR="00B40AAF" w:rsidRDefault="00746E6D">
            <w:pPr>
              <w:spacing w:after="0" w:line="240" w:lineRule="auto"/>
              <w:rPr>
                <w:color w:val="000000"/>
                <w:sz w:val="28"/>
                <w:szCs w:val="28"/>
              </w:rPr>
            </w:pPr>
            <w:r>
              <w:rPr>
                <w:color w:val="000000"/>
                <w:sz w:val="28"/>
                <w:szCs w:val="28"/>
              </w:rPr>
              <w:t>Tuân theo các quy định hiện hành</w:t>
            </w:r>
          </w:p>
        </w:tc>
        <w:tc>
          <w:tcPr>
            <w:tcW w:w="1523" w:type="dxa"/>
            <w:tcBorders>
              <w:top w:val="nil"/>
              <w:left w:val="nil"/>
              <w:bottom w:val="single" w:sz="4" w:space="0" w:color="000000"/>
              <w:right w:val="single" w:sz="4" w:space="0" w:color="000000"/>
            </w:tcBorders>
            <w:vAlign w:val="center"/>
          </w:tcPr>
          <w:p w14:paraId="6C901DCA" w14:textId="77777777" w:rsidR="00B40AAF" w:rsidRDefault="00746E6D">
            <w:pPr>
              <w:spacing w:after="0" w:line="240" w:lineRule="auto"/>
              <w:jc w:val="center"/>
              <w:rPr>
                <w:color w:val="000000"/>
                <w:sz w:val="28"/>
                <w:szCs w:val="28"/>
              </w:rPr>
            </w:pPr>
            <w:r>
              <w:rPr>
                <w:color w:val="000000"/>
                <w:sz w:val="28"/>
                <w:szCs w:val="28"/>
              </w:rPr>
              <w:t>Yêu cầu chung</w:t>
            </w:r>
          </w:p>
        </w:tc>
      </w:tr>
      <w:tr w:rsidR="00B40AAF" w14:paraId="467EB106"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2947BDA8" w14:textId="77777777" w:rsidR="00B40AAF" w:rsidRDefault="00746E6D">
            <w:pPr>
              <w:spacing w:after="0" w:line="240" w:lineRule="auto"/>
              <w:jc w:val="center"/>
              <w:rPr>
                <w:color w:val="000000"/>
                <w:sz w:val="28"/>
                <w:szCs w:val="28"/>
              </w:rPr>
            </w:pPr>
            <w:r>
              <w:rPr>
                <w:color w:val="000000"/>
                <w:sz w:val="28"/>
                <w:szCs w:val="28"/>
              </w:rPr>
              <w:lastRenderedPageBreak/>
              <w:t>8</w:t>
            </w:r>
          </w:p>
        </w:tc>
        <w:tc>
          <w:tcPr>
            <w:tcW w:w="6866" w:type="dxa"/>
            <w:tcBorders>
              <w:top w:val="nil"/>
              <w:left w:val="nil"/>
              <w:bottom w:val="single" w:sz="4" w:space="0" w:color="000000"/>
              <w:right w:val="single" w:sz="4" w:space="0" w:color="000000"/>
            </w:tcBorders>
            <w:vAlign w:val="center"/>
          </w:tcPr>
          <w:p w14:paraId="4043ADC6" w14:textId="77777777" w:rsidR="00B40AAF" w:rsidRDefault="00746E6D">
            <w:pPr>
              <w:spacing w:after="0" w:line="240" w:lineRule="auto"/>
              <w:rPr>
                <w:color w:val="000000"/>
                <w:sz w:val="28"/>
                <w:szCs w:val="28"/>
              </w:rPr>
            </w:pPr>
            <w:r>
              <w:rPr>
                <w:color w:val="000000"/>
                <w:sz w:val="28"/>
                <w:szCs w:val="28"/>
              </w:rPr>
              <w:t>Vận hành trên hệ thống mạng LAN, WAN hoặc thông qua VPN</w:t>
            </w:r>
          </w:p>
        </w:tc>
        <w:tc>
          <w:tcPr>
            <w:tcW w:w="1523" w:type="dxa"/>
            <w:tcBorders>
              <w:top w:val="nil"/>
              <w:left w:val="nil"/>
              <w:bottom w:val="single" w:sz="4" w:space="0" w:color="000000"/>
              <w:right w:val="single" w:sz="4" w:space="0" w:color="000000"/>
            </w:tcBorders>
            <w:vAlign w:val="center"/>
          </w:tcPr>
          <w:p w14:paraId="7F6E534D" w14:textId="77777777" w:rsidR="00B40AAF" w:rsidRDefault="00746E6D">
            <w:pPr>
              <w:spacing w:after="0" w:line="240" w:lineRule="auto"/>
              <w:jc w:val="center"/>
              <w:rPr>
                <w:color w:val="000000"/>
                <w:sz w:val="28"/>
                <w:szCs w:val="28"/>
              </w:rPr>
            </w:pPr>
            <w:r>
              <w:rPr>
                <w:color w:val="000000"/>
                <w:sz w:val="28"/>
                <w:szCs w:val="28"/>
              </w:rPr>
              <w:t>Yêu cầu chung</w:t>
            </w:r>
          </w:p>
        </w:tc>
      </w:tr>
      <w:tr w:rsidR="00B40AAF" w14:paraId="1136B0FB"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055A1D5B" w14:textId="77777777" w:rsidR="00B40AAF" w:rsidRDefault="00746E6D">
            <w:pPr>
              <w:spacing w:after="0" w:line="240" w:lineRule="auto"/>
              <w:jc w:val="center"/>
              <w:rPr>
                <w:color w:val="000000"/>
                <w:sz w:val="28"/>
                <w:szCs w:val="28"/>
              </w:rPr>
            </w:pPr>
            <w:r>
              <w:rPr>
                <w:color w:val="000000"/>
                <w:sz w:val="28"/>
                <w:szCs w:val="28"/>
              </w:rPr>
              <w:t>9</w:t>
            </w:r>
          </w:p>
        </w:tc>
        <w:tc>
          <w:tcPr>
            <w:tcW w:w="6866" w:type="dxa"/>
            <w:tcBorders>
              <w:top w:val="nil"/>
              <w:left w:val="nil"/>
              <w:bottom w:val="single" w:sz="4" w:space="0" w:color="000000"/>
              <w:right w:val="single" w:sz="4" w:space="0" w:color="000000"/>
            </w:tcBorders>
            <w:vAlign w:val="center"/>
          </w:tcPr>
          <w:p w14:paraId="6D24EE4B" w14:textId="77777777" w:rsidR="00B40AAF" w:rsidRDefault="00746E6D">
            <w:pPr>
              <w:spacing w:after="0" w:line="240" w:lineRule="auto"/>
              <w:rPr>
                <w:color w:val="000000"/>
                <w:sz w:val="28"/>
                <w:szCs w:val="28"/>
              </w:rPr>
            </w:pPr>
            <w:r>
              <w:rPr>
                <w:color w:val="000000"/>
                <w:sz w:val="28"/>
                <w:szCs w:val="28"/>
              </w:rPr>
              <w:t>Môi trường vận hành là Microsoft Windows 2012/2016 Server đối với máy chủ và Windows 8/10 đối với máy trạm</w:t>
            </w:r>
          </w:p>
        </w:tc>
        <w:tc>
          <w:tcPr>
            <w:tcW w:w="1523" w:type="dxa"/>
            <w:tcBorders>
              <w:top w:val="nil"/>
              <w:left w:val="nil"/>
              <w:bottom w:val="single" w:sz="4" w:space="0" w:color="000000"/>
              <w:right w:val="single" w:sz="4" w:space="0" w:color="000000"/>
            </w:tcBorders>
            <w:vAlign w:val="center"/>
          </w:tcPr>
          <w:p w14:paraId="3CD6A2F7" w14:textId="77777777" w:rsidR="00B40AAF" w:rsidRDefault="00746E6D">
            <w:pPr>
              <w:spacing w:after="0" w:line="240" w:lineRule="auto"/>
              <w:jc w:val="center"/>
              <w:rPr>
                <w:color w:val="000000"/>
                <w:sz w:val="28"/>
                <w:szCs w:val="28"/>
              </w:rPr>
            </w:pPr>
            <w:r>
              <w:rPr>
                <w:color w:val="000000"/>
                <w:sz w:val="28"/>
                <w:szCs w:val="28"/>
              </w:rPr>
              <w:t>Yêu cầu chung</w:t>
            </w:r>
          </w:p>
        </w:tc>
      </w:tr>
    </w:tbl>
    <w:p w14:paraId="7A303917" w14:textId="77777777" w:rsidR="00B40AAF" w:rsidRDefault="00746E6D">
      <w:pPr>
        <w:pStyle w:val="Heading3"/>
        <w:numPr>
          <w:ilvl w:val="2"/>
          <w:numId w:val="1"/>
        </w:numPr>
        <w:rPr>
          <w:color w:val="000000"/>
        </w:rPr>
      </w:pPr>
      <w:bookmarkStart w:id="48" w:name="_heading=h.37m2jsg" w:colFirst="0" w:colLast="0"/>
      <w:bookmarkEnd w:id="48"/>
      <w:r>
        <w:rPr>
          <w:color w:val="000000"/>
        </w:rPr>
        <w:t>Danh sách U</w:t>
      </w:r>
      <w:r>
        <w:rPr>
          <w:color w:val="000000"/>
        </w:rPr>
        <w:t>se-case</w:t>
      </w:r>
    </w:p>
    <w:p w14:paraId="270B1221"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Xem Ph</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ụ</w:t>
      </w:r>
      <w:r>
        <w:rPr>
          <w:rFonts w:ascii="Cambria" w:eastAsia="Cambria" w:hAnsi="Cambria" w:cs="Cambria"/>
          <w:color w:val="000000"/>
          <w:sz w:val="28"/>
          <w:szCs w:val="28"/>
        </w:rPr>
        <w:t>c 02 m</w:t>
      </w:r>
      <w:r>
        <w:rPr>
          <w:rFonts w:ascii="Cambria" w:eastAsia="Cambria" w:hAnsi="Cambria" w:cs="Cambria"/>
          <w:color w:val="000000"/>
          <w:sz w:val="28"/>
          <w:szCs w:val="28"/>
        </w:rPr>
        <w:t>ụ</w:t>
      </w:r>
      <w:r>
        <w:rPr>
          <w:rFonts w:ascii="Cambria" w:eastAsia="Cambria" w:hAnsi="Cambria" w:cs="Cambria"/>
          <w:color w:val="000000"/>
          <w:sz w:val="28"/>
          <w:szCs w:val="28"/>
        </w:rPr>
        <w:t>c B</w:t>
      </w:r>
      <w:r>
        <w:rPr>
          <w:rFonts w:ascii="Cambria" w:eastAsia="Cambria" w:hAnsi="Cambria" w:cs="Cambria"/>
          <w:color w:val="000000"/>
          <w:sz w:val="28"/>
          <w:szCs w:val="28"/>
        </w:rPr>
        <w:t>ả</w:t>
      </w:r>
      <w:r>
        <w:rPr>
          <w:rFonts w:ascii="Cambria" w:eastAsia="Cambria" w:hAnsi="Cambria" w:cs="Cambria"/>
          <w:color w:val="000000"/>
          <w:sz w:val="28"/>
          <w:szCs w:val="28"/>
        </w:rPr>
        <w:t>ng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yêu c</w:t>
      </w:r>
      <w:r>
        <w:rPr>
          <w:rFonts w:ascii="Cambria" w:eastAsia="Cambria" w:hAnsi="Cambria" w:cs="Cambria"/>
          <w:color w:val="000000"/>
          <w:sz w:val="28"/>
          <w:szCs w:val="28"/>
        </w:rPr>
        <w:t>ầ</w:t>
      </w:r>
      <w:r>
        <w:rPr>
          <w:rFonts w:ascii="Cambria" w:eastAsia="Cambria" w:hAnsi="Cambria" w:cs="Cambria"/>
          <w:color w:val="000000"/>
          <w:sz w:val="28"/>
          <w:szCs w:val="28"/>
        </w:rPr>
        <w:t>u ch</w:t>
      </w:r>
      <w:r>
        <w:rPr>
          <w:rFonts w:ascii="Cambria" w:eastAsia="Cambria" w:hAnsi="Cambria" w:cs="Cambria"/>
          <w:color w:val="000000"/>
          <w:sz w:val="28"/>
          <w:szCs w:val="28"/>
        </w:rPr>
        <w:t>ứ</w:t>
      </w:r>
      <w:r>
        <w:rPr>
          <w:rFonts w:ascii="Cambria" w:eastAsia="Cambria" w:hAnsi="Cambria" w:cs="Cambria"/>
          <w:color w:val="000000"/>
          <w:sz w:val="28"/>
          <w:szCs w:val="28"/>
        </w:rPr>
        <w:t>c năng sang trư</w:t>
      </w:r>
      <w:r>
        <w:rPr>
          <w:rFonts w:ascii="Cambria" w:eastAsia="Cambria" w:hAnsi="Cambria" w:cs="Cambria"/>
          <w:color w:val="000000"/>
          <w:sz w:val="28"/>
          <w:szCs w:val="28"/>
        </w:rPr>
        <w:t>ờ</w:t>
      </w:r>
      <w:r>
        <w:rPr>
          <w:rFonts w:ascii="Cambria" w:eastAsia="Cambria" w:hAnsi="Cambria" w:cs="Cambria"/>
          <w:color w:val="000000"/>
          <w:sz w:val="28"/>
          <w:szCs w:val="28"/>
        </w:rPr>
        <w:t>ng h</w:t>
      </w:r>
      <w:r>
        <w:rPr>
          <w:rFonts w:ascii="Cambria" w:eastAsia="Cambria" w:hAnsi="Cambria" w:cs="Cambria"/>
          <w:color w:val="000000"/>
          <w:sz w:val="28"/>
          <w:szCs w:val="28"/>
        </w:rPr>
        <w:t>ợ</w:t>
      </w:r>
      <w:r>
        <w:rPr>
          <w:rFonts w:ascii="Cambria" w:eastAsia="Cambria" w:hAnsi="Cambria" w:cs="Cambria"/>
          <w:color w:val="000000"/>
          <w:sz w:val="28"/>
          <w:szCs w:val="28"/>
        </w:rPr>
        <w:t>p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(Use-case).</w:t>
      </w:r>
    </w:p>
    <w:p w14:paraId="6EC34FAE" w14:textId="77777777" w:rsidR="00B40AAF" w:rsidRDefault="00746E6D">
      <w:pPr>
        <w:pStyle w:val="Heading3"/>
        <w:numPr>
          <w:ilvl w:val="2"/>
          <w:numId w:val="1"/>
        </w:numPr>
        <w:rPr>
          <w:color w:val="000000"/>
        </w:rPr>
      </w:pPr>
      <w:bookmarkStart w:id="49" w:name="_heading=h.1mrcu09" w:colFirst="0" w:colLast="0"/>
      <w:bookmarkEnd w:id="49"/>
      <w:r>
        <w:rPr>
          <w:color w:val="000000"/>
        </w:rPr>
        <w:t>Sơ đ</w:t>
      </w:r>
      <w:r>
        <w:rPr>
          <w:color w:val="000000"/>
        </w:rPr>
        <w:t>ồ</w:t>
      </w:r>
      <w:r>
        <w:rPr>
          <w:color w:val="000000"/>
        </w:rPr>
        <w:t xml:space="preserve"> Use-case </w:t>
      </w:r>
    </w:p>
    <w:p w14:paraId="55D4C24B" w14:textId="77777777" w:rsidR="00B40AAF" w:rsidRDefault="00746E6D">
      <w:pPr>
        <w:jc w:val="center"/>
        <w:rPr>
          <w:color w:val="000000"/>
          <w:sz w:val="28"/>
          <w:szCs w:val="28"/>
        </w:rPr>
      </w:pPr>
      <w:r>
        <w:rPr>
          <w:color w:val="000000"/>
        </w:rPr>
        <w:object w:dxaOrig="9624" w:dyaOrig="5361" w14:anchorId="6213C361">
          <v:shape id="_x0000_i1028" type="#_x0000_t75" style="width:480.9pt;height:268.2pt" o:ole="">
            <v:imagedata r:id="rId20" o:title=""/>
          </v:shape>
          <o:OLEObject Type="Embed" ProgID="Visio.Drawing.15" ShapeID="_x0000_i1028" DrawAspect="Content" ObjectID="_1747598203" r:id="rId21"/>
        </w:object>
      </w:r>
    </w:p>
    <w:p w14:paraId="5E2E894B" w14:textId="77777777" w:rsidR="00B40AAF" w:rsidRPr="00A37CFA" w:rsidRDefault="00746E6D">
      <w:pPr>
        <w:pStyle w:val="Heading2"/>
        <w:numPr>
          <w:ilvl w:val="1"/>
          <w:numId w:val="1"/>
        </w:numPr>
        <w:rPr>
          <w:lang w:val="vi-VN"/>
        </w:rPr>
      </w:pPr>
      <w:bookmarkStart w:id="50" w:name="_heading=h.46r0co2" w:colFirst="0" w:colLast="0"/>
      <w:bookmarkEnd w:id="50"/>
      <w:r w:rsidRPr="00A37CFA">
        <w:rPr>
          <w:lang w:val="vi-VN"/>
        </w:rPr>
        <w:t>Phân h</w:t>
      </w:r>
      <w:r w:rsidRPr="00A37CFA">
        <w:rPr>
          <w:lang w:val="vi-VN"/>
        </w:rPr>
        <w:t>ệ</w:t>
      </w:r>
      <w:r w:rsidRPr="00A37CFA">
        <w:rPr>
          <w:lang w:val="vi-VN"/>
        </w:rPr>
        <w:t xml:space="preserve"> ch</w:t>
      </w:r>
      <w:r w:rsidRPr="00A37CFA">
        <w:rPr>
          <w:lang w:val="vi-VN"/>
        </w:rPr>
        <w:t>ứ</w:t>
      </w:r>
      <w:r w:rsidRPr="00A37CFA">
        <w:rPr>
          <w:lang w:val="vi-VN"/>
        </w:rPr>
        <w:t>c năng ph</w:t>
      </w:r>
      <w:r w:rsidRPr="00A37CFA">
        <w:rPr>
          <w:lang w:val="vi-VN"/>
        </w:rPr>
        <w:t>ầ</w:t>
      </w:r>
      <w:r w:rsidRPr="00A37CFA">
        <w:rPr>
          <w:lang w:val="vi-VN"/>
        </w:rPr>
        <w:t>n m</w:t>
      </w:r>
      <w:r w:rsidRPr="00A37CFA">
        <w:rPr>
          <w:lang w:val="vi-VN"/>
        </w:rPr>
        <w:t>ề</w:t>
      </w:r>
      <w:r w:rsidRPr="00A37CFA">
        <w:rPr>
          <w:lang w:val="vi-VN"/>
        </w:rPr>
        <w:t>m Qu</w:t>
      </w:r>
      <w:r w:rsidRPr="00A37CFA">
        <w:rPr>
          <w:lang w:val="vi-VN"/>
        </w:rPr>
        <w:t>ả</w:t>
      </w:r>
      <w:r w:rsidRPr="00A37CFA">
        <w:rPr>
          <w:lang w:val="vi-VN"/>
        </w:rPr>
        <w:t>n lý ti</w:t>
      </w:r>
      <w:r w:rsidRPr="00A37CFA">
        <w:rPr>
          <w:lang w:val="vi-VN"/>
        </w:rPr>
        <w:t>ề</w:t>
      </w:r>
      <w:r w:rsidRPr="00A37CFA">
        <w:rPr>
          <w:lang w:val="vi-VN"/>
        </w:rPr>
        <w:t>n lương</w:t>
      </w:r>
    </w:p>
    <w:p w14:paraId="3A55D81D" w14:textId="77777777" w:rsidR="00B40AAF" w:rsidRDefault="00746E6D">
      <w:pPr>
        <w:pStyle w:val="Heading3"/>
        <w:numPr>
          <w:ilvl w:val="2"/>
          <w:numId w:val="1"/>
        </w:numPr>
        <w:rPr>
          <w:color w:val="000000"/>
        </w:rPr>
      </w:pPr>
      <w:bookmarkStart w:id="51" w:name="_heading=h.2lwamvv" w:colFirst="0" w:colLast="0"/>
      <w:bookmarkEnd w:id="51"/>
      <w:r>
        <w:rPr>
          <w:color w:val="000000"/>
        </w:rPr>
        <w:t>Yêu c</w:t>
      </w:r>
      <w:r>
        <w:rPr>
          <w:color w:val="000000"/>
        </w:rPr>
        <w:t>ầ</w:t>
      </w:r>
      <w:r>
        <w:rPr>
          <w:color w:val="000000"/>
        </w:rPr>
        <w:t>u ch</w:t>
      </w:r>
      <w:r>
        <w:rPr>
          <w:color w:val="000000"/>
        </w:rPr>
        <w:t>ứ</w:t>
      </w:r>
      <w:r>
        <w:rPr>
          <w:color w:val="000000"/>
        </w:rPr>
        <w:t>c năng ph</w:t>
      </w:r>
      <w:r>
        <w:rPr>
          <w:color w:val="000000"/>
        </w:rPr>
        <w:t>ầ</w:t>
      </w:r>
      <w:r>
        <w:rPr>
          <w:color w:val="000000"/>
        </w:rPr>
        <w:t>n m</w:t>
      </w:r>
      <w:r>
        <w:rPr>
          <w:color w:val="000000"/>
        </w:rPr>
        <w:t>ề</w:t>
      </w:r>
      <w:r>
        <w:rPr>
          <w:color w:val="000000"/>
        </w:rPr>
        <w:t>m</w:t>
      </w:r>
    </w:p>
    <w:p w14:paraId="0A50B086"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Xem Ph</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ụ</w:t>
      </w:r>
      <w:r>
        <w:rPr>
          <w:rFonts w:ascii="Cambria" w:eastAsia="Cambria" w:hAnsi="Cambria" w:cs="Cambria"/>
          <w:color w:val="000000"/>
          <w:sz w:val="28"/>
          <w:szCs w:val="28"/>
        </w:rPr>
        <w:t>c 02: B</w:t>
      </w:r>
      <w:r>
        <w:rPr>
          <w:rFonts w:ascii="Cambria" w:eastAsia="Cambria" w:hAnsi="Cambria" w:cs="Cambria"/>
          <w:color w:val="000000"/>
          <w:sz w:val="28"/>
          <w:szCs w:val="28"/>
        </w:rPr>
        <w:t>ả</w:t>
      </w:r>
      <w:r>
        <w:rPr>
          <w:rFonts w:ascii="Cambria" w:eastAsia="Cambria" w:hAnsi="Cambria" w:cs="Cambria"/>
          <w:color w:val="000000"/>
          <w:sz w:val="28"/>
          <w:szCs w:val="28"/>
        </w:rPr>
        <w:t>ng s</w:t>
      </w:r>
      <w:r>
        <w:rPr>
          <w:rFonts w:ascii="Cambria" w:eastAsia="Cambria" w:hAnsi="Cambria" w:cs="Cambria"/>
          <w:color w:val="000000"/>
          <w:sz w:val="28"/>
          <w:szCs w:val="28"/>
        </w:rPr>
        <w:t>ắ</w:t>
      </w:r>
      <w:r>
        <w:rPr>
          <w:rFonts w:ascii="Cambria" w:eastAsia="Cambria" w:hAnsi="Cambria" w:cs="Cambria"/>
          <w:color w:val="000000"/>
          <w:sz w:val="28"/>
          <w:szCs w:val="28"/>
        </w:rPr>
        <w:t>p x</w:t>
      </w:r>
      <w:r>
        <w:rPr>
          <w:rFonts w:ascii="Cambria" w:eastAsia="Cambria" w:hAnsi="Cambria" w:cs="Cambria"/>
          <w:color w:val="000000"/>
          <w:sz w:val="28"/>
          <w:szCs w:val="28"/>
        </w:rPr>
        <w:t>ế</w:t>
      </w:r>
      <w:r>
        <w:rPr>
          <w:rFonts w:ascii="Cambria" w:eastAsia="Cambria" w:hAnsi="Cambria" w:cs="Cambria"/>
          <w:color w:val="000000"/>
          <w:sz w:val="28"/>
          <w:szCs w:val="28"/>
        </w:rPr>
        <w:t>p thứ tự ưu tiên các yêu c</w:t>
      </w:r>
      <w:r>
        <w:rPr>
          <w:rFonts w:ascii="Cambria" w:eastAsia="Cambria" w:hAnsi="Cambria" w:cs="Cambria"/>
          <w:color w:val="000000"/>
          <w:sz w:val="28"/>
          <w:szCs w:val="28"/>
        </w:rPr>
        <w:t>ầ</w:t>
      </w:r>
      <w:r>
        <w:rPr>
          <w:rFonts w:ascii="Cambria" w:eastAsia="Cambria" w:hAnsi="Cambria" w:cs="Cambria"/>
          <w:color w:val="000000"/>
          <w:sz w:val="28"/>
          <w:szCs w:val="28"/>
        </w:rPr>
        <w:t>u ch</w:t>
      </w:r>
      <w:r>
        <w:rPr>
          <w:rFonts w:ascii="Cambria" w:eastAsia="Cambria" w:hAnsi="Cambria" w:cs="Cambria"/>
          <w:color w:val="000000"/>
          <w:sz w:val="28"/>
          <w:szCs w:val="28"/>
        </w:rPr>
        <w:t>ứ</w:t>
      </w:r>
      <w:r>
        <w:rPr>
          <w:rFonts w:ascii="Cambria" w:eastAsia="Cambria" w:hAnsi="Cambria" w:cs="Cambria"/>
          <w:color w:val="000000"/>
          <w:sz w:val="28"/>
          <w:szCs w:val="28"/>
        </w:rPr>
        <w:t>c năng của phần mềm</w:t>
      </w:r>
    </w:p>
    <w:p w14:paraId="5490ABF1" w14:textId="77777777" w:rsidR="00B40AAF" w:rsidRDefault="00746E6D">
      <w:pPr>
        <w:pStyle w:val="Heading3"/>
        <w:numPr>
          <w:ilvl w:val="2"/>
          <w:numId w:val="1"/>
        </w:numPr>
        <w:rPr>
          <w:color w:val="000000"/>
        </w:rPr>
      </w:pPr>
      <w:bookmarkStart w:id="52" w:name="_heading=h.111kx3o" w:colFirst="0" w:colLast="0"/>
      <w:bookmarkEnd w:id="52"/>
      <w:r>
        <w:rPr>
          <w:color w:val="000000"/>
        </w:rPr>
        <w:lastRenderedPageBreak/>
        <w:t>Yêu c</w:t>
      </w:r>
      <w:r>
        <w:rPr>
          <w:color w:val="000000"/>
        </w:rPr>
        <w:t>ầ</w:t>
      </w:r>
      <w:r>
        <w:rPr>
          <w:color w:val="000000"/>
        </w:rPr>
        <w:t>u phi ch</w:t>
      </w:r>
      <w:r>
        <w:rPr>
          <w:color w:val="000000"/>
        </w:rPr>
        <w:t>ứ</w:t>
      </w:r>
      <w:r>
        <w:rPr>
          <w:color w:val="000000"/>
        </w:rPr>
        <w:t>c năng</w:t>
      </w:r>
    </w:p>
    <w:tbl>
      <w:tblPr>
        <w:tblStyle w:val="af7"/>
        <w:tblW w:w="9205" w:type="dxa"/>
        <w:tblLayout w:type="fixed"/>
        <w:tblLook w:val="0400" w:firstRow="0" w:lastRow="0" w:firstColumn="0" w:lastColumn="0" w:noHBand="0" w:noVBand="1"/>
      </w:tblPr>
      <w:tblGrid>
        <w:gridCol w:w="816"/>
        <w:gridCol w:w="6866"/>
        <w:gridCol w:w="1523"/>
      </w:tblGrid>
      <w:tr w:rsidR="00B40AAF" w14:paraId="05299E36" w14:textId="77777777">
        <w:trPr>
          <w:trHeight w:val="397"/>
          <w:tblHeader/>
        </w:trPr>
        <w:tc>
          <w:tcPr>
            <w:tcW w:w="8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211D48" w14:textId="77777777" w:rsidR="00B40AAF" w:rsidRDefault="00746E6D">
            <w:pPr>
              <w:spacing w:before="120" w:after="0" w:line="264" w:lineRule="auto"/>
              <w:jc w:val="center"/>
              <w:rPr>
                <w:b/>
                <w:color w:val="000000"/>
                <w:sz w:val="28"/>
                <w:szCs w:val="28"/>
              </w:rPr>
            </w:pPr>
            <w:r>
              <w:rPr>
                <w:b/>
                <w:color w:val="000000"/>
                <w:sz w:val="28"/>
                <w:szCs w:val="28"/>
              </w:rPr>
              <w:t> STT</w:t>
            </w:r>
          </w:p>
        </w:tc>
        <w:tc>
          <w:tcPr>
            <w:tcW w:w="6866" w:type="dxa"/>
            <w:tcBorders>
              <w:top w:val="single" w:sz="4" w:space="0" w:color="000000"/>
              <w:left w:val="nil"/>
              <w:bottom w:val="single" w:sz="4" w:space="0" w:color="000000"/>
              <w:right w:val="single" w:sz="4" w:space="0" w:color="000000"/>
            </w:tcBorders>
            <w:shd w:val="clear" w:color="auto" w:fill="auto"/>
            <w:vAlign w:val="center"/>
          </w:tcPr>
          <w:p w14:paraId="0A6D401B" w14:textId="77777777" w:rsidR="00B40AAF" w:rsidRDefault="00746E6D">
            <w:pPr>
              <w:spacing w:before="120" w:after="0" w:line="264" w:lineRule="auto"/>
              <w:jc w:val="center"/>
              <w:rPr>
                <w:b/>
                <w:color w:val="000000"/>
                <w:sz w:val="28"/>
                <w:szCs w:val="28"/>
              </w:rPr>
            </w:pPr>
            <w:r>
              <w:rPr>
                <w:b/>
                <w:color w:val="000000"/>
                <w:sz w:val="28"/>
                <w:szCs w:val="28"/>
              </w:rPr>
              <w:t>Yêu cầu phi chức năng</w:t>
            </w:r>
          </w:p>
        </w:tc>
        <w:tc>
          <w:tcPr>
            <w:tcW w:w="1523" w:type="dxa"/>
            <w:tcBorders>
              <w:top w:val="single" w:sz="4" w:space="0" w:color="000000"/>
              <w:left w:val="nil"/>
              <w:bottom w:val="single" w:sz="4" w:space="0" w:color="000000"/>
              <w:right w:val="single" w:sz="4" w:space="0" w:color="000000"/>
            </w:tcBorders>
            <w:shd w:val="clear" w:color="auto" w:fill="auto"/>
            <w:vAlign w:val="center"/>
          </w:tcPr>
          <w:p w14:paraId="1C410355" w14:textId="77777777" w:rsidR="00B40AAF" w:rsidRDefault="00746E6D">
            <w:pPr>
              <w:spacing w:before="120" w:after="0" w:line="264" w:lineRule="auto"/>
              <w:jc w:val="center"/>
              <w:rPr>
                <w:b/>
                <w:color w:val="000000"/>
                <w:sz w:val="28"/>
                <w:szCs w:val="28"/>
              </w:rPr>
            </w:pPr>
            <w:r>
              <w:rPr>
                <w:b/>
                <w:color w:val="000000"/>
                <w:sz w:val="28"/>
                <w:szCs w:val="28"/>
              </w:rPr>
              <w:t> Loại</w:t>
            </w:r>
          </w:p>
        </w:tc>
      </w:tr>
      <w:tr w:rsidR="00B40AAF" w14:paraId="1332048A"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28A7384A" w14:textId="77777777" w:rsidR="00B40AAF" w:rsidRDefault="00746E6D">
            <w:pPr>
              <w:spacing w:before="120" w:after="0" w:line="264" w:lineRule="auto"/>
              <w:jc w:val="center"/>
              <w:rPr>
                <w:color w:val="000000"/>
                <w:sz w:val="28"/>
                <w:szCs w:val="28"/>
              </w:rPr>
            </w:pPr>
            <w:r>
              <w:rPr>
                <w:color w:val="000000"/>
                <w:sz w:val="28"/>
                <w:szCs w:val="28"/>
              </w:rPr>
              <w:t>1</w:t>
            </w:r>
          </w:p>
        </w:tc>
        <w:tc>
          <w:tcPr>
            <w:tcW w:w="6866" w:type="dxa"/>
            <w:tcBorders>
              <w:top w:val="nil"/>
              <w:left w:val="nil"/>
              <w:bottom w:val="single" w:sz="4" w:space="0" w:color="000000"/>
              <w:right w:val="single" w:sz="4" w:space="0" w:color="000000"/>
            </w:tcBorders>
          </w:tcPr>
          <w:p w14:paraId="32272AFA" w14:textId="77777777" w:rsidR="00B40AAF" w:rsidRDefault="00746E6D">
            <w:pPr>
              <w:spacing w:before="120" w:after="0" w:line="264" w:lineRule="auto"/>
              <w:rPr>
                <w:color w:val="000000"/>
                <w:sz w:val="28"/>
                <w:szCs w:val="28"/>
              </w:rPr>
            </w:pPr>
            <w:r>
              <w:rPr>
                <w:color w:val="000000"/>
                <w:sz w:val="28"/>
                <w:szCs w:val="28"/>
              </w:rPr>
              <w:t xml:space="preserve">Hệ quản trị cơ sở dữ liệu thông dụng như là MS SQL Server hoặc các hệ quản trị mã nguồn mở khác như là </w:t>
            </w:r>
            <w:sdt>
              <w:sdtPr>
                <w:tag w:val="goog_rdk_0"/>
                <w:id w:val="520594317"/>
              </w:sdtPr>
              <w:sdtEndPr/>
              <w:sdtContent>
                <w:ins w:id="53" w:author="HÀ PHAN NGUYỄN LÂM" w:date="2023-04-22T06:54:00Z">
                  <w:r>
                    <w:rPr>
                      <w:color w:val="000000"/>
                      <w:sz w:val="28"/>
                      <w:szCs w:val="28"/>
                    </w:rPr>
                    <w:t>PostGreSQL</w:t>
                  </w:r>
                </w:ins>
              </w:sdtContent>
            </w:sdt>
            <w:sdt>
              <w:sdtPr>
                <w:tag w:val="goog_rdk_1"/>
                <w:id w:val="-883714656"/>
              </w:sdtPr>
              <w:sdtEndPr/>
              <w:sdtContent>
                <w:del w:id="54" w:author="HÀ PHAN NGUYỄN LÂM" w:date="2023-04-22T06:54:00Z">
                  <w:r>
                    <w:rPr>
                      <w:color w:val="000000"/>
                      <w:sz w:val="28"/>
                      <w:szCs w:val="28"/>
                    </w:rPr>
                    <w:delText>PostGre SQL</w:delText>
                  </w:r>
                </w:del>
              </w:sdtContent>
            </w:sdt>
          </w:p>
        </w:tc>
        <w:tc>
          <w:tcPr>
            <w:tcW w:w="1523" w:type="dxa"/>
            <w:tcBorders>
              <w:top w:val="nil"/>
              <w:left w:val="nil"/>
              <w:bottom w:val="single" w:sz="4" w:space="0" w:color="000000"/>
              <w:right w:val="single" w:sz="4" w:space="0" w:color="000000"/>
            </w:tcBorders>
            <w:vAlign w:val="center"/>
          </w:tcPr>
          <w:p w14:paraId="23A88639" w14:textId="77777777" w:rsidR="00B40AAF" w:rsidRDefault="00746E6D">
            <w:pPr>
              <w:spacing w:before="120" w:after="0" w:line="264" w:lineRule="auto"/>
              <w:jc w:val="center"/>
              <w:rPr>
                <w:color w:val="000000"/>
                <w:sz w:val="28"/>
                <w:szCs w:val="28"/>
              </w:rPr>
            </w:pPr>
            <w:r>
              <w:rPr>
                <w:color w:val="000000"/>
                <w:sz w:val="28"/>
                <w:szCs w:val="28"/>
              </w:rPr>
              <w:t>Cơ sở dữ liệu</w:t>
            </w:r>
          </w:p>
        </w:tc>
      </w:tr>
      <w:tr w:rsidR="00B40AAF" w14:paraId="51AE8075"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00E4CEB8" w14:textId="77777777" w:rsidR="00B40AAF" w:rsidRDefault="00746E6D">
            <w:pPr>
              <w:spacing w:before="120" w:after="0" w:line="264" w:lineRule="auto"/>
              <w:jc w:val="center"/>
              <w:rPr>
                <w:color w:val="000000"/>
                <w:sz w:val="28"/>
                <w:szCs w:val="28"/>
              </w:rPr>
            </w:pPr>
            <w:r>
              <w:rPr>
                <w:color w:val="000000"/>
                <w:sz w:val="28"/>
                <w:szCs w:val="28"/>
              </w:rPr>
              <w:t>2</w:t>
            </w:r>
          </w:p>
        </w:tc>
        <w:tc>
          <w:tcPr>
            <w:tcW w:w="6866" w:type="dxa"/>
            <w:tcBorders>
              <w:top w:val="nil"/>
              <w:left w:val="nil"/>
              <w:bottom w:val="single" w:sz="4" w:space="0" w:color="000000"/>
              <w:right w:val="single" w:sz="4" w:space="0" w:color="000000"/>
            </w:tcBorders>
            <w:vAlign w:val="center"/>
          </w:tcPr>
          <w:p w14:paraId="64DB1F3D" w14:textId="77777777" w:rsidR="00B40AAF" w:rsidRDefault="00746E6D">
            <w:pPr>
              <w:spacing w:before="120" w:after="0" w:line="264" w:lineRule="auto"/>
              <w:rPr>
                <w:color w:val="000000"/>
                <w:sz w:val="28"/>
                <w:szCs w:val="28"/>
              </w:rPr>
            </w:pPr>
            <w:r>
              <w:rPr>
                <w:color w:val="000000"/>
                <w:sz w:val="28"/>
                <w:szCs w:val="28"/>
              </w:rPr>
              <w:t>Khi dữ liệu tăng trưởng lớn; hệ thống phải đảm bảo thời gian truy xuất dữ liệu, đảm bảo tối thiểu nhất dung lượng lưu trữ, tối ưu trong quá trình thiết kế</w:t>
            </w:r>
          </w:p>
        </w:tc>
        <w:tc>
          <w:tcPr>
            <w:tcW w:w="1523" w:type="dxa"/>
            <w:tcBorders>
              <w:top w:val="nil"/>
              <w:left w:val="nil"/>
              <w:bottom w:val="single" w:sz="4" w:space="0" w:color="000000"/>
              <w:right w:val="single" w:sz="4" w:space="0" w:color="000000"/>
            </w:tcBorders>
            <w:vAlign w:val="center"/>
          </w:tcPr>
          <w:p w14:paraId="454A626B" w14:textId="77777777" w:rsidR="00B40AAF" w:rsidRDefault="00746E6D">
            <w:pPr>
              <w:spacing w:before="120" w:after="0" w:line="264" w:lineRule="auto"/>
              <w:jc w:val="center"/>
              <w:rPr>
                <w:color w:val="000000"/>
                <w:sz w:val="28"/>
                <w:szCs w:val="28"/>
              </w:rPr>
            </w:pPr>
            <w:r>
              <w:rPr>
                <w:color w:val="000000"/>
                <w:sz w:val="28"/>
                <w:szCs w:val="28"/>
              </w:rPr>
              <w:t>Cơ sở dữ liệu</w:t>
            </w:r>
          </w:p>
        </w:tc>
      </w:tr>
      <w:tr w:rsidR="00B40AAF" w14:paraId="511F69E2"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2E82DD53" w14:textId="77777777" w:rsidR="00B40AAF" w:rsidRDefault="00746E6D">
            <w:pPr>
              <w:spacing w:before="120" w:after="0" w:line="264" w:lineRule="auto"/>
              <w:jc w:val="center"/>
              <w:rPr>
                <w:color w:val="000000"/>
                <w:sz w:val="28"/>
                <w:szCs w:val="28"/>
              </w:rPr>
            </w:pPr>
            <w:r>
              <w:rPr>
                <w:color w:val="000000"/>
                <w:sz w:val="28"/>
                <w:szCs w:val="28"/>
              </w:rPr>
              <w:t>3</w:t>
            </w:r>
          </w:p>
        </w:tc>
        <w:tc>
          <w:tcPr>
            <w:tcW w:w="6866" w:type="dxa"/>
            <w:tcBorders>
              <w:top w:val="nil"/>
              <w:left w:val="nil"/>
              <w:bottom w:val="single" w:sz="4" w:space="0" w:color="000000"/>
              <w:right w:val="single" w:sz="4" w:space="0" w:color="000000"/>
            </w:tcBorders>
            <w:vAlign w:val="center"/>
          </w:tcPr>
          <w:p w14:paraId="6D71844E" w14:textId="77777777" w:rsidR="00B40AAF" w:rsidRDefault="00746E6D">
            <w:pPr>
              <w:spacing w:before="120" w:after="0" w:line="264" w:lineRule="auto"/>
              <w:rPr>
                <w:color w:val="000000"/>
                <w:sz w:val="28"/>
                <w:szCs w:val="28"/>
              </w:rPr>
            </w:pPr>
            <w:r>
              <w:rPr>
                <w:color w:val="000000"/>
                <w:sz w:val="28"/>
                <w:szCs w:val="28"/>
              </w:rPr>
              <w:t>Chuẩn font, giao diện là Unicode TCVN 6901:2000, ngôn ngữ thể hiện trên giao diện chương trình là Tiếng Việt</w:t>
            </w:r>
          </w:p>
        </w:tc>
        <w:tc>
          <w:tcPr>
            <w:tcW w:w="1523" w:type="dxa"/>
            <w:tcBorders>
              <w:top w:val="nil"/>
              <w:left w:val="nil"/>
              <w:bottom w:val="single" w:sz="4" w:space="0" w:color="000000"/>
              <w:right w:val="single" w:sz="4" w:space="0" w:color="000000"/>
            </w:tcBorders>
            <w:vAlign w:val="center"/>
          </w:tcPr>
          <w:p w14:paraId="36ED854B"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3AAD5384"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3D2DE290" w14:textId="77777777" w:rsidR="00B40AAF" w:rsidRDefault="00746E6D">
            <w:pPr>
              <w:spacing w:before="120" w:after="0" w:line="264" w:lineRule="auto"/>
              <w:jc w:val="center"/>
              <w:rPr>
                <w:color w:val="000000"/>
                <w:sz w:val="28"/>
                <w:szCs w:val="28"/>
              </w:rPr>
            </w:pPr>
            <w:r>
              <w:rPr>
                <w:color w:val="000000"/>
                <w:sz w:val="28"/>
                <w:szCs w:val="28"/>
              </w:rPr>
              <w:t>4</w:t>
            </w:r>
          </w:p>
        </w:tc>
        <w:tc>
          <w:tcPr>
            <w:tcW w:w="6866" w:type="dxa"/>
            <w:tcBorders>
              <w:top w:val="nil"/>
              <w:left w:val="nil"/>
              <w:bottom w:val="single" w:sz="4" w:space="0" w:color="000000"/>
              <w:right w:val="single" w:sz="4" w:space="0" w:color="000000"/>
            </w:tcBorders>
            <w:vAlign w:val="center"/>
          </w:tcPr>
          <w:p w14:paraId="24597186" w14:textId="77777777" w:rsidR="00B40AAF" w:rsidRDefault="00746E6D">
            <w:pPr>
              <w:spacing w:before="120" w:after="0" w:line="264" w:lineRule="auto"/>
              <w:rPr>
                <w:color w:val="000000"/>
                <w:sz w:val="28"/>
                <w:szCs w:val="28"/>
              </w:rPr>
            </w:pPr>
            <w:r>
              <w:rPr>
                <w:color w:val="000000"/>
                <w:sz w:val="28"/>
                <w:szCs w:val="28"/>
              </w:rPr>
              <w:t>Hệ thống cho phép thay đổi và định nghĩa các thông số, thông tin khi cần thiết mà không sửa lại chương trình</w:t>
            </w:r>
          </w:p>
        </w:tc>
        <w:tc>
          <w:tcPr>
            <w:tcW w:w="1523" w:type="dxa"/>
            <w:tcBorders>
              <w:top w:val="nil"/>
              <w:left w:val="nil"/>
              <w:bottom w:val="single" w:sz="4" w:space="0" w:color="000000"/>
              <w:right w:val="single" w:sz="4" w:space="0" w:color="000000"/>
            </w:tcBorders>
            <w:vAlign w:val="center"/>
          </w:tcPr>
          <w:p w14:paraId="1664F8E6" w14:textId="77777777" w:rsidR="00B40AAF" w:rsidRDefault="00746E6D">
            <w:pPr>
              <w:spacing w:before="120" w:after="0" w:line="264" w:lineRule="auto"/>
              <w:jc w:val="center"/>
              <w:rPr>
                <w:color w:val="000000"/>
                <w:sz w:val="28"/>
                <w:szCs w:val="28"/>
              </w:rPr>
            </w:pPr>
            <w:r>
              <w:rPr>
                <w:color w:val="000000"/>
                <w:sz w:val="28"/>
                <w:szCs w:val="28"/>
              </w:rPr>
              <w:t>Dữ liệu đầu vào</w:t>
            </w:r>
          </w:p>
        </w:tc>
      </w:tr>
      <w:tr w:rsidR="00B40AAF" w14:paraId="14F95569"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2669BF21" w14:textId="77777777" w:rsidR="00B40AAF" w:rsidRDefault="00746E6D">
            <w:pPr>
              <w:spacing w:before="120" w:after="0" w:line="264" w:lineRule="auto"/>
              <w:jc w:val="center"/>
              <w:rPr>
                <w:color w:val="000000"/>
                <w:sz w:val="28"/>
                <w:szCs w:val="28"/>
              </w:rPr>
            </w:pPr>
            <w:r>
              <w:rPr>
                <w:color w:val="000000"/>
                <w:sz w:val="28"/>
                <w:szCs w:val="28"/>
              </w:rPr>
              <w:t>5</w:t>
            </w:r>
          </w:p>
        </w:tc>
        <w:tc>
          <w:tcPr>
            <w:tcW w:w="6866" w:type="dxa"/>
            <w:tcBorders>
              <w:top w:val="nil"/>
              <w:left w:val="nil"/>
              <w:bottom w:val="single" w:sz="4" w:space="0" w:color="000000"/>
              <w:right w:val="single" w:sz="4" w:space="0" w:color="000000"/>
            </w:tcBorders>
            <w:vAlign w:val="center"/>
          </w:tcPr>
          <w:p w14:paraId="41D6161A" w14:textId="77777777" w:rsidR="00B40AAF" w:rsidRDefault="00746E6D">
            <w:pPr>
              <w:spacing w:before="120" w:after="0" w:line="264" w:lineRule="auto"/>
              <w:rPr>
                <w:color w:val="000000"/>
                <w:sz w:val="28"/>
                <w:szCs w:val="28"/>
              </w:rPr>
            </w:pPr>
            <w:r>
              <w:rPr>
                <w:color w:val="000000"/>
                <w:sz w:val="28"/>
                <w:szCs w:val="28"/>
              </w:rPr>
              <w:t>Hệ</w:t>
            </w:r>
            <w:r>
              <w:rPr>
                <w:color w:val="000000"/>
                <w:sz w:val="28"/>
                <w:szCs w:val="28"/>
              </w:rPr>
              <w:t xml:space="preserve"> thống phải đảm bảo số lượng giao dịch nhiều người cùng lúc</w:t>
            </w:r>
          </w:p>
        </w:tc>
        <w:tc>
          <w:tcPr>
            <w:tcW w:w="1523" w:type="dxa"/>
            <w:tcBorders>
              <w:top w:val="nil"/>
              <w:left w:val="nil"/>
              <w:bottom w:val="single" w:sz="4" w:space="0" w:color="000000"/>
              <w:right w:val="single" w:sz="4" w:space="0" w:color="000000"/>
            </w:tcBorders>
            <w:vAlign w:val="center"/>
          </w:tcPr>
          <w:p w14:paraId="4D1AB75D" w14:textId="77777777" w:rsidR="00B40AAF" w:rsidRDefault="00746E6D">
            <w:pPr>
              <w:spacing w:before="120" w:after="0" w:line="264" w:lineRule="auto"/>
              <w:jc w:val="center"/>
              <w:rPr>
                <w:color w:val="000000"/>
                <w:sz w:val="28"/>
                <w:szCs w:val="28"/>
              </w:rPr>
            </w:pPr>
            <w:r>
              <w:rPr>
                <w:color w:val="000000"/>
                <w:sz w:val="28"/>
                <w:szCs w:val="28"/>
              </w:rPr>
              <w:t>Yêu cầu truy vấn</w:t>
            </w:r>
          </w:p>
        </w:tc>
      </w:tr>
      <w:tr w:rsidR="00B40AAF" w14:paraId="3B2E27FA"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3C4E62D4" w14:textId="77777777" w:rsidR="00B40AAF" w:rsidRDefault="00746E6D">
            <w:pPr>
              <w:spacing w:before="120" w:after="0" w:line="264" w:lineRule="auto"/>
              <w:jc w:val="center"/>
              <w:rPr>
                <w:color w:val="000000"/>
                <w:sz w:val="28"/>
                <w:szCs w:val="28"/>
              </w:rPr>
            </w:pPr>
            <w:r>
              <w:rPr>
                <w:color w:val="000000"/>
                <w:sz w:val="28"/>
                <w:szCs w:val="28"/>
              </w:rPr>
              <w:t>6</w:t>
            </w:r>
          </w:p>
        </w:tc>
        <w:tc>
          <w:tcPr>
            <w:tcW w:w="6866" w:type="dxa"/>
            <w:tcBorders>
              <w:top w:val="nil"/>
              <w:left w:val="nil"/>
              <w:bottom w:val="single" w:sz="4" w:space="0" w:color="000000"/>
              <w:right w:val="single" w:sz="4" w:space="0" w:color="000000"/>
            </w:tcBorders>
            <w:vAlign w:val="center"/>
          </w:tcPr>
          <w:p w14:paraId="26323602" w14:textId="77777777" w:rsidR="00B40AAF" w:rsidRDefault="00746E6D">
            <w:pPr>
              <w:spacing w:before="120" w:after="0" w:line="264" w:lineRule="auto"/>
              <w:rPr>
                <w:color w:val="000000"/>
                <w:sz w:val="28"/>
                <w:szCs w:val="28"/>
              </w:rPr>
            </w:pPr>
            <w:r>
              <w:rPr>
                <w:color w:val="000000"/>
                <w:sz w:val="28"/>
                <w:szCs w:val="28"/>
              </w:rPr>
              <w:t>Phải lưu trữ thông tin sử dụng hệ thống của người dùng (Thời gian đăng nhập, thao tác với dữ liệu, thời gian thao tác)</w:t>
            </w:r>
          </w:p>
        </w:tc>
        <w:tc>
          <w:tcPr>
            <w:tcW w:w="1523" w:type="dxa"/>
            <w:tcBorders>
              <w:top w:val="nil"/>
              <w:left w:val="nil"/>
              <w:bottom w:val="single" w:sz="4" w:space="0" w:color="000000"/>
              <w:right w:val="single" w:sz="4" w:space="0" w:color="000000"/>
            </w:tcBorders>
            <w:vAlign w:val="center"/>
          </w:tcPr>
          <w:p w14:paraId="6F4EC024"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00F10FB6"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74C0883F" w14:textId="77777777" w:rsidR="00B40AAF" w:rsidRDefault="00746E6D">
            <w:pPr>
              <w:spacing w:before="120" w:after="0" w:line="264" w:lineRule="auto"/>
              <w:jc w:val="center"/>
              <w:rPr>
                <w:color w:val="000000"/>
                <w:sz w:val="28"/>
                <w:szCs w:val="28"/>
              </w:rPr>
            </w:pPr>
            <w:r>
              <w:rPr>
                <w:color w:val="000000"/>
                <w:sz w:val="28"/>
                <w:szCs w:val="28"/>
              </w:rPr>
              <w:t>7</w:t>
            </w:r>
          </w:p>
        </w:tc>
        <w:tc>
          <w:tcPr>
            <w:tcW w:w="6866" w:type="dxa"/>
            <w:tcBorders>
              <w:top w:val="nil"/>
              <w:left w:val="nil"/>
              <w:bottom w:val="single" w:sz="4" w:space="0" w:color="000000"/>
              <w:right w:val="single" w:sz="4" w:space="0" w:color="000000"/>
            </w:tcBorders>
            <w:vAlign w:val="center"/>
          </w:tcPr>
          <w:p w14:paraId="1937BE58" w14:textId="77777777" w:rsidR="00B40AAF" w:rsidRDefault="00746E6D">
            <w:pPr>
              <w:spacing w:before="120" w:after="0" w:line="264" w:lineRule="auto"/>
              <w:rPr>
                <w:color w:val="000000"/>
                <w:sz w:val="28"/>
                <w:szCs w:val="28"/>
              </w:rPr>
            </w:pPr>
            <w:r>
              <w:rPr>
                <w:color w:val="000000"/>
                <w:sz w:val="28"/>
                <w:szCs w:val="28"/>
              </w:rPr>
              <w:t>Tuân theo các quy định hiện hành</w:t>
            </w:r>
          </w:p>
        </w:tc>
        <w:tc>
          <w:tcPr>
            <w:tcW w:w="1523" w:type="dxa"/>
            <w:tcBorders>
              <w:top w:val="nil"/>
              <w:left w:val="nil"/>
              <w:bottom w:val="single" w:sz="4" w:space="0" w:color="000000"/>
              <w:right w:val="single" w:sz="4" w:space="0" w:color="000000"/>
            </w:tcBorders>
            <w:vAlign w:val="center"/>
          </w:tcPr>
          <w:p w14:paraId="0A8DE75A"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0E314661"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3AF46C72" w14:textId="77777777" w:rsidR="00B40AAF" w:rsidRDefault="00746E6D">
            <w:pPr>
              <w:spacing w:before="120" w:after="0" w:line="264" w:lineRule="auto"/>
              <w:jc w:val="center"/>
              <w:rPr>
                <w:color w:val="000000"/>
                <w:sz w:val="28"/>
                <w:szCs w:val="28"/>
              </w:rPr>
            </w:pPr>
            <w:r>
              <w:rPr>
                <w:color w:val="000000"/>
                <w:sz w:val="28"/>
                <w:szCs w:val="28"/>
              </w:rPr>
              <w:t>8</w:t>
            </w:r>
          </w:p>
        </w:tc>
        <w:tc>
          <w:tcPr>
            <w:tcW w:w="6866" w:type="dxa"/>
            <w:tcBorders>
              <w:top w:val="nil"/>
              <w:left w:val="nil"/>
              <w:bottom w:val="single" w:sz="4" w:space="0" w:color="000000"/>
              <w:right w:val="single" w:sz="4" w:space="0" w:color="000000"/>
            </w:tcBorders>
            <w:vAlign w:val="center"/>
          </w:tcPr>
          <w:p w14:paraId="4DF11526" w14:textId="77777777" w:rsidR="00B40AAF" w:rsidRDefault="00746E6D">
            <w:pPr>
              <w:spacing w:before="120" w:after="0" w:line="264" w:lineRule="auto"/>
              <w:rPr>
                <w:color w:val="000000"/>
                <w:sz w:val="28"/>
                <w:szCs w:val="28"/>
              </w:rPr>
            </w:pPr>
            <w:r>
              <w:rPr>
                <w:color w:val="000000"/>
                <w:sz w:val="28"/>
                <w:szCs w:val="28"/>
              </w:rPr>
              <w:t>Vận hành trên hệ thống mạng LAN, WAN hoặc thông qua VPN</w:t>
            </w:r>
          </w:p>
        </w:tc>
        <w:tc>
          <w:tcPr>
            <w:tcW w:w="1523" w:type="dxa"/>
            <w:tcBorders>
              <w:top w:val="nil"/>
              <w:left w:val="nil"/>
              <w:bottom w:val="single" w:sz="4" w:space="0" w:color="000000"/>
              <w:right w:val="single" w:sz="4" w:space="0" w:color="000000"/>
            </w:tcBorders>
            <w:vAlign w:val="center"/>
          </w:tcPr>
          <w:p w14:paraId="34C53FE7"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707EA0B6"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1365B954" w14:textId="77777777" w:rsidR="00B40AAF" w:rsidRDefault="00746E6D">
            <w:pPr>
              <w:spacing w:before="120" w:after="0" w:line="264" w:lineRule="auto"/>
              <w:jc w:val="center"/>
              <w:rPr>
                <w:color w:val="000000"/>
                <w:sz w:val="28"/>
                <w:szCs w:val="28"/>
              </w:rPr>
            </w:pPr>
            <w:r>
              <w:rPr>
                <w:color w:val="000000"/>
                <w:sz w:val="28"/>
                <w:szCs w:val="28"/>
              </w:rPr>
              <w:t>9</w:t>
            </w:r>
          </w:p>
        </w:tc>
        <w:tc>
          <w:tcPr>
            <w:tcW w:w="6866" w:type="dxa"/>
            <w:tcBorders>
              <w:top w:val="nil"/>
              <w:left w:val="nil"/>
              <w:bottom w:val="single" w:sz="4" w:space="0" w:color="000000"/>
              <w:right w:val="single" w:sz="4" w:space="0" w:color="000000"/>
            </w:tcBorders>
            <w:vAlign w:val="center"/>
          </w:tcPr>
          <w:p w14:paraId="408386EF" w14:textId="77777777" w:rsidR="00B40AAF" w:rsidRDefault="00746E6D">
            <w:pPr>
              <w:spacing w:before="120" w:after="0" w:line="264" w:lineRule="auto"/>
              <w:rPr>
                <w:color w:val="000000"/>
                <w:sz w:val="28"/>
                <w:szCs w:val="28"/>
              </w:rPr>
            </w:pPr>
            <w:r>
              <w:rPr>
                <w:color w:val="000000"/>
                <w:sz w:val="28"/>
                <w:szCs w:val="28"/>
              </w:rPr>
              <w:t>Môi trường vận hành là Microsoft Windows 2012/2016 Server đối với máy chủ và Windows 8/10 đối với máy trạm</w:t>
            </w:r>
          </w:p>
        </w:tc>
        <w:tc>
          <w:tcPr>
            <w:tcW w:w="1523" w:type="dxa"/>
            <w:tcBorders>
              <w:top w:val="nil"/>
              <w:left w:val="nil"/>
              <w:bottom w:val="single" w:sz="4" w:space="0" w:color="000000"/>
              <w:right w:val="single" w:sz="4" w:space="0" w:color="000000"/>
            </w:tcBorders>
            <w:vAlign w:val="center"/>
          </w:tcPr>
          <w:p w14:paraId="10DC5A3D" w14:textId="77777777" w:rsidR="00B40AAF" w:rsidRDefault="00746E6D">
            <w:pPr>
              <w:spacing w:before="120" w:after="0" w:line="264" w:lineRule="auto"/>
              <w:jc w:val="center"/>
              <w:rPr>
                <w:color w:val="000000"/>
                <w:sz w:val="28"/>
                <w:szCs w:val="28"/>
              </w:rPr>
            </w:pPr>
            <w:r>
              <w:rPr>
                <w:color w:val="000000"/>
                <w:sz w:val="28"/>
                <w:szCs w:val="28"/>
              </w:rPr>
              <w:t>Yêu cầu chung</w:t>
            </w:r>
          </w:p>
        </w:tc>
      </w:tr>
    </w:tbl>
    <w:p w14:paraId="44E85C0E" w14:textId="77777777" w:rsidR="00B40AAF" w:rsidRDefault="00746E6D">
      <w:pPr>
        <w:pStyle w:val="Heading3"/>
        <w:numPr>
          <w:ilvl w:val="2"/>
          <w:numId w:val="1"/>
        </w:numPr>
        <w:rPr>
          <w:color w:val="000000"/>
        </w:rPr>
      </w:pPr>
      <w:bookmarkStart w:id="55" w:name="_heading=h.3l18frh" w:colFirst="0" w:colLast="0"/>
      <w:bookmarkEnd w:id="55"/>
      <w:r>
        <w:rPr>
          <w:color w:val="000000"/>
        </w:rPr>
        <w:t>Danh sách U</w:t>
      </w:r>
      <w:r>
        <w:rPr>
          <w:color w:val="000000"/>
        </w:rPr>
        <w:t>se-case</w:t>
      </w:r>
    </w:p>
    <w:p w14:paraId="21205B55"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Xem Ph</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ụ</w:t>
      </w:r>
      <w:r>
        <w:rPr>
          <w:rFonts w:ascii="Cambria" w:eastAsia="Cambria" w:hAnsi="Cambria" w:cs="Cambria"/>
          <w:color w:val="000000"/>
          <w:sz w:val="28"/>
          <w:szCs w:val="28"/>
        </w:rPr>
        <w:t>c 02 m</w:t>
      </w:r>
      <w:r>
        <w:rPr>
          <w:rFonts w:ascii="Cambria" w:eastAsia="Cambria" w:hAnsi="Cambria" w:cs="Cambria"/>
          <w:color w:val="000000"/>
          <w:sz w:val="28"/>
          <w:szCs w:val="28"/>
        </w:rPr>
        <w:t>ụ</w:t>
      </w:r>
      <w:r>
        <w:rPr>
          <w:rFonts w:ascii="Cambria" w:eastAsia="Cambria" w:hAnsi="Cambria" w:cs="Cambria"/>
          <w:color w:val="000000"/>
          <w:sz w:val="28"/>
          <w:szCs w:val="28"/>
        </w:rPr>
        <w:t>c B</w:t>
      </w:r>
      <w:r>
        <w:rPr>
          <w:rFonts w:ascii="Cambria" w:eastAsia="Cambria" w:hAnsi="Cambria" w:cs="Cambria"/>
          <w:color w:val="000000"/>
          <w:sz w:val="28"/>
          <w:szCs w:val="28"/>
        </w:rPr>
        <w:t>ả</w:t>
      </w:r>
      <w:r>
        <w:rPr>
          <w:rFonts w:ascii="Cambria" w:eastAsia="Cambria" w:hAnsi="Cambria" w:cs="Cambria"/>
          <w:color w:val="000000"/>
          <w:sz w:val="28"/>
          <w:szCs w:val="28"/>
        </w:rPr>
        <w:t>ng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yêu c</w:t>
      </w:r>
      <w:r>
        <w:rPr>
          <w:rFonts w:ascii="Cambria" w:eastAsia="Cambria" w:hAnsi="Cambria" w:cs="Cambria"/>
          <w:color w:val="000000"/>
          <w:sz w:val="28"/>
          <w:szCs w:val="28"/>
        </w:rPr>
        <w:t>ầ</w:t>
      </w:r>
      <w:r>
        <w:rPr>
          <w:rFonts w:ascii="Cambria" w:eastAsia="Cambria" w:hAnsi="Cambria" w:cs="Cambria"/>
          <w:color w:val="000000"/>
          <w:sz w:val="28"/>
          <w:szCs w:val="28"/>
        </w:rPr>
        <w:t>u ch</w:t>
      </w:r>
      <w:r>
        <w:rPr>
          <w:rFonts w:ascii="Cambria" w:eastAsia="Cambria" w:hAnsi="Cambria" w:cs="Cambria"/>
          <w:color w:val="000000"/>
          <w:sz w:val="28"/>
          <w:szCs w:val="28"/>
        </w:rPr>
        <w:t>ứ</w:t>
      </w:r>
      <w:r>
        <w:rPr>
          <w:rFonts w:ascii="Cambria" w:eastAsia="Cambria" w:hAnsi="Cambria" w:cs="Cambria"/>
          <w:color w:val="000000"/>
          <w:sz w:val="28"/>
          <w:szCs w:val="28"/>
        </w:rPr>
        <w:t>c năng sang trư</w:t>
      </w:r>
      <w:r>
        <w:rPr>
          <w:rFonts w:ascii="Cambria" w:eastAsia="Cambria" w:hAnsi="Cambria" w:cs="Cambria"/>
          <w:color w:val="000000"/>
          <w:sz w:val="28"/>
          <w:szCs w:val="28"/>
        </w:rPr>
        <w:t>ờ</w:t>
      </w:r>
      <w:r>
        <w:rPr>
          <w:rFonts w:ascii="Cambria" w:eastAsia="Cambria" w:hAnsi="Cambria" w:cs="Cambria"/>
          <w:color w:val="000000"/>
          <w:sz w:val="28"/>
          <w:szCs w:val="28"/>
        </w:rPr>
        <w:t>ng h</w:t>
      </w:r>
      <w:r>
        <w:rPr>
          <w:rFonts w:ascii="Cambria" w:eastAsia="Cambria" w:hAnsi="Cambria" w:cs="Cambria"/>
          <w:color w:val="000000"/>
          <w:sz w:val="28"/>
          <w:szCs w:val="28"/>
        </w:rPr>
        <w:t>ợ</w:t>
      </w:r>
      <w:r>
        <w:rPr>
          <w:rFonts w:ascii="Cambria" w:eastAsia="Cambria" w:hAnsi="Cambria" w:cs="Cambria"/>
          <w:color w:val="000000"/>
          <w:sz w:val="28"/>
          <w:szCs w:val="28"/>
        </w:rPr>
        <w:t>p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(Use-case).</w:t>
      </w:r>
    </w:p>
    <w:p w14:paraId="715C81F9" w14:textId="77777777" w:rsidR="00B40AAF" w:rsidRDefault="00746E6D">
      <w:pPr>
        <w:pStyle w:val="Heading3"/>
        <w:numPr>
          <w:ilvl w:val="2"/>
          <w:numId w:val="1"/>
        </w:numPr>
        <w:rPr>
          <w:color w:val="000000"/>
        </w:rPr>
      </w:pPr>
      <w:bookmarkStart w:id="56" w:name="_heading=h.206ipza" w:colFirst="0" w:colLast="0"/>
      <w:bookmarkEnd w:id="56"/>
      <w:r>
        <w:rPr>
          <w:color w:val="000000"/>
        </w:rPr>
        <w:lastRenderedPageBreak/>
        <w:t>Sơ đ</w:t>
      </w:r>
      <w:r>
        <w:rPr>
          <w:color w:val="000000"/>
        </w:rPr>
        <w:t>ồ</w:t>
      </w:r>
      <w:r>
        <w:rPr>
          <w:color w:val="000000"/>
        </w:rPr>
        <w:t xml:space="preserve"> Use-case </w:t>
      </w:r>
    </w:p>
    <w:p w14:paraId="04F33335" w14:textId="77777777" w:rsidR="00B40AAF" w:rsidRDefault="00746E6D">
      <w:pPr>
        <w:jc w:val="center"/>
        <w:rPr>
          <w:color w:val="000000"/>
          <w:sz w:val="28"/>
          <w:szCs w:val="28"/>
        </w:rPr>
      </w:pPr>
      <w:r>
        <w:rPr>
          <w:color w:val="000000"/>
        </w:rPr>
        <w:object w:dxaOrig="9624" w:dyaOrig="5361" w14:anchorId="2B3B508F">
          <v:shape id="_x0000_i1029" type="#_x0000_t75" style="width:480.9pt;height:268.2pt" o:ole="">
            <v:imagedata r:id="rId22" o:title=""/>
          </v:shape>
          <o:OLEObject Type="Embed" ProgID="Visio.Drawing.15" ShapeID="_x0000_i1029" DrawAspect="Content" ObjectID="_1747598204" r:id="rId23"/>
        </w:object>
      </w:r>
    </w:p>
    <w:p w14:paraId="01003493" w14:textId="77777777" w:rsidR="00B40AAF" w:rsidRPr="00A37CFA" w:rsidRDefault="00746E6D">
      <w:pPr>
        <w:pStyle w:val="Heading2"/>
        <w:numPr>
          <w:ilvl w:val="1"/>
          <w:numId w:val="1"/>
        </w:numPr>
        <w:rPr>
          <w:lang w:val="vi-VN"/>
        </w:rPr>
      </w:pPr>
      <w:bookmarkStart w:id="57" w:name="_heading=h.4k668n3" w:colFirst="0" w:colLast="0"/>
      <w:bookmarkEnd w:id="57"/>
      <w:r w:rsidRPr="00A37CFA">
        <w:rPr>
          <w:b w:val="0"/>
          <w:lang w:val="vi-VN"/>
        </w:rPr>
        <w:t>Phân h</w:t>
      </w:r>
      <w:r w:rsidRPr="00A37CFA">
        <w:rPr>
          <w:b w:val="0"/>
          <w:lang w:val="vi-VN"/>
        </w:rPr>
        <w:t>ệ</w:t>
      </w:r>
      <w:r w:rsidRPr="00A37CFA">
        <w:rPr>
          <w:b w:val="0"/>
          <w:lang w:val="vi-VN"/>
        </w:rPr>
        <w:t xml:space="preserve"> ch</w:t>
      </w:r>
      <w:r w:rsidRPr="00A37CFA">
        <w:rPr>
          <w:b w:val="0"/>
          <w:lang w:val="vi-VN"/>
        </w:rPr>
        <w:t>ứ</w:t>
      </w:r>
      <w:r w:rsidRPr="00A37CFA">
        <w:rPr>
          <w:b w:val="0"/>
          <w:lang w:val="vi-VN"/>
        </w:rPr>
        <w:t>c năng ph</w:t>
      </w:r>
      <w:r w:rsidRPr="00A37CFA">
        <w:rPr>
          <w:b w:val="0"/>
          <w:lang w:val="vi-VN"/>
        </w:rPr>
        <w:t>ầ</w:t>
      </w:r>
      <w:r w:rsidRPr="00A37CFA">
        <w:rPr>
          <w:b w:val="0"/>
          <w:lang w:val="vi-VN"/>
        </w:rPr>
        <w:t>n m</w:t>
      </w:r>
      <w:r w:rsidRPr="00A37CFA">
        <w:rPr>
          <w:b w:val="0"/>
          <w:lang w:val="vi-VN"/>
        </w:rPr>
        <w:t>ề</w:t>
      </w:r>
      <w:r w:rsidRPr="00A37CFA">
        <w:rPr>
          <w:b w:val="0"/>
          <w:lang w:val="vi-VN"/>
        </w:rPr>
        <w:t>m Qu</w:t>
      </w:r>
      <w:r w:rsidRPr="00A37CFA">
        <w:rPr>
          <w:b w:val="0"/>
          <w:lang w:val="vi-VN"/>
        </w:rPr>
        <w:t>ả</w:t>
      </w:r>
      <w:r w:rsidRPr="00A37CFA">
        <w:rPr>
          <w:b w:val="0"/>
          <w:lang w:val="vi-VN"/>
        </w:rPr>
        <w:t>n lý giao vi</w:t>
      </w:r>
      <w:r w:rsidRPr="00A37CFA">
        <w:rPr>
          <w:b w:val="0"/>
          <w:lang w:val="vi-VN"/>
        </w:rPr>
        <w:t>ệ</w:t>
      </w:r>
      <w:r w:rsidRPr="00A37CFA">
        <w:rPr>
          <w:b w:val="0"/>
          <w:lang w:val="vi-VN"/>
        </w:rPr>
        <w:t>c</w:t>
      </w:r>
    </w:p>
    <w:p w14:paraId="7FEDA757" w14:textId="77777777" w:rsidR="00B40AAF" w:rsidRDefault="00746E6D">
      <w:pPr>
        <w:pStyle w:val="Heading3"/>
        <w:numPr>
          <w:ilvl w:val="2"/>
          <w:numId w:val="1"/>
        </w:numPr>
        <w:rPr>
          <w:b w:val="0"/>
          <w:color w:val="000000"/>
        </w:rPr>
      </w:pPr>
      <w:bookmarkStart w:id="58" w:name="_heading=h.2zbgiuw" w:colFirst="0" w:colLast="0"/>
      <w:bookmarkEnd w:id="58"/>
      <w:r>
        <w:rPr>
          <w:b w:val="0"/>
          <w:color w:val="000000"/>
        </w:rPr>
        <w:t>Yêu c</w:t>
      </w:r>
      <w:r>
        <w:rPr>
          <w:b w:val="0"/>
          <w:color w:val="000000"/>
        </w:rPr>
        <w:t>ầ</w:t>
      </w:r>
      <w:r>
        <w:rPr>
          <w:b w:val="0"/>
          <w:color w:val="000000"/>
        </w:rPr>
        <w:t>u ch</w:t>
      </w:r>
      <w:r>
        <w:rPr>
          <w:b w:val="0"/>
          <w:color w:val="000000"/>
        </w:rPr>
        <w:t>ứ</w:t>
      </w:r>
      <w:r>
        <w:rPr>
          <w:b w:val="0"/>
          <w:color w:val="000000"/>
        </w:rPr>
        <w:t>c năng ph</w:t>
      </w:r>
      <w:r>
        <w:rPr>
          <w:b w:val="0"/>
          <w:color w:val="000000"/>
        </w:rPr>
        <w:t>ầ</w:t>
      </w:r>
      <w:r>
        <w:rPr>
          <w:b w:val="0"/>
          <w:color w:val="000000"/>
        </w:rPr>
        <w:t>n m</w:t>
      </w:r>
      <w:r>
        <w:rPr>
          <w:b w:val="0"/>
          <w:color w:val="000000"/>
        </w:rPr>
        <w:t>ề</w:t>
      </w:r>
      <w:r>
        <w:rPr>
          <w:b w:val="0"/>
          <w:color w:val="000000"/>
        </w:rPr>
        <w:t>m</w:t>
      </w:r>
    </w:p>
    <w:p w14:paraId="5B39C0CC"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Xem Ph</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ụ</w:t>
      </w:r>
      <w:r>
        <w:rPr>
          <w:rFonts w:ascii="Cambria" w:eastAsia="Cambria" w:hAnsi="Cambria" w:cs="Cambria"/>
          <w:color w:val="000000"/>
          <w:sz w:val="28"/>
          <w:szCs w:val="28"/>
        </w:rPr>
        <w:t>c 02: B</w:t>
      </w:r>
      <w:r>
        <w:rPr>
          <w:rFonts w:ascii="Cambria" w:eastAsia="Cambria" w:hAnsi="Cambria" w:cs="Cambria"/>
          <w:color w:val="000000"/>
          <w:sz w:val="28"/>
          <w:szCs w:val="28"/>
        </w:rPr>
        <w:t>ả</w:t>
      </w:r>
      <w:r>
        <w:rPr>
          <w:rFonts w:ascii="Cambria" w:eastAsia="Cambria" w:hAnsi="Cambria" w:cs="Cambria"/>
          <w:color w:val="000000"/>
          <w:sz w:val="28"/>
          <w:szCs w:val="28"/>
        </w:rPr>
        <w:t>ng s</w:t>
      </w:r>
      <w:r>
        <w:rPr>
          <w:rFonts w:ascii="Cambria" w:eastAsia="Cambria" w:hAnsi="Cambria" w:cs="Cambria"/>
          <w:color w:val="000000"/>
          <w:sz w:val="28"/>
          <w:szCs w:val="28"/>
        </w:rPr>
        <w:t>ắ</w:t>
      </w:r>
      <w:r>
        <w:rPr>
          <w:rFonts w:ascii="Cambria" w:eastAsia="Cambria" w:hAnsi="Cambria" w:cs="Cambria"/>
          <w:color w:val="000000"/>
          <w:sz w:val="28"/>
          <w:szCs w:val="28"/>
        </w:rPr>
        <w:t>p x</w:t>
      </w:r>
      <w:r>
        <w:rPr>
          <w:rFonts w:ascii="Cambria" w:eastAsia="Cambria" w:hAnsi="Cambria" w:cs="Cambria"/>
          <w:color w:val="000000"/>
          <w:sz w:val="28"/>
          <w:szCs w:val="28"/>
        </w:rPr>
        <w:t>ế</w:t>
      </w:r>
      <w:r>
        <w:rPr>
          <w:rFonts w:ascii="Cambria" w:eastAsia="Cambria" w:hAnsi="Cambria" w:cs="Cambria"/>
          <w:color w:val="000000"/>
          <w:sz w:val="28"/>
          <w:szCs w:val="28"/>
        </w:rPr>
        <w:t>p thứ tự ưu tiên các yêu c</w:t>
      </w:r>
      <w:r>
        <w:rPr>
          <w:rFonts w:ascii="Cambria" w:eastAsia="Cambria" w:hAnsi="Cambria" w:cs="Cambria"/>
          <w:color w:val="000000"/>
          <w:sz w:val="28"/>
          <w:szCs w:val="28"/>
        </w:rPr>
        <w:t>ầ</w:t>
      </w:r>
      <w:r>
        <w:rPr>
          <w:rFonts w:ascii="Cambria" w:eastAsia="Cambria" w:hAnsi="Cambria" w:cs="Cambria"/>
          <w:color w:val="000000"/>
          <w:sz w:val="28"/>
          <w:szCs w:val="28"/>
        </w:rPr>
        <w:t>u ch</w:t>
      </w:r>
      <w:r>
        <w:rPr>
          <w:rFonts w:ascii="Cambria" w:eastAsia="Cambria" w:hAnsi="Cambria" w:cs="Cambria"/>
          <w:color w:val="000000"/>
          <w:sz w:val="28"/>
          <w:szCs w:val="28"/>
        </w:rPr>
        <w:t>ứ</w:t>
      </w:r>
      <w:r>
        <w:rPr>
          <w:rFonts w:ascii="Cambria" w:eastAsia="Cambria" w:hAnsi="Cambria" w:cs="Cambria"/>
          <w:color w:val="000000"/>
          <w:sz w:val="28"/>
          <w:szCs w:val="28"/>
        </w:rPr>
        <w:t>c năng của phần mềm</w:t>
      </w:r>
    </w:p>
    <w:p w14:paraId="51A631CB" w14:textId="77777777" w:rsidR="00B40AAF" w:rsidRDefault="00746E6D">
      <w:pPr>
        <w:pStyle w:val="Heading3"/>
        <w:numPr>
          <w:ilvl w:val="2"/>
          <w:numId w:val="1"/>
        </w:numPr>
        <w:rPr>
          <w:color w:val="000000"/>
        </w:rPr>
      </w:pPr>
      <w:bookmarkStart w:id="59" w:name="_heading=h.1egqt2p" w:colFirst="0" w:colLast="0"/>
      <w:bookmarkEnd w:id="59"/>
      <w:r>
        <w:rPr>
          <w:b w:val="0"/>
          <w:color w:val="000000"/>
        </w:rPr>
        <w:t>Yêu c</w:t>
      </w:r>
      <w:r>
        <w:rPr>
          <w:b w:val="0"/>
          <w:color w:val="000000"/>
        </w:rPr>
        <w:t>ầ</w:t>
      </w:r>
      <w:r>
        <w:rPr>
          <w:b w:val="0"/>
          <w:color w:val="000000"/>
        </w:rPr>
        <w:t>u phi ch</w:t>
      </w:r>
      <w:r>
        <w:rPr>
          <w:b w:val="0"/>
          <w:color w:val="000000"/>
        </w:rPr>
        <w:t>ứ</w:t>
      </w:r>
      <w:r>
        <w:rPr>
          <w:b w:val="0"/>
          <w:color w:val="000000"/>
        </w:rPr>
        <w:t>c năng</w:t>
      </w:r>
    </w:p>
    <w:tbl>
      <w:tblPr>
        <w:tblStyle w:val="af8"/>
        <w:tblW w:w="9205" w:type="dxa"/>
        <w:tblLayout w:type="fixed"/>
        <w:tblLook w:val="0400" w:firstRow="0" w:lastRow="0" w:firstColumn="0" w:lastColumn="0" w:noHBand="0" w:noVBand="1"/>
      </w:tblPr>
      <w:tblGrid>
        <w:gridCol w:w="816"/>
        <w:gridCol w:w="6866"/>
        <w:gridCol w:w="1523"/>
      </w:tblGrid>
      <w:tr w:rsidR="00B40AAF" w14:paraId="699173BC" w14:textId="77777777">
        <w:trPr>
          <w:trHeight w:val="397"/>
          <w:tblHeader/>
        </w:trPr>
        <w:tc>
          <w:tcPr>
            <w:tcW w:w="8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D110DC" w14:textId="77777777" w:rsidR="00B40AAF" w:rsidRDefault="00746E6D">
            <w:pPr>
              <w:spacing w:before="120" w:after="0" w:line="264" w:lineRule="auto"/>
              <w:jc w:val="center"/>
              <w:rPr>
                <w:b/>
                <w:color w:val="000000"/>
                <w:sz w:val="28"/>
                <w:szCs w:val="28"/>
              </w:rPr>
            </w:pPr>
            <w:r>
              <w:rPr>
                <w:b/>
                <w:color w:val="000000"/>
                <w:sz w:val="28"/>
                <w:szCs w:val="28"/>
              </w:rPr>
              <w:t> STT</w:t>
            </w:r>
          </w:p>
        </w:tc>
        <w:tc>
          <w:tcPr>
            <w:tcW w:w="6866" w:type="dxa"/>
            <w:tcBorders>
              <w:top w:val="single" w:sz="4" w:space="0" w:color="000000"/>
              <w:left w:val="nil"/>
              <w:bottom w:val="single" w:sz="4" w:space="0" w:color="000000"/>
              <w:right w:val="single" w:sz="4" w:space="0" w:color="000000"/>
            </w:tcBorders>
            <w:shd w:val="clear" w:color="auto" w:fill="auto"/>
            <w:vAlign w:val="center"/>
          </w:tcPr>
          <w:p w14:paraId="4280B924" w14:textId="77777777" w:rsidR="00B40AAF" w:rsidRDefault="00746E6D">
            <w:pPr>
              <w:spacing w:before="120" w:after="0" w:line="264" w:lineRule="auto"/>
              <w:jc w:val="center"/>
              <w:rPr>
                <w:b/>
                <w:color w:val="000000"/>
                <w:sz w:val="28"/>
                <w:szCs w:val="28"/>
              </w:rPr>
            </w:pPr>
            <w:r>
              <w:rPr>
                <w:b/>
                <w:color w:val="000000"/>
                <w:sz w:val="28"/>
                <w:szCs w:val="28"/>
              </w:rPr>
              <w:t>Yêu cầu phi chức năng</w:t>
            </w:r>
          </w:p>
        </w:tc>
        <w:tc>
          <w:tcPr>
            <w:tcW w:w="1523" w:type="dxa"/>
            <w:tcBorders>
              <w:top w:val="single" w:sz="4" w:space="0" w:color="000000"/>
              <w:left w:val="nil"/>
              <w:bottom w:val="single" w:sz="4" w:space="0" w:color="000000"/>
              <w:right w:val="single" w:sz="4" w:space="0" w:color="000000"/>
            </w:tcBorders>
            <w:shd w:val="clear" w:color="auto" w:fill="auto"/>
            <w:vAlign w:val="center"/>
          </w:tcPr>
          <w:p w14:paraId="5F4B5F3C" w14:textId="77777777" w:rsidR="00B40AAF" w:rsidRDefault="00746E6D">
            <w:pPr>
              <w:spacing w:before="120" w:after="0" w:line="264" w:lineRule="auto"/>
              <w:jc w:val="center"/>
              <w:rPr>
                <w:b/>
                <w:color w:val="000000"/>
                <w:sz w:val="28"/>
                <w:szCs w:val="28"/>
              </w:rPr>
            </w:pPr>
            <w:r>
              <w:rPr>
                <w:b/>
                <w:color w:val="000000"/>
                <w:sz w:val="28"/>
                <w:szCs w:val="28"/>
              </w:rPr>
              <w:t> Loại</w:t>
            </w:r>
          </w:p>
        </w:tc>
      </w:tr>
      <w:tr w:rsidR="00B40AAF" w14:paraId="65D0B762"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0C11E591" w14:textId="77777777" w:rsidR="00B40AAF" w:rsidRDefault="00746E6D">
            <w:pPr>
              <w:spacing w:before="120" w:after="0" w:line="264" w:lineRule="auto"/>
              <w:jc w:val="center"/>
              <w:rPr>
                <w:color w:val="000000"/>
                <w:sz w:val="28"/>
                <w:szCs w:val="28"/>
              </w:rPr>
            </w:pPr>
            <w:r>
              <w:rPr>
                <w:color w:val="000000"/>
                <w:sz w:val="28"/>
                <w:szCs w:val="28"/>
              </w:rPr>
              <w:t>1</w:t>
            </w:r>
          </w:p>
        </w:tc>
        <w:tc>
          <w:tcPr>
            <w:tcW w:w="6866" w:type="dxa"/>
            <w:tcBorders>
              <w:top w:val="nil"/>
              <w:left w:val="nil"/>
              <w:bottom w:val="single" w:sz="4" w:space="0" w:color="000000"/>
              <w:right w:val="single" w:sz="4" w:space="0" w:color="000000"/>
            </w:tcBorders>
          </w:tcPr>
          <w:p w14:paraId="25A09F3A" w14:textId="77777777" w:rsidR="00B40AAF" w:rsidRDefault="00746E6D">
            <w:pPr>
              <w:spacing w:before="120" w:after="0" w:line="264" w:lineRule="auto"/>
              <w:rPr>
                <w:color w:val="000000"/>
                <w:sz w:val="28"/>
                <w:szCs w:val="28"/>
              </w:rPr>
            </w:pPr>
            <w:r>
              <w:rPr>
                <w:color w:val="000000"/>
                <w:sz w:val="28"/>
                <w:szCs w:val="28"/>
              </w:rPr>
              <w:t>Hệ quản trị cơ sở dữ liệu thông dụng như là MS SQL Server hoặc các hệ quản trị mã nguồn mở khác như là PostGre SQL</w:t>
            </w:r>
          </w:p>
        </w:tc>
        <w:tc>
          <w:tcPr>
            <w:tcW w:w="1523" w:type="dxa"/>
            <w:tcBorders>
              <w:top w:val="nil"/>
              <w:left w:val="nil"/>
              <w:bottom w:val="single" w:sz="4" w:space="0" w:color="000000"/>
              <w:right w:val="single" w:sz="4" w:space="0" w:color="000000"/>
            </w:tcBorders>
            <w:vAlign w:val="center"/>
          </w:tcPr>
          <w:p w14:paraId="1E094CB6" w14:textId="77777777" w:rsidR="00B40AAF" w:rsidRDefault="00746E6D">
            <w:pPr>
              <w:spacing w:before="120" w:after="0" w:line="264" w:lineRule="auto"/>
              <w:jc w:val="center"/>
              <w:rPr>
                <w:color w:val="000000"/>
                <w:sz w:val="28"/>
                <w:szCs w:val="28"/>
              </w:rPr>
            </w:pPr>
            <w:r>
              <w:rPr>
                <w:color w:val="000000"/>
                <w:sz w:val="28"/>
                <w:szCs w:val="28"/>
              </w:rPr>
              <w:t>Cơ sở dữ liệu</w:t>
            </w:r>
          </w:p>
        </w:tc>
      </w:tr>
      <w:tr w:rsidR="00B40AAF" w14:paraId="182A0336"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13181F91" w14:textId="77777777" w:rsidR="00B40AAF" w:rsidRDefault="00746E6D">
            <w:pPr>
              <w:spacing w:before="120" w:after="0" w:line="264" w:lineRule="auto"/>
              <w:jc w:val="center"/>
              <w:rPr>
                <w:color w:val="000000"/>
                <w:sz w:val="28"/>
                <w:szCs w:val="28"/>
              </w:rPr>
            </w:pPr>
            <w:r>
              <w:rPr>
                <w:color w:val="000000"/>
                <w:sz w:val="28"/>
                <w:szCs w:val="28"/>
              </w:rPr>
              <w:t>2</w:t>
            </w:r>
          </w:p>
        </w:tc>
        <w:tc>
          <w:tcPr>
            <w:tcW w:w="6866" w:type="dxa"/>
            <w:tcBorders>
              <w:top w:val="nil"/>
              <w:left w:val="nil"/>
              <w:bottom w:val="single" w:sz="4" w:space="0" w:color="000000"/>
              <w:right w:val="single" w:sz="4" w:space="0" w:color="000000"/>
            </w:tcBorders>
            <w:vAlign w:val="center"/>
          </w:tcPr>
          <w:p w14:paraId="1F7FC5E9" w14:textId="77777777" w:rsidR="00B40AAF" w:rsidRDefault="00746E6D">
            <w:pPr>
              <w:spacing w:before="120" w:after="0" w:line="264" w:lineRule="auto"/>
              <w:rPr>
                <w:color w:val="000000"/>
                <w:sz w:val="28"/>
                <w:szCs w:val="28"/>
              </w:rPr>
            </w:pPr>
            <w:r>
              <w:rPr>
                <w:color w:val="000000"/>
                <w:sz w:val="28"/>
                <w:szCs w:val="28"/>
              </w:rPr>
              <w:t>Khi dữ liệu tăng trưởng lớn; hệ thống phải đảm bảo thời gian truy xuất dữ liệu, đảm bảo tối thiểu nhất dung lượng lưu trữ, tối ưu trong quá trình thiết kế</w:t>
            </w:r>
          </w:p>
        </w:tc>
        <w:tc>
          <w:tcPr>
            <w:tcW w:w="1523" w:type="dxa"/>
            <w:tcBorders>
              <w:top w:val="nil"/>
              <w:left w:val="nil"/>
              <w:bottom w:val="single" w:sz="4" w:space="0" w:color="000000"/>
              <w:right w:val="single" w:sz="4" w:space="0" w:color="000000"/>
            </w:tcBorders>
            <w:vAlign w:val="center"/>
          </w:tcPr>
          <w:p w14:paraId="03D83305" w14:textId="77777777" w:rsidR="00B40AAF" w:rsidRDefault="00746E6D">
            <w:pPr>
              <w:spacing w:before="120" w:after="0" w:line="264" w:lineRule="auto"/>
              <w:jc w:val="center"/>
              <w:rPr>
                <w:color w:val="000000"/>
                <w:sz w:val="28"/>
                <w:szCs w:val="28"/>
              </w:rPr>
            </w:pPr>
            <w:r>
              <w:rPr>
                <w:color w:val="000000"/>
                <w:sz w:val="28"/>
                <w:szCs w:val="28"/>
              </w:rPr>
              <w:t>Cơ sở dữ liệu</w:t>
            </w:r>
          </w:p>
        </w:tc>
      </w:tr>
      <w:tr w:rsidR="00B40AAF" w14:paraId="49F1EFD7"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1EC9F188" w14:textId="77777777" w:rsidR="00B40AAF" w:rsidRDefault="00746E6D">
            <w:pPr>
              <w:spacing w:before="120" w:after="0" w:line="264" w:lineRule="auto"/>
              <w:jc w:val="center"/>
              <w:rPr>
                <w:color w:val="000000"/>
                <w:sz w:val="28"/>
                <w:szCs w:val="28"/>
              </w:rPr>
            </w:pPr>
            <w:r>
              <w:rPr>
                <w:color w:val="000000"/>
                <w:sz w:val="28"/>
                <w:szCs w:val="28"/>
              </w:rPr>
              <w:t>3</w:t>
            </w:r>
          </w:p>
        </w:tc>
        <w:tc>
          <w:tcPr>
            <w:tcW w:w="6866" w:type="dxa"/>
            <w:tcBorders>
              <w:top w:val="nil"/>
              <w:left w:val="nil"/>
              <w:bottom w:val="single" w:sz="4" w:space="0" w:color="000000"/>
              <w:right w:val="single" w:sz="4" w:space="0" w:color="000000"/>
            </w:tcBorders>
            <w:vAlign w:val="center"/>
          </w:tcPr>
          <w:p w14:paraId="4443A9C0" w14:textId="77777777" w:rsidR="00B40AAF" w:rsidRDefault="00746E6D">
            <w:pPr>
              <w:spacing w:before="120" w:after="0" w:line="264" w:lineRule="auto"/>
              <w:rPr>
                <w:color w:val="000000"/>
                <w:sz w:val="28"/>
                <w:szCs w:val="28"/>
              </w:rPr>
            </w:pPr>
            <w:r>
              <w:rPr>
                <w:color w:val="000000"/>
                <w:sz w:val="28"/>
                <w:szCs w:val="28"/>
              </w:rPr>
              <w:t>Chuẩn font, giao diện là Unicode TCVN 6901:2000, ngôn ngữ thể hiện trên giao diện chương trình là Tiếng Việt</w:t>
            </w:r>
          </w:p>
        </w:tc>
        <w:tc>
          <w:tcPr>
            <w:tcW w:w="1523" w:type="dxa"/>
            <w:tcBorders>
              <w:top w:val="nil"/>
              <w:left w:val="nil"/>
              <w:bottom w:val="single" w:sz="4" w:space="0" w:color="000000"/>
              <w:right w:val="single" w:sz="4" w:space="0" w:color="000000"/>
            </w:tcBorders>
            <w:vAlign w:val="center"/>
          </w:tcPr>
          <w:p w14:paraId="72D3FF31"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7E7AE7F0"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618ADA74" w14:textId="77777777" w:rsidR="00B40AAF" w:rsidRDefault="00746E6D">
            <w:pPr>
              <w:spacing w:before="120" w:after="0" w:line="264" w:lineRule="auto"/>
              <w:jc w:val="center"/>
              <w:rPr>
                <w:color w:val="000000"/>
                <w:sz w:val="28"/>
                <w:szCs w:val="28"/>
              </w:rPr>
            </w:pPr>
            <w:r>
              <w:rPr>
                <w:color w:val="000000"/>
                <w:sz w:val="28"/>
                <w:szCs w:val="28"/>
              </w:rPr>
              <w:t>4</w:t>
            </w:r>
          </w:p>
        </w:tc>
        <w:tc>
          <w:tcPr>
            <w:tcW w:w="6866" w:type="dxa"/>
            <w:tcBorders>
              <w:top w:val="nil"/>
              <w:left w:val="nil"/>
              <w:bottom w:val="single" w:sz="4" w:space="0" w:color="000000"/>
              <w:right w:val="single" w:sz="4" w:space="0" w:color="000000"/>
            </w:tcBorders>
            <w:vAlign w:val="center"/>
          </w:tcPr>
          <w:p w14:paraId="26EB7BB2" w14:textId="77777777" w:rsidR="00B40AAF" w:rsidRDefault="00746E6D">
            <w:pPr>
              <w:spacing w:before="120" w:after="0" w:line="264" w:lineRule="auto"/>
              <w:rPr>
                <w:color w:val="000000"/>
                <w:sz w:val="28"/>
                <w:szCs w:val="28"/>
              </w:rPr>
            </w:pPr>
            <w:r>
              <w:rPr>
                <w:color w:val="000000"/>
                <w:sz w:val="28"/>
                <w:szCs w:val="28"/>
              </w:rPr>
              <w:t>Hệ thống cho phép thay đổi và định nghĩa các thông số, thông tin khi cần thiết mà không sửa lại chương trình</w:t>
            </w:r>
          </w:p>
        </w:tc>
        <w:tc>
          <w:tcPr>
            <w:tcW w:w="1523" w:type="dxa"/>
            <w:tcBorders>
              <w:top w:val="nil"/>
              <w:left w:val="nil"/>
              <w:bottom w:val="single" w:sz="4" w:space="0" w:color="000000"/>
              <w:right w:val="single" w:sz="4" w:space="0" w:color="000000"/>
            </w:tcBorders>
            <w:vAlign w:val="center"/>
          </w:tcPr>
          <w:p w14:paraId="32F51031" w14:textId="77777777" w:rsidR="00B40AAF" w:rsidRDefault="00746E6D">
            <w:pPr>
              <w:spacing w:before="120" w:after="0" w:line="264" w:lineRule="auto"/>
              <w:jc w:val="center"/>
              <w:rPr>
                <w:color w:val="000000"/>
                <w:sz w:val="28"/>
                <w:szCs w:val="28"/>
              </w:rPr>
            </w:pPr>
            <w:r>
              <w:rPr>
                <w:color w:val="000000"/>
                <w:sz w:val="28"/>
                <w:szCs w:val="28"/>
              </w:rPr>
              <w:t>Dữ liệu đầu vào</w:t>
            </w:r>
          </w:p>
        </w:tc>
      </w:tr>
      <w:tr w:rsidR="00B40AAF" w14:paraId="53AF7BEA"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4C20CE9C" w14:textId="77777777" w:rsidR="00B40AAF" w:rsidRDefault="00746E6D">
            <w:pPr>
              <w:spacing w:before="120" w:after="0" w:line="264" w:lineRule="auto"/>
              <w:jc w:val="center"/>
              <w:rPr>
                <w:color w:val="000000"/>
                <w:sz w:val="28"/>
                <w:szCs w:val="28"/>
              </w:rPr>
            </w:pPr>
            <w:r>
              <w:rPr>
                <w:color w:val="000000"/>
                <w:sz w:val="28"/>
                <w:szCs w:val="28"/>
              </w:rPr>
              <w:lastRenderedPageBreak/>
              <w:t>5</w:t>
            </w:r>
          </w:p>
        </w:tc>
        <w:tc>
          <w:tcPr>
            <w:tcW w:w="6866" w:type="dxa"/>
            <w:tcBorders>
              <w:top w:val="nil"/>
              <w:left w:val="nil"/>
              <w:bottom w:val="single" w:sz="4" w:space="0" w:color="000000"/>
              <w:right w:val="single" w:sz="4" w:space="0" w:color="000000"/>
            </w:tcBorders>
            <w:vAlign w:val="center"/>
          </w:tcPr>
          <w:p w14:paraId="21A30A38" w14:textId="77777777" w:rsidR="00B40AAF" w:rsidRDefault="00746E6D">
            <w:pPr>
              <w:spacing w:before="120" w:after="0" w:line="264" w:lineRule="auto"/>
              <w:rPr>
                <w:color w:val="000000"/>
                <w:sz w:val="28"/>
                <w:szCs w:val="28"/>
              </w:rPr>
            </w:pPr>
            <w:r>
              <w:rPr>
                <w:color w:val="000000"/>
                <w:sz w:val="28"/>
                <w:szCs w:val="28"/>
              </w:rPr>
              <w:t>Hệ</w:t>
            </w:r>
            <w:r>
              <w:rPr>
                <w:color w:val="000000"/>
                <w:sz w:val="28"/>
                <w:szCs w:val="28"/>
              </w:rPr>
              <w:t xml:space="preserve"> thống phải đảm bảo số lượng giao dịch nhiều người cùng lúc</w:t>
            </w:r>
          </w:p>
        </w:tc>
        <w:tc>
          <w:tcPr>
            <w:tcW w:w="1523" w:type="dxa"/>
            <w:tcBorders>
              <w:top w:val="nil"/>
              <w:left w:val="nil"/>
              <w:bottom w:val="single" w:sz="4" w:space="0" w:color="000000"/>
              <w:right w:val="single" w:sz="4" w:space="0" w:color="000000"/>
            </w:tcBorders>
            <w:vAlign w:val="center"/>
          </w:tcPr>
          <w:p w14:paraId="06CBCE21" w14:textId="77777777" w:rsidR="00B40AAF" w:rsidRDefault="00746E6D">
            <w:pPr>
              <w:spacing w:before="120" w:after="0" w:line="264" w:lineRule="auto"/>
              <w:jc w:val="center"/>
              <w:rPr>
                <w:color w:val="000000"/>
                <w:sz w:val="28"/>
                <w:szCs w:val="28"/>
              </w:rPr>
            </w:pPr>
            <w:r>
              <w:rPr>
                <w:color w:val="000000"/>
                <w:sz w:val="28"/>
                <w:szCs w:val="28"/>
              </w:rPr>
              <w:t>Yêu cầu truy vấn</w:t>
            </w:r>
          </w:p>
        </w:tc>
      </w:tr>
      <w:tr w:rsidR="00B40AAF" w14:paraId="076A0811"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0E319521" w14:textId="77777777" w:rsidR="00B40AAF" w:rsidRDefault="00746E6D">
            <w:pPr>
              <w:spacing w:before="120" w:after="0" w:line="264" w:lineRule="auto"/>
              <w:jc w:val="center"/>
              <w:rPr>
                <w:color w:val="000000"/>
                <w:sz w:val="28"/>
                <w:szCs w:val="28"/>
              </w:rPr>
            </w:pPr>
            <w:r>
              <w:rPr>
                <w:color w:val="000000"/>
                <w:sz w:val="28"/>
                <w:szCs w:val="28"/>
              </w:rPr>
              <w:t>6</w:t>
            </w:r>
          </w:p>
        </w:tc>
        <w:tc>
          <w:tcPr>
            <w:tcW w:w="6866" w:type="dxa"/>
            <w:tcBorders>
              <w:top w:val="nil"/>
              <w:left w:val="nil"/>
              <w:bottom w:val="single" w:sz="4" w:space="0" w:color="000000"/>
              <w:right w:val="single" w:sz="4" w:space="0" w:color="000000"/>
            </w:tcBorders>
            <w:vAlign w:val="center"/>
          </w:tcPr>
          <w:p w14:paraId="1F32D3A7" w14:textId="77777777" w:rsidR="00B40AAF" w:rsidRDefault="00746E6D">
            <w:pPr>
              <w:spacing w:before="120" w:after="0" w:line="264" w:lineRule="auto"/>
              <w:rPr>
                <w:color w:val="000000"/>
                <w:sz w:val="28"/>
                <w:szCs w:val="28"/>
              </w:rPr>
            </w:pPr>
            <w:r>
              <w:rPr>
                <w:color w:val="000000"/>
                <w:sz w:val="28"/>
                <w:szCs w:val="28"/>
              </w:rPr>
              <w:t>Phải lưu trữ thông tin sử dụng hệ thống của người dùng (Thời gian đăng nhập, thao tác với dữ liệu, thời gian thao tác)</w:t>
            </w:r>
          </w:p>
        </w:tc>
        <w:tc>
          <w:tcPr>
            <w:tcW w:w="1523" w:type="dxa"/>
            <w:tcBorders>
              <w:top w:val="nil"/>
              <w:left w:val="nil"/>
              <w:bottom w:val="single" w:sz="4" w:space="0" w:color="000000"/>
              <w:right w:val="single" w:sz="4" w:space="0" w:color="000000"/>
            </w:tcBorders>
            <w:vAlign w:val="center"/>
          </w:tcPr>
          <w:p w14:paraId="7BEE7E23"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0A6C8542"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09C437B1" w14:textId="77777777" w:rsidR="00B40AAF" w:rsidRDefault="00746E6D">
            <w:pPr>
              <w:spacing w:before="120" w:after="0" w:line="264" w:lineRule="auto"/>
              <w:jc w:val="center"/>
              <w:rPr>
                <w:color w:val="000000"/>
                <w:sz w:val="28"/>
                <w:szCs w:val="28"/>
              </w:rPr>
            </w:pPr>
            <w:r>
              <w:rPr>
                <w:color w:val="000000"/>
                <w:sz w:val="28"/>
                <w:szCs w:val="28"/>
              </w:rPr>
              <w:t>7</w:t>
            </w:r>
          </w:p>
        </w:tc>
        <w:tc>
          <w:tcPr>
            <w:tcW w:w="6866" w:type="dxa"/>
            <w:tcBorders>
              <w:top w:val="nil"/>
              <w:left w:val="nil"/>
              <w:bottom w:val="single" w:sz="4" w:space="0" w:color="000000"/>
              <w:right w:val="single" w:sz="4" w:space="0" w:color="000000"/>
            </w:tcBorders>
            <w:vAlign w:val="center"/>
          </w:tcPr>
          <w:p w14:paraId="479927AA" w14:textId="77777777" w:rsidR="00B40AAF" w:rsidRDefault="00746E6D">
            <w:pPr>
              <w:spacing w:before="120" w:after="0" w:line="264" w:lineRule="auto"/>
              <w:rPr>
                <w:color w:val="000000"/>
                <w:sz w:val="28"/>
                <w:szCs w:val="28"/>
              </w:rPr>
            </w:pPr>
            <w:r>
              <w:rPr>
                <w:color w:val="000000"/>
                <w:sz w:val="28"/>
                <w:szCs w:val="28"/>
              </w:rPr>
              <w:t>Tuân theo các quy định hiện hành</w:t>
            </w:r>
          </w:p>
        </w:tc>
        <w:tc>
          <w:tcPr>
            <w:tcW w:w="1523" w:type="dxa"/>
            <w:tcBorders>
              <w:top w:val="nil"/>
              <w:left w:val="nil"/>
              <w:bottom w:val="single" w:sz="4" w:space="0" w:color="000000"/>
              <w:right w:val="single" w:sz="4" w:space="0" w:color="000000"/>
            </w:tcBorders>
            <w:vAlign w:val="center"/>
          </w:tcPr>
          <w:p w14:paraId="59937E98"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00DE930A"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0040E802" w14:textId="77777777" w:rsidR="00B40AAF" w:rsidRDefault="00746E6D">
            <w:pPr>
              <w:spacing w:before="120" w:after="0" w:line="264" w:lineRule="auto"/>
              <w:jc w:val="center"/>
              <w:rPr>
                <w:color w:val="000000"/>
                <w:sz w:val="28"/>
                <w:szCs w:val="28"/>
              </w:rPr>
            </w:pPr>
            <w:r>
              <w:rPr>
                <w:color w:val="000000"/>
                <w:sz w:val="28"/>
                <w:szCs w:val="28"/>
              </w:rPr>
              <w:t>8</w:t>
            </w:r>
          </w:p>
        </w:tc>
        <w:tc>
          <w:tcPr>
            <w:tcW w:w="6866" w:type="dxa"/>
            <w:tcBorders>
              <w:top w:val="nil"/>
              <w:left w:val="nil"/>
              <w:bottom w:val="single" w:sz="4" w:space="0" w:color="000000"/>
              <w:right w:val="single" w:sz="4" w:space="0" w:color="000000"/>
            </w:tcBorders>
            <w:vAlign w:val="center"/>
          </w:tcPr>
          <w:p w14:paraId="55113C96" w14:textId="77777777" w:rsidR="00B40AAF" w:rsidRDefault="00746E6D">
            <w:pPr>
              <w:spacing w:before="120" w:after="0" w:line="264" w:lineRule="auto"/>
              <w:rPr>
                <w:color w:val="000000"/>
                <w:sz w:val="28"/>
                <w:szCs w:val="28"/>
              </w:rPr>
            </w:pPr>
            <w:r>
              <w:rPr>
                <w:color w:val="000000"/>
                <w:sz w:val="28"/>
                <w:szCs w:val="28"/>
              </w:rPr>
              <w:t>Vận hành trên hệ thống mạng LAN, WAN hoặc thông qua VPN</w:t>
            </w:r>
          </w:p>
        </w:tc>
        <w:tc>
          <w:tcPr>
            <w:tcW w:w="1523" w:type="dxa"/>
            <w:tcBorders>
              <w:top w:val="nil"/>
              <w:left w:val="nil"/>
              <w:bottom w:val="single" w:sz="4" w:space="0" w:color="000000"/>
              <w:right w:val="single" w:sz="4" w:space="0" w:color="000000"/>
            </w:tcBorders>
            <w:vAlign w:val="center"/>
          </w:tcPr>
          <w:p w14:paraId="114E389D"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6CFD3050"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75BB9C5A" w14:textId="77777777" w:rsidR="00B40AAF" w:rsidRDefault="00746E6D">
            <w:pPr>
              <w:spacing w:before="120" w:after="0" w:line="264" w:lineRule="auto"/>
              <w:jc w:val="center"/>
              <w:rPr>
                <w:color w:val="000000"/>
                <w:sz w:val="28"/>
                <w:szCs w:val="28"/>
              </w:rPr>
            </w:pPr>
            <w:r>
              <w:rPr>
                <w:color w:val="000000"/>
                <w:sz w:val="28"/>
                <w:szCs w:val="28"/>
              </w:rPr>
              <w:t>9</w:t>
            </w:r>
          </w:p>
        </w:tc>
        <w:tc>
          <w:tcPr>
            <w:tcW w:w="6866" w:type="dxa"/>
            <w:tcBorders>
              <w:top w:val="nil"/>
              <w:left w:val="nil"/>
              <w:bottom w:val="single" w:sz="4" w:space="0" w:color="000000"/>
              <w:right w:val="single" w:sz="4" w:space="0" w:color="000000"/>
            </w:tcBorders>
            <w:vAlign w:val="center"/>
          </w:tcPr>
          <w:p w14:paraId="396A31F7" w14:textId="77777777" w:rsidR="00B40AAF" w:rsidRDefault="00746E6D">
            <w:pPr>
              <w:spacing w:before="120" w:after="0" w:line="264" w:lineRule="auto"/>
              <w:rPr>
                <w:color w:val="000000"/>
                <w:sz w:val="28"/>
                <w:szCs w:val="28"/>
              </w:rPr>
            </w:pPr>
            <w:r>
              <w:rPr>
                <w:color w:val="000000"/>
                <w:sz w:val="28"/>
                <w:szCs w:val="28"/>
              </w:rPr>
              <w:t>Môi trường vận hành là Microsoft Windows 2012/2016 Server đối với máy chủ và Windows 8/10 đối với máy trạm</w:t>
            </w:r>
          </w:p>
        </w:tc>
        <w:tc>
          <w:tcPr>
            <w:tcW w:w="1523" w:type="dxa"/>
            <w:tcBorders>
              <w:top w:val="nil"/>
              <w:left w:val="nil"/>
              <w:bottom w:val="single" w:sz="4" w:space="0" w:color="000000"/>
              <w:right w:val="single" w:sz="4" w:space="0" w:color="000000"/>
            </w:tcBorders>
            <w:vAlign w:val="center"/>
          </w:tcPr>
          <w:p w14:paraId="3A0BAD1E" w14:textId="77777777" w:rsidR="00B40AAF" w:rsidRDefault="00746E6D">
            <w:pPr>
              <w:spacing w:before="120" w:after="0" w:line="264" w:lineRule="auto"/>
              <w:jc w:val="center"/>
              <w:rPr>
                <w:color w:val="000000"/>
                <w:sz w:val="28"/>
                <w:szCs w:val="28"/>
              </w:rPr>
            </w:pPr>
            <w:r>
              <w:rPr>
                <w:color w:val="000000"/>
                <w:sz w:val="28"/>
                <w:szCs w:val="28"/>
              </w:rPr>
              <w:t>Yêu cầu chung</w:t>
            </w:r>
          </w:p>
        </w:tc>
      </w:tr>
    </w:tbl>
    <w:p w14:paraId="483353CA" w14:textId="77777777" w:rsidR="00B40AAF" w:rsidRDefault="00746E6D">
      <w:pPr>
        <w:pStyle w:val="Heading3"/>
        <w:numPr>
          <w:ilvl w:val="2"/>
          <w:numId w:val="1"/>
        </w:numPr>
        <w:rPr>
          <w:color w:val="000000"/>
        </w:rPr>
      </w:pPr>
      <w:bookmarkStart w:id="60" w:name="_heading=h.3ygebqi" w:colFirst="0" w:colLast="0"/>
      <w:bookmarkEnd w:id="60"/>
      <w:r>
        <w:rPr>
          <w:b w:val="0"/>
          <w:color w:val="000000"/>
        </w:rPr>
        <w:t>Danh sách U</w:t>
      </w:r>
      <w:r>
        <w:rPr>
          <w:b w:val="0"/>
          <w:color w:val="000000"/>
        </w:rPr>
        <w:t>se-case</w:t>
      </w:r>
    </w:p>
    <w:p w14:paraId="7422476B"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Xem Ph</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ụ</w:t>
      </w:r>
      <w:r>
        <w:rPr>
          <w:rFonts w:ascii="Cambria" w:eastAsia="Cambria" w:hAnsi="Cambria" w:cs="Cambria"/>
          <w:color w:val="000000"/>
          <w:sz w:val="28"/>
          <w:szCs w:val="28"/>
        </w:rPr>
        <w:t>c 02 m</w:t>
      </w:r>
      <w:r>
        <w:rPr>
          <w:rFonts w:ascii="Cambria" w:eastAsia="Cambria" w:hAnsi="Cambria" w:cs="Cambria"/>
          <w:color w:val="000000"/>
          <w:sz w:val="28"/>
          <w:szCs w:val="28"/>
        </w:rPr>
        <w:t>ụ</w:t>
      </w:r>
      <w:r>
        <w:rPr>
          <w:rFonts w:ascii="Cambria" w:eastAsia="Cambria" w:hAnsi="Cambria" w:cs="Cambria"/>
          <w:color w:val="000000"/>
          <w:sz w:val="28"/>
          <w:szCs w:val="28"/>
        </w:rPr>
        <w:t>c B</w:t>
      </w:r>
      <w:r>
        <w:rPr>
          <w:rFonts w:ascii="Cambria" w:eastAsia="Cambria" w:hAnsi="Cambria" w:cs="Cambria"/>
          <w:color w:val="000000"/>
          <w:sz w:val="28"/>
          <w:szCs w:val="28"/>
        </w:rPr>
        <w:t>ả</w:t>
      </w:r>
      <w:r>
        <w:rPr>
          <w:rFonts w:ascii="Cambria" w:eastAsia="Cambria" w:hAnsi="Cambria" w:cs="Cambria"/>
          <w:color w:val="000000"/>
          <w:sz w:val="28"/>
          <w:szCs w:val="28"/>
        </w:rPr>
        <w:t>ng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yêu c</w:t>
      </w:r>
      <w:r>
        <w:rPr>
          <w:rFonts w:ascii="Cambria" w:eastAsia="Cambria" w:hAnsi="Cambria" w:cs="Cambria"/>
          <w:color w:val="000000"/>
          <w:sz w:val="28"/>
          <w:szCs w:val="28"/>
        </w:rPr>
        <w:t>ầ</w:t>
      </w:r>
      <w:r>
        <w:rPr>
          <w:rFonts w:ascii="Cambria" w:eastAsia="Cambria" w:hAnsi="Cambria" w:cs="Cambria"/>
          <w:color w:val="000000"/>
          <w:sz w:val="28"/>
          <w:szCs w:val="28"/>
        </w:rPr>
        <w:t>u ch</w:t>
      </w:r>
      <w:r>
        <w:rPr>
          <w:rFonts w:ascii="Cambria" w:eastAsia="Cambria" w:hAnsi="Cambria" w:cs="Cambria"/>
          <w:color w:val="000000"/>
          <w:sz w:val="28"/>
          <w:szCs w:val="28"/>
        </w:rPr>
        <w:t>ứ</w:t>
      </w:r>
      <w:r>
        <w:rPr>
          <w:rFonts w:ascii="Cambria" w:eastAsia="Cambria" w:hAnsi="Cambria" w:cs="Cambria"/>
          <w:color w:val="000000"/>
          <w:sz w:val="28"/>
          <w:szCs w:val="28"/>
        </w:rPr>
        <w:t>c năng sang trư</w:t>
      </w:r>
      <w:r>
        <w:rPr>
          <w:rFonts w:ascii="Cambria" w:eastAsia="Cambria" w:hAnsi="Cambria" w:cs="Cambria"/>
          <w:color w:val="000000"/>
          <w:sz w:val="28"/>
          <w:szCs w:val="28"/>
        </w:rPr>
        <w:t>ờ</w:t>
      </w:r>
      <w:r>
        <w:rPr>
          <w:rFonts w:ascii="Cambria" w:eastAsia="Cambria" w:hAnsi="Cambria" w:cs="Cambria"/>
          <w:color w:val="000000"/>
          <w:sz w:val="28"/>
          <w:szCs w:val="28"/>
        </w:rPr>
        <w:t>ng h</w:t>
      </w:r>
      <w:r>
        <w:rPr>
          <w:rFonts w:ascii="Cambria" w:eastAsia="Cambria" w:hAnsi="Cambria" w:cs="Cambria"/>
          <w:color w:val="000000"/>
          <w:sz w:val="28"/>
          <w:szCs w:val="28"/>
        </w:rPr>
        <w:t>ợ</w:t>
      </w:r>
      <w:r>
        <w:rPr>
          <w:rFonts w:ascii="Cambria" w:eastAsia="Cambria" w:hAnsi="Cambria" w:cs="Cambria"/>
          <w:color w:val="000000"/>
          <w:sz w:val="28"/>
          <w:szCs w:val="28"/>
        </w:rPr>
        <w:t>p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(Use-case).</w:t>
      </w:r>
    </w:p>
    <w:p w14:paraId="621AC84F" w14:textId="77777777" w:rsidR="00B40AAF" w:rsidRDefault="00746E6D">
      <w:pPr>
        <w:pStyle w:val="Heading3"/>
        <w:numPr>
          <w:ilvl w:val="2"/>
          <w:numId w:val="1"/>
        </w:numPr>
        <w:rPr>
          <w:color w:val="000000"/>
        </w:rPr>
      </w:pPr>
      <w:bookmarkStart w:id="61" w:name="_heading=h.2dlolyb" w:colFirst="0" w:colLast="0"/>
      <w:bookmarkEnd w:id="61"/>
      <w:r>
        <w:rPr>
          <w:b w:val="0"/>
          <w:color w:val="000000"/>
        </w:rPr>
        <w:t>Sơ đ</w:t>
      </w:r>
      <w:r>
        <w:rPr>
          <w:b w:val="0"/>
          <w:color w:val="000000"/>
        </w:rPr>
        <w:t>ồ</w:t>
      </w:r>
      <w:r>
        <w:rPr>
          <w:b w:val="0"/>
          <w:color w:val="000000"/>
        </w:rPr>
        <w:t xml:space="preserve"> Use-case </w:t>
      </w:r>
    </w:p>
    <w:p w14:paraId="38836307" w14:textId="77777777" w:rsidR="00B40AAF" w:rsidRDefault="00746E6D">
      <w:pPr>
        <w:jc w:val="center"/>
        <w:rPr>
          <w:color w:val="000000"/>
          <w:sz w:val="28"/>
          <w:szCs w:val="28"/>
        </w:rPr>
      </w:pPr>
      <w:r>
        <w:rPr>
          <w:color w:val="000000"/>
        </w:rPr>
        <w:object w:dxaOrig="9624" w:dyaOrig="4605" w14:anchorId="1D8E3C24">
          <v:shape id="_x0000_i1030" type="#_x0000_t75" style="width:480.9pt;height:230.55pt" o:ole="">
            <v:imagedata r:id="rId24" o:title=""/>
          </v:shape>
          <o:OLEObject Type="Embed" ProgID="Visio.Drawing.15" ShapeID="_x0000_i1030" DrawAspect="Content" ObjectID="_1747598205" r:id="rId25"/>
        </w:object>
      </w:r>
    </w:p>
    <w:p w14:paraId="237AE5B3" w14:textId="77777777" w:rsidR="00B40AAF" w:rsidRPr="00A37CFA" w:rsidRDefault="00746E6D">
      <w:pPr>
        <w:pStyle w:val="Heading2"/>
        <w:numPr>
          <w:ilvl w:val="1"/>
          <w:numId w:val="1"/>
        </w:numPr>
        <w:rPr>
          <w:lang w:val="vi-VN"/>
        </w:rPr>
      </w:pPr>
      <w:bookmarkStart w:id="62" w:name="_heading=h.sqyw64" w:colFirst="0" w:colLast="0"/>
      <w:bookmarkEnd w:id="62"/>
      <w:r w:rsidRPr="00A37CFA">
        <w:rPr>
          <w:lang w:val="vi-VN"/>
        </w:rPr>
        <w:lastRenderedPageBreak/>
        <w:t>Phân h</w:t>
      </w:r>
      <w:r w:rsidRPr="00A37CFA">
        <w:rPr>
          <w:lang w:val="vi-VN"/>
        </w:rPr>
        <w:t>ệ</w:t>
      </w:r>
      <w:r w:rsidRPr="00A37CFA">
        <w:rPr>
          <w:lang w:val="vi-VN"/>
        </w:rPr>
        <w:t xml:space="preserve"> ch</w:t>
      </w:r>
      <w:r w:rsidRPr="00A37CFA">
        <w:rPr>
          <w:lang w:val="vi-VN"/>
        </w:rPr>
        <w:t>ứ</w:t>
      </w:r>
      <w:r w:rsidRPr="00A37CFA">
        <w:rPr>
          <w:lang w:val="vi-VN"/>
        </w:rPr>
        <w:t>c năng ph</w:t>
      </w:r>
      <w:r w:rsidRPr="00A37CFA">
        <w:rPr>
          <w:lang w:val="vi-VN"/>
        </w:rPr>
        <w:t>ầ</w:t>
      </w:r>
      <w:r w:rsidRPr="00A37CFA">
        <w:rPr>
          <w:lang w:val="vi-VN"/>
        </w:rPr>
        <w:t>n m</w:t>
      </w:r>
      <w:r w:rsidRPr="00A37CFA">
        <w:rPr>
          <w:lang w:val="vi-VN"/>
        </w:rPr>
        <w:t>ề</w:t>
      </w:r>
      <w:r w:rsidRPr="00A37CFA">
        <w:rPr>
          <w:lang w:val="vi-VN"/>
        </w:rPr>
        <w:t>m Qu</w:t>
      </w:r>
      <w:r w:rsidRPr="00A37CFA">
        <w:rPr>
          <w:lang w:val="vi-VN"/>
        </w:rPr>
        <w:t>ả</w:t>
      </w:r>
      <w:r w:rsidRPr="00A37CFA">
        <w:rPr>
          <w:lang w:val="vi-VN"/>
        </w:rPr>
        <w:t>n lý pháp ch</w:t>
      </w:r>
      <w:r w:rsidRPr="00A37CFA">
        <w:rPr>
          <w:lang w:val="vi-VN"/>
        </w:rPr>
        <w:t>ế</w:t>
      </w:r>
    </w:p>
    <w:p w14:paraId="3CCADBEB" w14:textId="77777777" w:rsidR="00B40AAF" w:rsidRDefault="00746E6D">
      <w:pPr>
        <w:pStyle w:val="Heading3"/>
        <w:numPr>
          <w:ilvl w:val="2"/>
          <w:numId w:val="1"/>
        </w:numPr>
        <w:rPr>
          <w:color w:val="000000"/>
        </w:rPr>
      </w:pPr>
      <w:bookmarkStart w:id="63" w:name="_heading=h.3cqmetx" w:colFirst="0" w:colLast="0"/>
      <w:bookmarkEnd w:id="63"/>
      <w:r>
        <w:rPr>
          <w:color w:val="000000"/>
        </w:rPr>
        <w:t>Yêu c</w:t>
      </w:r>
      <w:r>
        <w:rPr>
          <w:color w:val="000000"/>
        </w:rPr>
        <w:t>ầ</w:t>
      </w:r>
      <w:r>
        <w:rPr>
          <w:color w:val="000000"/>
        </w:rPr>
        <w:t>u ch</w:t>
      </w:r>
      <w:r>
        <w:rPr>
          <w:color w:val="000000"/>
        </w:rPr>
        <w:t>ứ</w:t>
      </w:r>
      <w:r>
        <w:rPr>
          <w:color w:val="000000"/>
        </w:rPr>
        <w:t>c năng ph</w:t>
      </w:r>
      <w:r>
        <w:rPr>
          <w:color w:val="000000"/>
        </w:rPr>
        <w:t>ầ</w:t>
      </w:r>
      <w:r>
        <w:rPr>
          <w:color w:val="000000"/>
        </w:rPr>
        <w:t>n m</w:t>
      </w:r>
      <w:r>
        <w:rPr>
          <w:color w:val="000000"/>
        </w:rPr>
        <w:t>ề</w:t>
      </w:r>
      <w:r>
        <w:rPr>
          <w:color w:val="000000"/>
        </w:rPr>
        <w:t>m</w:t>
      </w:r>
    </w:p>
    <w:p w14:paraId="4D63A2AF"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Xem Ph</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ụ</w:t>
      </w:r>
      <w:r>
        <w:rPr>
          <w:rFonts w:ascii="Cambria" w:eastAsia="Cambria" w:hAnsi="Cambria" w:cs="Cambria"/>
          <w:color w:val="000000"/>
          <w:sz w:val="28"/>
          <w:szCs w:val="28"/>
        </w:rPr>
        <w:t>c 02: B</w:t>
      </w:r>
      <w:r>
        <w:rPr>
          <w:rFonts w:ascii="Cambria" w:eastAsia="Cambria" w:hAnsi="Cambria" w:cs="Cambria"/>
          <w:color w:val="000000"/>
          <w:sz w:val="28"/>
          <w:szCs w:val="28"/>
        </w:rPr>
        <w:t>ả</w:t>
      </w:r>
      <w:r>
        <w:rPr>
          <w:rFonts w:ascii="Cambria" w:eastAsia="Cambria" w:hAnsi="Cambria" w:cs="Cambria"/>
          <w:color w:val="000000"/>
          <w:sz w:val="28"/>
          <w:szCs w:val="28"/>
        </w:rPr>
        <w:t>ng s</w:t>
      </w:r>
      <w:r>
        <w:rPr>
          <w:rFonts w:ascii="Cambria" w:eastAsia="Cambria" w:hAnsi="Cambria" w:cs="Cambria"/>
          <w:color w:val="000000"/>
          <w:sz w:val="28"/>
          <w:szCs w:val="28"/>
        </w:rPr>
        <w:t>ắ</w:t>
      </w:r>
      <w:r>
        <w:rPr>
          <w:rFonts w:ascii="Cambria" w:eastAsia="Cambria" w:hAnsi="Cambria" w:cs="Cambria"/>
          <w:color w:val="000000"/>
          <w:sz w:val="28"/>
          <w:szCs w:val="28"/>
        </w:rPr>
        <w:t>p x</w:t>
      </w:r>
      <w:r>
        <w:rPr>
          <w:rFonts w:ascii="Cambria" w:eastAsia="Cambria" w:hAnsi="Cambria" w:cs="Cambria"/>
          <w:color w:val="000000"/>
          <w:sz w:val="28"/>
          <w:szCs w:val="28"/>
        </w:rPr>
        <w:t>ế</w:t>
      </w:r>
      <w:r>
        <w:rPr>
          <w:rFonts w:ascii="Cambria" w:eastAsia="Cambria" w:hAnsi="Cambria" w:cs="Cambria"/>
          <w:color w:val="000000"/>
          <w:sz w:val="28"/>
          <w:szCs w:val="28"/>
        </w:rPr>
        <w:t>p thứ tự ưu tiên các yêu c</w:t>
      </w:r>
      <w:r>
        <w:rPr>
          <w:rFonts w:ascii="Cambria" w:eastAsia="Cambria" w:hAnsi="Cambria" w:cs="Cambria"/>
          <w:color w:val="000000"/>
          <w:sz w:val="28"/>
          <w:szCs w:val="28"/>
        </w:rPr>
        <w:t>ầ</w:t>
      </w:r>
      <w:r>
        <w:rPr>
          <w:rFonts w:ascii="Cambria" w:eastAsia="Cambria" w:hAnsi="Cambria" w:cs="Cambria"/>
          <w:color w:val="000000"/>
          <w:sz w:val="28"/>
          <w:szCs w:val="28"/>
        </w:rPr>
        <w:t>u ch</w:t>
      </w:r>
      <w:r>
        <w:rPr>
          <w:rFonts w:ascii="Cambria" w:eastAsia="Cambria" w:hAnsi="Cambria" w:cs="Cambria"/>
          <w:color w:val="000000"/>
          <w:sz w:val="28"/>
          <w:szCs w:val="28"/>
        </w:rPr>
        <w:t>ứ</w:t>
      </w:r>
      <w:r>
        <w:rPr>
          <w:rFonts w:ascii="Cambria" w:eastAsia="Cambria" w:hAnsi="Cambria" w:cs="Cambria"/>
          <w:color w:val="000000"/>
          <w:sz w:val="28"/>
          <w:szCs w:val="28"/>
        </w:rPr>
        <w:t>c năng của phần mềm</w:t>
      </w:r>
    </w:p>
    <w:p w14:paraId="0264E506" w14:textId="77777777" w:rsidR="00B40AAF" w:rsidRDefault="00746E6D">
      <w:pPr>
        <w:pStyle w:val="Heading3"/>
        <w:numPr>
          <w:ilvl w:val="2"/>
          <w:numId w:val="1"/>
        </w:numPr>
        <w:rPr>
          <w:color w:val="000000"/>
        </w:rPr>
      </w:pPr>
      <w:bookmarkStart w:id="64" w:name="_heading=h.1rvwp1q" w:colFirst="0" w:colLast="0"/>
      <w:bookmarkEnd w:id="64"/>
      <w:r>
        <w:rPr>
          <w:color w:val="000000"/>
        </w:rPr>
        <w:t>Yêu c</w:t>
      </w:r>
      <w:r>
        <w:rPr>
          <w:color w:val="000000"/>
        </w:rPr>
        <w:t>ầ</w:t>
      </w:r>
      <w:r>
        <w:rPr>
          <w:color w:val="000000"/>
        </w:rPr>
        <w:t>u phi ch</w:t>
      </w:r>
      <w:r>
        <w:rPr>
          <w:color w:val="000000"/>
        </w:rPr>
        <w:t>ứ</w:t>
      </w:r>
      <w:r>
        <w:rPr>
          <w:color w:val="000000"/>
        </w:rPr>
        <w:t>c năng</w:t>
      </w:r>
    </w:p>
    <w:tbl>
      <w:tblPr>
        <w:tblStyle w:val="af9"/>
        <w:tblW w:w="9205" w:type="dxa"/>
        <w:tblLayout w:type="fixed"/>
        <w:tblLook w:val="0400" w:firstRow="0" w:lastRow="0" w:firstColumn="0" w:lastColumn="0" w:noHBand="0" w:noVBand="1"/>
      </w:tblPr>
      <w:tblGrid>
        <w:gridCol w:w="816"/>
        <w:gridCol w:w="6866"/>
        <w:gridCol w:w="1523"/>
      </w:tblGrid>
      <w:tr w:rsidR="00B40AAF" w14:paraId="1F940735" w14:textId="77777777">
        <w:trPr>
          <w:trHeight w:val="397"/>
          <w:tblHeader/>
        </w:trPr>
        <w:tc>
          <w:tcPr>
            <w:tcW w:w="8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B2DBA9" w14:textId="77777777" w:rsidR="00B40AAF" w:rsidRDefault="00746E6D">
            <w:pPr>
              <w:spacing w:before="120" w:after="0" w:line="264" w:lineRule="auto"/>
              <w:jc w:val="center"/>
              <w:rPr>
                <w:b/>
                <w:color w:val="000000"/>
                <w:sz w:val="28"/>
                <w:szCs w:val="28"/>
              </w:rPr>
            </w:pPr>
            <w:r>
              <w:rPr>
                <w:b/>
                <w:color w:val="000000"/>
                <w:sz w:val="28"/>
                <w:szCs w:val="28"/>
              </w:rPr>
              <w:t> STT</w:t>
            </w:r>
          </w:p>
        </w:tc>
        <w:tc>
          <w:tcPr>
            <w:tcW w:w="6866" w:type="dxa"/>
            <w:tcBorders>
              <w:top w:val="single" w:sz="4" w:space="0" w:color="000000"/>
              <w:left w:val="nil"/>
              <w:bottom w:val="single" w:sz="4" w:space="0" w:color="000000"/>
              <w:right w:val="single" w:sz="4" w:space="0" w:color="000000"/>
            </w:tcBorders>
            <w:shd w:val="clear" w:color="auto" w:fill="auto"/>
            <w:vAlign w:val="center"/>
          </w:tcPr>
          <w:p w14:paraId="2FA1E35A" w14:textId="77777777" w:rsidR="00B40AAF" w:rsidRDefault="00746E6D">
            <w:pPr>
              <w:spacing w:before="120" w:after="0" w:line="264" w:lineRule="auto"/>
              <w:jc w:val="center"/>
              <w:rPr>
                <w:b/>
                <w:color w:val="000000"/>
                <w:sz w:val="28"/>
                <w:szCs w:val="28"/>
              </w:rPr>
            </w:pPr>
            <w:r>
              <w:rPr>
                <w:b/>
                <w:color w:val="000000"/>
                <w:sz w:val="28"/>
                <w:szCs w:val="28"/>
              </w:rPr>
              <w:t>Yêu cầu phi chức năng</w:t>
            </w:r>
          </w:p>
        </w:tc>
        <w:tc>
          <w:tcPr>
            <w:tcW w:w="1523" w:type="dxa"/>
            <w:tcBorders>
              <w:top w:val="single" w:sz="4" w:space="0" w:color="000000"/>
              <w:left w:val="nil"/>
              <w:bottom w:val="single" w:sz="4" w:space="0" w:color="000000"/>
              <w:right w:val="single" w:sz="4" w:space="0" w:color="000000"/>
            </w:tcBorders>
            <w:shd w:val="clear" w:color="auto" w:fill="auto"/>
            <w:vAlign w:val="center"/>
          </w:tcPr>
          <w:p w14:paraId="709BAEF6" w14:textId="77777777" w:rsidR="00B40AAF" w:rsidRDefault="00746E6D">
            <w:pPr>
              <w:spacing w:before="120" w:after="0" w:line="264" w:lineRule="auto"/>
              <w:jc w:val="center"/>
              <w:rPr>
                <w:b/>
                <w:color w:val="000000"/>
                <w:sz w:val="28"/>
                <w:szCs w:val="28"/>
              </w:rPr>
            </w:pPr>
            <w:r>
              <w:rPr>
                <w:b/>
                <w:color w:val="000000"/>
                <w:sz w:val="28"/>
                <w:szCs w:val="28"/>
              </w:rPr>
              <w:t> Loại</w:t>
            </w:r>
          </w:p>
        </w:tc>
      </w:tr>
      <w:tr w:rsidR="00B40AAF" w14:paraId="2845D76B"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0CE54F34" w14:textId="77777777" w:rsidR="00B40AAF" w:rsidRDefault="00746E6D">
            <w:pPr>
              <w:spacing w:before="120" w:after="0" w:line="264" w:lineRule="auto"/>
              <w:jc w:val="center"/>
              <w:rPr>
                <w:color w:val="000000"/>
                <w:sz w:val="28"/>
                <w:szCs w:val="28"/>
              </w:rPr>
            </w:pPr>
            <w:r>
              <w:rPr>
                <w:color w:val="000000"/>
                <w:sz w:val="28"/>
                <w:szCs w:val="28"/>
              </w:rPr>
              <w:t>1</w:t>
            </w:r>
          </w:p>
        </w:tc>
        <w:tc>
          <w:tcPr>
            <w:tcW w:w="6866" w:type="dxa"/>
            <w:tcBorders>
              <w:top w:val="nil"/>
              <w:left w:val="nil"/>
              <w:bottom w:val="single" w:sz="4" w:space="0" w:color="000000"/>
              <w:right w:val="single" w:sz="4" w:space="0" w:color="000000"/>
            </w:tcBorders>
          </w:tcPr>
          <w:p w14:paraId="541C344A" w14:textId="77777777" w:rsidR="00B40AAF" w:rsidRDefault="00746E6D">
            <w:pPr>
              <w:spacing w:before="120" w:after="0" w:line="264" w:lineRule="auto"/>
              <w:rPr>
                <w:color w:val="000000"/>
                <w:sz w:val="28"/>
                <w:szCs w:val="28"/>
              </w:rPr>
            </w:pPr>
            <w:r>
              <w:rPr>
                <w:color w:val="000000"/>
                <w:sz w:val="28"/>
                <w:szCs w:val="28"/>
              </w:rPr>
              <w:t>Hệ quản trị cơ sở dữ liệu thông dụng như là MS SQL Server hoặc các hệ quản trị mã nguồn mở khác như là PostGre SQL</w:t>
            </w:r>
          </w:p>
        </w:tc>
        <w:tc>
          <w:tcPr>
            <w:tcW w:w="1523" w:type="dxa"/>
            <w:tcBorders>
              <w:top w:val="nil"/>
              <w:left w:val="nil"/>
              <w:bottom w:val="single" w:sz="4" w:space="0" w:color="000000"/>
              <w:right w:val="single" w:sz="4" w:space="0" w:color="000000"/>
            </w:tcBorders>
            <w:vAlign w:val="center"/>
          </w:tcPr>
          <w:p w14:paraId="590ECFC6" w14:textId="77777777" w:rsidR="00B40AAF" w:rsidRDefault="00746E6D">
            <w:pPr>
              <w:spacing w:before="120" w:after="0" w:line="264" w:lineRule="auto"/>
              <w:jc w:val="center"/>
              <w:rPr>
                <w:color w:val="000000"/>
                <w:sz w:val="28"/>
                <w:szCs w:val="28"/>
              </w:rPr>
            </w:pPr>
            <w:r>
              <w:rPr>
                <w:color w:val="000000"/>
                <w:sz w:val="28"/>
                <w:szCs w:val="28"/>
              </w:rPr>
              <w:t>Cơ sở dữ liệu</w:t>
            </w:r>
          </w:p>
        </w:tc>
      </w:tr>
      <w:tr w:rsidR="00B40AAF" w14:paraId="18AF8074"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1A65DA59" w14:textId="77777777" w:rsidR="00B40AAF" w:rsidRDefault="00746E6D">
            <w:pPr>
              <w:spacing w:before="120" w:after="0" w:line="264" w:lineRule="auto"/>
              <w:jc w:val="center"/>
              <w:rPr>
                <w:color w:val="000000"/>
                <w:sz w:val="28"/>
                <w:szCs w:val="28"/>
              </w:rPr>
            </w:pPr>
            <w:r>
              <w:rPr>
                <w:color w:val="000000"/>
                <w:sz w:val="28"/>
                <w:szCs w:val="28"/>
              </w:rPr>
              <w:t>2</w:t>
            </w:r>
          </w:p>
        </w:tc>
        <w:tc>
          <w:tcPr>
            <w:tcW w:w="6866" w:type="dxa"/>
            <w:tcBorders>
              <w:top w:val="nil"/>
              <w:left w:val="nil"/>
              <w:bottom w:val="single" w:sz="4" w:space="0" w:color="000000"/>
              <w:right w:val="single" w:sz="4" w:space="0" w:color="000000"/>
            </w:tcBorders>
            <w:vAlign w:val="center"/>
          </w:tcPr>
          <w:p w14:paraId="50763DD5" w14:textId="77777777" w:rsidR="00B40AAF" w:rsidRDefault="00746E6D">
            <w:pPr>
              <w:spacing w:before="120" w:after="0" w:line="264" w:lineRule="auto"/>
              <w:rPr>
                <w:color w:val="000000"/>
                <w:sz w:val="28"/>
                <w:szCs w:val="28"/>
              </w:rPr>
            </w:pPr>
            <w:r>
              <w:rPr>
                <w:color w:val="000000"/>
                <w:sz w:val="28"/>
                <w:szCs w:val="28"/>
              </w:rPr>
              <w:t>Khi dữ liệu tăng trưởng lớn; hệ thống phải đảm bảo thời gian truy xuất dữ liệu, đảm bảo tối thiểu nhất dung lượng lưu trữ, t</w:t>
            </w:r>
            <w:r>
              <w:rPr>
                <w:color w:val="000000"/>
                <w:sz w:val="28"/>
                <w:szCs w:val="28"/>
              </w:rPr>
              <w:t>ối ưu trong quá trình thiết kế</w:t>
            </w:r>
          </w:p>
        </w:tc>
        <w:tc>
          <w:tcPr>
            <w:tcW w:w="1523" w:type="dxa"/>
            <w:tcBorders>
              <w:top w:val="nil"/>
              <w:left w:val="nil"/>
              <w:bottom w:val="single" w:sz="4" w:space="0" w:color="000000"/>
              <w:right w:val="single" w:sz="4" w:space="0" w:color="000000"/>
            </w:tcBorders>
            <w:vAlign w:val="center"/>
          </w:tcPr>
          <w:p w14:paraId="632EE261" w14:textId="77777777" w:rsidR="00B40AAF" w:rsidRDefault="00746E6D">
            <w:pPr>
              <w:spacing w:before="120" w:after="0" w:line="264" w:lineRule="auto"/>
              <w:jc w:val="center"/>
              <w:rPr>
                <w:color w:val="000000"/>
                <w:sz w:val="28"/>
                <w:szCs w:val="28"/>
              </w:rPr>
            </w:pPr>
            <w:r>
              <w:rPr>
                <w:color w:val="000000"/>
                <w:sz w:val="28"/>
                <w:szCs w:val="28"/>
              </w:rPr>
              <w:t>Cơ sở dữ liệu</w:t>
            </w:r>
          </w:p>
        </w:tc>
      </w:tr>
      <w:tr w:rsidR="00B40AAF" w14:paraId="19B253A2"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1FDF941F" w14:textId="77777777" w:rsidR="00B40AAF" w:rsidRDefault="00746E6D">
            <w:pPr>
              <w:spacing w:before="120" w:after="0" w:line="264" w:lineRule="auto"/>
              <w:jc w:val="center"/>
              <w:rPr>
                <w:color w:val="000000"/>
                <w:sz w:val="28"/>
                <w:szCs w:val="28"/>
              </w:rPr>
            </w:pPr>
            <w:r>
              <w:rPr>
                <w:color w:val="000000"/>
                <w:sz w:val="28"/>
                <w:szCs w:val="28"/>
              </w:rPr>
              <w:t>3</w:t>
            </w:r>
          </w:p>
        </w:tc>
        <w:tc>
          <w:tcPr>
            <w:tcW w:w="6866" w:type="dxa"/>
            <w:tcBorders>
              <w:top w:val="nil"/>
              <w:left w:val="nil"/>
              <w:bottom w:val="single" w:sz="4" w:space="0" w:color="000000"/>
              <w:right w:val="single" w:sz="4" w:space="0" w:color="000000"/>
            </w:tcBorders>
            <w:vAlign w:val="center"/>
          </w:tcPr>
          <w:p w14:paraId="5F4222A8" w14:textId="77777777" w:rsidR="00B40AAF" w:rsidRDefault="00746E6D">
            <w:pPr>
              <w:spacing w:before="120" w:after="0" w:line="264" w:lineRule="auto"/>
              <w:rPr>
                <w:color w:val="000000"/>
                <w:sz w:val="28"/>
                <w:szCs w:val="28"/>
              </w:rPr>
            </w:pPr>
            <w:r>
              <w:rPr>
                <w:color w:val="000000"/>
                <w:sz w:val="28"/>
                <w:szCs w:val="28"/>
              </w:rPr>
              <w:t>Chuẩn font, giao diện là Unicode TCVN 6901:2000, ngôn ngữ thể hiện trên giao diện chương trình là Tiếng Việt</w:t>
            </w:r>
          </w:p>
        </w:tc>
        <w:tc>
          <w:tcPr>
            <w:tcW w:w="1523" w:type="dxa"/>
            <w:tcBorders>
              <w:top w:val="nil"/>
              <w:left w:val="nil"/>
              <w:bottom w:val="single" w:sz="4" w:space="0" w:color="000000"/>
              <w:right w:val="single" w:sz="4" w:space="0" w:color="000000"/>
            </w:tcBorders>
            <w:vAlign w:val="center"/>
          </w:tcPr>
          <w:p w14:paraId="0738661E"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3639B2E8"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693F334F" w14:textId="77777777" w:rsidR="00B40AAF" w:rsidRDefault="00746E6D">
            <w:pPr>
              <w:spacing w:before="120" w:after="0" w:line="264" w:lineRule="auto"/>
              <w:jc w:val="center"/>
              <w:rPr>
                <w:color w:val="000000"/>
                <w:sz w:val="28"/>
                <w:szCs w:val="28"/>
              </w:rPr>
            </w:pPr>
            <w:r>
              <w:rPr>
                <w:color w:val="000000"/>
                <w:sz w:val="28"/>
                <w:szCs w:val="28"/>
              </w:rPr>
              <w:t>4</w:t>
            </w:r>
          </w:p>
        </w:tc>
        <w:tc>
          <w:tcPr>
            <w:tcW w:w="6866" w:type="dxa"/>
            <w:tcBorders>
              <w:top w:val="nil"/>
              <w:left w:val="nil"/>
              <w:bottom w:val="single" w:sz="4" w:space="0" w:color="000000"/>
              <w:right w:val="single" w:sz="4" w:space="0" w:color="000000"/>
            </w:tcBorders>
            <w:vAlign w:val="center"/>
          </w:tcPr>
          <w:p w14:paraId="38A04626" w14:textId="77777777" w:rsidR="00B40AAF" w:rsidRDefault="00746E6D">
            <w:pPr>
              <w:spacing w:before="120" w:after="0" w:line="264" w:lineRule="auto"/>
              <w:rPr>
                <w:color w:val="000000"/>
                <w:sz w:val="28"/>
                <w:szCs w:val="28"/>
              </w:rPr>
            </w:pPr>
            <w:r>
              <w:rPr>
                <w:color w:val="000000"/>
                <w:sz w:val="28"/>
                <w:szCs w:val="28"/>
              </w:rPr>
              <w:t>Hệ thống cho phép thay đổi và định nghĩa các thông số, thông tin khi cần thiết mà không sửa lại chương trình</w:t>
            </w:r>
          </w:p>
        </w:tc>
        <w:tc>
          <w:tcPr>
            <w:tcW w:w="1523" w:type="dxa"/>
            <w:tcBorders>
              <w:top w:val="nil"/>
              <w:left w:val="nil"/>
              <w:bottom w:val="single" w:sz="4" w:space="0" w:color="000000"/>
              <w:right w:val="single" w:sz="4" w:space="0" w:color="000000"/>
            </w:tcBorders>
            <w:vAlign w:val="center"/>
          </w:tcPr>
          <w:p w14:paraId="77B00195" w14:textId="77777777" w:rsidR="00B40AAF" w:rsidRDefault="00746E6D">
            <w:pPr>
              <w:spacing w:before="120" w:after="0" w:line="264" w:lineRule="auto"/>
              <w:jc w:val="center"/>
              <w:rPr>
                <w:color w:val="000000"/>
                <w:sz w:val="28"/>
                <w:szCs w:val="28"/>
              </w:rPr>
            </w:pPr>
            <w:r>
              <w:rPr>
                <w:color w:val="000000"/>
                <w:sz w:val="28"/>
                <w:szCs w:val="28"/>
              </w:rPr>
              <w:t>Dữ liệu đầu vào</w:t>
            </w:r>
          </w:p>
        </w:tc>
      </w:tr>
      <w:tr w:rsidR="00B40AAF" w14:paraId="7418F2D7"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5E9138D5" w14:textId="77777777" w:rsidR="00B40AAF" w:rsidRDefault="00746E6D">
            <w:pPr>
              <w:spacing w:before="120" w:after="0" w:line="264" w:lineRule="auto"/>
              <w:jc w:val="center"/>
              <w:rPr>
                <w:color w:val="000000"/>
                <w:sz w:val="28"/>
                <w:szCs w:val="28"/>
              </w:rPr>
            </w:pPr>
            <w:r>
              <w:rPr>
                <w:color w:val="000000"/>
                <w:sz w:val="28"/>
                <w:szCs w:val="28"/>
              </w:rPr>
              <w:t>5</w:t>
            </w:r>
          </w:p>
        </w:tc>
        <w:tc>
          <w:tcPr>
            <w:tcW w:w="6866" w:type="dxa"/>
            <w:tcBorders>
              <w:top w:val="nil"/>
              <w:left w:val="nil"/>
              <w:bottom w:val="single" w:sz="4" w:space="0" w:color="000000"/>
              <w:right w:val="single" w:sz="4" w:space="0" w:color="000000"/>
            </w:tcBorders>
            <w:vAlign w:val="center"/>
          </w:tcPr>
          <w:p w14:paraId="043E3952" w14:textId="77777777" w:rsidR="00B40AAF" w:rsidRDefault="00746E6D">
            <w:pPr>
              <w:spacing w:before="120" w:after="0" w:line="264" w:lineRule="auto"/>
              <w:rPr>
                <w:color w:val="000000"/>
                <w:sz w:val="28"/>
                <w:szCs w:val="28"/>
              </w:rPr>
            </w:pPr>
            <w:r>
              <w:rPr>
                <w:color w:val="000000"/>
                <w:sz w:val="28"/>
                <w:szCs w:val="28"/>
              </w:rPr>
              <w:t>Hệ</w:t>
            </w:r>
            <w:r>
              <w:rPr>
                <w:color w:val="000000"/>
                <w:sz w:val="28"/>
                <w:szCs w:val="28"/>
              </w:rPr>
              <w:t xml:space="preserve"> thống phải đảm bảo số lượng giao dịch nhiều người cùng lúc</w:t>
            </w:r>
          </w:p>
        </w:tc>
        <w:tc>
          <w:tcPr>
            <w:tcW w:w="1523" w:type="dxa"/>
            <w:tcBorders>
              <w:top w:val="nil"/>
              <w:left w:val="nil"/>
              <w:bottom w:val="single" w:sz="4" w:space="0" w:color="000000"/>
              <w:right w:val="single" w:sz="4" w:space="0" w:color="000000"/>
            </w:tcBorders>
            <w:vAlign w:val="center"/>
          </w:tcPr>
          <w:p w14:paraId="6229AE84" w14:textId="77777777" w:rsidR="00B40AAF" w:rsidRDefault="00746E6D">
            <w:pPr>
              <w:spacing w:before="120" w:after="0" w:line="264" w:lineRule="auto"/>
              <w:jc w:val="center"/>
              <w:rPr>
                <w:color w:val="000000"/>
                <w:sz w:val="28"/>
                <w:szCs w:val="28"/>
              </w:rPr>
            </w:pPr>
            <w:r>
              <w:rPr>
                <w:color w:val="000000"/>
                <w:sz w:val="28"/>
                <w:szCs w:val="28"/>
              </w:rPr>
              <w:t>Yêu cầu truy vấn</w:t>
            </w:r>
          </w:p>
        </w:tc>
      </w:tr>
      <w:tr w:rsidR="00B40AAF" w14:paraId="15682666"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7C2909BA" w14:textId="77777777" w:rsidR="00B40AAF" w:rsidRDefault="00746E6D">
            <w:pPr>
              <w:spacing w:before="120" w:after="0" w:line="264" w:lineRule="auto"/>
              <w:jc w:val="center"/>
              <w:rPr>
                <w:color w:val="000000"/>
                <w:sz w:val="28"/>
                <w:szCs w:val="28"/>
              </w:rPr>
            </w:pPr>
            <w:r>
              <w:rPr>
                <w:color w:val="000000"/>
                <w:sz w:val="28"/>
                <w:szCs w:val="28"/>
              </w:rPr>
              <w:t>6</w:t>
            </w:r>
          </w:p>
        </w:tc>
        <w:tc>
          <w:tcPr>
            <w:tcW w:w="6866" w:type="dxa"/>
            <w:tcBorders>
              <w:top w:val="nil"/>
              <w:left w:val="nil"/>
              <w:bottom w:val="single" w:sz="4" w:space="0" w:color="000000"/>
              <w:right w:val="single" w:sz="4" w:space="0" w:color="000000"/>
            </w:tcBorders>
            <w:vAlign w:val="center"/>
          </w:tcPr>
          <w:p w14:paraId="4D672CDD" w14:textId="77777777" w:rsidR="00B40AAF" w:rsidRDefault="00746E6D">
            <w:pPr>
              <w:spacing w:before="120" w:after="0" w:line="264" w:lineRule="auto"/>
              <w:rPr>
                <w:color w:val="000000"/>
                <w:sz w:val="28"/>
                <w:szCs w:val="28"/>
              </w:rPr>
            </w:pPr>
            <w:r>
              <w:rPr>
                <w:color w:val="000000"/>
                <w:sz w:val="28"/>
                <w:szCs w:val="28"/>
              </w:rPr>
              <w:t>Phải lưu trữ thông tin sử dụng hệ thống của người dùng (Thời gian đăng nhập, thao tác với dữ liệu, thời gian thao tác)</w:t>
            </w:r>
          </w:p>
        </w:tc>
        <w:tc>
          <w:tcPr>
            <w:tcW w:w="1523" w:type="dxa"/>
            <w:tcBorders>
              <w:top w:val="nil"/>
              <w:left w:val="nil"/>
              <w:bottom w:val="single" w:sz="4" w:space="0" w:color="000000"/>
              <w:right w:val="single" w:sz="4" w:space="0" w:color="000000"/>
            </w:tcBorders>
            <w:vAlign w:val="center"/>
          </w:tcPr>
          <w:p w14:paraId="0A3103B6"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20CBD32C"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5795E341" w14:textId="77777777" w:rsidR="00B40AAF" w:rsidRDefault="00746E6D">
            <w:pPr>
              <w:spacing w:before="120" w:after="0" w:line="264" w:lineRule="auto"/>
              <w:jc w:val="center"/>
              <w:rPr>
                <w:color w:val="000000"/>
                <w:sz w:val="28"/>
                <w:szCs w:val="28"/>
              </w:rPr>
            </w:pPr>
            <w:r>
              <w:rPr>
                <w:color w:val="000000"/>
                <w:sz w:val="28"/>
                <w:szCs w:val="28"/>
              </w:rPr>
              <w:t>7</w:t>
            </w:r>
          </w:p>
        </w:tc>
        <w:tc>
          <w:tcPr>
            <w:tcW w:w="6866" w:type="dxa"/>
            <w:tcBorders>
              <w:top w:val="nil"/>
              <w:left w:val="nil"/>
              <w:bottom w:val="single" w:sz="4" w:space="0" w:color="000000"/>
              <w:right w:val="single" w:sz="4" w:space="0" w:color="000000"/>
            </w:tcBorders>
            <w:vAlign w:val="center"/>
          </w:tcPr>
          <w:p w14:paraId="2C3C2A67" w14:textId="77777777" w:rsidR="00B40AAF" w:rsidRDefault="00746E6D">
            <w:pPr>
              <w:spacing w:before="120" w:after="0" w:line="264" w:lineRule="auto"/>
              <w:rPr>
                <w:color w:val="000000"/>
                <w:sz w:val="28"/>
                <w:szCs w:val="28"/>
              </w:rPr>
            </w:pPr>
            <w:r>
              <w:rPr>
                <w:color w:val="000000"/>
                <w:sz w:val="28"/>
                <w:szCs w:val="28"/>
              </w:rPr>
              <w:t>Tuân theo các quy định hiện hành</w:t>
            </w:r>
          </w:p>
        </w:tc>
        <w:tc>
          <w:tcPr>
            <w:tcW w:w="1523" w:type="dxa"/>
            <w:tcBorders>
              <w:top w:val="nil"/>
              <w:left w:val="nil"/>
              <w:bottom w:val="single" w:sz="4" w:space="0" w:color="000000"/>
              <w:right w:val="single" w:sz="4" w:space="0" w:color="000000"/>
            </w:tcBorders>
            <w:vAlign w:val="center"/>
          </w:tcPr>
          <w:p w14:paraId="1B337994"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10EEAB44"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4670FF7F" w14:textId="77777777" w:rsidR="00B40AAF" w:rsidRDefault="00746E6D">
            <w:pPr>
              <w:spacing w:before="120" w:after="0" w:line="264" w:lineRule="auto"/>
              <w:jc w:val="center"/>
              <w:rPr>
                <w:color w:val="000000"/>
                <w:sz w:val="28"/>
                <w:szCs w:val="28"/>
              </w:rPr>
            </w:pPr>
            <w:r>
              <w:rPr>
                <w:color w:val="000000"/>
                <w:sz w:val="28"/>
                <w:szCs w:val="28"/>
              </w:rPr>
              <w:t>8</w:t>
            </w:r>
          </w:p>
        </w:tc>
        <w:tc>
          <w:tcPr>
            <w:tcW w:w="6866" w:type="dxa"/>
            <w:tcBorders>
              <w:top w:val="nil"/>
              <w:left w:val="nil"/>
              <w:bottom w:val="single" w:sz="4" w:space="0" w:color="000000"/>
              <w:right w:val="single" w:sz="4" w:space="0" w:color="000000"/>
            </w:tcBorders>
            <w:vAlign w:val="center"/>
          </w:tcPr>
          <w:p w14:paraId="78069409" w14:textId="77777777" w:rsidR="00B40AAF" w:rsidRDefault="00746E6D">
            <w:pPr>
              <w:spacing w:before="120" w:after="0" w:line="264" w:lineRule="auto"/>
              <w:rPr>
                <w:color w:val="000000"/>
                <w:sz w:val="28"/>
                <w:szCs w:val="28"/>
              </w:rPr>
            </w:pPr>
            <w:r>
              <w:rPr>
                <w:color w:val="000000"/>
                <w:sz w:val="28"/>
                <w:szCs w:val="28"/>
              </w:rPr>
              <w:t>Vận hành trên hệ thống mạng LAN, WAN hoặc thông qua VPN</w:t>
            </w:r>
          </w:p>
        </w:tc>
        <w:tc>
          <w:tcPr>
            <w:tcW w:w="1523" w:type="dxa"/>
            <w:tcBorders>
              <w:top w:val="nil"/>
              <w:left w:val="nil"/>
              <w:bottom w:val="single" w:sz="4" w:space="0" w:color="000000"/>
              <w:right w:val="single" w:sz="4" w:space="0" w:color="000000"/>
            </w:tcBorders>
            <w:vAlign w:val="center"/>
          </w:tcPr>
          <w:p w14:paraId="2F6A0280"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284EDB14"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2F2CFD1C" w14:textId="77777777" w:rsidR="00B40AAF" w:rsidRDefault="00746E6D">
            <w:pPr>
              <w:spacing w:before="120" w:after="0" w:line="264" w:lineRule="auto"/>
              <w:jc w:val="center"/>
              <w:rPr>
                <w:color w:val="000000"/>
                <w:sz w:val="28"/>
                <w:szCs w:val="28"/>
              </w:rPr>
            </w:pPr>
            <w:r>
              <w:rPr>
                <w:color w:val="000000"/>
                <w:sz w:val="28"/>
                <w:szCs w:val="28"/>
              </w:rPr>
              <w:t>9</w:t>
            </w:r>
          </w:p>
        </w:tc>
        <w:tc>
          <w:tcPr>
            <w:tcW w:w="6866" w:type="dxa"/>
            <w:tcBorders>
              <w:top w:val="nil"/>
              <w:left w:val="nil"/>
              <w:bottom w:val="single" w:sz="4" w:space="0" w:color="000000"/>
              <w:right w:val="single" w:sz="4" w:space="0" w:color="000000"/>
            </w:tcBorders>
            <w:vAlign w:val="center"/>
          </w:tcPr>
          <w:p w14:paraId="6BF6F7DB" w14:textId="77777777" w:rsidR="00B40AAF" w:rsidRDefault="00746E6D">
            <w:pPr>
              <w:spacing w:before="120" w:after="0" w:line="264" w:lineRule="auto"/>
              <w:rPr>
                <w:color w:val="000000"/>
                <w:sz w:val="28"/>
                <w:szCs w:val="28"/>
              </w:rPr>
            </w:pPr>
            <w:r>
              <w:rPr>
                <w:color w:val="000000"/>
                <w:sz w:val="28"/>
                <w:szCs w:val="28"/>
              </w:rPr>
              <w:t>Môi trường vận hành là Microsoft Windows 2012/2016 Server đối với máy chủ và Windows 8/10 đối với máy trạm</w:t>
            </w:r>
          </w:p>
        </w:tc>
        <w:tc>
          <w:tcPr>
            <w:tcW w:w="1523" w:type="dxa"/>
            <w:tcBorders>
              <w:top w:val="nil"/>
              <w:left w:val="nil"/>
              <w:bottom w:val="single" w:sz="4" w:space="0" w:color="000000"/>
              <w:right w:val="single" w:sz="4" w:space="0" w:color="000000"/>
            </w:tcBorders>
            <w:vAlign w:val="center"/>
          </w:tcPr>
          <w:p w14:paraId="7C8F80D8" w14:textId="77777777" w:rsidR="00B40AAF" w:rsidRDefault="00746E6D">
            <w:pPr>
              <w:spacing w:before="120" w:after="0" w:line="264" w:lineRule="auto"/>
              <w:jc w:val="center"/>
              <w:rPr>
                <w:color w:val="000000"/>
                <w:sz w:val="28"/>
                <w:szCs w:val="28"/>
              </w:rPr>
            </w:pPr>
            <w:r>
              <w:rPr>
                <w:color w:val="000000"/>
                <w:sz w:val="28"/>
                <w:szCs w:val="28"/>
              </w:rPr>
              <w:t>Yêu cầu chung</w:t>
            </w:r>
          </w:p>
        </w:tc>
      </w:tr>
    </w:tbl>
    <w:p w14:paraId="74374470" w14:textId="77777777" w:rsidR="00B40AAF" w:rsidRDefault="00746E6D">
      <w:pPr>
        <w:pStyle w:val="Heading3"/>
        <w:numPr>
          <w:ilvl w:val="2"/>
          <w:numId w:val="1"/>
        </w:numPr>
        <w:rPr>
          <w:color w:val="000000"/>
        </w:rPr>
      </w:pPr>
      <w:bookmarkStart w:id="65" w:name="_heading=h.4bvk7pj" w:colFirst="0" w:colLast="0"/>
      <w:bookmarkEnd w:id="65"/>
      <w:r>
        <w:rPr>
          <w:color w:val="000000"/>
        </w:rPr>
        <w:t>Danh sách U</w:t>
      </w:r>
      <w:r>
        <w:rPr>
          <w:color w:val="000000"/>
        </w:rPr>
        <w:t>se-case</w:t>
      </w:r>
    </w:p>
    <w:p w14:paraId="0749630B"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Xem Ph</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ụ</w:t>
      </w:r>
      <w:r>
        <w:rPr>
          <w:rFonts w:ascii="Cambria" w:eastAsia="Cambria" w:hAnsi="Cambria" w:cs="Cambria"/>
          <w:color w:val="000000"/>
          <w:sz w:val="28"/>
          <w:szCs w:val="28"/>
        </w:rPr>
        <w:t>c 02 m</w:t>
      </w:r>
      <w:r>
        <w:rPr>
          <w:rFonts w:ascii="Cambria" w:eastAsia="Cambria" w:hAnsi="Cambria" w:cs="Cambria"/>
          <w:color w:val="000000"/>
          <w:sz w:val="28"/>
          <w:szCs w:val="28"/>
        </w:rPr>
        <w:t>ụ</w:t>
      </w:r>
      <w:r>
        <w:rPr>
          <w:rFonts w:ascii="Cambria" w:eastAsia="Cambria" w:hAnsi="Cambria" w:cs="Cambria"/>
          <w:color w:val="000000"/>
          <w:sz w:val="28"/>
          <w:szCs w:val="28"/>
        </w:rPr>
        <w:t>c B</w:t>
      </w:r>
      <w:r>
        <w:rPr>
          <w:rFonts w:ascii="Cambria" w:eastAsia="Cambria" w:hAnsi="Cambria" w:cs="Cambria"/>
          <w:color w:val="000000"/>
          <w:sz w:val="28"/>
          <w:szCs w:val="28"/>
        </w:rPr>
        <w:t>ả</w:t>
      </w:r>
      <w:r>
        <w:rPr>
          <w:rFonts w:ascii="Cambria" w:eastAsia="Cambria" w:hAnsi="Cambria" w:cs="Cambria"/>
          <w:color w:val="000000"/>
          <w:sz w:val="28"/>
          <w:szCs w:val="28"/>
        </w:rPr>
        <w:t>ng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yêu c</w:t>
      </w:r>
      <w:r>
        <w:rPr>
          <w:rFonts w:ascii="Cambria" w:eastAsia="Cambria" w:hAnsi="Cambria" w:cs="Cambria"/>
          <w:color w:val="000000"/>
          <w:sz w:val="28"/>
          <w:szCs w:val="28"/>
        </w:rPr>
        <w:t>ầ</w:t>
      </w:r>
      <w:r>
        <w:rPr>
          <w:rFonts w:ascii="Cambria" w:eastAsia="Cambria" w:hAnsi="Cambria" w:cs="Cambria"/>
          <w:color w:val="000000"/>
          <w:sz w:val="28"/>
          <w:szCs w:val="28"/>
        </w:rPr>
        <w:t>u ch</w:t>
      </w:r>
      <w:r>
        <w:rPr>
          <w:rFonts w:ascii="Cambria" w:eastAsia="Cambria" w:hAnsi="Cambria" w:cs="Cambria"/>
          <w:color w:val="000000"/>
          <w:sz w:val="28"/>
          <w:szCs w:val="28"/>
        </w:rPr>
        <w:t>ứ</w:t>
      </w:r>
      <w:r>
        <w:rPr>
          <w:rFonts w:ascii="Cambria" w:eastAsia="Cambria" w:hAnsi="Cambria" w:cs="Cambria"/>
          <w:color w:val="000000"/>
          <w:sz w:val="28"/>
          <w:szCs w:val="28"/>
        </w:rPr>
        <w:t>c năng sang trư</w:t>
      </w:r>
      <w:r>
        <w:rPr>
          <w:rFonts w:ascii="Cambria" w:eastAsia="Cambria" w:hAnsi="Cambria" w:cs="Cambria"/>
          <w:color w:val="000000"/>
          <w:sz w:val="28"/>
          <w:szCs w:val="28"/>
        </w:rPr>
        <w:t>ờ</w:t>
      </w:r>
      <w:r>
        <w:rPr>
          <w:rFonts w:ascii="Cambria" w:eastAsia="Cambria" w:hAnsi="Cambria" w:cs="Cambria"/>
          <w:color w:val="000000"/>
          <w:sz w:val="28"/>
          <w:szCs w:val="28"/>
        </w:rPr>
        <w:t>ng h</w:t>
      </w:r>
      <w:r>
        <w:rPr>
          <w:rFonts w:ascii="Cambria" w:eastAsia="Cambria" w:hAnsi="Cambria" w:cs="Cambria"/>
          <w:color w:val="000000"/>
          <w:sz w:val="28"/>
          <w:szCs w:val="28"/>
        </w:rPr>
        <w:t>ợ</w:t>
      </w:r>
      <w:r>
        <w:rPr>
          <w:rFonts w:ascii="Cambria" w:eastAsia="Cambria" w:hAnsi="Cambria" w:cs="Cambria"/>
          <w:color w:val="000000"/>
          <w:sz w:val="28"/>
          <w:szCs w:val="28"/>
        </w:rPr>
        <w:t>p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(Use-case).</w:t>
      </w:r>
    </w:p>
    <w:p w14:paraId="25695545" w14:textId="77777777" w:rsidR="00B40AAF" w:rsidRDefault="00746E6D">
      <w:pPr>
        <w:pStyle w:val="Heading3"/>
        <w:numPr>
          <w:ilvl w:val="2"/>
          <w:numId w:val="1"/>
        </w:numPr>
        <w:rPr>
          <w:color w:val="000000"/>
        </w:rPr>
      </w:pPr>
      <w:bookmarkStart w:id="66" w:name="_heading=h.2r0uhxc" w:colFirst="0" w:colLast="0"/>
      <w:bookmarkEnd w:id="66"/>
      <w:r>
        <w:rPr>
          <w:color w:val="000000"/>
        </w:rPr>
        <w:lastRenderedPageBreak/>
        <w:t>Sơ đ</w:t>
      </w:r>
      <w:r>
        <w:rPr>
          <w:color w:val="000000"/>
        </w:rPr>
        <w:t>ồ</w:t>
      </w:r>
      <w:r>
        <w:rPr>
          <w:color w:val="000000"/>
        </w:rPr>
        <w:t xml:space="preserve"> Use-case </w:t>
      </w:r>
    </w:p>
    <w:p w14:paraId="54F8FB5A" w14:textId="77777777" w:rsidR="00B40AAF" w:rsidRDefault="00746E6D">
      <w:pPr>
        <w:pStyle w:val="Heading4"/>
        <w:numPr>
          <w:ilvl w:val="3"/>
          <w:numId w:val="1"/>
        </w:numPr>
        <w:rPr>
          <w:color w:val="000000"/>
        </w:rPr>
      </w:pPr>
      <w:r>
        <w:rPr>
          <w:color w:val="000000"/>
        </w:rPr>
        <w:t>Sơ đ</w:t>
      </w:r>
      <w:r>
        <w:rPr>
          <w:color w:val="000000"/>
        </w:rPr>
        <w:t>ồ</w:t>
      </w:r>
      <w:r>
        <w:rPr>
          <w:color w:val="000000"/>
        </w:rPr>
        <w:t xml:space="preserve"> Use-case t</w:t>
      </w:r>
      <w:r>
        <w:rPr>
          <w:color w:val="000000"/>
        </w:rPr>
        <w:t>ổ</w:t>
      </w:r>
      <w:r>
        <w:rPr>
          <w:color w:val="000000"/>
        </w:rPr>
        <w:t>ng quát</w:t>
      </w:r>
    </w:p>
    <w:p w14:paraId="6ECF89E1" w14:textId="77777777" w:rsidR="00B40AAF" w:rsidRDefault="00746E6D">
      <w:pPr>
        <w:jc w:val="center"/>
        <w:rPr>
          <w:color w:val="000000"/>
          <w:sz w:val="28"/>
          <w:szCs w:val="28"/>
        </w:rPr>
      </w:pPr>
      <w:r>
        <w:rPr>
          <w:color w:val="000000"/>
        </w:rPr>
        <w:object w:dxaOrig="9624" w:dyaOrig="2994" w14:anchorId="74A601C6">
          <v:shape id="_x0000_i1031" type="#_x0000_t75" style="width:480.9pt;height:149.95pt" o:ole="">
            <v:imagedata r:id="rId26" o:title=""/>
          </v:shape>
          <o:OLEObject Type="Embed" ProgID="Visio.Drawing.15" ShapeID="_x0000_i1031" DrawAspect="Content" ObjectID="_1747598206" r:id="rId27"/>
        </w:object>
      </w:r>
    </w:p>
    <w:p w14:paraId="2AE962F1" w14:textId="77777777" w:rsidR="00B40AAF" w:rsidRDefault="00746E6D">
      <w:pPr>
        <w:pStyle w:val="Heading4"/>
        <w:numPr>
          <w:ilvl w:val="3"/>
          <w:numId w:val="1"/>
        </w:numPr>
        <w:rPr>
          <w:color w:val="000000"/>
        </w:rPr>
      </w:pPr>
      <w:r>
        <w:rPr>
          <w:color w:val="000000"/>
        </w:rPr>
        <w:t>Nhóm Sơ đ</w:t>
      </w:r>
      <w:r>
        <w:rPr>
          <w:color w:val="000000"/>
        </w:rPr>
        <w:t>ồ</w:t>
      </w:r>
      <w:r>
        <w:rPr>
          <w:color w:val="000000"/>
        </w:rPr>
        <w:t xml:space="preserve"> Use-case Qu</w:t>
      </w:r>
      <w:r>
        <w:rPr>
          <w:color w:val="000000"/>
        </w:rPr>
        <w:t>ả</w:t>
      </w:r>
      <w:r>
        <w:rPr>
          <w:color w:val="000000"/>
        </w:rPr>
        <w:t>n lý văn b</w:t>
      </w:r>
      <w:r>
        <w:rPr>
          <w:color w:val="000000"/>
        </w:rPr>
        <w:t>ả</w:t>
      </w:r>
      <w:r>
        <w:rPr>
          <w:color w:val="000000"/>
        </w:rPr>
        <w:t>n quy ph</w:t>
      </w:r>
      <w:r>
        <w:rPr>
          <w:color w:val="000000"/>
        </w:rPr>
        <w:t>ạ</w:t>
      </w:r>
      <w:r>
        <w:rPr>
          <w:color w:val="000000"/>
        </w:rPr>
        <w:t>m pháp lu</w:t>
      </w:r>
      <w:r>
        <w:rPr>
          <w:color w:val="000000"/>
        </w:rPr>
        <w:t>ậ</w:t>
      </w:r>
      <w:r>
        <w:rPr>
          <w:color w:val="000000"/>
        </w:rPr>
        <w:t>t</w:t>
      </w:r>
    </w:p>
    <w:p w14:paraId="56858819" w14:textId="77777777" w:rsidR="00B40AAF" w:rsidRDefault="00746E6D">
      <w:pPr>
        <w:rPr>
          <w:color w:val="000000"/>
          <w:sz w:val="28"/>
          <w:szCs w:val="28"/>
        </w:rPr>
      </w:pPr>
      <w:r>
        <w:rPr>
          <w:color w:val="000000"/>
        </w:rPr>
        <w:object w:dxaOrig="9624" w:dyaOrig="2994" w14:anchorId="1F9EFAD3">
          <v:shape id="_x0000_i1032" type="#_x0000_t75" style="width:480.9pt;height:149.95pt" o:ole="">
            <v:imagedata r:id="rId28" o:title=""/>
          </v:shape>
          <o:OLEObject Type="Embed" ProgID="Visio.Drawing.15" ShapeID="_x0000_i1032" DrawAspect="Content" ObjectID="_1747598207" r:id="rId29"/>
        </w:object>
      </w:r>
    </w:p>
    <w:p w14:paraId="5BC30B09" w14:textId="77777777" w:rsidR="00B40AAF" w:rsidRDefault="00746E6D">
      <w:pPr>
        <w:pStyle w:val="Heading4"/>
        <w:numPr>
          <w:ilvl w:val="3"/>
          <w:numId w:val="1"/>
        </w:numPr>
        <w:rPr>
          <w:color w:val="000000"/>
        </w:rPr>
      </w:pPr>
      <w:r>
        <w:rPr>
          <w:color w:val="000000"/>
        </w:rPr>
        <w:t>Nhóm Sơ đ</w:t>
      </w:r>
      <w:r>
        <w:rPr>
          <w:color w:val="000000"/>
        </w:rPr>
        <w:t>ồ</w:t>
      </w:r>
      <w:r>
        <w:rPr>
          <w:color w:val="000000"/>
        </w:rPr>
        <w:t xml:space="preserve"> Use-case Đ</w:t>
      </w:r>
      <w:r>
        <w:rPr>
          <w:color w:val="000000"/>
        </w:rPr>
        <w:t>ồ</w:t>
      </w:r>
      <w:r>
        <w:rPr>
          <w:color w:val="000000"/>
        </w:rPr>
        <w:t>ng b</w:t>
      </w:r>
      <w:r>
        <w:rPr>
          <w:color w:val="000000"/>
        </w:rPr>
        <w:t>ộ</w:t>
      </w:r>
      <w:r>
        <w:rPr>
          <w:color w:val="000000"/>
        </w:rPr>
        <w:t xml:space="preserve"> d</w:t>
      </w:r>
      <w:r>
        <w:rPr>
          <w:color w:val="000000"/>
        </w:rPr>
        <w:t>ữ</w:t>
      </w:r>
      <w:r>
        <w:rPr>
          <w:color w:val="000000"/>
        </w:rPr>
        <w:t xml:space="preserve"> li</w:t>
      </w:r>
      <w:r>
        <w:rPr>
          <w:color w:val="000000"/>
        </w:rPr>
        <w:t>ệ</w:t>
      </w:r>
      <w:r>
        <w:rPr>
          <w:color w:val="000000"/>
        </w:rPr>
        <w:t>u văn b</w:t>
      </w:r>
      <w:r>
        <w:rPr>
          <w:color w:val="000000"/>
        </w:rPr>
        <w:t>ả</w:t>
      </w:r>
      <w:r>
        <w:rPr>
          <w:color w:val="000000"/>
        </w:rPr>
        <w:t>n quy ph</w:t>
      </w:r>
      <w:r>
        <w:rPr>
          <w:color w:val="000000"/>
        </w:rPr>
        <w:t>ạ</w:t>
      </w:r>
      <w:r>
        <w:rPr>
          <w:color w:val="000000"/>
        </w:rPr>
        <w:t>m pháp lu</w:t>
      </w:r>
      <w:r>
        <w:rPr>
          <w:color w:val="000000"/>
        </w:rPr>
        <w:t>ậ</w:t>
      </w:r>
      <w:r>
        <w:rPr>
          <w:color w:val="000000"/>
        </w:rPr>
        <w:t>t lên app SXD247</w:t>
      </w:r>
    </w:p>
    <w:p w14:paraId="648B3DF2" w14:textId="77777777" w:rsidR="00B40AAF" w:rsidRDefault="00746E6D">
      <w:pPr>
        <w:rPr>
          <w:color w:val="000000"/>
        </w:rPr>
      </w:pPr>
      <w:r>
        <w:rPr>
          <w:color w:val="000000"/>
        </w:rPr>
        <w:object w:dxaOrig="9667" w:dyaOrig="1782" w14:anchorId="310927BA">
          <v:shape id="_x0000_i1033" type="#_x0000_t75" style="width:483.5pt;height:89.15pt" o:ole="">
            <v:imagedata r:id="rId30" o:title=""/>
          </v:shape>
          <o:OLEObject Type="Embed" ProgID="Visio.Drawing.15" ShapeID="_x0000_i1033" DrawAspect="Content" ObjectID="_1747598208" r:id="rId31"/>
        </w:object>
      </w:r>
    </w:p>
    <w:p w14:paraId="4CD45969" w14:textId="77777777" w:rsidR="00B40AAF" w:rsidRDefault="00746E6D">
      <w:pPr>
        <w:pStyle w:val="Heading4"/>
        <w:numPr>
          <w:ilvl w:val="3"/>
          <w:numId w:val="1"/>
        </w:numPr>
        <w:rPr>
          <w:color w:val="000000"/>
        </w:rPr>
      </w:pPr>
      <w:r>
        <w:rPr>
          <w:color w:val="000000"/>
        </w:rPr>
        <w:lastRenderedPageBreak/>
        <w:t>Nhóm Sơ đ</w:t>
      </w:r>
      <w:r>
        <w:rPr>
          <w:color w:val="000000"/>
        </w:rPr>
        <w:t>ồ</w:t>
      </w:r>
      <w:r>
        <w:rPr>
          <w:color w:val="000000"/>
        </w:rPr>
        <w:t xml:space="preserve"> Use-case Qu</w:t>
      </w:r>
      <w:r>
        <w:rPr>
          <w:color w:val="000000"/>
        </w:rPr>
        <w:t>ả</w:t>
      </w:r>
      <w:r>
        <w:rPr>
          <w:color w:val="000000"/>
        </w:rPr>
        <w:t>n lý thông tin xây d</w:t>
      </w:r>
      <w:r>
        <w:rPr>
          <w:color w:val="000000"/>
        </w:rPr>
        <w:t>ự</w:t>
      </w:r>
      <w:r>
        <w:rPr>
          <w:color w:val="000000"/>
        </w:rPr>
        <w:t>ng văn b</w:t>
      </w:r>
      <w:r>
        <w:rPr>
          <w:color w:val="000000"/>
        </w:rPr>
        <w:t>ả</w:t>
      </w:r>
      <w:r>
        <w:rPr>
          <w:color w:val="000000"/>
        </w:rPr>
        <w:t>n quy ph</w:t>
      </w:r>
      <w:r>
        <w:rPr>
          <w:color w:val="000000"/>
        </w:rPr>
        <w:t>ạ</w:t>
      </w:r>
      <w:r>
        <w:rPr>
          <w:color w:val="000000"/>
        </w:rPr>
        <w:t>m p</w:t>
      </w:r>
      <w:r>
        <w:rPr>
          <w:color w:val="000000"/>
        </w:rPr>
        <w:t>háp lu</w:t>
      </w:r>
      <w:r>
        <w:rPr>
          <w:color w:val="000000"/>
        </w:rPr>
        <w:t>ậ</w:t>
      </w:r>
      <w:r>
        <w:rPr>
          <w:color w:val="000000"/>
        </w:rPr>
        <w:t>t</w:t>
      </w:r>
    </w:p>
    <w:p w14:paraId="0976EB96" w14:textId="77777777" w:rsidR="00B40AAF" w:rsidRDefault="00746E6D">
      <w:pPr>
        <w:rPr>
          <w:color w:val="000000"/>
        </w:rPr>
      </w:pPr>
      <w:r>
        <w:rPr>
          <w:color w:val="000000"/>
        </w:rPr>
        <w:object w:dxaOrig="9624" w:dyaOrig="2994" w14:anchorId="4745D174">
          <v:shape id="_x0000_i1034" type="#_x0000_t75" style="width:480.9pt;height:149.95pt" o:ole="">
            <v:imagedata r:id="rId32" o:title=""/>
          </v:shape>
          <o:OLEObject Type="Embed" ProgID="Visio.Drawing.15" ShapeID="_x0000_i1034" DrawAspect="Content" ObjectID="_1747598209" r:id="rId33"/>
        </w:object>
      </w:r>
    </w:p>
    <w:p w14:paraId="3238962F" w14:textId="77777777" w:rsidR="00B40AAF" w:rsidRDefault="00746E6D">
      <w:pPr>
        <w:pStyle w:val="Heading4"/>
        <w:numPr>
          <w:ilvl w:val="3"/>
          <w:numId w:val="1"/>
        </w:numPr>
        <w:rPr>
          <w:color w:val="000000"/>
        </w:rPr>
      </w:pPr>
      <w:r>
        <w:rPr>
          <w:color w:val="000000"/>
        </w:rPr>
        <w:t>Nhóm Sơ đ</w:t>
      </w:r>
      <w:r>
        <w:rPr>
          <w:color w:val="000000"/>
        </w:rPr>
        <w:t>ồ</w:t>
      </w:r>
      <w:r>
        <w:rPr>
          <w:color w:val="000000"/>
        </w:rPr>
        <w:t xml:space="preserve"> Use-case Qu</w:t>
      </w:r>
      <w:r>
        <w:rPr>
          <w:color w:val="000000"/>
        </w:rPr>
        <w:t>ả</w:t>
      </w:r>
      <w:r>
        <w:rPr>
          <w:color w:val="000000"/>
        </w:rPr>
        <w:t>n lý thông tin t</w:t>
      </w:r>
      <w:r>
        <w:rPr>
          <w:color w:val="000000"/>
        </w:rPr>
        <w:t>ố</w:t>
      </w:r>
      <w:r>
        <w:rPr>
          <w:color w:val="000000"/>
        </w:rPr>
        <w:t xml:space="preserve"> t</w:t>
      </w:r>
      <w:r>
        <w:rPr>
          <w:color w:val="000000"/>
        </w:rPr>
        <w:t>ụ</w:t>
      </w:r>
      <w:r>
        <w:rPr>
          <w:color w:val="000000"/>
        </w:rPr>
        <w:t>ng hành chính</w:t>
      </w:r>
    </w:p>
    <w:p w14:paraId="3FE667DC" w14:textId="77777777" w:rsidR="00B40AAF" w:rsidRDefault="00746E6D">
      <w:pPr>
        <w:rPr>
          <w:color w:val="000000"/>
        </w:rPr>
      </w:pPr>
      <w:r>
        <w:rPr>
          <w:color w:val="000000"/>
        </w:rPr>
        <w:object w:dxaOrig="9624" w:dyaOrig="2994" w14:anchorId="5C812289">
          <v:shape id="_x0000_i1035" type="#_x0000_t75" style="width:480.9pt;height:149.95pt" o:ole="">
            <v:imagedata r:id="rId34" o:title=""/>
          </v:shape>
          <o:OLEObject Type="Embed" ProgID="Visio.Drawing.15" ShapeID="_x0000_i1035" DrawAspect="Content" ObjectID="_1747598210" r:id="rId35"/>
        </w:object>
      </w:r>
    </w:p>
    <w:p w14:paraId="052B3426" w14:textId="77777777" w:rsidR="00B40AAF" w:rsidRDefault="00746E6D">
      <w:pPr>
        <w:pStyle w:val="Heading4"/>
        <w:numPr>
          <w:ilvl w:val="3"/>
          <w:numId w:val="1"/>
        </w:numPr>
        <w:rPr>
          <w:color w:val="000000"/>
        </w:rPr>
      </w:pPr>
      <w:r>
        <w:rPr>
          <w:color w:val="000000"/>
        </w:rPr>
        <w:t>Nhóm Sơ đ</w:t>
      </w:r>
      <w:r>
        <w:rPr>
          <w:color w:val="000000"/>
        </w:rPr>
        <w:t>ồ</w:t>
      </w:r>
      <w:r>
        <w:rPr>
          <w:color w:val="000000"/>
        </w:rPr>
        <w:t xml:space="preserve"> Use-case Báo cáo th</w:t>
      </w:r>
      <w:r>
        <w:rPr>
          <w:color w:val="000000"/>
        </w:rPr>
        <w:t>ố</w:t>
      </w:r>
      <w:r>
        <w:rPr>
          <w:color w:val="000000"/>
        </w:rPr>
        <w:t>ng kê</w:t>
      </w:r>
    </w:p>
    <w:p w14:paraId="657C4562" w14:textId="77777777" w:rsidR="00B40AAF" w:rsidRDefault="00746E6D">
      <w:pPr>
        <w:rPr>
          <w:color w:val="000000"/>
        </w:rPr>
      </w:pPr>
      <w:r>
        <w:rPr>
          <w:color w:val="000000"/>
        </w:rPr>
        <w:object w:dxaOrig="9624" w:dyaOrig="2994" w14:anchorId="6116C1FA">
          <v:shape id="_x0000_i1036" type="#_x0000_t75" style="width:480.9pt;height:149.95pt" o:ole="">
            <v:imagedata r:id="rId36" o:title=""/>
          </v:shape>
          <o:OLEObject Type="Embed" ProgID="Visio.Drawing.15" ShapeID="_x0000_i1036" DrawAspect="Content" ObjectID="_1747598211" r:id="rId37"/>
        </w:object>
      </w:r>
    </w:p>
    <w:p w14:paraId="6B7EA78D" w14:textId="77777777" w:rsidR="00B40AAF" w:rsidRDefault="00746E6D">
      <w:pPr>
        <w:pStyle w:val="Heading4"/>
        <w:numPr>
          <w:ilvl w:val="3"/>
          <w:numId w:val="1"/>
        </w:numPr>
        <w:rPr>
          <w:color w:val="000000"/>
        </w:rPr>
      </w:pPr>
      <w:r>
        <w:rPr>
          <w:color w:val="000000"/>
        </w:rPr>
        <w:lastRenderedPageBreak/>
        <w:t>Nhóm Sơ đ</w:t>
      </w:r>
      <w:r>
        <w:rPr>
          <w:color w:val="000000"/>
        </w:rPr>
        <w:t>ồ</w:t>
      </w:r>
      <w:r>
        <w:rPr>
          <w:color w:val="000000"/>
        </w:rPr>
        <w:t xml:space="preserve"> Use-case Trích xu</w:t>
      </w:r>
      <w:r>
        <w:rPr>
          <w:color w:val="000000"/>
        </w:rPr>
        <w:t>ấ</w:t>
      </w:r>
      <w:r>
        <w:rPr>
          <w:color w:val="000000"/>
        </w:rPr>
        <w:t>t d</w:t>
      </w:r>
      <w:r>
        <w:rPr>
          <w:color w:val="000000"/>
        </w:rPr>
        <w:t>ữ</w:t>
      </w:r>
      <w:r>
        <w:rPr>
          <w:color w:val="000000"/>
        </w:rPr>
        <w:t xml:space="preserve"> li</w:t>
      </w:r>
      <w:r>
        <w:rPr>
          <w:color w:val="000000"/>
        </w:rPr>
        <w:t>ệ</w:t>
      </w:r>
      <w:r>
        <w:rPr>
          <w:color w:val="000000"/>
        </w:rPr>
        <w:t>u ra excel</w:t>
      </w:r>
    </w:p>
    <w:p w14:paraId="74EEBC16" w14:textId="77777777" w:rsidR="00B40AAF" w:rsidRDefault="00746E6D">
      <w:pPr>
        <w:rPr>
          <w:color w:val="000000"/>
        </w:rPr>
      </w:pPr>
      <w:r>
        <w:rPr>
          <w:color w:val="000000"/>
        </w:rPr>
        <w:object w:dxaOrig="9324" w:dyaOrig="2951" w14:anchorId="411C765A">
          <v:shape id="_x0000_i1037" type="#_x0000_t75" style="width:466.35pt;height:147.3pt" o:ole="">
            <v:imagedata r:id="rId38" o:title=""/>
          </v:shape>
          <o:OLEObject Type="Embed" ProgID="Visio.Drawing.15" ShapeID="_x0000_i1037" DrawAspect="Content" ObjectID="_1747598212" r:id="rId39"/>
        </w:object>
      </w:r>
    </w:p>
    <w:p w14:paraId="05B29F8B" w14:textId="77777777" w:rsidR="00B40AAF" w:rsidRPr="00A37CFA" w:rsidRDefault="00746E6D">
      <w:pPr>
        <w:pStyle w:val="Heading2"/>
        <w:numPr>
          <w:ilvl w:val="1"/>
          <w:numId w:val="1"/>
        </w:numPr>
        <w:rPr>
          <w:lang w:val="vi-VN"/>
        </w:rPr>
      </w:pPr>
      <w:bookmarkStart w:id="67" w:name="_heading=h.1664s55" w:colFirst="0" w:colLast="0"/>
      <w:bookmarkEnd w:id="67"/>
      <w:r w:rsidRPr="00A37CFA">
        <w:rPr>
          <w:b w:val="0"/>
          <w:lang w:val="vi-VN"/>
        </w:rPr>
        <w:t>Phân h</w:t>
      </w:r>
      <w:r w:rsidRPr="00A37CFA">
        <w:rPr>
          <w:b w:val="0"/>
          <w:lang w:val="vi-VN"/>
        </w:rPr>
        <w:t>ệ</w:t>
      </w:r>
      <w:r w:rsidRPr="00A37CFA">
        <w:rPr>
          <w:b w:val="0"/>
          <w:lang w:val="vi-VN"/>
        </w:rPr>
        <w:t xml:space="preserve"> ch</w:t>
      </w:r>
      <w:r w:rsidRPr="00A37CFA">
        <w:rPr>
          <w:b w:val="0"/>
          <w:lang w:val="vi-VN"/>
        </w:rPr>
        <w:t>ứ</w:t>
      </w:r>
      <w:r w:rsidRPr="00A37CFA">
        <w:rPr>
          <w:b w:val="0"/>
          <w:lang w:val="vi-VN"/>
        </w:rPr>
        <w:t>c năng ph</w:t>
      </w:r>
      <w:r w:rsidRPr="00A37CFA">
        <w:rPr>
          <w:b w:val="0"/>
          <w:lang w:val="vi-VN"/>
        </w:rPr>
        <w:t>ầ</w:t>
      </w:r>
      <w:r w:rsidRPr="00A37CFA">
        <w:rPr>
          <w:b w:val="0"/>
          <w:lang w:val="vi-VN"/>
        </w:rPr>
        <w:t>n m</w:t>
      </w:r>
      <w:r w:rsidRPr="00A37CFA">
        <w:rPr>
          <w:b w:val="0"/>
          <w:lang w:val="vi-VN"/>
        </w:rPr>
        <w:t>ề</w:t>
      </w:r>
      <w:r w:rsidRPr="00A37CFA">
        <w:rPr>
          <w:b w:val="0"/>
          <w:lang w:val="vi-VN"/>
        </w:rPr>
        <w:t>m Qu</w:t>
      </w:r>
      <w:r w:rsidRPr="00A37CFA">
        <w:rPr>
          <w:b w:val="0"/>
          <w:lang w:val="vi-VN"/>
        </w:rPr>
        <w:t>ả</w:t>
      </w:r>
      <w:r w:rsidRPr="00A37CFA">
        <w:rPr>
          <w:b w:val="0"/>
          <w:lang w:val="vi-VN"/>
        </w:rPr>
        <w:t>n lý v</w:t>
      </w:r>
      <w:r w:rsidRPr="00A37CFA">
        <w:rPr>
          <w:b w:val="0"/>
          <w:lang w:val="vi-VN"/>
        </w:rPr>
        <w:t>ậ</w:t>
      </w:r>
      <w:r w:rsidRPr="00A37CFA">
        <w:rPr>
          <w:b w:val="0"/>
          <w:lang w:val="vi-VN"/>
        </w:rPr>
        <w:t>t li</w:t>
      </w:r>
      <w:r w:rsidRPr="00A37CFA">
        <w:rPr>
          <w:b w:val="0"/>
          <w:lang w:val="vi-VN"/>
        </w:rPr>
        <w:t>ệ</w:t>
      </w:r>
      <w:r w:rsidRPr="00A37CFA">
        <w:rPr>
          <w:b w:val="0"/>
          <w:lang w:val="vi-VN"/>
        </w:rPr>
        <w:t>u xây d</w:t>
      </w:r>
      <w:r w:rsidRPr="00A37CFA">
        <w:rPr>
          <w:b w:val="0"/>
          <w:lang w:val="vi-VN"/>
        </w:rPr>
        <w:t>ự</w:t>
      </w:r>
      <w:r w:rsidRPr="00A37CFA">
        <w:rPr>
          <w:b w:val="0"/>
          <w:lang w:val="vi-VN"/>
        </w:rPr>
        <w:t>ng</w:t>
      </w:r>
    </w:p>
    <w:p w14:paraId="309F3B3D" w14:textId="77777777" w:rsidR="00B40AAF" w:rsidRDefault="00746E6D">
      <w:pPr>
        <w:pStyle w:val="Heading3"/>
        <w:numPr>
          <w:ilvl w:val="2"/>
          <w:numId w:val="1"/>
        </w:numPr>
        <w:rPr>
          <w:b w:val="0"/>
          <w:color w:val="000000"/>
        </w:rPr>
      </w:pPr>
      <w:bookmarkStart w:id="68" w:name="_heading=h.3q5sasy" w:colFirst="0" w:colLast="0"/>
      <w:bookmarkEnd w:id="68"/>
      <w:r>
        <w:rPr>
          <w:b w:val="0"/>
          <w:color w:val="000000"/>
        </w:rPr>
        <w:t>Yêu c</w:t>
      </w:r>
      <w:r>
        <w:rPr>
          <w:b w:val="0"/>
          <w:color w:val="000000"/>
        </w:rPr>
        <w:t>ầ</w:t>
      </w:r>
      <w:r>
        <w:rPr>
          <w:b w:val="0"/>
          <w:color w:val="000000"/>
        </w:rPr>
        <w:t>u ch</w:t>
      </w:r>
      <w:r>
        <w:rPr>
          <w:b w:val="0"/>
          <w:color w:val="000000"/>
        </w:rPr>
        <w:t>ứ</w:t>
      </w:r>
      <w:r>
        <w:rPr>
          <w:b w:val="0"/>
          <w:color w:val="000000"/>
        </w:rPr>
        <w:t>c năng ph</w:t>
      </w:r>
      <w:r>
        <w:rPr>
          <w:b w:val="0"/>
          <w:color w:val="000000"/>
        </w:rPr>
        <w:t>ầ</w:t>
      </w:r>
      <w:r>
        <w:rPr>
          <w:b w:val="0"/>
          <w:color w:val="000000"/>
        </w:rPr>
        <w:t>n m</w:t>
      </w:r>
      <w:r>
        <w:rPr>
          <w:b w:val="0"/>
          <w:color w:val="000000"/>
        </w:rPr>
        <w:t>ề</w:t>
      </w:r>
      <w:r>
        <w:rPr>
          <w:b w:val="0"/>
          <w:color w:val="000000"/>
        </w:rPr>
        <w:t>m</w:t>
      </w:r>
    </w:p>
    <w:p w14:paraId="67B05F49"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Xem Ph</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ụ</w:t>
      </w:r>
      <w:r>
        <w:rPr>
          <w:rFonts w:ascii="Cambria" w:eastAsia="Cambria" w:hAnsi="Cambria" w:cs="Cambria"/>
          <w:color w:val="000000"/>
          <w:sz w:val="28"/>
          <w:szCs w:val="28"/>
        </w:rPr>
        <w:t>c 02: B</w:t>
      </w:r>
      <w:r>
        <w:rPr>
          <w:rFonts w:ascii="Cambria" w:eastAsia="Cambria" w:hAnsi="Cambria" w:cs="Cambria"/>
          <w:color w:val="000000"/>
          <w:sz w:val="28"/>
          <w:szCs w:val="28"/>
        </w:rPr>
        <w:t>ả</w:t>
      </w:r>
      <w:r>
        <w:rPr>
          <w:rFonts w:ascii="Cambria" w:eastAsia="Cambria" w:hAnsi="Cambria" w:cs="Cambria"/>
          <w:color w:val="000000"/>
          <w:sz w:val="28"/>
          <w:szCs w:val="28"/>
        </w:rPr>
        <w:t>ng s</w:t>
      </w:r>
      <w:r>
        <w:rPr>
          <w:rFonts w:ascii="Cambria" w:eastAsia="Cambria" w:hAnsi="Cambria" w:cs="Cambria"/>
          <w:color w:val="000000"/>
          <w:sz w:val="28"/>
          <w:szCs w:val="28"/>
        </w:rPr>
        <w:t>ắ</w:t>
      </w:r>
      <w:r>
        <w:rPr>
          <w:rFonts w:ascii="Cambria" w:eastAsia="Cambria" w:hAnsi="Cambria" w:cs="Cambria"/>
          <w:color w:val="000000"/>
          <w:sz w:val="28"/>
          <w:szCs w:val="28"/>
        </w:rPr>
        <w:t>p x</w:t>
      </w:r>
      <w:r>
        <w:rPr>
          <w:rFonts w:ascii="Cambria" w:eastAsia="Cambria" w:hAnsi="Cambria" w:cs="Cambria"/>
          <w:color w:val="000000"/>
          <w:sz w:val="28"/>
          <w:szCs w:val="28"/>
        </w:rPr>
        <w:t>ế</w:t>
      </w:r>
      <w:r>
        <w:rPr>
          <w:rFonts w:ascii="Cambria" w:eastAsia="Cambria" w:hAnsi="Cambria" w:cs="Cambria"/>
          <w:color w:val="000000"/>
          <w:sz w:val="28"/>
          <w:szCs w:val="28"/>
        </w:rPr>
        <w:t>p thứ tự ưu tiên các yêu c</w:t>
      </w:r>
      <w:r>
        <w:rPr>
          <w:rFonts w:ascii="Cambria" w:eastAsia="Cambria" w:hAnsi="Cambria" w:cs="Cambria"/>
          <w:color w:val="000000"/>
          <w:sz w:val="28"/>
          <w:szCs w:val="28"/>
        </w:rPr>
        <w:t>ầ</w:t>
      </w:r>
      <w:r>
        <w:rPr>
          <w:rFonts w:ascii="Cambria" w:eastAsia="Cambria" w:hAnsi="Cambria" w:cs="Cambria"/>
          <w:color w:val="000000"/>
          <w:sz w:val="28"/>
          <w:szCs w:val="28"/>
        </w:rPr>
        <w:t>u ch</w:t>
      </w:r>
      <w:r>
        <w:rPr>
          <w:rFonts w:ascii="Cambria" w:eastAsia="Cambria" w:hAnsi="Cambria" w:cs="Cambria"/>
          <w:color w:val="000000"/>
          <w:sz w:val="28"/>
          <w:szCs w:val="28"/>
        </w:rPr>
        <w:t>ứ</w:t>
      </w:r>
      <w:r>
        <w:rPr>
          <w:rFonts w:ascii="Cambria" w:eastAsia="Cambria" w:hAnsi="Cambria" w:cs="Cambria"/>
          <w:color w:val="000000"/>
          <w:sz w:val="28"/>
          <w:szCs w:val="28"/>
        </w:rPr>
        <w:t>c năng của phần mềm</w:t>
      </w:r>
    </w:p>
    <w:p w14:paraId="74446256" w14:textId="77777777" w:rsidR="00B40AAF" w:rsidRDefault="00746E6D">
      <w:pPr>
        <w:pStyle w:val="Heading3"/>
        <w:numPr>
          <w:ilvl w:val="2"/>
          <w:numId w:val="1"/>
        </w:numPr>
        <w:rPr>
          <w:color w:val="000000"/>
        </w:rPr>
      </w:pPr>
      <w:bookmarkStart w:id="69" w:name="_heading=h.25b2l0r" w:colFirst="0" w:colLast="0"/>
      <w:bookmarkEnd w:id="69"/>
      <w:r>
        <w:rPr>
          <w:b w:val="0"/>
          <w:color w:val="000000"/>
        </w:rPr>
        <w:t>Yêu c</w:t>
      </w:r>
      <w:r>
        <w:rPr>
          <w:b w:val="0"/>
          <w:color w:val="000000"/>
        </w:rPr>
        <w:t>ầ</w:t>
      </w:r>
      <w:r>
        <w:rPr>
          <w:b w:val="0"/>
          <w:color w:val="000000"/>
        </w:rPr>
        <w:t>u phi ch</w:t>
      </w:r>
      <w:r>
        <w:rPr>
          <w:b w:val="0"/>
          <w:color w:val="000000"/>
        </w:rPr>
        <w:t>ứ</w:t>
      </w:r>
      <w:r>
        <w:rPr>
          <w:b w:val="0"/>
          <w:color w:val="000000"/>
        </w:rPr>
        <w:t>c năng</w:t>
      </w:r>
    </w:p>
    <w:tbl>
      <w:tblPr>
        <w:tblStyle w:val="afa"/>
        <w:tblW w:w="9205" w:type="dxa"/>
        <w:tblLayout w:type="fixed"/>
        <w:tblLook w:val="0400" w:firstRow="0" w:lastRow="0" w:firstColumn="0" w:lastColumn="0" w:noHBand="0" w:noVBand="1"/>
      </w:tblPr>
      <w:tblGrid>
        <w:gridCol w:w="816"/>
        <w:gridCol w:w="6866"/>
        <w:gridCol w:w="1523"/>
      </w:tblGrid>
      <w:tr w:rsidR="00B40AAF" w14:paraId="1D32BDC8" w14:textId="77777777">
        <w:trPr>
          <w:trHeight w:val="397"/>
          <w:tblHeader/>
        </w:trPr>
        <w:tc>
          <w:tcPr>
            <w:tcW w:w="8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7D6FE1" w14:textId="77777777" w:rsidR="00B40AAF" w:rsidRDefault="00746E6D">
            <w:pPr>
              <w:spacing w:before="120" w:after="0" w:line="264" w:lineRule="auto"/>
              <w:jc w:val="center"/>
              <w:rPr>
                <w:b/>
                <w:color w:val="000000"/>
                <w:sz w:val="28"/>
                <w:szCs w:val="28"/>
              </w:rPr>
            </w:pPr>
            <w:r>
              <w:rPr>
                <w:b/>
                <w:color w:val="000000"/>
                <w:sz w:val="28"/>
                <w:szCs w:val="28"/>
              </w:rPr>
              <w:t> STT</w:t>
            </w:r>
          </w:p>
        </w:tc>
        <w:tc>
          <w:tcPr>
            <w:tcW w:w="6866" w:type="dxa"/>
            <w:tcBorders>
              <w:top w:val="single" w:sz="4" w:space="0" w:color="000000"/>
              <w:left w:val="nil"/>
              <w:bottom w:val="single" w:sz="4" w:space="0" w:color="000000"/>
              <w:right w:val="single" w:sz="4" w:space="0" w:color="000000"/>
            </w:tcBorders>
            <w:shd w:val="clear" w:color="auto" w:fill="auto"/>
            <w:vAlign w:val="center"/>
          </w:tcPr>
          <w:p w14:paraId="2D3A07A5" w14:textId="77777777" w:rsidR="00B40AAF" w:rsidRDefault="00746E6D">
            <w:pPr>
              <w:spacing w:before="120" w:after="0" w:line="264" w:lineRule="auto"/>
              <w:jc w:val="center"/>
              <w:rPr>
                <w:b/>
                <w:color w:val="000000"/>
                <w:sz w:val="28"/>
                <w:szCs w:val="28"/>
              </w:rPr>
            </w:pPr>
            <w:r>
              <w:rPr>
                <w:b/>
                <w:color w:val="000000"/>
                <w:sz w:val="28"/>
                <w:szCs w:val="28"/>
              </w:rPr>
              <w:t>Yêu cầu phi chức năng</w:t>
            </w:r>
          </w:p>
        </w:tc>
        <w:tc>
          <w:tcPr>
            <w:tcW w:w="1523" w:type="dxa"/>
            <w:tcBorders>
              <w:top w:val="single" w:sz="4" w:space="0" w:color="000000"/>
              <w:left w:val="nil"/>
              <w:bottom w:val="single" w:sz="4" w:space="0" w:color="000000"/>
              <w:right w:val="single" w:sz="4" w:space="0" w:color="000000"/>
            </w:tcBorders>
            <w:shd w:val="clear" w:color="auto" w:fill="auto"/>
            <w:vAlign w:val="center"/>
          </w:tcPr>
          <w:p w14:paraId="264416FD" w14:textId="77777777" w:rsidR="00B40AAF" w:rsidRDefault="00746E6D">
            <w:pPr>
              <w:spacing w:before="120" w:after="0" w:line="264" w:lineRule="auto"/>
              <w:jc w:val="center"/>
              <w:rPr>
                <w:b/>
                <w:color w:val="000000"/>
                <w:sz w:val="28"/>
                <w:szCs w:val="28"/>
              </w:rPr>
            </w:pPr>
            <w:r>
              <w:rPr>
                <w:b/>
                <w:color w:val="000000"/>
                <w:sz w:val="28"/>
                <w:szCs w:val="28"/>
              </w:rPr>
              <w:t> Loại</w:t>
            </w:r>
          </w:p>
        </w:tc>
      </w:tr>
      <w:tr w:rsidR="00B40AAF" w14:paraId="1B6C25E5"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3EA75B47" w14:textId="77777777" w:rsidR="00B40AAF" w:rsidRDefault="00746E6D">
            <w:pPr>
              <w:spacing w:before="120" w:after="0" w:line="264" w:lineRule="auto"/>
              <w:jc w:val="center"/>
              <w:rPr>
                <w:color w:val="000000"/>
                <w:sz w:val="28"/>
                <w:szCs w:val="28"/>
              </w:rPr>
            </w:pPr>
            <w:r>
              <w:rPr>
                <w:color w:val="000000"/>
                <w:sz w:val="28"/>
                <w:szCs w:val="28"/>
              </w:rPr>
              <w:t>1</w:t>
            </w:r>
          </w:p>
        </w:tc>
        <w:tc>
          <w:tcPr>
            <w:tcW w:w="6866" w:type="dxa"/>
            <w:tcBorders>
              <w:top w:val="nil"/>
              <w:left w:val="nil"/>
              <w:bottom w:val="single" w:sz="4" w:space="0" w:color="000000"/>
              <w:right w:val="single" w:sz="4" w:space="0" w:color="000000"/>
            </w:tcBorders>
          </w:tcPr>
          <w:p w14:paraId="3565806B" w14:textId="77777777" w:rsidR="00B40AAF" w:rsidRDefault="00746E6D">
            <w:pPr>
              <w:spacing w:before="120" w:after="0" w:line="264" w:lineRule="auto"/>
              <w:rPr>
                <w:color w:val="000000"/>
                <w:sz w:val="28"/>
                <w:szCs w:val="28"/>
              </w:rPr>
            </w:pPr>
            <w:r>
              <w:rPr>
                <w:color w:val="000000"/>
                <w:sz w:val="28"/>
                <w:szCs w:val="28"/>
              </w:rPr>
              <w:t>Hệ quản trị cơ sở dữ liệu thông dụng như là MS SQL Server hoặc các hệ quản trị mã nguồn mở khác như là PostGreSQL</w:t>
            </w:r>
          </w:p>
        </w:tc>
        <w:tc>
          <w:tcPr>
            <w:tcW w:w="1523" w:type="dxa"/>
            <w:tcBorders>
              <w:top w:val="nil"/>
              <w:left w:val="nil"/>
              <w:bottom w:val="single" w:sz="4" w:space="0" w:color="000000"/>
              <w:right w:val="single" w:sz="4" w:space="0" w:color="000000"/>
            </w:tcBorders>
            <w:vAlign w:val="center"/>
          </w:tcPr>
          <w:p w14:paraId="11FC699B" w14:textId="77777777" w:rsidR="00B40AAF" w:rsidRDefault="00746E6D">
            <w:pPr>
              <w:spacing w:before="120" w:after="0" w:line="264" w:lineRule="auto"/>
              <w:jc w:val="center"/>
              <w:rPr>
                <w:color w:val="000000"/>
                <w:sz w:val="28"/>
                <w:szCs w:val="28"/>
              </w:rPr>
            </w:pPr>
            <w:r>
              <w:rPr>
                <w:color w:val="000000"/>
                <w:sz w:val="28"/>
                <w:szCs w:val="28"/>
              </w:rPr>
              <w:t>Cơ sở dữ liệu</w:t>
            </w:r>
          </w:p>
        </w:tc>
      </w:tr>
      <w:tr w:rsidR="00B40AAF" w14:paraId="2EF50AF7"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1EF679B7" w14:textId="77777777" w:rsidR="00B40AAF" w:rsidRDefault="00746E6D">
            <w:pPr>
              <w:spacing w:before="120" w:after="0" w:line="264" w:lineRule="auto"/>
              <w:jc w:val="center"/>
              <w:rPr>
                <w:color w:val="000000"/>
                <w:sz w:val="28"/>
                <w:szCs w:val="28"/>
              </w:rPr>
            </w:pPr>
            <w:r>
              <w:rPr>
                <w:color w:val="000000"/>
                <w:sz w:val="28"/>
                <w:szCs w:val="28"/>
              </w:rPr>
              <w:t>2</w:t>
            </w:r>
          </w:p>
        </w:tc>
        <w:tc>
          <w:tcPr>
            <w:tcW w:w="6866" w:type="dxa"/>
            <w:tcBorders>
              <w:top w:val="nil"/>
              <w:left w:val="nil"/>
              <w:bottom w:val="single" w:sz="4" w:space="0" w:color="000000"/>
              <w:right w:val="single" w:sz="4" w:space="0" w:color="000000"/>
            </w:tcBorders>
            <w:vAlign w:val="center"/>
          </w:tcPr>
          <w:p w14:paraId="70A82BCF" w14:textId="77777777" w:rsidR="00B40AAF" w:rsidRDefault="00746E6D">
            <w:pPr>
              <w:spacing w:before="120" w:after="0" w:line="264" w:lineRule="auto"/>
              <w:rPr>
                <w:color w:val="000000"/>
                <w:sz w:val="28"/>
                <w:szCs w:val="28"/>
              </w:rPr>
            </w:pPr>
            <w:r>
              <w:rPr>
                <w:color w:val="000000"/>
                <w:sz w:val="28"/>
                <w:szCs w:val="28"/>
              </w:rPr>
              <w:t>Khi dữ liệu tăng trưởng lớn; hệ thống phải đảm bảo thời gian truy xuất dữ liệu, đảm bảo tối thiểu nhất dung lượng lưu trữ, tối ưu trong quá trình thiết kế</w:t>
            </w:r>
          </w:p>
        </w:tc>
        <w:tc>
          <w:tcPr>
            <w:tcW w:w="1523" w:type="dxa"/>
            <w:tcBorders>
              <w:top w:val="nil"/>
              <w:left w:val="nil"/>
              <w:bottom w:val="single" w:sz="4" w:space="0" w:color="000000"/>
              <w:right w:val="single" w:sz="4" w:space="0" w:color="000000"/>
            </w:tcBorders>
            <w:vAlign w:val="center"/>
          </w:tcPr>
          <w:p w14:paraId="7EA5853A" w14:textId="77777777" w:rsidR="00B40AAF" w:rsidRDefault="00746E6D">
            <w:pPr>
              <w:spacing w:before="120" w:after="0" w:line="264" w:lineRule="auto"/>
              <w:jc w:val="center"/>
              <w:rPr>
                <w:color w:val="000000"/>
                <w:sz w:val="28"/>
                <w:szCs w:val="28"/>
              </w:rPr>
            </w:pPr>
            <w:r>
              <w:rPr>
                <w:color w:val="000000"/>
                <w:sz w:val="28"/>
                <w:szCs w:val="28"/>
              </w:rPr>
              <w:t>Cơ sở dữ liệu</w:t>
            </w:r>
          </w:p>
        </w:tc>
      </w:tr>
      <w:tr w:rsidR="00B40AAF" w14:paraId="0A333ADB"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09B27A2E" w14:textId="77777777" w:rsidR="00B40AAF" w:rsidRDefault="00746E6D">
            <w:pPr>
              <w:spacing w:before="120" w:after="0" w:line="264" w:lineRule="auto"/>
              <w:jc w:val="center"/>
              <w:rPr>
                <w:color w:val="000000"/>
                <w:sz w:val="28"/>
                <w:szCs w:val="28"/>
              </w:rPr>
            </w:pPr>
            <w:r>
              <w:rPr>
                <w:color w:val="000000"/>
                <w:sz w:val="28"/>
                <w:szCs w:val="28"/>
              </w:rPr>
              <w:t>3</w:t>
            </w:r>
          </w:p>
        </w:tc>
        <w:tc>
          <w:tcPr>
            <w:tcW w:w="6866" w:type="dxa"/>
            <w:tcBorders>
              <w:top w:val="nil"/>
              <w:left w:val="nil"/>
              <w:bottom w:val="single" w:sz="4" w:space="0" w:color="000000"/>
              <w:right w:val="single" w:sz="4" w:space="0" w:color="000000"/>
            </w:tcBorders>
            <w:vAlign w:val="center"/>
          </w:tcPr>
          <w:p w14:paraId="1F05DF06" w14:textId="77777777" w:rsidR="00B40AAF" w:rsidRDefault="00746E6D">
            <w:pPr>
              <w:spacing w:before="120" w:after="0" w:line="264" w:lineRule="auto"/>
              <w:rPr>
                <w:color w:val="000000"/>
                <w:sz w:val="28"/>
                <w:szCs w:val="28"/>
              </w:rPr>
            </w:pPr>
            <w:r>
              <w:rPr>
                <w:color w:val="000000"/>
                <w:sz w:val="28"/>
                <w:szCs w:val="28"/>
              </w:rPr>
              <w:t>Chuẩn font, giao diện là Unicode TCVN 6901:2000, ngôn ngữ thể hiện trên giao diện ch</w:t>
            </w:r>
            <w:r>
              <w:rPr>
                <w:color w:val="000000"/>
                <w:sz w:val="28"/>
                <w:szCs w:val="28"/>
              </w:rPr>
              <w:t>ương trình là Tiếng Việt</w:t>
            </w:r>
          </w:p>
        </w:tc>
        <w:tc>
          <w:tcPr>
            <w:tcW w:w="1523" w:type="dxa"/>
            <w:tcBorders>
              <w:top w:val="nil"/>
              <w:left w:val="nil"/>
              <w:bottom w:val="single" w:sz="4" w:space="0" w:color="000000"/>
              <w:right w:val="single" w:sz="4" w:space="0" w:color="000000"/>
            </w:tcBorders>
            <w:vAlign w:val="center"/>
          </w:tcPr>
          <w:p w14:paraId="3F49B861"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498A0FEB"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6A65A053" w14:textId="77777777" w:rsidR="00B40AAF" w:rsidRDefault="00746E6D">
            <w:pPr>
              <w:spacing w:before="120" w:after="0" w:line="264" w:lineRule="auto"/>
              <w:jc w:val="center"/>
              <w:rPr>
                <w:color w:val="000000"/>
                <w:sz w:val="28"/>
                <w:szCs w:val="28"/>
              </w:rPr>
            </w:pPr>
            <w:r>
              <w:rPr>
                <w:color w:val="000000"/>
                <w:sz w:val="28"/>
                <w:szCs w:val="28"/>
              </w:rPr>
              <w:t>4</w:t>
            </w:r>
          </w:p>
        </w:tc>
        <w:tc>
          <w:tcPr>
            <w:tcW w:w="6866" w:type="dxa"/>
            <w:tcBorders>
              <w:top w:val="nil"/>
              <w:left w:val="nil"/>
              <w:bottom w:val="single" w:sz="4" w:space="0" w:color="000000"/>
              <w:right w:val="single" w:sz="4" w:space="0" w:color="000000"/>
            </w:tcBorders>
            <w:vAlign w:val="center"/>
          </w:tcPr>
          <w:p w14:paraId="57C475E7" w14:textId="77777777" w:rsidR="00B40AAF" w:rsidRDefault="00746E6D">
            <w:pPr>
              <w:spacing w:before="120" w:after="0" w:line="264" w:lineRule="auto"/>
              <w:rPr>
                <w:color w:val="000000"/>
                <w:sz w:val="28"/>
                <w:szCs w:val="28"/>
              </w:rPr>
            </w:pPr>
            <w:r>
              <w:rPr>
                <w:color w:val="000000"/>
                <w:sz w:val="28"/>
                <w:szCs w:val="28"/>
              </w:rPr>
              <w:t>Hệ thống cho phép thay đổi và định nghĩa các thông số, thông tin khi cần thiết mà không sửa lại chương trình</w:t>
            </w:r>
          </w:p>
        </w:tc>
        <w:tc>
          <w:tcPr>
            <w:tcW w:w="1523" w:type="dxa"/>
            <w:tcBorders>
              <w:top w:val="nil"/>
              <w:left w:val="nil"/>
              <w:bottom w:val="single" w:sz="4" w:space="0" w:color="000000"/>
              <w:right w:val="single" w:sz="4" w:space="0" w:color="000000"/>
            </w:tcBorders>
            <w:vAlign w:val="center"/>
          </w:tcPr>
          <w:p w14:paraId="26EC1262" w14:textId="77777777" w:rsidR="00B40AAF" w:rsidRDefault="00746E6D">
            <w:pPr>
              <w:spacing w:before="120" w:after="0" w:line="264" w:lineRule="auto"/>
              <w:jc w:val="center"/>
              <w:rPr>
                <w:color w:val="000000"/>
                <w:sz w:val="28"/>
                <w:szCs w:val="28"/>
              </w:rPr>
            </w:pPr>
            <w:r>
              <w:rPr>
                <w:color w:val="000000"/>
                <w:sz w:val="28"/>
                <w:szCs w:val="28"/>
              </w:rPr>
              <w:t>Dữ liệu đầu vào</w:t>
            </w:r>
          </w:p>
        </w:tc>
      </w:tr>
      <w:tr w:rsidR="00B40AAF" w14:paraId="3EF91AAF"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50918DCD" w14:textId="77777777" w:rsidR="00B40AAF" w:rsidRDefault="00746E6D">
            <w:pPr>
              <w:spacing w:before="120" w:after="0" w:line="264" w:lineRule="auto"/>
              <w:jc w:val="center"/>
              <w:rPr>
                <w:color w:val="000000"/>
                <w:sz w:val="28"/>
                <w:szCs w:val="28"/>
              </w:rPr>
            </w:pPr>
            <w:r>
              <w:rPr>
                <w:color w:val="000000"/>
                <w:sz w:val="28"/>
                <w:szCs w:val="28"/>
              </w:rPr>
              <w:t>5</w:t>
            </w:r>
          </w:p>
        </w:tc>
        <w:tc>
          <w:tcPr>
            <w:tcW w:w="6866" w:type="dxa"/>
            <w:tcBorders>
              <w:top w:val="nil"/>
              <w:left w:val="nil"/>
              <w:bottom w:val="single" w:sz="4" w:space="0" w:color="000000"/>
              <w:right w:val="single" w:sz="4" w:space="0" w:color="000000"/>
            </w:tcBorders>
            <w:vAlign w:val="center"/>
          </w:tcPr>
          <w:p w14:paraId="7AF9CCBB" w14:textId="77777777" w:rsidR="00B40AAF" w:rsidRDefault="00746E6D">
            <w:pPr>
              <w:spacing w:before="120" w:after="0" w:line="264" w:lineRule="auto"/>
              <w:rPr>
                <w:color w:val="000000"/>
                <w:sz w:val="28"/>
                <w:szCs w:val="28"/>
              </w:rPr>
            </w:pPr>
            <w:r>
              <w:rPr>
                <w:color w:val="000000"/>
                <w:sz w:val="28"/>
                <w:szCs w:val="28"/>
              </w:rPr>
              <w:t>Hệ thống phải đảm bảo số lượng giao dịch nhiều người cùng lúc</w:t>
            </w:r>
          </w:p>
        </w:tc>
        <w:tc>
          <w:tcPr>
            <w:tcW w:w="1523" w:type="dxa"/>
            <w:tcBorders>
              <w:top w:val="nil"/>
              <w:left w:val="nil"/>
              <w:bottom w:val="single" w:sz="4" w:space="0" w:color="000000"/>
              <w:right w:val="single" w:sz="4" w:space="0" w:color="000000"/>
            </w:tcBorders>
            <w:vAlign w:val="center"/>
          </w:tcPr>
          <w:p w14:paraId="5C302B47" w14:textId="77777777" w:rsidR="00B40AAF" w:rsidRDefault="00746E6D">
            <w:pPr>
              <w:spacing w:before="120" w:after="0" w:line="264" w:lineRule="auto"/>
              <w:jc w:val="center"/>
              <w:rPr>
                <w:color w:val="000000"/>
                <w:sz w:val="28"/>
                <w:szCs w:val="28"/>
              </w:rPr>
            </w:pPr>
            <w:r>
              <w:rPr>
                <w:color w:val="000000"/>
                <w:sz w:val="28"/>
                <w:szCs w:val="28"/>
              </w:rPr>
              <w:t>Yêu cầu truy vấn</w:t>
            </w:r>
          </w:p>
        </w:tc>
      </w:tr>
      <w:tr w:rsidR="00B40AAF" w14:paraId="2D26DD3C"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758187E2" w14:textId="77777777" w:rsidR="00B40AAF" w:rsidRDefault="00746E6D">
            <w:pPr>
              <w:spacing w:before="120" w:after="0" w:line="264" w:lineRule="auto"/>
              <w:jc w:val="center"/>
              <w:rPr>
                <w:color w:val="000000"/>
                <w:sz w:val="28"/>
                <w:szCs w:val="28"/>
              </w:rPr>
            </w:pPr>
            <w:r>
              <w:rPr>
                <w:color w:val="000000"/>
                <w:sz w:val="28"/>
                <w:szCs w:val="28"/>
              </w:rPr>
              <w:t>6</w:t>
            </w:r>
          </w:p>
        </w:tc>
        <w:tc>
          <w:tcPr>
            <w:tcW w:w="6866" w:type="dxa"/>
            <w:tcBorders>
              <w:top w:val="nil"/>
              <w:left w:val="nil"/>
              <w:bottom w:val="single" w:sz="4" w:space="0" w:color="000000"/>
              <w:right w:val="single" w:sz="4" w:space="0" w:color="000000"/>
            </w:tcBorders>
            <w:vAlign w:val="center"/>
          </w:tcPr>
          <w:p w14:paraId="0546E0EA" w14:textId="77777777" w:rsidR="00B40AAF" w:rsidRDefault="00746E6D">
            <w:pPr>
              <w:spacing w:before="120" w:after="0" w:line="264" w:lineRule="auto"/>
              <w:rPr>
                <w:color w:val="000000"/>
                <w:sz w:val="28"/>
                <w:szCs w:val="28"/>
              </w:rPr>
            </w:pPr>
            <w:r>
              <w:rPr>
                <w:color w:val="000000"/>
                <w:sz w:val="28"/>
                <w:szCs w:val="28"/>
              </w:rPr>
              <w:t>Phải lưu trữ thông tin sử dụng hệ thống của ng</w:t>
            </w:r>
            <w:r>
              <w:rPr>
                <w:color w:val="000000"/>
                <w:sz w:val="28"/>
                <w:szCs w:val="28"/>
              </w:rPr>
              <w:t>ười dùng (Thời gian đăng nhập, thao tác với dữ liệu, thời gian thao tác)</w:t>
            </w:r>
          </w:p>
        </w:tc>
        <w:tc>
          <w:tcPr>
            <w:tcW w:w="1523" w:type="dxa"/>
            <w:tcBorders>
              <w:top w:val="nil"/>
              <w:left w:val="nil"/>
              <w:bottom w:val="single" w:sz="4" w:space="0" w:color="000000"/>
              <w:right w:val="single" w:sz="4" w:space="0" w:color="000000"/>
            </w:tcBorders>
            <w:vAlign w:val="center"/>
          </w:tcPr>
          <w:p w14:paraId="0B2F3592"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1A276279"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47020D4E" w14:textId="77777777" w:rsidR="00B40AAF" w:rsidRDefault="00746E6D">
            <w:pPr>
              <w:spacing w:before="120" w:after="0" w:line="264" w:lineRule="auto"/>
              <w:jc w:val="center"/>
              <w:rPr>
                <w:color w:val="000000"/>
                <w:sz w:val="28"/>
                <w:szCs w:val="28"/>
              </w:rPr>
            </w:pPr>
            <w:r>
              <w:rPr>
                <w:color w:val="000000"/>
                <w:sz w:val="28"/>
                <w:szCs w:val="28"/>
              </w:rPr>
              <w:lastRenderedPageBreak/>
              <w:t>7</w:t>
            </w:r>
          </w:p>
        </w:tc>
        <w:tc>
          <w:tcPr>
            <w:tcW w:w="6866" w:type="dxa"/>
            <w:tcBorders>
              <w:top w:val="nil"/>
              <w:left w:val="nil"/>
              <w:bottom w:val="single" w:sz="4" w:space="0" w:color="000000"/>
              <w:right w:val="single" w:sz="4" w:space="0" w:color="000000"/>
            </w:tcBorders>
            <w:vAlign w:val="center"/>
          </w:tcPr>
          <w:p w14:paraId="34C54041" w14:textId="77777777" w:rsidR="00B40AAF" w:rsidRDefault="00746E6D">
            <w:pPr>
              <w:spacing w:before="120" w:after="0" w:line="264" w:lineRule="auto"/>
              <w:rPr>
                <w:color w:val="000000"/>
                <w:sz w:val="28"/>
                <w:szCs w:val="28"/>
              </w:rPr>
            </w:pPr>
            <w:r>
              <w:rPr>
                <w:color w:val="000000"/>
                <w:sz w:val="28"/>
                <w:szCs w:val="28"/>
              </w:rPr>
              <w:t>Tuân theo các quy định hiện hành</w:t>
            </w:r>
          </w:p>
        </w:tc>
        <w:tc>
          <w:tcPr>
            <w:tcW w:w="1523" w:type="dxa"/>
            <w:tcBorders>
              <w:top w:val="nil"/>
              <w:left w:val="nil"/>
              <w:bottom w:val="single" w:sz="4" w:space="0" w:color="000000"/>
              <w:right w:val="single" w:sz="4" w:space="0" w:color="000000"/>
            </w:tcBorders>
            <w:vAlign w:val="center"/>
          </w:tcPr>
          <w:p w14:paraId="0E3ECC11"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1BE2E19E"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73F97B91" w14:textId="77777777" w:rsidR="00B40AAF" w:rsidRDefault="00746E6D">
            <w:pPr>
              <w:spacing w:before="120" w:after="0" w:line="264" w:lineRule="auto"/>
              <w:jc w:val="center"/>
              <w:rPr>
                <w:color w:val="000000"/>
                <w:sz w:val="28"/>
                <w:szCs w:val="28"/>
              </w:rPr>
            </w:pPr>
            <w:r>
              <w:rPr>
                <w:color w:val="000000"/>
                <w:sz w:val="28"/>
                <w:szCs w:val="28"/>
              </w:rPr>
              <w:t>8</w:t>
            </w:r>
          </w:p>
        </w:tc>
        <w:tc>
          <w:tcPr>
            <w:tcW w:w="6866" w:type="dxa"/>
            <w:tcBorders>
              <w:top w:val="nil"/>
              <w:left w:val="nil"/>
              <w:bottom w:val="single" w:sz="4" w:space="0" w:color="000000"/>
              <w:right w:val="single" w:sz="4" w:space="0" w:color="000000"/>
            </w:tcBorders>
            <w:vAlign w:val="center"/>
          </w:tcPr>
          <w:p w14:paraId="4506720C" w14:textId="77777777" w:rsidR="00B40AAF" w:rsidRDefault="00746E6D">
            <w:pPr>
              <w:spacing w:before="120" w:after="0" w:line="264" w:lineRule="auto"/>
              <w:rPr>
                <w:color w:val="000000"/>
                <w:sz w:val="28"/>
                <w:szCs w:val="28"/>
              </w:rPr>
            </w:pPr>
            <w:r>
              <w:rPr>
                <w:color w:val="000000"/>
                <w:sz w:val="28"/>
                <w:szCs w:val="28"/>
              </w:rPr>
              <w:t>Vận hành trên hệ thống mạng LAN, WAN hoặc thông qua VPN</w:t>
            </w:r>
          </w:p>
        </w:tc>
        <w:tc>
          <w:tcPr>
            <w:tcW w:w="1523" w:type="dxa"/>
            <w:tcBorders>
              <w:top w:val="nil"/>
              <w:left w:val="nil"/>
              <w:bottom w:val="single" w:sz="4" w:space="0" w:color="000000"/>
              <w:right w:val="single" w:sz="4" w:space="0" w:color="000000"/>
            </w:tcBorders>
            <w:vAlign w:val="center"/>
          </w:tcPr>
          <w:p w14:paraId="23520051"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5535000E"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69F63B18" w14:textId="77777777" w:rsidR="00B40AAF" w:rsidRDefault="00746E6D">
            <w:pPr>
              <w:spacing w:before="120" w:after="0" w:line="264" w:lineRule="auto"/>
              <w:jc w:val="center"/>
              <w:rPr>
                <w:color w:val="000000"/>
                <w:sz w:val="28"/>
                <w:szCs w:val="28"/>
              </w:rPr>
            </w:pPr>
            <w:r>
              <w:rPr>
                <w:color w:val="000000"/>
                <w:sz w:val="28"/>
                <w:szCs w:val="28"/>
              </w:rPr>
              <w:t>9</w:t>
            </w:r>
          </w:p>
        </w:tc>
        <w:tc>
          <w:tcPr>
            <w:tcW w:w="6866" w:type="dxa"/>
            <w:tcBorders>
              <w:top w:val="nil"/>
              <w:left w:val="nil"/>
              <w:bottom w:val="single" w:sz="4" w:space="0" w:color="000000"/>
              <w:right w:val="single" w:sz="4" w:space="0" w:color="000000"/>
            </w:tcBorders>
            <w:vAlign w:val="center"/>
          </w:tcPr>
          <w:p w14:paraId="2645F99D" w14:textId="77777777" w:rsidR="00B40AAF" w:rsidRDefault="00746E6D">
            <w:pPr>
              <w:spacing w:before="120" w:after="0" w:line="264" w:lineRule="auto"/>
              <w:rPr>
                <w:color w:val="000000"/>
                <w:sz w:val="28"/>
                <w:szCs w:val="28"/>
              </w:rPr>
            </w:pPr>
            <w:r>
              <w:rPr>
                <w:color w:val="000000"/>
                <w:sz w:val="28"/>
                <w:szCs w:val="28"/>
              </w:rPr>
              <w:t>Môi trường vận hành là Microsoft Windows 2012/2016 Server đối với máy chủ và Windows 8/10 đối với máy trạm</w:t>
            </w:r>
          </w:p>
        </w:tc>
        <w:tc>
          <w:tcPr>
            <w:tcW w:w="1523" w:type="dxa"/>
            <w:tcBorders>
              <w:top w:val="nil"/>
              <w:left w:val="nil"/>
              <w:bottom w:val="single" w:sz="4" w:space="0" w:color="000000"/>
              <w:right w:val="single" w:sz="4" w:space="0" w:color="000000"/>
            </w:tcBorders>
            <w:vAlign w:val="center"/>
          </w:tcPr>
          <w:p w14:paraId="6585B31B" w14:textId="77777777" w:rsidR="00B40AAF" w:rsidRDefault="00746E6D">
            <w:pPr>
              <w:spacing w:before="120" w:after="0" w:line="264" w:lineRule="auto"/>
              <w:jc w:val="center"/>
              <w:rPr>
                <w:color w:val="000000"/>
                <w:sz w:val="28"/>
                <w:szCs w:val="28"/>
              </w:rPr>
            </w:pPr>
            <w:r>
              <w:rPr>
                <w:color w:val="000000"/>
                <w:sz w:val="28"/>
                <w:szCs w:val="28"/>
              </w:rPr>
              <w:t>Yêu cầu chung</w:t>
            </w:r>
          </w:p>
        </w:tc>
      </w:tr>
    </w:tbl>
    <w:p w14:paraId="6D4FEC7B" w14:textId="77777777" w:rsidR="00B40AAF" w:rsidRDefault="00746E6D">
      <w:pPr>
        <w:pStyle w:val="Heading3"/>
        <w:numPr>
          <w:ilvl w:val="2"/>
          <w:numId w:val="1"/>
        </w:numPr>
        <w:rPr>
          <w:color w:val="000000"/>
        </w:rPr>
      </w:pPr>
      <w:bookmarkStart w:id="70" w:name="_heading=h.kgcv8k" w:colFirst="0" w:colLast="0"/>
      <w:bookmarkEnd w:id="70"/>
      <w:r>
        <w:rPr>
          <w:b w:val="0"/>
          <w:color w:val="000000"/>
        </w:rPr>
        <w:t>Danh sách Use-case</w:t>
      </w:r>
    </w:p>
    <w:p w14:paraId="2E300AE5"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Xem Ph</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ụ</w:t>
      </w:r>
      <w:r>
        <w:rPr>
          <w:rFonts w:ascii="Cambria" w:eastAsia="Cambria" w:hAnsi="Cambria" w:cs="Cambria"/>
          <w:color w:val="000000"/>
          <w:sz w:val="28"/>
          <w:szCs w:val="28"/>
        </w:rPr>
        <w:t>c 02 m</w:t>
      </w:r>
      <w:r>
        <w:rPr>
          <w:rFonts w:ascii="Cambria" w:eastAsia="Cambria" w:hAnsi="Cambria" w:cs="Cambria"/>
          <w:color w:val="000000"/>
          <w:sz w:val="28"/>
          <w:szCs w:val="28"/>
        </w:rPr>
        <w:t>ụ</w:t>
      </w:r>
      <w:r>
        <w:rPr>
          <w:rFonts w:ascii="Cambria" w:eastAsia="Cambria" w:hAnsi="Cambria" w:cs="Cambria"/>
          <w:color w:val="000000"/>
          <w:sz w:val="28"/>
          <w:szCs w:val="28"/>
        </w:rPr>
        <w:t>c B</w:t>
      </w:r>
      <w:r>
        <w:rPr>
          <w:rFonts w:ascii="Cambria" w:eastAsia="Cambria" w:hAnsi="Cambria" w:cs="Cambria"/>
          <w:color w:val="000000"/>
          <w:sz w:val="28"/>
          <w:szCs w:val="28"/>
        </w:rPr>
        <w:t>ả</w:t>
      </w:r>
      <w:r>
        <w:rPr>
          <w:rFonts w:ascii="Cambria" w:eastAsia="Cambria" w:hAnsi="Cambria" w:cs="Cambria"/>
          <w:color w:val="000000"/>
          <w:sz w:val="28"/>
          <w:szCs w:val="28"/>
        </w:rPr>
        <w:t>ng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yêu c</w:t>
      </w:r>
      <w:r>
        <w:rPr>
          <w:rFonts w:ascii="Cambria" w:eastAsia="Cambria" w:hAnsi="Cambria" w:cs="Cambria"/>
          <w:color w:val="000000"/>
          <w:sz w:val="28"/>
          <w:szCs w:val="28"/>
        </w:rPr>
        <w:t>ầ</w:t>
      </w:r>
      <w:r>
        <w:rPr>
          <w:rFonts w:ascii="Cambria" w:eastAsia="Cambria" w:hAnsi="Cambria" w:cs="Cambria"/>
          <w:color w:val="000000"/>
          <w:sz w:val="28"/>
          <w:szCs w:val="28"/>
        </w:rPr>
        <w:t>u ch</w:t>
      </w:r>
      <w:r>
        <w:rPr>
          <w:rFonts w:ascii="Cambria" w:eastAsia="Cambria" w:hAnsi="Cambria" w:cs="Cambria"/>
          <w:color w:val="000000"/>
          <w:sz w:val="28"/>
          <w:szCs w:val="28"/>
        </w:rPr>
        <w:t>ứ</w:t>
      </w:r>
      <w:r>
        <w:rPr>
          <w:rFonts w:ascii="Cambria" w:eastAsia="Cambria" w:hAnsi="Cambria" w:cs="Cambria"/>
          <w:color w:val="000000"/>
          <w:sz w:val="28"/>
          <w:szCs w:val="28"/>
        </w:rPr>
        <w:t>c năng sang trư</w:t>
      </w:r>
      <w:r>
        <w:rPr>
          <w:rFonts w:ascii="Cambria" w:eastAsia="Cambria" w:hAnsi="Cambria" w:cs="Cambria"/>
          <w:color w:val="000000"/>
          <w:sz w:val="28"/>
          <w:szCs w:val="28"/>
        </w:rPr>
        <w:t>ờ</w:t>
      </w:r>
      <w:r>
        <w:rPr>
          <w:rFonts w:ascii="Cambria" w:eastAsia="Cambria" w:hAnsi="Cambria" w:cs="Cambria"/>
          <w:color w:val="000000"/>
          <w:sz w:val="28"/>
          <w:szCs w:val="28"/>
        </w:rPr>
        <w:t>ng h</w:t>
      </w:r>
      <w:r>
        <w:rPr>
          <w:rFonts w:ascii="Cambria" w:eastAsia="Cambria" w:hAnsi="Cambria" w:cs="Cambria"/>
          <w:color w:val="000000"/>
          <w:sz w:val="28"/>
          <w:szCs w:val="28"/>
        </w:rPr>
        <w:t>ợ</w:t>
      </w:r>
      <w:r>
        <w:rPr>
          <w:rFonts w:ascii="Cambria" w:eastAsia="Cambria" w:hAnsi="Cambria" w:cs="Cambria"/>
          <w:color w:val="000000"/>
          <w:sz w:val="28"/>
          <w:szCs w:val="28"/>
        </w:rPr>
        <w:t>p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(Use-case).</w:t>
      </w:r>
    </w:p>
    <w:p w14:paraId="041EAF5D" w14:textId="77777777" w:rsidR="00B40AAF" w:rsidRDefault="00746E6D">
      <w:pPr>
        <w:pStyle w:val="Heading3"/>
        <w:numPr>
          <w:ilvl w:val="2"/>
          <w:numId w:val="1"/>
        </w:numPr>
        <w:rPr>
          <w:color w:val="000000"/>
        </w:rPr>
      </w:pPr>
      <w:bookmarkStart w:id="71" w:name="_heading=h.34g0dwd" w:colFirst="0" w:colLast="0"/>
      <w:bookmarkEnd w:id="71"/>
      <w:r>
        <w:rPr>
          <w:b w:val="0"/>
          <w:color w:val="000000"/>
        </w:rPr>
        <w:t>Sơ đ</w:t>
      </w:r>
      <w:r>
        <w:rPr>
          <w:b w:val="0"/>
          <w:color w:val="000000"/>
        </w:rPr>
        <w:t>ồ</w:t>
      </w:r>
      <w:r>
        <w:rPr>
          <w:b w:val="0"/>
          <w:color w:val="000000"/>
        </w:rPr>
        <w:t xml:space="preserve"> Use-case </w:t>
      </w:r>
    </w:p>
    <w:p w14:paraId="283A30CB" w14:textId="77777777" w:rsidR="00B40AAF" w:rsidRDefault="00746E6D">
      <w:pPr>
        <w:pStyle w:val="Heading4"/>
        <w:numPr>
          <w:ilvl w:val="3"/>
          <w:numId w:val="1"/>
        </w:numPr>
        <w:rPr>
          <w:b w:val="0"/>
          <w:color w:val="000000"/>
        </w:rPr>
      </w:pPr>
      <w:r>
        <w:rPr>
          <w:b w:val="0"/>
          <w:color w:val="000000"/>
        </w:rPr>
        <w:t>Sơ đ</w:t>
      </w:r>
      <w:r>
        <w:rPr>
          <w:b w:val="0"/>
          <w:color w:val="000000"/>
        </w:rPr>
        <w:t>ồ</w:t>
      </w:r>
      <w:r>
        <w:rPr>
          <w:b w:val="0"/>
          <w:color w:val="000000"/>
        </w:rPr>
        <w:t xml:space="preserve"> Use-case t</w:t>
      </w:r>
      <w:r>
        <w:rPr>
          <w:b w:val="0"/>
          <w:color w:val="000000"/>
        </w:rPr>
        <w:t>ổ</w:t>
      </w:r>
      <w:r>
        <w:rPr>
          <w:b w:val="0"/>
          <w:color w:val="000000"/>
        </w:rPr>
        <w:t>ng quát</w:t>
      </w:r>
    </w:p>
    <w:p w14:paraId="5B6EA373" w14:textId="77777777" w:rsidR="00B40AAF" w:rsidRDefault="00746E6D">
      <w:pPr>
        <w:jc w:val="center"/>
        <w:rPr>
          <w:color w:val="000000"/>
          <w:sz w:val="28"/>
          <w:szCs w:val="28"/>
        </w:rPr>
      </w:pPr>
      <w:r>
        <w:rPr>
          <w:color w:val="000000"/>
        </w:rPr>
        <w:object w:dxaOrig="9952" w:dyaOrig="3080" w14:anchorId="7BF52F10">
          <v:shape id="_x0000_i1038" type="#_x0000_t75" style="width:497.4pt;height:153.9pt" o:ole="">
            <v:imagedata r:id="rId40" o:title=""/>
          </v:shape>
          <o:OLEObject Type="Embed" ProgID="Visio.Drawing.15" ShapeID="_x0000_i1038" DrawAspect="Content" ObjectID="_1747598213" r:id="rId41"/>
        </w:object>
      </w:r>
    </w:p>
    <w:p w14:paraId="3E816C76" w14:textId="77777777" w:rsidR="00B40AAF" w:rsidRDefault="00746E6D">
      <w:pPr>
        <w:pStyle w:val="Heading4"/>
        <w:numPr>
          <w:ilvl w:val="3"/>
          <w:numId w:val="1"/>
        </w:numPr>
        <w:rPr>
          <w:color w:val="000000"/>
        </w:rPr>
      </w:pPr>
      <w:r>
        <w:rPr>
          <w:b w:val="0"/>
          <w:color w:val="000000"/>
        </w:rPr>
        <w:t>Nhóm Sơ đ</w:t>
      </w:r>
      <w:r>
        <w:rPr>
          <w:b w:val="0"/>
          <w:color w:val="000000"/>
        </w:rPr>
        <w:t>ồ</w:t>
      </w:r>
      <w:r>
        <w:rPr>
          <w:b w:val="0"/>
          <w:color w:val="000000"/>
        </w:rPr>
        <w:t xml:space="preserve"> Use-case Qu</w:t>
      </w:r>
      <w:r>
        <w:rPr>
          <w:b w:val="0"/>
          <w:color w:val="000000"/>
        </w:rPr>
        <w:t>ả</w:t>
      </w:r>
      <w:r>
        <w:rPr>
          <w:b w:val="0"/>
          <w:color w:val="000000"/>
        </w:rPr>
        <w:t>n lý thông tin h</w:t>
      </w:r>
      <w:r>
        <w:rPr>
          <w:b w:val="0"/>
          <w:color w:val="000000"/>
        </w:rPr>
        <w:t>ợ</w:t>
      </w:r>
      <w:r>
        <w:rPr>
          <w:b w:val="0"/>
          <w:color w:val="000000"/>
        </w:rPr>
        <w:t>p quy</w:t>
      </w:r>
    </w:p>
    <w:p w14:paraId="062AC41C" w14:textId="77777777" w:rsidR="00B40AAF" w:rsidRDefault="00746E6D">
      <w:pPr>
        <w:rPr>
          <w:color w:val="000000"/>
          <w:sz w:val="28"/>
          <w:szCs w:val="28"/>
        </w:rPr>
      </w:pPr>
      <w:r>
        <w:rPr>
          <w:color w:val="000000"/>
        </w:rPr>
        <w:object w:dxaOrig="9952" w:dyaOrig="3293" w14:anchorId="081B66E3">
          <v:shape id="_x0000_i1039" type="#_x0000_t75" style="width:497.4pt;height:164.5pt" o:ole="">
            <v:imagedata r:id="rId42" o:title=""/>
          </v:shape>
          <o:OLEObject Type="Embed" ProgID="Visio.Drawing.15" ShapeID="_x0000_i1039" DrawAspect="Content" ObjectID="_1747598214" r:id="rId43"/>
        </w:object>
      </w:r>
    </w:p>
    <w:p w14:paraId="31B22676" w14:textId="77777777" w:rsidR="00B40AAF" w:rsidRDefault="00746E6D">
      <w:pPr>
        <w:pStyle w:val="Heading4"/>
        <w:numPr>
          <w:ilvl w:val="3"/>
          <w:numId w:val="1"/>
        </w:numPr>
        <w:rPr>
          <w:color w:val="000000"/>
        </w:rPr>
      </w:pPr>
      <w:r>
        <w:rPr>
          <w:b w:val="0"/>
          <w:color w:val="000000"/>
        </w:rPr>
        <w:lastRenderedPageBreak/>
        <w:t>Nhóm Sơ đ</w:t>
      </w:r>
      <w:r>
        <w:rPr>
          <w:b w:val="0"/>
          <w:color w:val="000000"/>
        </w:rPr>
        <w:t>ồ</w:t>
      </w:r>
      <w:r>
        <w:rPr>
          <w:b w:val="0"/>
          <w:color w:val="000000"/>
        </w:rPr>
        <w:t xml:space="preserve"> Use-case Qu</w:t>
      </w:r>
      <w:r>
        <w:rPr>
          <w:b w:val="0"/>
          <w:color w:val="000000"/>
        </w:rPr>
        <w:t>ả</w:t>
      </w:r>
      <w:r>
        <w:rPr>
          <w:b w:val="0"/>
          <w:color w:val="000000"/>
        </w:rPr>
        <w:t>n lý thông tin phòng thí nghi</w:t>
      </w:r>
      <w:r>
        <w:rPr>
          <w:b w:val="0"/>
          <w:color w:val="000000"/>
        </w:rPr>
        <w:t>ệ</w:t>
      </w:r>
      <w:r>
        <w:rPr>
          <w:b w:val="0"/>
          <w:color w:val="000000"/>
        </w:rPr>
        <w:t>m</w:t>
      </w:r>
    </w:p>
    <w:p w14:paraId="1A7A50DD" w14:textId="77777777" w:rsidR="00B40AAF" w:rsidRDefault="00746E6D">
      <w:pPr>
        <w:rPr>
          <w:color w:val="000000"/>
        </w:rPr>
      </w:pPr>
      <w:r>
        <w:rPr>
          <w:color w:val="000000"/>
        </w:rPr>
        <w:object w:dxaOrig="9766" w:dyaOrig="3165" w14:anchorId="1E46BF80">
          <v:shape id="_x0000_i1040" type="#_x0000_t75" style="width:488.15pt;height:158.55pt" o:ole="">
            <v:imagedata r:id="rId44" o:title=""/>
          </v:shape>
          <o:OLEObject Type="Embed" ProgID="Visio.Drawing.15" ShapeID="_x0000_i1040" DrawAspect="Content" ObjectID="_1747598215" r:id="rId45"/>
        </w:object>
      </w:r>
    </w:p>
    <w:p w14:paraId="617CF983" w14:textId="77777777" w:rsidR="00B40AAF" w:rsidRDefault="00746E6D">
      <w:pPr>
        <w:pStyle w:val="Heading4"/>
        <w:numPr>
          <w:ilvl w:val="3"/>
          <w:numId w:val="1"/>
        </w:numPr>
        <w:rPr>
          <w:color w:val="000000"/>
        </w:rPr>
      </w:pPr>
      <w:r>
        <w:rPr>
          <w:b w:val="0"/>
          <w:color w:val="000000"/>
        </w:rPr>
        <w:t>Nhóm Sơ đ</w:t>
      </w:r>
      <w:r>
        <w:rPr>
          <w:b w:val="0"/>
          <w:color w:val="000000"/>
        </w:rPr>
        <w:t>ồ</w:t>
      </w:r>
      <w:r>
        <w:rPr>
          <w:b w:val="0"/>
          <w:color w:val="000000"/>
        </w:rPr>
        <w:t xml:space="preserve"> Use-case Qu</w:t>
      </w:r>
      <w:r>
        <w:rPr>
          <w:b w:val="0"/>
          <w:color w:val="000000"/>
        </w:rPr>
        <w:t>ả</w:t>
      </w:r>
      <w:r>
        <w:rPr>
          <w:b w:val="0"/>
          <w:color w:val="000000"/>
        </w:rPr>
        <w:t>n lý thông tin công b</w:t>
      </w:r>
      <w:r>
        <w:rPr>
          <w:b w:val="0"/>
          <w:color w:val="000000"/>
        </w:rPr>
        <w:t>ố</w:t>
      </w:r>
      <w:r>
        <w:rPr>
          <w:b w:val="0"/>
          <w:color w:val="000000"/>
        </w:rPr>
        <w:t xml:space="preserve"> giá</w:t>
      </w:r>
    </w:p>
    <w:p w14:paraId="127CFE85" w14:textId="77777777" w:rsidR="00B40AAF" w:rsidRDefault="00746E6D">
      <w:pPr>
        <w:rPr>
          <w:color w:val="000000"/>
        </w:rPr>
      </w:pPr>
      <w:r>
        <w:rPr>
          <w:color w:val="000000"/>
        </w:rPr>
        <w:object w:dxaOrig="10451" w:dyaOrig="3465" w14:anchorId="1B2D4B59">
          <v:shape id="_x0000_i1041" type="#_x0000_t75" style="width:522.5pt;height:173.05pt" o:ole="">
            <v:imagedata r:id="rId46" o:title=""/>
          </v:shape>
          <o:OLEObject Type="Embed" ProgID="Visio.Drawing.15" ShapeID="_x0000_i1041" DrawAspect="Content" ObjectID="_1747598216" r:id="rId47"/>
        </w:object>
      </w:r>
    </w:p>
    <w:p w14:paraId="603CE551" w14:textId="77777777" w:rsidR="00B40AAF" w:rsidRDefault="00746E6D">
      <w:pPr>
        <w:pStyle w:val="Heading4"/>
        <w:numPr>
          <w:ilvl w:val="3"/>
          <w:numId w:val="1"/>
        </w:numPr>
        <w:rPr>
          <w:color w:val="000000"/>
        </w:rPr>
      </w:pPr>
      <w:r>
        <w:rPr>
          <w:b w:val="0"/>
          <w:color w:val="000000"/>
        </w:rPr>
        <w:t>Nhóm Sơ đ</w:t>
      </w:r>
      <w:r>
        <w:rPr>
          <w:b w:val="0"/>
          <w:color w:val="000000"/>
        </w:rPr>
        <w:t>ồ</w:t>
      </w:r>
      <w:r>
        <w:rPr>
          <w:b w:val="0"/>
          <w:color w:val="000000"/>
        </w:rPr>
        <w:t xml:space="preserve"> Use-case Qu</w:t>
      </w:r>
      <w:r>
        <w:rPr>
          <w:b w:val="0"/>
          <w:color w:val="000000"/>
        </w:rPr>
        <w:t>ả</w:t>
      </w:r>
      <w:r>
        <w:rPr>
          <w:b w:val="0"/>
          <w:color w:val="000000"/>
        </w:rPr>
        <w:t>n lý thông tin ti</w:t>
      </w:r>
      <w:r>
        <w:rPr>
          <w:b w:val="0"/>
          <w:color w:val="000000"/>
        </w:rPr>
        <w:t>ế</w:t>
      </w:r>
      <w:r>
        <w:rPr>
          <w:b w:val="0"/>
          <w:color w:val="000000"/>
        </w:rPr>
        <w:t>n đ</w:t>
      </w:r>
      <w:r>
        <w:rPr>
          <w:b w:val="0"/>
          <w:color w:val="000000"/>
        </w:rPr>
        <w:t>ộ</w:t>
      </w:r>
      <w:r>
        <w:rPr>
          <w:b w:val="0"/>
          <w:color w:val="000000"/>
        </w:rPr>
        <w:t xml:space="preserve"> nhi</w:t>
      </w:r>
      <w:r>
        <w:rPr>
          <w:b w:val="0"/>
          <w:color w:val="000000"/>
        </w:rPr>
        <w:t>ệ</w:t>
      </w:r>
      <w:r>
        <w:rPr>
          <w:b w:val="0"/>
          <w:color w:val="000000"/>
        </w:rPr>
        <w:t>m v</w:t>
      </w:r>
      <w:r>
        <w:rPr>
          <w:b w:val="0"/>
          <w:color w:val="000000"/>
        </w:rPr>
        <w:t>ụ</w:t>
      </w:r>
      <w:r>
        <w:rPr>
          <w:b w:val="0"/>
          <w:color w:val="000000"/>
        </w:rPr>
        <w:t xml:space="preserve"> phòng</w:t>
      </w:r>
    </w:p>
    <w:p w14:paraId="1B364CB0" w14:textId="77777777" w:rsidR="00B40AAF" w:rsidRDefault="00746E6D">
      <w:pPr>
        <w:rPr>
          <w:color w:val="000000"/>
        </w:rPr>
      </w:pPr>
      <w:r>
        <w:rPr>
          <w:color w:val="000000"/>
        </w:rPr>
        <w:object w:dxaOrig="9538" w:dyaOrig="3108" w14:anchorId="33B05180">
          <v:shape id="_x0000_i1042" type="#_x0000_t75" style="width:476.9pt;height:155.25pt" o:ole="">
            <v:imagedata r:id="rId48" o:title=""/>
          </v:shape>
          <o:OLEObject Type="Embed" ProgID="Visio.Drawing.15" ShapeID="_x0000_i1042" DrawAspect="Content" ObjectID="_1747598217" r:id="rId49"/>
        </w:object>
      </w:r>
    </w:p>
    <w:p w14:paraId="0D28C3DF" w14:textId="77777777" w:rsidR="00B40AAF" w:rsidRDefault="00746E6D">
      <w:pPr>
        <w:pStyle w:val="Heading4"/>
        <w:numPr>
          <w:ilvl w:val="3"/>
          <w:numId w:val="1"/>
        </w:numPr>
        <w:rPr>
          <w:color w:val="000000"/>
        </w:rPr>
      </w:pPr>
      <w:r>
        <w:rPr>
          <w:b w:val="0"/>
          <w:color w:val="000000"/>
        </w:rPr>
        <w:lastRenderedPageBreak/>
        <w:t>Nhóm Sơ đ</w:t>
      </w:r>
      <w:r>
        <w:rPr>
          <w:b w:val="0"/>
          <w:color w:val="000000"/>
        </w:rPr>
        <w:t>ồ</w:t>
      </w:r>
      <w:r>
        <w:rPr>
          <w:b w:val="0"/>
          <w:color w:val="000000"/>
        </w:rPr>
        <w:t xml:space="preserve"> Use-case Báo cáo th</w:t>
      </w:r>
      <w:r>
        <w:rPr>
          <w:b w:val="0"/>
          <w:color w:val="000000"/>
        </w:rPr>
        <w:t>ố</w:t>
      </w:r>
      <w:r>
        <w:rPr>
          <w:b w:val="0"/>
          <w:color w:val="000000"/>
        </w:rPr>
        <w:t>ng kê</w:t>
      </w:r>
    </w:p>
    <w:p w14:paraId="6FEF03DF" w14:textId="77777777" w:rsidR="00B40AAF" w:rsidRDefault="00746E6D">
      <w:pPr>
        <w:rPr>
          <w:color w:val="000000"/>
        </w:rPr>
      </w:pPr>
      <w:r>
        <w:rPr>
          <w:color w:val="000000"/>
        </w:rPr>
        <w:object w:dxaOrig="9638" w:dyaOrig="2481" w14:anchorId="0E336FDF">
          <v:shape id="_x0000_i1043" type="#_x0000_t75" style="width:482.2pt;height:124.2pt" o:ole="">
            <v:imagedata r:id="rId50" o:title=""/>
          </v:shape>
          <o:OLEObject Type="Embed" ProgID="Visio.Drawing.15" ShapeID="_x0000_i1043" DrawAspect="Content" ObjectID="_1747598218" r:id="rId51"/>
        </w:object>
      </w:r>
    </w:p>
    <w:p w14:paraId="3F747540" w14:textId="77777777" w:rsidR="00B40AAF" w:rsidRDefault="00746E6D">
      <w:pPr>
        <w:pStyle w:val="Heading4"/>
        <w:numPr>
          <w:ilvl w:val="3"/>
          <w:numId w:val="1"/>
        </w:numPr>
        <w:rPr>
          <w:color w:val="000000"/>
        </w:rPr>
      </w:pPr>
      <w:r>
        <w:rPr>
          <w:b w:val="0"/>
          <w:color w:val="000000"/>
        </w:rPr>
        <w:t>Nhóm Sơ đ</w:t>
      </w:r>
      <w:r>
        <w:rPr>
          <w:b w:val="0"/>
          <w:color w:val="000000"/>
        </w:rPr>
        <w:t>ồ</w:t>
      </w:r>
      <w:r>
        <w:rPr>
          <w:b w:val="0"/>
          <w:color w:val="000000"/>
        </w:rPr>
        <w:t xml:space="preserve"> Use-case T</w:t>
      </w:r>
      <w:r>
        <w:rPr>
          <w:b w:val="0"/>
          <w:color w:val="000000"/>
        </w:rPr>
        <w:t>rích xu</w:t>
      </w:r>
      <w:r>
        <w:rPr>
          <w:b w:val="0"/>
          <w:color w:val="000000"/>
        </w:rPr>
        <w:t>ấ</w:t>
      </w:r>
      <w:r>
        <w:rPr>
          <w:b w:val="0"/>
          <w:color w:val="000000"/>
        </w:rPr>
        <w:t>t d</w:t>
      </w:r>
      <w:r>
        <w:rPr>
          <w:b w:val="0"/>
          <w:color w:val="000000"/>
        </w:rPr>
        <w:t>ữ</w:t>
      </w:r>
      <w:r>
        <w:rPr>
          <w:b w:val="0"/>
          <w:color w:val="000000"/>
        </w:rPr>
        <w:t xml:space="preserve"> li</w:t>
      </w:r>
      <w:r>
        <w:rPr>
          <w:b w:val="0"/>
          <w:color w:val="000000"/>
        </w:rPr>
        <w:t>ệ</w:t>
      </w:r>
      <w:r>
        <w:rPr>
          <w:b w:val="0"/>
          <w:color w:val="000000"/>
        </w:rPr>
        <w:t>u ra excel</w:t>
      </w:r>
    </w:p>
    <w:p w14:paraId="71C3002C" w14:textId="77777777" w:rsidR="00B40AAF" w:rsidRDefault="00746E6D">
      <w:pPr>
        <w:rPr>
          <w:color w:val="000000"/>
        </w:rPr>
      </w:pPr>
      <w:r>
        <w:rPr>
          <w:color w:val="000000"/>
        </w:rPr>
        <w:object w:dxaOrig="9681" w:dyaOrig="1782" w14:anchorId="665785B7">
          <v:shape id="_x0000_i1044" type="#_x0000_t75" style="width:484.2pt;height:89.15pt" o:ole="">
            <v:imagedata r:id="rId52" o:title=""/>
          </v:shape>
          <o:OLEObject Type="Embed" ProgID="Visio.Drawing.15" ShapeID="_x0000_i1044" DrawAspect="Content" ObjectID="_1747598219" r:id="rId53"/>
        </w:object>
      </w:r>
    </w:p>
    <w:p w14:paraId="60EA95B6" w14:textId="77777777" w:rsidR="00B40AAF" w:rsidRPr="00A37CFA" w:rsidRDefault="00746E6D">
      <w:pPr>
        <w:pStyle w:val="Heading2"/>
        <w:numPr>
          <w:ilvl w:val="1"/>
          <w:numId w:val="1"/>
        </w:numPr>
        <w:rPr>
          <w:lang w:val="vi-VN"/>
        </w:rPr>
      </w:pPr>
      <w:bookmarkStart w:id="72" w:name="_heading=h.1jlao46" w:colFirst="0" w:colLast="0"/>
      <w:bookmarkEnd w:id="72"/>
      <w:r w:rsidRPr="00A37CFA">
        <w:rPr>
          <w:b w:val="0"/>
          <w:lang w:val="vi-VN"/>
        </w:rPr>
        <w:t>Phân h</w:t>
      </w:r>
      <w:r w:rsidRPr="00A37CFA">
        <w:rPr>
          <w:b w:val="0"/>
          <w:lang w:val="vi-VN"/>
        </w:rPr>
        <w:t>ệ</w:t>
      </w:r>
      <w:r w:rsidRPr="00A37CFA">
        <w:rPr>
          <w:b w:val="0"/>
          <w:lang w:val="vi-VN"/>
        </w:rPr>
        <w:t xml:space="preserve"> ch</w:t>
      </w:r>
      <w:r w:rsidRPr="00A37CFA">
        <w:rPr>
          <w:b w:val="0"/>
          <w:lang w:val="vi-VN"/>
        </w:rPr>
        <w:t>ứ</w:t>
      </w:r>
      <w:r w:rsidRPr="00A37CFA">
        <w:rPr>
          <w:b w:val="0"/>
          <w:lang w:val="vi-VN"/>
        </w:rPr>
        <w:t>c năng ph</w:t>
      </w:r>
      <w:r w:rsidRPr="00A37CFA">
        <w:rPr>
          <w:b w:val="0"/>
          <w:lang w:val="vi-VN"/>
        </w:rPr>
        <w:t>ầ</w:t>
      </w:r>
      <w:r w:rsidRPr="00A37CFA">
        <w:rPr>
          <w:b w:val="0"/>
          <w:lang w:val="vi-VN"/>
        </w:rPr>
        <w:t>n m</w:t>
      </w:r>
      <w:r w:rsidRPr="00A37CFA">
        <w:rPr>
          <w:b w:val="0"/>
          <w:lang w:val="vi-VN"/>
        </w:rPr>
        <w:t>ề</w:t>
      </w:r>
      <w:r w:rsidRPr="00A37CFA">
        <w:rPr>
          <w:b w:val="0"/>
          <w:lang w:val="vi-VN"/>
        </w:rPr>
        <w:t>m Qu</w:t>
      </w:r>
      <w:r w:rsidRPr="00A37CFA">
        <w:rPr>
          <w:b w:val="0"/>
          <w:lang w:val="vi-VN"/>
        </w:rPr>
        <w:t>ả</w:t>
      </w:r>
      <w:r w:rsidRPr="00A37CFA">
        <w:rPr>
          <w:b w:val="0"/>
          <w:lang w:val="vi-VN"/>
        </w:rPr>
        <w:t>n lý nhân s</w:t>
      </w:r>
      <w:r w:rsidRPr="00A37CFA">
        <w:rPr>
          <w:b w:val="0"/>
          <w:lang w:val="vi-VN"/>
        </w:rPr>
        <w:t>ự</w:t>
      </w:r>
    </w:p>
    <w:p w14:paraId="227E5F87" w14:textId="77777777" w:rsidR="00B40AAF" w:rsidRDefault="00746E6D">
      <w:pPr>
        <w:pStyle w:val="Heading3"/>
        <w:numPr>
          <w:ilvl w:val="2"/>
          <w:numId w:val="1"/>
        </w:numPr>
        <w:rPr>
          <w:b w:val="0"/>
          <w:color w:val="000000"/>
        </w:rPr>
      </w:pPr>
      <w:bookmarkStart w:id="73" w:name="_heading=h.43ky6rz" w:colFirst="0" w:colLast="0"/>
      <w:bookmarkEnd w:id="73"/>
      <w:r>
        <w:rPr>
          <w:b w:val="0"/>
          <w:color w:val="000000"/>
        </w:rPr>
        <w:t>Yêu c</w:t>
      </w:r>
      <w:r>
        <w:rPr>
          <w:b w:val="0"/>
          <w:color w:val="000000"/>
        </w:rPr>
        <w:t>ầ</w:t>
      </w:r>
      <w:r>
        <w:rPr>
          <w:b w:val="0"/>
          <w:color w:val="000000"/>
        </w:rPr>
        <w:t>u ch</w:t>
      </w:r>
      <w:r>
        <w:rPr>
          <w:b w:val="0"/>
          <w:color w:val="000000"/>
        </w:rPr>
        <w:t>ứ</w:t>
      </w:r>
      <w:r>
        <w:rPr>
          <w:b w:val="0"/>
          <w:color w:val="000000"/>
        </w:rPr>
        <w:t>c năng ph</w:t>
      </w:r>
      <w:r>
        <w:rPr>
          <w:b w:val="0"/>
          <w:color w:val="000000"/>
        </w:rPr>
        <w:t>ầ</w:t>
      </w:r>
      <w:r>
        <w:rPr>
          <w:b w:val="0"/>
          <w:color w:val="000000"/>
        </w:rPr>
        <w:t>n m</w:t>
      </w:r>
      <w:r>
        <w:rPr>
          <w:b w:val="0"/>
          <w:color w:val="000000"/>
        </w:rPr>
        <w:t>ề</w:t>
      </w:r>
      <w:r>
        <w:rPr>
          <w:b w:val="0"/>
          <w:color w:val="000000"/>
        </w:rPr>
        <w:t>m</w:t>
      </w:r>
    </w:p>
    <w:p w14:paraId="652393E9"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Xem Ph</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ụ</w:t>
      </w:r>
      <w:r>
        <w:rPr>
          <w:rFonts w:ascii="Cambria" w:eastAsia="Cambria" w:hAnsi="Cambria" w:cs="Cambria"/>
          <w:color w:val="000000"/>
          <w:sz w:val="28"/>
          <w:szCs w:val="28"/>
        </w:rPr>
        <w:t>c 02: B</w:t>
      </w:r>
      <w:r>
        <w:rPr>
          <w:rFonts w:ascii="Cambria" w:eastAsia="Cambria" w:hAnsi="Cambria" w:cs="Cambria"/>
          <w:color w:val="000000"/>
          <w:sz w:val="28"/>
          <w:szCs w:val="28"/>
        </w:rPr>
        <w:t>ả</w:t>
      </w:r>
      <w:r>
        <w:rPr>
          <w:rFonts w:ascii="Cambria" w:eastAsia="Cambria" w:hAnsi="Cambria" w:cs="Cambria"/>
          <w:color w:val="000000"/>
          <w:sz w:val="28"/>
          <w:szCs w:val="28"/>
        </w:rPr>
        <w:t>ng s</w:t>
      </w:r>
      <w:r>
        <w:rPr>
          <w:rFonts w:ascii="Cambria" w:eastAsia="Cambria" w:hAnsi="Cambria" w:cs="Cambria"/>
          <w:color w:val="000000"/>
          <w:sz w:val="28"/>
          <w:szCs w:val="28"/>
        </w:rPr>
        <w:t>ắ</w:t>
      </w:r>
      <w:r>
        <w:rPr>
          <w:rFonts w:ascii="Cambria" w:eastAsia="Cambria" w:hAnsi="Cambria" w:cs="Cambria"/>
          <w:color w:val="000000"/>
          <w:sz w:val="28"/>
          <w:szCs w:val="28"/>
        </w:rPr>
        <w:t>p x</w:t>
      </w:r>
      <w:r>
        <w:rPr>
          <w:rFonts w:ascii="Cambria" w:eastAsia="Cambria" w:hAnsi="Cambria" w:cs="Cambria"/>
          <w:color w:val="000000"/>
          <w:sz w:val="28"/>
          <w:szCs w:val="28"/>
        </w:rPr>
        <w:t>ế</w:t>
      </w:r>
      <w:r>
        <w:rPr>
          <w:rFonts w:ascii="Cambria" w:eastAsia="Cambria" w:hAnsi="Cambria" w:cs="Cambria"/>
          <w:color w:val="000000"/>
          <w:sz w:val="28"/>
          <w:szCs w:val="28"/>
        </w:rPr>
        <w:t>p thứ tự ưu tiên các yêu c</w:t>
      </w:r>
      <w:r>
        <w:rPr>
          <w:rFonts w:ascii="Cambria" w:eastAsia="Cambria" w:hAnsi="Cambria" w:cs="Cambria"/>
          <w:color w:val="000000"/>
          <w:sz w:val="28"/>
          <w:szCs w:val="28"/>
        </w:rPr>
        <w:t>ầ</w:t>
      </w:r>
      <w:r>
        <w:rPr>
          <w:rFonts w:ascii="Cambria" w:eastAsia="Cambria" w:hAnsi="Cambria" w:cs="Cambria"/>
          <w:color w:val="000000"/>
          <w:sz w:val="28"/>
          <w:szCs w:val="28"/>
        </w:rPr>
        <w:t>u ch</w:t>
      </w:r>
      <w:r>
        <w:rPr>
          <w:rFonts w:ascii="Cambria" w:eastAsia="Cambria" w:hAnsi="Cambria" w:cs="Cambria"/>
          <w:color w:val="000000"/>
          <w:sz w:val="28"/>
          <w:szCs w:val="28"/>
        </w:rPr>
        <w:t>ứ</w:t>
      </w:r>
      <w:r>
        <w:rPr>
          <w:rFonts w:ascii="Cambria" w:eastAsia="Cambria" w:hAnsi="Cambria" w:cs="Cambria"/>
          <w:color w:val="000000"/>
          <w:sz w:val="28"/>
          <w:szCs w:val="28"/>
        </w:rPr>
        <w:t>c năng của phần mềm</w:t>
      </w:r>
    </w:p>
    <w:p w14:paraId="20EE31A1" w14:textId="77777777" w:rsidR="00B40AAF" w:rsidRDefault="00746E6D">
      <w:pPr>
        <w:pStyle w:val="Heading3"/>
        <w:numPr>
          <w:ilvl w:val="2"/>
          <w:numId w:val="1"/>
        </w:numPr>
        <w:rPr>
          <w:color w:val="000000"/>
        </w:rPr>
      </w:pPr>
      <w:bookmarkStart w:id="74" w:name="_heading=h.2iq8gzs" w:colFirst="0" w:colLast="0"/>
      <w:bookmarkEnd w:id="74"/>
      <w:r>
        <w:rPr>
          <w:b w:val="0"/>
          <w:color w:val="000000"/>
        </w:rPr>
        <w:t>Yêu c</w:t>
      </w:r>
      <w:r>
        <w:rPr>
          <w:b w:val="0"/>
          <w:color w:val="000000"/>
        </w:rPr>
        <w:t>ầ</w:t>
      </w:r>
      <w:r>
        <w:rPr>
          <w:b w:val="0"/>
          <w:color w:val="000000"/>
        </w:rPr>
        <w:t>u phi ch</w:t>
      </w:r>
      <w:r>
        <w:rPr>
          <w:b w:val="0"/>
          <w:color w:val="000000"/>
        </w:rPr>
        <w:t>ứ</w:t>
      </w:r>
      <w:r>
        <w:rPr>
          <w:b w:val="0"/>
          <w:color w:val="000000"/>
        </w:rPr>
        <w:t>c năng</w:t>
      </w:r>
    </w:p>
    <w:tbl>
      <w:tblPr>
        <w:tblStyle w:val="afb"/>
        <w:tblW w:w="9205" w:type="dxa"/>
        <w:tblLayout w:type="fixed"/>
        <w:tblLook w:val="0400" w:firstRow="0" w:lastRow="0" w:firstColumn="0" w:lastColumn="0" w:noHBand="0" w:noVBand="1"/>
      </w:tblPr>
      <w:tblGrid>
        <w:gridCol w:w="816"/>
        <w:gridCol w:w="6866"/>
        <w:gridCol w:w="1523"/>
      </w:tblGrid>
      <w:tr w:rsidR="00B40AAF" w14:paraId="434C8F10" w14:textId="77777777">
        <w:trPr>
          <w:trHeight w:val="397"/>
          <w:tblHeader/>
        </w:trPr>
        <w:tc>
          <w:tcPr>
            <w:tcW w:w="8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F2BB1D" w14:textId="77777777" w:rsidR="00B40AAF" w:rsidRDefault="00746E6D">
            <w:pPr>
              <w:spacing w:before="120" w:after="0" w:line="264" w:lineRule="auto"/>
              <w:jc w:val="center"/>
              <w:rPr>
                <w:b/>
                <w:color w:val="000000"/>
                <w:sz w:val="28"/>
                <w:szCs w:val="28"/>
              </w:rPr>
            </w:pPr>
            <w:r>
              <w:rPr>
                <w:b/>
                <w:color w:val="000000"/>
                <w:sz w:val="28"/>
                <w:szCs w:val="28"/>
              </w:rPr>
              <w:t> STT</w:t>
            </w:r>
          </w:p>
        </w:tc>
        <w:tc>
          <w:tcPr>
            <w:tcW w:w="6866" w:type="dxa"/>
            <w:tcBorders>
              <w:top w:val="single" w:sz="4" w:space="0" w:color="000000"/>
              <w:left w:val="nil"/>
              <w:bottom w:val="single" w:sz="4" w:space="0" w:color="000000"/>
              <w:right w:val="single" w:sz="4" w:space="0" w:color="000000"/>
            </w:tcBorders>
            <w:shd w:val="clear" w:color="auto" w:fill="auto"/>
            <w:vAlign w:val="center"/>
          </w:tcPr>
          <w:p w14:paraId="37012845" w14:textId="77777777" w:rsidR="00B40AAF" w:rsidRDefault="00746E6D">
            <w:pPr>
              <w:spacing w:before="120" w:after="0" w:line="264" w:lineRule="auto"/>
              <w:jc w:val="center"/>
              <w:rPr>
                <w:b/>
                <w:color w:val="000000"/>
                <w:sz w:val="28"/>
                <w:szCs w:val="28"/>
              </w:rPr>
            </w:pPr>
            <w:r>
              <w:rPr>
                <w:b/>
                <w:color w:val="000000"/>
                <w:sz w:val="28"/>
                <w:szCs w:val="28"/>
              </w:rPr>
              <w:t>Yêu cầu phi chức năng</w:t>
            </w:r>
          </w:p>
        </w:tc>
        <w:tc>
          <w:tcPr>
            <w:tcW w:w="1523" w:type="dxa"/>
            <w:tcBorders>
              <w:top w:val="single" w:sz="4" w:space="0" w:color="000000"/>
              <w:left w:val="nil"/>
              <w:bottom w:val="single" w:sz="4" w:space="0" w:color="000000"/>
              <w:right w:val="single" w:sz="4" w:space="0" w:color="000000"/>
            </w:tcBorders>
            <w:shd w:val="clear" w:color="auto" w:fill="auto"/>
            <w:vAlign w:val="center"/>
          </w:tcPr>
          <w:p w14:paraId="4272A5B9" w14:textId="77777777" w:rsidR="00B40AAF" w:rsidRDefault="00746E6D">
            <w:pPr>
              <w:spacing w:before="120" w:after="0" w:line="264" w:lineRule="auto"/>
              <w:jc w:val="center"/>
              <w:rPr>
                <w:b/>
                <w:color w:val="000000"/>
                <w:sz w:val="28"/>
                <w:szCs w:val="28"/>
              </w:rPr>
            </w:pPr>
            <w:r>
              <w:rPr>
                <w:b/>
                <w:color w:val="000000"/>
                <w:sz w:val="28"/>
                <w:szCs w:val="28"/>
              </w:rPr>
              <w:t> Loại</w:t>
            </w:r>
          </w:p>
        </w:tc>
      </w:tr>
      <w:tr w:rsidR="00B40AAF" w14:paraId="50C89BBD"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6B191F05" w14:textId="77777777" w:rsidR="00B40AAF" w:rsidRDefault="00746E6D">
            <w:pPr>
              <w:spacing w:before="120" w:after="0" w:line="264" w:lineRule="auto"/>
              <w:jc w:val="center"/>
              <w:rPr>
                <w:color w:val="000000"/>
                <w:sz w:val="28"/>
                <w:szCs w:val="28"/>
              </w:rPr>
            </w:pPr>
            <w:r>
              <w:rPr>
                <w:color w:val="000000"/>
                <w:sz w:val="28"/>
                <w:szCs w:val="28"/>
              </w:rPr>
              <w:t>1</w:t>
            </w:r>
          </w:p>
        </w:tc>
        <w:tc>
          <w:tcPr>
            <w:tcW w:w="6866" w:type="dxa"/>
            <w:tcBorders>
              <w:top w:val="nil"/>
              <w:left w:val="nil"/>
              <w:bottom w:val="single" w:sz="4" w:space="0" w:color="000000"/>
              <w:right w:val="single" w:sz="4" w:space="0" w:color="000000"/>
            </w:tcBorders>
          </w:tcPr>
          <w:p w14:paraId="3DC7E439" w14:textId="77777777" w:rsidR="00B40AAF" w:rsidRDefault="00746E6D">
            <w:pPr>
              <w:spacing w:before="120" w:after="0" w:line="264" w:lineRule="auto"/>
              <w:rPr>
                <w:color w:val="000000"/>
                <w:sz w:val="28"/>
                <w:szCs w:val="28"/>
              </w:rPr>
            </w:pPr>
            <w:r>
              <w:rPr>
                <w:color w:val="000000"/>
                <w:sz w:val="28"/>
                <w:szCs w:val="28"/>
              </w:rPr>
              <w:t>Hệ quản trị cơ sở dữ liệu thông dụng như là MS SQL Server hoặc các hệ quản trị mã nguồn mở khác như là PostGreSQL</w:t>
            </w:r>
          </w:p>
        </w:tc>
        <w:tc>
          <w:tcPr>
            <w:tcW w:w="1523" w:type="dxa"/>
            <w:tcBorders>
              <w:top w:val="nil"/>
              <w:left w:val="nil"/>
              <w:bottom w:val="single" w:sz="4" w:space="0" w:color="000000"/>
              <w:right w:val="single" w:sz="4" w:space="0" w:color="000000"/>
            </w:tcBorders>
            <w:vAlign w:val="center"/>
          </w:tcPr>
          <w:p w14:paraId="388B3DA4" w14:textId="77777777" w:rsidR="00B40AAF" w:rsidRDefault="00746E6D">
            <w:pPr>
              <w:spacing w:before="120" w:after="0" w:line="264" w:lineRule="auto"/>
              <w:jc w:val="center"/>
              <w:rPr>
                <w:color w:val="000000"/>
                <w:sz w:val="28"/>
                <w:szCs w:val="28"/>
              </w:rPr>
            </w:pPr>
            <w:r>
              <w:rPr>
                <w:color w:val="000000"/>
                <w:sz w:val="28"/>
                <w:szCs w:val="28"/>
              </w:rPr>
              <w:t>Cơ sở dữ liệu</w:t>
            </w:r>
          </w:p>
        </w:tc>
      </w:tr>
      <w:tr w:rsidR="00B40AAF" w14:paraId="2A17E441"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3B0B6F5D" w14:textId="77777777" w:rsidR="00B40AAF" w:rsidRDefault="00746E6D">
            <w:pPr>
              <w:spacing w:before="120" w:after="0" w:line="264" w:lineRule="auto"/>
              <w:jc w:val="center"/>
              <w:rPr>
                <w:color w:val="000000"/>
                <w:sz w:val="28"/>
                <w:szCs w:val="28"/>
              </w:rPr>
            </w:pPr>
            <w:r>
              <w:rPr>
                <w:color w:val="000000"/>
                <w:sz w:val="28"/>
                <w:szCs w:val="28"/>
              </w:rPr>
              <w:t>2</w:t>
            </w:r>
          </w:p>
        </w:tc>
        <w:tc>
          <w:tcPr>
            <w:tcW w:w="6866" w:type="dxa"/>
            <w:tcBorders>
              <w:top w:val="nil"/>
              <w:left w:val="nil"/>
              <w:bottom w:val="single" w:sz="4" w:space="0" w:color="000000"/>
              <w:right w:val="single" w:sz="4" w:space="0" w:color="000000"/>
            </w:tcBorders>
            <w:vAlign w:val="center"/>
          </w:tcPr>
          <w:p w14:paraId="40BC041F" w14:textId="77777777" w:rsidR="00B40AAF" w:rsidRDefault="00746E6D">
            <w:pPr>
              <w:spacing w:before="120" w:after="0" w:line="264" w:lineRule="auto"/>
              <w:rPr>
                <w:color w:val="000000"/>
                <w:sz w:val="28"/>
                <w:szCs w:val="28"/>
              </w:rPr>
            </w:pPr>
            <w:r>
              <w:rPr>
                <w:color w:val="000000"/>
                <w:sz w:val="28"/>
                <w:szCs w:val="28"/>
              </w:rPr>
              <w:t>Khi dữ liệu tăng trưởng lớn; hệ thống phải đảm bảo thời gian truy xuất dữ liệu, đảm bảo tối thiểu nhất dung lượng lưu trữ, tối ưu trong quá trình thiết kế</w:t>
            </w:r>
          </w:p>
        </w:tc>
        <w:tc>
          <w:tcPr>
            <w:tcW w:w="1523" w:type="dxa"/>
            <w:tcBorders>
              <w:top w:val="nil"/>
              <w:left w:val="nil"/>
              <w:bottom w:val="single" w:sz="4" w:space="0" w:color="000000"/>
              <w:right w:val="single" w:sz="4" w:space="0" w:color="000000"/>
            </w:tcBorders>
            <w:vAlign w:val="center"/>
          </w:tcPr>
          <w:p w14:paraId="07F70217" w14:textId="77777777" w:rsidR="00B40AAF" w:rsidRDefault="00746E6D">
            <w:pPr>
              <w:spacing w:before="120" w:after="0" w:line="264" w:lineRule="auto"/>
              <w:jc w:val="center"/>
              <w:rPr>
                <w:color w:val="000000"/>
                <w:sz w:val="28"/>
                <w:szCs w:val="28"/>
              </w:rPr>
            </w:pPr>
            <w:r>
              <w:rPr>
                <w:color w:val="000000"/>
                <w:sz w:val="28"/>
                <w:szCs w:val="28"/>
              </w:rPr>
              <w:t>Cơ sở dữ liệu</w:t>
            </w:r>
          </w:p>
        </w:tc>
      </w:tr>
      <w:tr w:rsidR="00B40AAF" w14:paraId="7D12615C"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719C586B" w14:textId="77777777" w:rsidR="00B40AAF" w:rsidRDefault="00746E6D">
            <w:pPr>
              <w:spacing w:before="120" w:after="0" w:line="264" w:lineRule="auto"/>
              <w:jc w:val="center"/>
              <w:rPr>
                <w:color w:val="000000"/>
                <w:sz w:val="28"/>
                <w:szCs w:val="28"/>
              </w:rPr>
            </w:pPr>
            <w:r>
              <w:rPr>
                <w:color w:val="000000"/>
                <w:sz w:val="28"/>
                <w:szCs w:val="28"/>
              </w:rPr>
              <w:t>3</w:t>
            </w:r>
          </w:p>
        </w:tc>
        <w:tc>
          <w:tcPr>
            <w:tcW w:w="6866" w:type="dxa"/>
            <w:tcBorders>
              <w:top w:val="nil"/>
              <w:left w:val="nil"/>
              <w:bottom w:val="single" w:sz="4" w:space="0" w:color="000000"/>
              <w:right w:val="single" w:sz="4" w:space="0" w:color="000000"/>
            </w:tcBorders>
            <w:vAlign w:val="center"/>
          </w:tcPr>
          <w:p w14:paraId="15F8F3AA" w14:textId="77777777" w:rsidR="00B40AAF" w:rsidRDefault="00746E6D">
            <w:pPr>
              <w:spacing w:before="120" w:after="0" w:line="264" w:lineRule="auto"/>
              <w:rPr>
                <w:color w:val="000000"/>
                <w:sz w:val="28"/>
                <w:szCs w:val="28"/>
              </w:rPr>
            </w:pPr>
            <w:r>
              <w:rPr>
                <w:color w:val="000000"/>
                <w:sz w:val="28"/>
                <w:szCs w:val="28"/>
              </w:rPr>
              <w:t>Chuẩn font, giao diện là Unicode TCVN 6901:2000, ngôn ngữ thể hiện trên giao diện ch</w:t>
            </w:r>
            <w:r>
              <w:rPr>
                <w:color w:val="000000"/>
                <w:sz w:val="28"/>
                <w:szCs w:val="28"/>
              </w:rPr>
              <w:t>ương trình là Tiếng Việt</w:t>
            </w:r>
          </w:p>
        </w:tc>
        <w:tc>
          <w:tcPr>
            <w:tcW w:w="1523" w:type="dxa"/>
            <w:tcBorders>
              <w:top w:val="nil"/>
              <w:left w:val="nil"/>
              <w:bottom w:val="single" w:sz="4" w:space="0" w:color="000000"/>
              <w:right w:val="single" w:sz="4" w:space="0" w:color="000000"/>
            </w:tcBorders>
            <w:vAlign w:val="center"/>
          </w:tcPr>
          <w:p w14:paraId="0AA87EBA"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33A6A158"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452E04AD" w14:textId="77777777" w:rsidR="00B40AAF" w:rsidRDefault="00746E6D">
            <w:pPr>
              <w:spacing w:before="120" w:after="0" w:line="264" w:lineRule="auto"/>
              <w:jc w:val="center"/>
              <w:rPr>
                <w:color w:val="000000"/>
                <w:sz w:val="28"/>
                <w:szCs w:val="28"/>
              </w:rPr>
            </w:pPr>
            <w:r>
              <w:rPr>
                <w:color w:val="000000"/>
                <w:sz w:val="28"/>
                <w:szCs w:val="28"/>
              </w:rPr>
              <w:t>4</w:t>
            </w:r>
          </w:p>
        </w:tc>
        <w:tc>
          <w:tcPr>
            <w:tcW w:w="6866" w:type="dxa"/>
            <w:tcBorders>
              <w:top w:val="nil"/>
              <w:left w:val="nil"/>
              <w:bottom w:val="single" w:sz="4" w:space="0" w:color="000000"/>
              <w:right w:val="single" w:sz="4" w:space="0" w:color="000000"/>
            </w:tcBorders>
            <w:vAlign w:val="center"/>
          </w:tcPr>
          <w:p w14:paraId="11763D3D" w14:textId="77777777" w:rsidR="00B40AAF" w:rsidRDefault="00746E6D">
            <w:pPr>
              <w:spacing w:before="120" w:after="0" w:line="264" w:lineRule="auto"/>
              <w:rPr>
                <w:color w:val="000000"/>
                <w:sz w:val="28"/>
                <w:szCs w:val="28"/>
              </w:rPr>
            </w:pPr>
            <w:r>
              <w:rPr>
                <w:color w:val="000000"/>
                <w:sz w:val="28"/>
                <w:szCs w:val="28"/>
              </w:rPr>
              <w:t>Hệ thống cho phép thay đổi và định nghĩa các thông số, thông tin khi cần thiết mà không sửa lại chương trình</w:t>
            </w:r>
          </w:p>
        </w:tc>
        <w:tc>
          <w:tcPr>
            <w:tcW w:w="1523" w:type="dxa"/>
            <w:tcBorders>
              <w:top w:val="nil"/>
              <w:left w:val="nil"/>
              <w:bottom w:val="single" w:sz="4" w:space="0" w:color="000000"/>
              <w:right w:val="single" w:sz="4" w:space="0" w:color="000000"/>
            </w:tcBorders>
            <w:vAlign w:val="center"/>
          </w:tcPr>
          <w:p w14:paraId="0017FF37" w14:textId="77777777" w:rsidR="00B40AAF" w:rsidRDefault="00746E6D">
            <w:pPr>
              <w:spacing w:before="120" w:after="0" w:line="264" w:lineRule="auto"/>
              <w:jc w:val="center"/>
              <w:rPr>
                <w:color w:val="000000"/>
                <w:sz w:val="28"/>
                <w:szCs w:val="28"/>
              </w:rPr>
            </w:pPr>
            <w:r>
              <w:rPr>
                <w:color w:val="000000"/>
                <w:sz w:val="28"/>
                <w:szCs w:val="28"/>
              </w:rPr>
              <w:t>Dữ liệu đầu vào</w:t>
            </w:r>
          </w:p>
        </w:tc>
      </w:tr>
      <w:tr w:rsidR="00B40AAF" w14:paraId="6C4E90C9"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1A8887F0" w14:textId="77777777" w:rsidR="00B40AAF" w:rsidRDefault="00746E6D">
            <w:pPr>
              <w:spacing w:before="120" w:after="0" w:line="264" w:lineRule="auto"/>
              <w:jc w:val="center"/>
              <w:rPr>
                <w:color w:val="000000"/>
                <w:sz w:val="28"/>
                <w:szCs w:val="28"/>
              </w:rPr>
            </w:pPr>
            <w:r>
              <w:rPr>
                <w:color w:val="000000"/>
                <w:sz w:val="28"/>
                <w:szCs w:val="28"/>
              </w:rPr>
              <w:lastRenderedPageBreak/>
              <w:t>5</w:t>
            </w:r>
          </w:p>
        </w:tc>
        <w:tc>
          <w:tcPr>
            <w:tcW w:w="6866" w:type="dxa"/>
            <w:tcBorders>
              <w:top w:val="nil"/>
              <w:left w:val="nil"/>
              <w:bottom w:val="single" w:sz="4" w:space="0" w:color="000000"/>
              <w:right w:val="single" w:sz="4" w:space="0" w:color="000000"/>
            </w:tcBorders>
            <w:vAlign w:val="center"/>
          </w:tcPr>
          <w:p w14:paraId="02D3B092" w14:textId="77777777" w:rsidR="00B40AAF" w:rsidRDefault="00746E6D">
            <w:pPr>
              <w:spacing w:before="120" w:after="0" w:line="264" w:lineRule="auto"/>
              <w:rPr>
                <w:color w:val="000000"/>
                <w:sz w:val="28"/>
                <w:szCs w:val="28"/>
              </w:rPr>
            </w:pPr>
            <w:r>
              <w:rPr>
                <w:color w:val="000000"/>
                <w:sz w:val="28"/>
                <w:szCs w:val="28"/>
              </w:rPr>
              <w:t>Hệ thống phải đảm bảo số lượng giao dịch nhiều người cùng lúc</w:t>
            </w:r>
          </w:p>
        </w:tc>
        <w:tc>
          <w:tcPr>
            <w:tcW w:w="1523" w:type="dxa"/>
            <w:tcBorders>
              <w:top w:val="nil"/>
              <w:left w:val="nil"/>
              <w:bottom w:val="single" w:sz="4" w:space="0" w:color="000000"/>
              <w:right w:val="single" w:sz="4" w:space="0" w:color="000000"/>
            </w:tcBorders>
            <w:vAlign w:val="center"/>
          </w:tcPr>
          <w:p w14:paraId="0E29953A" w14:textId="77777777" w:rsidR="00B40AAF" w:rsidRDefault="00746E6D">
            <w:pPr>
              <w:spacing w:before="120" w:after="0" w:line="264" w:lineRule="auto"/>
              <w:jc w:val="center"/>
              <w:rPr>
                <w:color w:val="000000"/>
                <w:sz w:val="28"/>
                <w:szCs w:val="28"/>
              </w:rPr>
            </w:pPr>
            <w:r>
              <w:rPr>
                <w:color w:val="000000"/>
                <w:sz w:val="28"/>
                <w:szCs w:val="28"/>
              </w:rPr>
              <w:t>Yêu cầu truy vấn</w:t>
            </w:r>
          </w:p>
        </w:tc>
      </w:tr>
      <w:tr w:rsidR="00B40AAF" w14:paraId="00B3737D"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1D156123" w14:textId="77777777" w:rsidR="00B40AAF" w:rsidRDefault="00746E6D">
            <w:pPr>
              <w:spacing w:before="120" w:after="0" w:line="264" w:lineRule="auto"/>
              <w:jc w:val="center"/>
              <w:rPr>
                <w:color w:val="000000"/>
                <w:sz w:val="28"/>
                <w:szCs w:val="28"/>
              </w:rPr>
            </w:pPr>
            <w:r>
              <w:rPr>
                <w:color w:val="000000"/>
                <w:sz w:val="28"/>
                <w:szCs w:val="28"/>
              </w:rPr>
              <w:t>6</w:t>
            </w:r>
          </w:p>
        </w:tc>
        <w:tc>
          <w:tcPr>
            <w:tcW w:w="6866" w:type="dxa"/>
            <w:tcBorders>
              <w:top w:val="nil"/>
              <w:left w:val="nil"/>
              <w:bottom w:val="single" w:sz="4" w:space="0" w:color="000000"/>
              <w:right w:val="single" w:sz="4" w:space="0" w:color="000000"/>
            </w:tcBorders>
            <w:vAlign w:val="center"/>
          </w:tcPr>
          <w:p w14:paraId="583C47C4" w14:textId="77777777" w:rsidR="00B40AAF" w:rsidRDefault="00746E6D">
            <w:pPr>
              <w:spacing w:before="120" w:after="0" w:line="264" w:lineRule="auto"/>
              <w:rPr>
                <w:color w:val="000000"/>
                <w:sz w:val="28"/>
                <w:szCs w:val="28"/>
              </w:rPr>
            </w:pPr>
            <w:r>
              <w:rPr>
                <w:color w:val="000000"/>
                <w:sz w:val="28"/>
                <w:szCs w:val="28"/>
              </w:rPr>
              <w:t>Phải lưu trữ thông tin sử dụng hệ thống của ng</w:t>
            </w:r>
            <w:r>
              <w:rPr>
                <w:color w:val="000000"/>
                <w:sz w:val="28"/>
                <w:szCs w:val="28"/>
              </w:rPr>
              <w:t>ười dùng (Thời gian đăng nhập, thao tác với dữ liệu, thời gian thao tác)</w:t>
            </w:r>
          </w:p>
        </w:tc>
        <w:tc>
          <w:tcPr>
            <w:tcW w:w="1523" w:type="dxa"/>
            <w:tcBorders>
              <w:top w:val="nil"/>
              <w:left w:val="nil"/>
              <w:bottom w:val="single" w:sz="4" w:space="0" w:color="000000"/>
              <w:right w:val="single" w:sz="4" w:space="0" w:color="000000"/>
            </w:tcBorders>
            <w:vAlign w:val="center"/>
          </w:tcPr>
          <w:p w14:paraId="1B9A120E"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74D432B8"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7F623210" w14:textId="77777777" w:rsidR="00B40AAF" w:rsidRDefault="00746E6D">
            <w:pPr>
              <w:spacing w:before="120" w:after="0" w:line="264" w:lineRule="auto"/>
              <w:jc w:val="center"/>
              <w:rPr>
                <w:color w:val="000000"/>
                <w:sz w:val="28"/>
                <w:szCs w:val="28"/>
              </w:rPr>
            </w:pPr>
            <w:r>
              <w:rPr>
                <w:color w:val="000000"/>
                <w:sz w:val="28"/>
                <w:szCs w:val="28"/>
              </w:rPr>
              <w:t>7</w:t>
            </w:r>
          </w:p>
        </w:tc>
        <w:tc>
          <w:tcPr>
            <w:tcW w:w="6866" w:type="dxa"/>
            <w:tcBorders>
              <w:top w:val="nil"/>
              <w:left w:val="nil"/>
              <w:bottom w:val="single" w:sz="4" w:space="0" w:color="000000"/>
              <w:right w:val="single" w:sz="4" w:space="0" w:color="000000"/>
            </w:tcBorders>
            <w:vAlign w:val="center"/>
          </w:tcPr>
          <w:p w14:paraId="75277DBB" w14:textId="77777777" w:rsidR="00B40AAF" w:rsidRDefault="00746E6D">
            <w:pPr>
              <w:spacing w:before="120" w:after="0" w:line="264" w:lineRule="auto"/>
              <w:rPr>
                <w:color w:val="000000"/>
                <w:sz w:val="28"/>
                <w:szCs w:val="28"/>
              </w:rPr>
            </w:pPr>
            <w:r>
              <w:rPr>
                <w:color w:val="000000"/>
                <w:sz w:val="28"/>
                <w:szCs w:val="28"/>
              </w:rPr>
              <w:t>Tuân theo các quy định hiện hành</w:t>
            </w:r>
          </w:p>
        </w:tc>
        <w:tc>
          <w:tcPr>
            <w:tcW w:w="1523" w:type="dxa"/>
            <w:tcBorders>
              <w:top w:val="nil"/>
              <w:left w:val="nil"/>
              <w:bottom w:val="single" w:sz="4" w:space="0" w:color="000000"/>
              <w:right w:val="single" w:sz="4" w:space="0" w:color="000000"/>
            </w:tcBorders>
            <w:vAlign w:val="center"/>
          </w:tcPr>
          <w:p w14:paraId="070F664C"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508B8CD1"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0BAAB721" w14:textId="77777777" w:rsidR="00B40AAF" w:rsidRDefault="00746E6D">
            <w:pPr>
              <w:spacing w:before="120" w:after="0" w:line="264" w:lineRule="auto"/>
              <w:jc w:val="center"/>
              <w:rPr>
                <w:color w:val="000000"/>
                <w:sz w:val="28"/>
                <w:szCs w:val="28"/>
              </w:rPr>
            </w:pPr>
            <w:r>
              <w:rPr>
                <w:color w:val="000000"/>
                <w:sz w:val="28"/>
                <w:szCs w:val="28"/>
              </w:rPr>
              <w:t>8</w:t>
            </w:r>
          </w:p>
        </w:tc>
        <w:tc>
          <w:tcPr>
            <w:tcW w:w="6866" w:type="dxa"/>
            <w:tcBorders>
              <w:top w:val="nil"/>
              <w:left w:val="nil"/>
              <w:bottom w:val="single" w:sz="4" w:space="0" w:color="000000"/>
              <w:right w:val="single" w:sz="4" w:space="0" w:color="000000"/>
            </w:tcBorders>
            <w:vAlign w:val="center"/>
          </w:tcPr>
          <w:p w14:paraId="2F403140" w14:textId="77777777" w:rsidR="00B40AAF" w:rsidRDefault="00746E6D">
            <w:pPr>
              <w:spacing w:before="120" w:after="0" w:line="264" w:lineRule="auto"/>
              <w:rPr>
                <w:color w:val="000000"/>
                <w:sz w:val="28"/>
                <w:szCs w:val="28"/>
              </w:rPr>
            </w:pPr>
            <w:r>
              <w:rPr>
                <w:color w:val="000000"/>
                <w:sz w:val="28"/>
                <w:szCs w:val="28"/>
              </w:rPr>
              <w:t>Vận hành trên hệ thống mạng LAN, WAN hoặc thông qua VPN</w:t>
            </w:r>
          </w:p>
        </w:tc>
        <w:tc>
          <w:tcPr>
            <w:tcW w:w="1523" w:type="dxa"/>
            <w:tcBorders>
              <w:top w:val="nil"/>
              <w:left w:val="nil"/>
              <w:bottom w:val="single" w:sz="4" w:space="0" w:color="000000"/>
              <w:right w:val="single" w:sz="4" w:space="0" w:color="000000"/>
            </w:tcBorders>
            <w:vAlign w:val="center"/>
          </w:tcPr>
          <w:p w14:paraId="4CAE29EF"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47720677"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14A60359" w14:textId="77777777" w:rsidR="00B40AAF" w:rsidRDefault="00746E6D">
            <w:pPr>
              <w:spacing w:before="120" w:after="0" w:line="264" w:lineRule="auto"/>
              <w:jc w:val="center"/>
              <w:rPr>
                <w:color w:val="000000"/>
                <w:sz w:val="28"/>
                <w:szCs w:val="28"/>
              </w:rPr>
            </w:pPr>
            <w:r>
              <w:rPr>
                <w:color w:val="000000"/>
                <w:sz w:val="28"/>
                <w:szCs w:val="28"/>
              </w:rPr>
              <w:t>9</w:t>
            </w:r>
          </w:p>
        </w:tc>
        <w:tc>
          <w:tcPr>
            <w:tcW w:w="6866" w:type="dxa"/>
            <w:tcBorders>
              <w:top w:val="nil"/>
              <w:left w:val="nil"/>
              <w:bottom w:val="single" w:sz="4" w:space="0" w:color="000000"/>
              <w:right w:val="single" w:sz="4" w:space="0" w:color="000000"/>
            </w:tcBorders>
            <w:vAlign w:val="center"/>
          </w:tcPr>
          <w:p w14:paraId="3FDB2381" w14:textId="77777777" w:rsidR="00B40AAF" w:rsidRDefault="00746E6D">
            <w:pPr>
              <w:spacing w:before="120" w:after="0" w:line="264" w:lineRule="auto"/>
              <w:rPr>
                <w:color w:val="000000"/>
                <w:sz w:val="28"/>
                <w:szCs w:val="28"/>
              </w:rPr>
            </w:pPr>
            <w:r>
              <w:rPr>
                <w:color w:val="000000"/>
                <w:sz w:val="28"/>
                <w:szCs w:val="28"/>
              </w:rPr>
              <w:t>Môi trường vận hành là Microsoft Windows 2012/2016 Server đối với máy chủ và Windows 8/10 đối với máy trạm</w:t>
            </w:r>
          </w:p>
        </w:tc>
        <w:tc>
          <w:tcPr>
            <w:tcW w:w="1523" w:type="dxa"/>
            <w:tcBorders>
              <w:top w:val="nil"/>
              <w:left w:val="nil"/>
              <w:bottom w:val="single" w:sz="4" w:space="0" w:color="000000"/>
              <w:right w:val="single" w:sz="4" w:space="0" w:color="000000"/>
            </w:tcBorders>
            <w:vAlign w:val="center"/>
          </w:tcPr>
          <w:p w14:paraId="54EDF237" w14:textId="77777777" w:rsidR="00B40AAF" w:rsidRDefault="00746E6D">
            <w:pPr>
              <w:spacing w:before="120" w:after="0" w:line="264" w:lineRule="auto"/>
              <w:jc w:val="center"/>
              <w:rPr>
                <w:color w:val="000000"/>
                <w:sz w:val="28"/>
                <w:szCs w:val="28"/>
              </w:rPr>
            </w:pPr>
            <w:r>
              <w:rPr>
                <w:color w:val="000000"/>
                <w:sz w:val="28"/>
                <w:szCs w:val="28"/>
              </w:rPr>
              <w:t>Yêu cầu chung</w:t>
            </w:r>
          </w:p>
        </w:tc>
      </w:tr>
    </w:tbl>
    <w:p w14:paraId="7C6EDEF0" w14:textId="77777777" w:rsidR="00B40AAF" w:rsidRDefault="00746E6D">
      <w:pPr>
        <w:pStyle w:val="Heading3"/>
        <w:numPr>
          <w:ilvl w:val="2"/>
          <w:numId w:val="1"/>
        </w:numPr>
        <w:rPr>
          <w:color w:val="000000"/>
        </w:rPr>
      </w:pPr>
      <w:bookmarkStart w:id="75" w:name="_heading=h.xvir7l" w:colFirst="0" w:colLast="0"/>
      <w:bookmarkEnd w:id="75"/>
      <w:r>
        <w:rPr>
          <w:b w:val="0"/>
          <w:color w:val="000000"/>
        </w:rPr>
        <w:t>Danh sách Use-case</w:t>
      </w:r>
    </w:p>
    <w:p w14:paraId="446BA9FA"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Xem Ph</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ụ</w:t>
      </w:r>
      <w:r>
        <w:rPr>
          <w:rFonts w:ascii="Cambria" w:eastAsia="Cambria" w:hAnsi="Cambria" w:cs="Cambria"/>
          <w:color w:val="000000"/>
          <w:sz w:val="28"/>
          <w:szCs w:val="28"/>
        </w:rPr>
        <w:t>c 02 m</w:t>
      </w:r>
      <w:r>
        <w:rPr>
          <w:rFonts w:ascii="Cambria" w:eastAsia="Cambria" w:hAnsi="Cambria" w:cs="Cambria"/>
          <w:color w:val="000000"/>
          <w:sz w:val="28"/>
          <w:szCs w:val="28"/>
        </w:rPr>
        <w:t>ụ</w:t>
      </w:r>
      <w:r>
        <w:rPr>
          <w:rFonts w:ascii="Cambria" w:eastAsia="Cambria" w:hAnsi="Cambria" w:cs="Cambria"/>
          <w:color w:val="000000"/>
          <w:sz w:val="28"/>
          <w:szCs w:val="28"/>
        </w:rPr>
        <w:t>c B</w:t>
      </w:r>
      <w:r>
        <w:rPr>
          <w:rFonts w:ascii="Cambria" w:eastAsia="Cambria" w:hAnsi="Cambria" w:cs="Cambria"/>
          <w:color w:val="000000"/>
          <w:sz w:val="28"/>
          <w:szCs w:val="28"/>
        </w:rPr>
        <w:t>ả</w:t>
      </w:r>
      <w:r>
        <w:rPr>
          <w:rFonts w:ascii="Cambria" w:eastAsia="Cambria" w:hAnsi="Cambria" w:cs="Cambria"/>
          <w:color w:val="000000"/>
          <w:sz w:val="28"/>
          <w:szCs w:val="28"/>
        </w:rPr>
        <w:t>ng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yêu c</w:t>
      </w:r>
      <w:r>
        <w:rPr>
          <w:rFonts w:ascii="Cambria" w:eastAsia="Cambria" w:hAnsi="Cambria" w:cs="Cambria"/>
          <w:color w:val="000000"/>
          <w:sz w:val="28"/>
          <w:szCs w:val="28"/>
        </w:rPr>
        <w:t>ầ</w:t>
      </w:r>
      <w:r>
        <w:rPr>
          <w:rFonts w:ascii="Cambria" w:eastAsia="Cambria" w:hAnsi="Cambria" w:cs="Cambria"/>
          <w:color w:val="000000"/>
          <w:sz w:val="28"/>
          <w:szCs w:val="28"/>
        </w:rPr>
        <w:t>u ch</w:t>
      </w:r>
      <w:r>
        <w:rPr>
          <w:rFonts w:ascii="Cambria" w:eastAsia="Cambria" w:hAnsi="Cambria" w:cs="Cambria"/>
          <w:color w:val="000000"/>
          <w:sz w:val="28"/>
          <w:szCs w:val="28"/>
        </w:rPr>
        <w:t>ứ</w:t>
      </w:r>
      <w:r>
        <w:rPr>
          <w:rFonts w:ascii="Cambria" w:eastAsia="Cambria" w:hAnsi="Cambria" w:cs="Cambria"/>
          <w:color w:val="000000"/>
          <w:sz w:val="28"/>
          <w:szCs w:val="28"/>
        </w:rPr>
        <w:t>c năng sang trư</w:t>
      </w:r>
      <w:r>
        <w:rPr>
          <w:rFonts w:ascii="Cambria" w:eastAsia="Cambria" w:hAnsi="Cambria" w:cs="Cambria"/>
          <w:color w:val="000000"/>
          <w:sz w:val="28"/>
          <w:szCs w:val="28"/>
        </w:rPr>
        <w:t>ờ</w:t>
      </w:r>
      <w:r>
        <w:rPr>
          <w:rFonts w:ascii="Cambria" w:eastAsia="Cambria" w:hAnsi="Cambria" w:cs="Cambria"/>
          <w:color w:val="000000"/>
          <w:sz w:val="28"/>
          <w:szCs w:val="28"/>
        </w:rPr>
        <w:t>ng h</w:t>
      </w:r>
      <w:r>
        <w:rPr>
          <w:rFonts w:ascii="Cambria" w:eastAsia="Cambria" w:hAnsi="Cambria" w:cs="Cambria"/>
          <w:color w:val="000000"/>
          <w:sz w:val="28"/>
          <w:szCs w:val="28"/>
        </w:rPr>
        <w:t>ợ</w:t>
      </w:r>
      <w:r>
        <w:rPr>
          <w:rFonts w:ascii="Cambria" w:eastAsia="Cambria" w:hAnsi="Cambria" w:cs="Cambria"/>
          <w:color w:val="000000"/>
          <w:sz w:val="28"/>
          <w:szCs w:val="28"/>
        </w:rPr>
        <w:t>p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(Use-case).</w:t>
      </w:r>
    </w:p>
    <w:p w14:paraId="7164C158" w14:textId="77777777" w:rsidR="00B40AAF" w:rsidRDefault="00746E6D">
      <w:pPr>
        <w:pStyle w:val="Heading3"/>
        <w:numPr>
          <w:ilvl w:val="2"/>
          <w:numId w:val="1"/>
        </w:numPr>
        <w:rPr>
          <w:color w:val="000000"/>
        </w:rPr>
      </w:pPr>
      <w:bookmarkStart w:id="76" w:name="_heading=h.3hv69ve" w:colFirst="0" w:colLast="0"/>
      <w:bookmarkEnd w:id="76"/>
      <w:r>
        <w:rPr>
          <w:b w:val="0"/>
          <w:color w:val="000000"/>
        </w:rPr>
        <w:t>Sơ đ</w:t>
      </w:r>
      <w:r>
        <w:rPr>
          <w:b w:val="0"/>
          <w:color w:val="000000"/>
        </w:rPr>
        <w:t>ồ</w:t>
      </w:r>
      <w:r>
        <w:rPr>
          <w:b w:val="0"/>
          <w:color w:val="000000"/>
        </w:rPr>
        <w:t xml:space="preserve"> Use-case </w:t>
      </w:r>
    </w:p>
    <w:p w14:paraId="415A51E4" w14:textId="77777777" w:rsidR="00B40AAF" w:rsidRDefault="00746E6D">
      <w:pPr>
        <w:jc w:val="center"/>
        <w:rPr>
          <w:color w:val="000000"/>
          <w:sz w:val="28"/>
          <w:szCs w:val="28"/>
        </w:rPr>
      </w:pPr>
      <w:r>
        <w:rPr>
          <w:color w:val="000000"/>
        </w:rPr>
        <w:object w:dxaOrig="9624" w:dyaOrig="4719" w14:anchorId="46B1B72A">
          <v:shape id="_x0000_i1045" type="#_x0000_t75" style="width:480.9pt;height:235.8pt" o:ole="">
            <v:imagedata r:id="rId54" o:title="" cropbottom="7917f"/>
          </v:shape>
          <o:OLEObject Type="Embed" ProgID="Visio.Drawing.15" ShapeID="_x0000_i1045" DrawAspect="Content" ObjectID="_1747598220" r:id="rId55"/>
        </w:object>
      </w:r>
    </w:p>
    <w:p w14:paraId="41047AA9" w14:textId="77777777" w:rsidR="00B40AAF" w:rsidRPr="00A37CFA" w:rsidRDefault="00746E6D">
      <w:pPr>
        <w:pStyle w:val="Heading2"/>
        <w:numPr>
          <w:ilvl w:val="1"/>
          <w:numId w:val="1"/>
        </w:numPr>
        <w:rPr>
          <w:lang w:val="vi-VN"/>
        </w:rPr>
      </w:pPr>
      <w:bookmarkStart w:id="77" w:name="_heading=h.1x0gk37" w:colFirst="0" w:colLast="0"/>
      <w:bookmarkEnd w:id="77"/>
      <w:r w:rsidRPr="00A37CFA">
        <w:rPr>
          <w:b w:val="0"/>
          <w:lang w:val="vi-VN"/>
        </w:rPr>
        <w:lastRenderedPageBreak/>
        <w:t>Phân h</w:t>
      </w:r>
      <w:r w:rsidRPr="00A37CFA">
        <w:rPr>
          <w:b w:val="0"/>
          <w:lang w:val="vi-VN"/>
        </w:rPr>
        <w:t>ệ</w:t>
      </w:r>
      <w:r w:rsidRPr="00A37CFA">
        <w:rPr>
          <w:b w:val="0"/>
          <w:lang w:val="vi-VN"/>
        </w:rPr>
        <w:t xml:space="preserve"> ch</w:t>
      </w:r>
      <w:r w:rsidRPr="00A37CFA">
        <w:rPr>
          <w:b w:val="0"/>
          <w:lang w:val="vi-VN"/>
        </w:rPr>
        <w:t>ứ</w:t>
      </w:r>
      <w:r w:rsidRPr="00A37CFA">
        <w:rPr>
          <w:b w:val="0"/>
          <w:lang w:val="vi-VN"/>
        </w:rPr>
        <w:t>c năng ph</w:t>
      </w:r>
      <w:r w:rsidRPr="00A37CFA">
        <w:rPr>
          <w:b w:val="0"/>
          <w:lang w:val="vi-VN"/>
        </w:rPr>
        <w:t>ầ</w:t>
      </w:r>
      <w:r w:rsidRPr="00A37CFA">
        <w:rPr>
          <w:b w:val="0"/>
          <w:lang w:val="vi-VN"/>
        </w:rPr>
        <w:t>n m</w:t>
      </w:r>
      <w:r w:rsidRPr="00A37CFA">
        <w:rPr>
          <w:b w:val="0"/>
          <w:lang w:val="vi-VN"/>
        </w:rPr>
        <w:t>ề</w:t>
      </w:r>
      <w:r w:rsidRPr="00A37CFA">
        <w:rPr>
          <w:b w:val="0"/>
          <w:lang w:val="vi-VN"/>
        </w:rPr>
        <w:t>m Qu</w:t>
      </w:r>
      <w:r w:rsidRPr="00A37CFA">
        <w:rPr>
          <w:b w:val="0"/>
          <w:lang w:val="vi-VN"/>
        </w:rPr>
        <w:t>ả</w:t>
      </w:r>
      <w:r w:rsidRPr="00A37CFA">
        <w:rPr>
          <w:b w:val="0"/>
          <w:lang w:val="vi-VN"/>
        </w:rPr>
        <w:t>n lý Thanh tra</w:t>
      </w:r>
    </w:p>
    <w:p w14:paraId="63E26F46" w14:textId="77777777" w:rsidR="00B40AAF" w:rsidRDefault="00746E6D">
      <w:pPr>
        <w:pStyle w:val="Heading3"/>
        <w:numPr>
          <w:ilvl w:val="2"/>
          <w:numId w:val="1"/>
        </w:numPr>
        <w:rPr>
          <w:b w:val="0"/>
          <w:color w:val="000000"/>
        </w:rPr>
      </w:pPr>
      <w:bookmarkStart w:id="78" w:name="_heading=h.4h042r0" w:colFirst="0" w:colLast="0"/>
      <w:bookmarkEnd w:id="78"/>
      <w:r>
        <w:rPr>
          <w:b w:val="0"/>
          <w:color w:val="000000"/>
        </w:rPr>
        <w:t>Yêu c</w:t>
      </w:r>
      <w:r>
        <w:rPr>
          <w:b w:val="0"/>
          <w:color w:val="000000"/>
        </w:rPr>
        <w:t>ầ</w:t>
      </w:r>
      <w:r>
        <w:rPr>
          <w:b w:val="0"/>
          <w:color w:val="000000"/>
        </w:rPr>
        <w:t>u ch</w:t>
      </w:r>
      <w:r>
        <w:rPr>
          <w:b w:val="0"/>
          <w:color w:val="000000"/>
        </w:rPr>
        <w:t>ứ</w:t>
      </w:r>
      <w:r>
        <w:rPr>
          <w:b w:val="0"/>
          <w:color w:val="000000"/>
        </w:rPr>
        <w:t>c năng ph</w:t>
      </w:r>
      <w:r>
        <w:rPr>
          <w:b w:val="0"/>
          <w:color w:val="000000"/>
        </w:rPr>
        <w:t>ầ</w:t>
      </w:r>
      <w:r>
        <w:rPr>
          <w:b w:val="0"/>
          <w:color w:val="000000"/>
        </w:rPr>
        <w:t>n m</w:t>
      </w:r>
      <w:r>
        <w:rPr>
          <w:b w:val="0"/>
          <w:color w:val="000000"/>
        </w:rPr>
        <w:t>ề</w:t>
      </w:r>
      <w:r>
        <w:rPr>
          <w:b w:val="0"/>
          <w:color w:val="000000"/>
        </w:rPr>
        <w:t>m</w:t>
      </w:r>
    </w:p>
    <w:p w14:paraId="00D3AE05"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Xem Ph</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ụ</w:t>
      </w:r>
      <w:r>
        <w:rPr>
          <w:rFonts w:ascii="Cambria" w:eastAsia="Cambria" w:hAnsi="Cambria" w:cs="Cambria"/>
          <w:color w:val="000000"/>
          <w:sz w:val="28"/>
          <w:szCs w:val="28"/>
        </w:rPr>
        <w:t>c 02: B</w:t>
      </w:r>
      <w:r>
        <w:rPr>
          <w:rFonts w:ascii="Cambria" w:eastAsia="Cambria" w:hAnsi="Cambria" w:cs="Cambria"/>
          <w:color w:val="000000"/>
          <w:sz w:val="28"/>
          <w:szCs w:val="28"/>
        </w:rPr>
        <w:t>ả</w:t>
      </w:r>
      <w:r>
        <w:rPr>
          <w:rFonts w:ascii="Cambria" w:eastAsia="Cambria" w:hAnsi="Cambria" w:cs="Cambria"/>
          <w:color w:val="000000"/>
          <w:sz w:val="28"/>
          <w:szCs w:val="28"/>
        </w:rPr>
        <w:t>ng s</w:t>
      </w:r>
      <w:r>
        <w:rPr>
          <w:rFonts w:ascii="Cambria" w:eastAsia="Cambria" w:hAnsi="Cambria" w:cs="Cambria"/>
          <w:color w:val="000000"/>
          <w:sz w:val="28"/>
          <w:szCs w:val="28"/>
        </w:rPr>
        <w:t>ắ</w:t>
      </w:r>
      <w:r>
        <w:rPr>
          <w:rFonts w:ascii="Cambria" w:eastAsia="Cambria" w:hAnsi="Cambria" w:cs="Cambria"/>
          <w:color w:val="000000"/>
          <w:sz w:val="28"/>
          <w:szCs w:val="28"/>
        </w:rPr>
        <w:t>p x</w:t>
      </w:r>
      <w:r>
        <w:rPr>
          <w:rFonts w:ascii="Cambria" w:eastAsia="Cambria" w:hAnsi="Cambria" w:cs="Cambria"/>
          <w:color w:val="000000"/>
          <w:sz w:val="28"/>
          <w:szCs w:val="28"/>
        </w:rPr>
        <w:t>ế</w:t>
      </w:r>
      <w:r>
        <w:rPr>
          <w:rFonts w:ascii="Cambria" w:eastAsia="Cambria" w:hAnsi="Cambria" w:cs="Cambria"/>
          <w:color w:val="000000"/>
          <w:sz w:val="28"/>
          <w:szCs w:val="28"/>
        </w:rPr>
        <w:t>p thứ tự ưu tiên các yêu c</w:t>
      </w:r>
      <w:r>
        <w:rPr>
          <w:rFonts w:ascii="Cambria" w:eastAsia="Cambria" w:hAnsi="Cambria" w:cs="Cambria"/>
          <w:color w:val="000000"/>
          <w:sz w:val="28"/>
          <w:szCs w:val="28"/>
        </w:rPr>
        <w:t>ầ</w:t>
      </w:r>
      <w:r>
        <w:rPr>
          <w:rFonts w:ascii="Cambria" w:eastAsia="Cambria" w:hAnsi="Cambria" w:cs="Cambria"/>
          <w:color w:val="000000"/>
          <w:sz w:val="28"/>
          <w:szCs w:val="28"/>
        </w:rPr>
        <w:t>u ch</w:t>
      </w:r>
      <w:r>
        <w:rPr>
          <w:rFonts w:ascii="Cambria" w:eastAsia="Cambria" w:hAnsi="Cambria" w:cs="Cambria"/>
          <w:color w:val="000000"/>
          <w:sz w:val="28"/>
          <w:szCs w:val="28"/>
        </w:rPr>
        <w:t>ứ</w:t>
      </w:r>
      <w:r>
        <w:rPr>
          <w:rFonts w:ascii="Cambria" w:eastAsia="Cambria" w:hAnsi="Cambria" w:cs="Cambria"/>
          <w:color w:val="000000"/>
          <w:sz w:val="28"/>
          <w:szCs w:val="28"/>
        </w:rPr>
        <w:t>c năng của phần mềm</w:t>
      </w:r>
    </w:p>
    <w:p w14:paraId="53C7A445" w14:textId="77777777" w:rsidR="00B40AAF" w:rsidRDefault="00746E6D">
      <w:pPr>
        <w:pStyle w:val="Heading3"/>
        <w:numPr>
          <w:ilvl w:val="2"/>
          <w:numId w:val="1"/>
        </w:numPr>
        <w:rPr>
          <w:color w:val="000000"/>
        </w:rPr>
      </w:pPr>
      <w:bookmarkStart w:id="79" w:name="_heading=h.2w5ecyt" w:colFirst="0" w:colLast="0"/>
      <w:bookmarkEnd w:id="79"/>
      <w:r>
        <w:rPr>
          <w:b w:val="0"/>
          <w:color w:val="000000"/>
        </w:rPr>
        <w:t>Yêu c</w:t>
      </w:r>
      <w:r>
        <w:rPr>
          <w:b w:val="0"/>
          <w:color w:val="000000"/>
        </w:rPr>
        <w:t>ầ</w:t>
      </w:r>
      <w:r>
        <w:rPr>
          <w:b w:val="0"/>
          <w:color w:val="000000"/>
        </w:rPr>
        <w:t>u phi ch</w:t>
      </w:r>
      <w:r>
        <w:rPr>
          <w:b w:val="0"/>
          <w:color w:val="000000"/>
        </w:rPr>
        <w:t>ứ</w:t>
      </w:r>
      <w:r>
        <w:rPr>
          <w:b w:val="0"/>
          <w:color w:val="000000"/>
        </w:rPr>
        <w:t>c năng</w:t>
      </w:r>
    </w:p>
    <w:tbl>
      <w:tblPr>
        <w:tblStyle w:val="afc"/>
        <w:tblW w:w="9205" w:type="dxa"/>
        <w:tblLayout w:type="fixed"/>
        <w:tblLook w:val="0400" w:firstRow="0" w:lastRow="0" w:firstColumn="0" w:lastColumn="0" w:noHBand="0" w:noVBand="1"/>
      </w:tblPr>
      <w:tblGrid>
        <w:gridCol w:w="816"/>
        <w:gridCol w:w="6866"/>
        <w:gridCol w:w="1523"/>
      </w:tblGrid>
      <w:tr w:rsidR="00B40AAF" w14:paraId="5E4F9DA0" w14:textId="77777777">
        <w:trPr>
          <w:trHeight w:val="397"/>
          <w:tblHeader/>
        </w:trPr>
        <w:tc>
          <w:tcPr>
            <w:tcW w:w="8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F5DC96" w14:textId="77777777" w:rsidR="00B40AAF" w:rsidRDefault="00746E6D">
            <w:pPr>
              <w:spacing w:before="120" w:after="0" w:line="264" w:lineRule="auto"/>
              <w:jc w:val="center"/>
              <w:rPr>
                <w:b/>
                <w:color w:val="000000"/>
                <w:sz w:val="28"/>
                <w:szCs w:val="28"/>
              </w:rPr>
            </w:pPr>
            <w:r>
              <w:rPr>
                <w:b/>
                <w:color w:val="000000"/>
                <w:sz w:val="28"/>
                <w:szCs w:val="28"/>
              </w:rPr>
              <w:t> STT</w:t>
            </w:r>
          </w:p>
        </w:tc>
        <w:tc>
          <w:tcPr>
            <w:tcW w:w="6866" w:type="dxa"/>
            <w:tcBorders>
              <w:top w:val="single" w:sz="4" w:space="0" w:color="000000"/>
              <w:left w:val="nil"/>
              <w:bottom w:val="single" w:sz="4" w:space="0" w:color="000000"/>
              <w:right w:val="single" w:sz="4" w:space="0" w:color="000000"/>
            </w:tcBorders>
            <w:shd w:val="clear" w:color="auto" w:fill="auto"/>
            <w:vAlign w:val="center"/>
          </w:tcPr>
          <w:p w14:paraId="6F1C2C8C" w14:textId="77777777" w:rsidR="00B40AAF" w:rsidRDefault="00746E6D">
            <w:pPr>
              <w:spacing w:before="120" w:after="0" w:line="264" w:lineRule="auto"/>
              <w:jc w:val="center"/>
              <w:rPr>
                <w:b/>
                <w:color w:val="000000"/>
                <w:sz w:val="28"/>
                <w:szCs w:val="28"/>
              </w:rPr>
            </w:pPr>
            <w:r>
              <w:rPr>
                <w:b/>
                <w:color w:val="000000"/>
                <w:sz w:val="28"/>
                <w:szCs w:val="28"/>
              </w:rPr>
              <w:t>Yêu cầu phi chức năng</w:t>
            </w:r>
          </w:p>
        </w:tc>
        <w:tc>
          <w:tcPr>
            <w:tcW w:w="1523" w:type="dxa"/>
            <w:tcBorders>
              <w:top w:val="single" w:sz="4" w:space="0" w:color="000000"/>
              <w:left w:val="nil"/>
              <w:bottom w:val="single" w:sz="4" w:space="0" w:color="000000"/>
              <w:right w:val="single" w:sz="4" w:space="0" w:color="000000"/>
            </w:tcBorders>
            <w:shd w:val="clear" w:color="auto" w:fill="auto"/>
            <w:vAlign w:val="center"/>
          </w:tcPr>
          <w:p w14:paraId="26E5F0B2" w14:textId="77777777" w:rsidR="00B40AAF" w:rsidRDefault="00746E6D">
            <w:pPr>
              <w:spacing w:before="120" w:after="0" w:line="264" w:lineRule="auto"/>
              <w:jc w:val="center"/>
              <w:rPr>
                <w:b/>
                <w:color w:val="000000"/>
                <w:sz w:val="28"/>
                <w:szCs w:val="28"/>
              </w:rPr>
            </w:pPr>
            <w:r>
              <w:rPr>
                <w:b/>
                <w:color w:val="000000"/>
                <w:sz w:val="28"/>
                <w:szCs w:val="28"/>
              </w:rPr>
              <w:t> Loại</w:t>
            </w:r>
          </w:p>
        </w:tc>
      </w:tr>
      <w:tr w:rsidR="00B40AAF" w14:paraId="41DEE682"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2F5EEF79" w14:textId="77777777" w:rsidR="00B40AAF" w:rsidRDefault="00746E6D">
            <w:pPr>
              <w:spacing w:before="120" w:after="0" w:line="264" w:lineRule="auto"/>
              <w:jc w:val="center"/>
              <w:rPr>
                <w:color w:val="000000"/>
                <w:sz w:val="28"/>
                <w:szCs w:val="28"/>
              </w:rPr>
            </w:pPr>
            <w:r>
              <w:rPr>
                <w:color w:val="000000"/>
                <w:sz w:val="28"/>
                <w:szCs w:val="28"/>
              </w:rPr>
              <w:t>1</w:t>
            </w:r>
          </w:p>
        </w:tc>
        <w:tc>
          <w:tcPr>
            <w:tcW w:w="6866" w:type="dxa"/>
            <w:tcBorders>
              <w:top w:val="nil"/>
              <w:left w:val="nil"/>
              <w:bottom w:val="single" w:sz="4" w:space="0" w:color="000000"/>
              <w:right w:val="single" w:sz="4" w:space="0" w:color="000000"/>
            </w:tcBorders>
          </w:tcPr>
          <w:p w14:paraId="6815C175" w14:textId="77777777" w:rsidR="00B40AAF" w:rsidRDefault="00746E6D">
            <w:pPr>
              <w:spacing w:before="120" w:after="0" w:line="264" w:lineRule="auto"/>
              <w:rPr>
                <w:color w:val="000000"/>
                <w:sz w:val="28"/>
                <w:szCs w:val="28"/>
              </w:rPr>
            </w:pPr>
            <w:r>
              <w:rPr>
                <w:color w:val="000000"/>
                <w:sz w:val="28"/>
                <w:szCs w:val="28"/>
              </w:rPr>
              <w:t>Hệ quản trị cơ sở dữ liệu thông dụng như là MS SQL Server hoặc các hệ quản trị mã nguồn mở khác như là PostGre SQL</w:t>
            </w:r>
          </w:p>
        </w:tc>
        <w:tc>
          <w:tcPr>
            <w:tcW w:w="1523" w:type="dxa"/>
            <w:tcBorders>
              <w:top w:val="nil"/>
              <w:left w:val="nil"/>
              <w:bottom w:val="single" w:sz="4" w:space="0" w:color="000000"/>
              <w:right w:val="single" w:sz="4" w:space="0" w:color="000000"/>
            </w:tcBorders>
            <w:vAlign w:val="center"/>
          </w:tcPr>
          <w:p w14:paraId="25AB90CE" w14:textId="77777777" w:rsidR="00B40AAF" w:rsidRDefault="00746E6D">
            <w:pPr>
              <w:spacing w:before="120" w:after="0" w:line="264" w:lineRule="auto"/>
              <w:jc w:val="center"/>
              <w:rPr>
                <w:color w:val="000000"/>
                <w:sz w:val="28"/>
                <w:szCs w:val="28"/>
              </w:rPr>
            </w:pPr>
            <w:r>
              <w:rPr>
                <w:color w:val="000000"/>
                <w:sz w:val="28"/>
                <w:szCs w:val="28"/>
              </w:rPr>
              <w:t>Cơ sở dữ liệu</w:t>
            </w:r>
          </w:p>
        </w:tc>
      </w:tr>
      <w:tr w:rsidR="00B40AAF" w14:paraId="79885EAC"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1F3DE17F" w14:textId="77777777" w:rsidR="00B40AAF" w:rsidRDefault="00746E6D">
            <w:pPr>
              <w:spacing w:before="120" w:after="0" w:line="264" w:lineRule="auto"/>
              <w:jc w:val="center"/>
              <w:rPr>
                <w:color w:val="000000"/>
                <w:sz w:val="28"/>
                <w:szCs w:val="28"/>
              </w:rPr>
            </w:pPr>
            <w:r>
              <w:rPr>
                <w:color w:val="000000"/>
                <w:sz w:val="28"/>
                <w:szCs w:val="28"/>
              </w:rPr>
              <w:t>2</w:t>
            </w:r>
          </w:p>
        </w:tc>
        <w:tc>
          <w:tcPr>
            <w:tcW w:w="6866" w:type="dxa"/>
            <w:tcBorders>
              <w:top w:val="nil"/>
              <w:left w:val="nil"/>
              <w:bottom w:val="single" w:sz="4" w:space="0" w:color="000000"/>
              <w:right w:val="single" w:sz="4" w:space="0" w:color="000000"/>
            </w:tcBorders>
            <w:vAlign w:val="center"/>
          </w:tcPr>
          <w:p w14:paraId="24007791" w14:textId="77777777" w:rsidR="00B40AAF" w:rsidRDefault="00746E6D">
            <w:pPr>
              <w:spacing w:before="120" w:after="0" w:line="264" w:lineRule="auto"/>
              <w:rPr>
                <w:color w:val="000000"/>
                <w:sz w:val="28"/>
                <w:szCs w:val="28"/>
              </w:rPr>
            </w:pPr>
            <w:r>
              <w:rPr>
                <w:color w:val="000000"/>
                <w:sz w:val="28"/>
                <w:szCs w:val="28"/>
              </w:rPr>
              <w:t>Khi dữ liệu tăng trưởng lớn; hệ thống phải đảm bảo thời gian truy xuất dữ liệu, đảm bảo tối thiểu nhất dung lượng lưu trữ, tối ưu trong quá trình thiết kế</w:t>
            </w:r>
          </w:p>
        </w:tc>
        <w:tc>
          <w:tcPr>
            <w:tcW w:w="1523" w:type="dxa"/>
            <w:tcBorders>
              <w:top w:val="nil"/>
              <w:left w:val="nil"/>
              <w:bottom w:val="single" w:sz="4" w:space="0" w:color="000000"/>
              <w:right w:val="single" w:sz="4" w:space="0" w:color="000000"/>
            </w:tcBorders>
            <w:vAlign w:val="center"/>
          </w:tcPr>
          <w:p w14:paraId="40F7B285" w14:textId="77777777" w:rsidR="00B40AAF" w:rsidRDefault="00746E6D">
            <w:pPr>
              <w:spacing w:before="120" w:after="0" w:line="264" w:lineRule="auto"/>
              <w:jc w:val="center"/>
              <w:rPr>
                <w:color w:val="000000"/>
                <w:sz w:val="28"/>
                <w:szCs w:val="28"/>
              </w:rPr>
            </w:pPr>
            <w:r>
              <w:rPr>
                <w:color w:val="000000"/>
                <w:sz w:val="28"/>
                <w:szCs w:val="28"/>
              </w:rPr>
              <w:t>Cơ sở dữ liệu</w:t>
            </w:r>
          </w:p>
        </w:tc>
      </w:tr>
      <w:tr w:rsidR="00B40AAF" w14:paraId="78DC9124"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7FA4DBD3" w14:textId="77777777" w:rsidR="00B40AAF" w:rsidRDefault="00746E6D">
            <w:pPr>
              <w:spacing w:before="120" w:after="0" w:line="264" w:lineRule="auto"/>
              <w:jc w:val="center"/>
              <w:rPr>
                <w:color w:val="000000"/>
                <w:sz w:val="28"/>
                <w:szCs w:val="28"/>
              </w:rPr>
            </w:pPr>
            <w:r>
              <w:rPr>
                <w:color w:val="000000"/>
                <w:sz w:val="28"/>
                <w:szCs w:val="28"/>
              </w:rPr>
              <w:t>3</w:t>
            </w:r>
          </w:p>
        </w:tc>
        <w:tc>
          <w:tcPr>
            <w:tcW w:w="6866" w:type="dxa"/>
            <w:tcBorders>
              <w:top w:val="nil"/>
              <w:left w:val="nil"/>
              <w:bottom w:val="single" w:sz="4" w:space="0" w:color="000000"/>
              <w:right w:val="single" w:sz="4" w:space="0" w:color="000000"/>
            </w:tcBorders>
            <w:vAlign w:val="center"/>
          </w:tcPr>
          <w:p w14:paraId="72922ADB" w14:textId="77777777" w:rsidR="00B40AAF" w:rsidRDefault="00746E6D">
            <w:pPr>
              <w:spacing w:before="120" w:after="0" w:line="264" w:lineRule="auto"/>
              <w:rPr>
                <w:color w:val="000000"/>
                <w:sz w:val="28"/>
                <w:szCs w:val="28"/>
              </w:rPr>
            </w:pPr>
            <w:r>
              <w:rPr>
                <w:color w:val="000000"/>
                <w:sz w:val="28"/>
                <w:szCs w:val="28"/>
              </w:rPr>
              <w:t>Chuẩn font, giao diện là Unicode TCVN 6901:2000, ngôn ngữ thể hiện trên giao diện chương trình là Tiếng Việt</w:t>
            </w:r>
          </w:p>
        </w:tc>
        <w:tc>
          <w:tcPr>
            <w:tcW w:w="1523" w:type="dxa"/>
            <w:tcBorders>
              <w:top w:val="nil"/>
              <w:left w:val="nil"/>
              <w:bottom w:val="single" w:sz="4" w:space="0" w:color="000000"/>
              <w:right w:val="single" w:sz="4" w:space="0" w:color="000000"/>
            </w:tcBorders>
            <w:vAlign w:val="center"/>
          </w:tcPr>
          <w:p w14:paraId="6C83017A"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7D7E40D2"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40B8FA9A" w14:textId="77777777" w:rsidR="00B40AAF" w:rsidRDefault="00746E6D">
            <w:pPr>
              <w:spacing w:before="120" w:after="0" w:line="264" w:lineRule="auto"/>
              <w:jc w:val="center"/>
              <w:rPr>
                <w:color w:val="000000"/>
                <w:sz w:val="28"/>
                <w:szCs w:val="28"/>
              </w:rPr>
            </w:pPr>
            <w:r>
              <w:rPr>
                <w:color w:val="000000"/>
                <w:sz w:val="28"/>
                <w:szCs w:val="28"/>
              </w:rPr>
              <w:t>4</w:t>
            </w:r>
          </w:p>
        </w:tc>
        <w:tc>
          <w:tcPr>
            <w:tcW w:w="6866" w:type="dxa"/>
            <w:tcBorders>
              <w:top w:val="nil"/>
              <w:left w:val="nil"/>
              <w:bottom w:val="single" w:sz="4" w:space="0" w:color="000000"/>
              <w:right w:val="single" w:sz="4" w:space="0" w:color="000000"/>
            </w:tcBorders>
            <w:vAlign w:val="center"/>
          </w:tcPr>
          <w:p w14:paraId="1372CEC6" w14:textId="77777777" w:rsidR="00B40AAF" w:rsidRDefault="00746E6D">
            <w:pPr>
              <w:spacing w:before="120" w:after="0" w:line="264" w:lineRule="auto"/>
              <w:rPr>
                <w:color w:val="000000"/>
                <w:sz w:val="28"/>
                <w:szCs w:val="28"/>
              </w:rPr>
            </w:pPr>
            <w:r>
              <w:rPr>
                <w:color w:val="000000"/>
                <w:sz w:val="28"/>
                <w:szCs w:val="28"/>
              </w:rPr>
              <w:t>Hệ thống cho phép thay đổi và định nghĩa các thông số, thông tin khi cần thiết mà không sửa lại chương trình</w:t>
            </w:r>
          </w:p>
        </w:tc>
        <w:tc>
          <w:tcPr>
            <w:tcW w:w="1523" w:type="dxa"/>
            <w:tcBorders>
              <w:top w:val="nil"/>
              <w:left w:val="nil"/>
              <w:bottom w:val="single" w:sz="4" w:space="0" w:color="000000"/>
              <w:right w:val="single" w:sz="4" w:space="0" w:color="000000"/>
            </w:tcBorders>
            <w:vAlign w:val="center"/>
          </w:tcPr>
          <w:p w14:paraId="367339D4" w14:textId="77777777" w:rsidR="00B40AAF" w:rsidRDefault="00746E6D">
            <w:pPr>
              <w:spacing w:before="120" w:after="0" w:line="264" w:lineRule="auto"/>
              <w:jc w:val="center"/>
              <w:rPr>
                <w:color w:val="000000"/>
                <w:sz w:val="28"/>
                <w:szCs w:val="28"/>
              </w:rPr>
            </w:pPr>
            <w:r>
              <w:rPr>
                <w:color w:val="000000"/>
                <w:sz w:val="28"/>
                <w:szCs w:val="28"/>
              </w:rPr>
              <w:t>Dữ liệu đầu vào</w:t>
            </w:r>
          </w:p>
        </w:tc>
      </w:tr>
      <w:tr w:rsidR="00B40AAF" w14:paraId="458111A3"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6F89AB14" w14:textId="77777777" w:rsidR="00B40AAF" w:rsidRDefault="00746E6D">
            <w:pPr>
              <w:spacing w:before="120" w:after="0" w:line="264" w:lineRule="auto"/>
              <w:jc w:val="center"/>
              <w:rPr>
                <w:color w:val="000000"/>
                <w:sz w:val="28"/>
                <w:szCs w:val="28"/>
              </w:rPr>
            </w:pPr>
            <w:r>
              <w:rPr>
                <w:color w:val="000000"/>
                <w:sz w:val="28"/>
                <w:szCs w:val="28"/>
              </w:rPr>
              <w:t>5</w:t>
            </w:r>
          </w:p>
        </w:tc>
        <w:tc>
          <w:tcPr>
            <w:tcW w:w="6866" w:type="dxa"/>
            <w:tcBorders>
              <w:top w:val="nil"/>
              <w:left w:val="nil"/>
              <w:bottom w:val="single" w:sz="4" w:space="0" w:color="000000"/>
              <w:right w:val="single" w:sz="4" w:space="0" w:color="000000"/>
            </w:tcBorders>
            <w:vAlign w:val="center"/>
          </w:tcPr>
          <w:p w14:paraId="0F750299" w14:textId="77777777" w:rsidR="00B40AAF" w:rsidRDefault="00746E6D">
            <w:pPr>
              <w:spacing w:before="120" w:after="0" w:line="264" w:lineRule="auto"/>
              <w:rPr>
                <w:color w:val="000000"/>
                <w:sz w:val="28"/>
                <w:szCs w:val="28"/>
              </w:rPr>
            </w:pPr>
            <w:r>
              <w:rPr>
                <w:color w:val="000000"/>
                <w:sz w:val="28"/>
                <w:szCs w:val="28"/>
              </w:rPr>
              <w:t>Hệ</w:t>
            </w:r>
            <w:r>
              <w:rPr>
                <w:color w:val="000000"/>
                <w:sz w:val="28"/>
                <w:szCs w:val="28"/>
              </w:rPr>
              <w:t xml:space="preserve"> thống phải đảm bảo số lượng giao dịch nhiều người cùng lúc</w:t>
            </w:r>
          </w:p>
        </w:tc>
        <w:tc>
          <w:tcPr>
            <w:tcW w:w="1523" w:type="dxa"/>
            <w:tcBorders>
              <w:top w:val="nil"/>
              <w:left w:val="nil"/>
              <w:bottom w:val="single" w:sz="4" w:space="0" w:color="000000"/>
              <w:right w:val="single" w:sz="4" w:space="0" w:color="000000"/>
            </w:tcBorders>
            <w:vAlign w:val="center"/>
          </w:tcPr>
          <w:p w14:paraId="16F16374" w14:textId="77777777" w:rsidR="00B40AAF" w:rsidRDefault="00746E6D">
            <w:pPr>
              <w:spacing w:before="120" w:after="0" w:line="264" w:lineRule="auto"/>
              <w:jc w:val="center"/>
              <w:rPr>
                <w:color w:val="000000"/>
                <w:sz w:val="28"/>
                <w:szCs w:val="28"/>
              </w:rPr>
            </w:pPr>
            <w:r>
              <w:rPr>
                <w:color w:val="000000"/>
                <w:sz w:val="28"/>
                <w:szCs w:val="28"/>
              </w:rPr>
              <w:t>Yêu cầu truy vấn</w:t>
            </w:r>
          </w:p>
        </w:tc>
      </w:tr>
      <w:tr w:rsidR="00B40AAF" w14:paraId="399B8B6A"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038E7269" w14:textId="77777777" w:rsidR="00B40AAF" w:rsidRDefault="00746E6D">
            <w:pPr>
              <w:spacing w:before="120" w:after="0" w:line="264" w:lineRule="auto"/>
              <w:jc w:val="center"/>
              <w:rPr>
                <w:color w:val="000000"/>
                <w:sz w:val="28"/>
                <w:szCs w:val="28"/>
              </w:rPr>
            </w:pPr>
            <w:r>
              <w:rPr>
                <w:color w:val="000000"/>
                <w:sz w:val="28"/>
                <w:szCs w:val="28"/>
              </w:rPr>
              <w:t>6</w:t>
            </w:r>
          </w:p>
        </w:tc>
        <w:tc>
          <w:tcPr>
            <w:tcW w:w="6866" w:type="dxa"/>
            <w:tcBorders>
              <w:top w:val="nil"/>
              <w:left w:val="nil"/>
              <w:bottom w:val="single" w:sz="4" w:space="0" w:color="000000"/>
              <w:right w:val="single" w:sz="4" w:space="0" w:color="000000"/>
            </w:tcBorders>
            <w:vAlign w:val="center"/>
          </w:tcPr>
          <w:p w14:paraId="0AC7D19B" w14:textId="77777777" w:rsidR="00B40AAF" w:rsidRDefault="00746E6D">
            <w:pPr>
              <w:spacing w:before="120" w:after="0" w:line="264" w:lineRule="auto"/>
              <w:rPr>
                <w:color w:val="000000"/>
                <w:sz w:val="28"/>
                <w:szCs w:val="28"/>
              </w:rPr>
            </w:pPr>
            <w:r>
              <w:rPr>
                <w:color w:val="000000"/>
                <w:sz w:val="28"/>
                <w:szCs w:val="28"/>
              </w:rPr>
              <w:t>Phải lưu trữ thông tin sử dụng hệ thống của người dùng (Thời gian đăng nhập, thao tác với dữ liệu, thời gian thao tác)</w:t>
            </w:r>
          </w:p>
        </w:tc>
        <w:tc>
          <w:tcPr>
            <w:tcW w:w="1523" w:type="dxa"/>
            <w:tcBorders>
              <w:top w:val="nil"/>
              <w:left w:val="nil"/>
              <w:bottom w:val="single" w:sz="4" w:space="0" w:color="000000"/>
              <w:right w:val="single" w:sz="4" w:space="0" w:color="000000"/>
            </w:tcBorders>
            <w:vAlign w:val="center"/>
          </w:tcPr>
          <w:p w14:paraId="2EC0E846"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6C172852"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1F402E03" w14:textId="77777777" w:rsidR="00B40AAF" w:rsidRDefault="00746E6D">
            <w:pPr>
              <w:spacing w:before="120" w:after="0" w:line="264" w:lineRule="auto"/>
              <w:jc w:val="center"/>
              <w:rPr>
                <w:color w:val="000000"/>
                <w:sz w:val="28"/>
                <w:szCs w:val="28"/>
              </w:rPr>
            </w:pPr>
            <w:r>
              <w:rPr>
                <w:color w:val="000000"/>
                <w:sz w:val="28"/>
                <w:szCs w:val="28"/>
              </w:rPr>
              <w:t>7</w:t>
            </w:r>
          </w:p>
        </w:tc>
        <w:tc>
          <w:tcPr>
            <w:tcW w:w="6866" w:type="dxa"/>
            <w:tcBorders>
              <w:top w:val="nil"/>
              <w:left w:val="nil"/>
              <w:bottom w:val="single" w:sz="4" w:space="0" w:color="000000"/>
              <w:right w:val="single" w:sz="4" w:space="0" w:color="000000"/>
            </w:tcBorders>
            <w:vAlign w:val="center"/>
          </w:tcPr>
          <w:p w14:paraId="7C31EE05" w14:textId="77777777" w:rsidR="00B40AAF" w:rsidRDefault="00746E6D">
            <w:pPr>
              <w:spacing w:before="120" w:after="0" w:line="264" w:lineRule="auto"/>
              <w:rPr>
                <w:color w:val="000000"/>
                <w:sz w:val="28"/>
                <w:szCs w:val="28"/>
              </w:rPr>
            </w:pPr>
            <w:r>
              <w:rPr>
                <w:color w:val="000000"/>
                <w:sz w:val="28"/>
                <w:szCs w:val="28"/>
              </w:rPr>
              <w:t>Tuân theo các quy định hiện hành</w:t>
            </w:r>
          </w:p>
        </w:tc>
        <w:tc>
          <w:tcPr>
            <w:tcW w:w="1523" w:type="dxa"/>
            <w:tcBorders>
              <w:top w:val="nil"/>
              <w:left w:val="nil"/>
              <w:bottom w:val="single" w:sz="4" w:space="0" w:color="000000"/>
              <w:right w:val="single" w:sz="4" w:space="0" w:color="000000"/>
            </w:tcBorders>
            <w:vAlign w:val="center"/>
          </w:tcPr>
          <w:p w14:paraId="22853A38"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5C4CF1B1"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4F72B18C" w14:textId="77777777" w:rsidR="00B40AAF" w:rsidRDefault="00746E6D">
            <w:pPr>
              <w:spacing w:before="120" w:after="0" w:line="264" w:lineRule="auto"/>
              <w:jc w:val="center"/>
              <w:rPr>
                <w:color w:val="000000"/>
                <w:sz w:val="28"/>
                <w:szCs w:val="28"/>
              </w:rPr>
            </w:pPr>
            <w:r>
              <w:rPr>
                <w:color w:val="000000"/>
                <w:sz w:val="28"/>
                <w:szCs w:val="28"/>
              </w:rPr>
              <w:t>8</w:t>
            </w:r>
          </w:p>
        </w:tc>
        <w:tc>
          <w:tcPr>
            <w:tcW w:w="6866" w:type="dxa"/>
            <w:tcBorders>
              <w:top w:val="nil"/>
              <w:left w:val="nil"/>
              <w:bottom w:val="single" w:sz="4" w:space="0" w:color="000000"/>
              <w:right w:val="single" w:sz="4" w:space="0" w:color="000000"/>
            </w:tcBorders>
            <w:vAlign w:val="center"/>
          </w:tcPr>
          <w:p w14:paraId="7E122717" w14:textId="77777777" w:rsidR="00B40AAF" w:rsidRDefault="00746E6D">
            <w:pPr>
              <w:spacing w:before="120" w:after="0" w:line="264" w:lineRule="auto"/>
              <w:rPr>
                <w:color w:val="000000"/>
                <w:sz w:val="28"/>
                <w:szCs w:val="28"/>
              </w:rPr>
            </w:pPr>
            <w:r>
              <w:rPr>
                <w:color w:val="000000"/>
                <w:sz w:val="28"/>
                <w:szCs w:val="28"/>
              </w:rPr>
              <w:t>Vận hành trên hệ thống mạng LAN, WAN hoặc thông qua VPN</w:t>
            </w:r>
          </w:p>
        </w:tc>
        <w:tc>
          <w:tcPr>
            <w:tcW w:w="1523" w:type="dxa"/>
            <w:tcBorders>
              <w:top w:val="nil"/>
              <w:left w:val="nil"/>
              <w:bottom w:val="single" w:sz="4" w:space="0" w:color="000000"/>
              <w:right w:val="single" w:sz="4" w:space="0" w:color="000000"/>
            </w:tcBorders>
            <w:vAlign w:val="center"/>
          </w:tcPr>
          <w:p w14:paraId="19729864"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08107C97"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0EE10A71" w14:textId="77777777" w:rsidR="00B40AAF" w:rsidRDefault="00746E6D">
            <w:pPr>
              <w:spacing w:before="120" w:after="0" w:line="264" w:lineRule="auto"/>
              <w:jc w:val="center"/>
              <w:rPr>
                <w:color w:val="000000"/>
                <w:sz w:val="28"/>
                <w:szCs w:val="28"/>
              </w:rPr>
            </w:pPr>
            <w:r>
              <w:rPr>
                <w:color w:val="000000"/>
                <w:sz w:val="28"/>
                <w:szCs w:val="28"/>
              </w:rPr>
              <w:t>9</w:t>
            </w:r>
          </w:p>
        </w:tc>
        <w:tc>
          <w:tcPr>
            <w:tcW w:w="6866" w:type="dxa"/>
            <w:tcBorders>
              <w:top w:val="nil"/>
              <w:left w:val="nil"/>
              <w:bottom w:val="single" w:sz="4" w:space="0" w:color="000000"/>
              <w:right w:val="single" w:sz="4" w:space="0" w:color="000000"/>
            </w:tcBorders>
            <w:vAlign w:val="center"/>
          </w:tcPr>
          <w:p w14:paraId="6A5A3D2E" w14:textId="77777777" w:rsidR="00B40AAF" w:rsidRDefault="00746E6D">
            <w:pPr>
              <w:spacing w:before="120" w:after="0" w:line="264" w:lineRule="auto"/>
              <w:rPr>
                <w:color w:val="000000"/>
                <w:sz w:val="28"/>
                <w:szCs w:val="28"/>
              </w:rPr>
            </w:pPr>
            <w:r>
              <w:rPr>
                <w:color w:val="000000"/>
                <w:sz w:val="28"/>
                <w:szCs w:val="28"/>
              </w:rPr>
              <w:t>Môi trường vận hành là Microsoft Windows 2012/2016 Server đối với máy chủ và Windows 8/10 đối với máy trạm</w:t>
            </w:r>
          </w:p>
        </w:tc>
        <w:tc>
          <w:tcPr>
            <w:tcW w:w="1523" w:type="dxa"/>
            <w:tcBorders>
              <w:top w:val="nil"/>
              <w:left w:val="nil"/>
              <w:bottom w:val="single" w:sz="4" w:space="0" w:color="000000"/>
              <w:right w:val="single" w:sz="4" w:space="0" w:color="000000"/>
            </w:tcBorders>
            <w:vAlign w:val="center"/>
          </w:tcPr>
          <w:p w14:paraId="22EA0D64" w14:textId="77777777" w:rsidR="00B40AAF" w:rsidRDefault="00746E6D">
            <w:pPr>
              <w:spacing w:before="120" w:after="0" w:line="264" w:lineRule="auto"/>
              <w:jc w:val="center"/>
              <w:rPr>
                <w:color w:val="000000"/>
                <w:sz w:val="28"/>
                <w:szCs w:val="28"/>
              </w:rPr>
            </w:pPr>
            <w:r>
              <w:rPr>
                <w:color w:val="000000"/>
                <w:sz w:val="28"/>
                <w:szCs w:val="28"/>
              </w:rPr>
              <w:t>Yêu cầu chung</w:t>
            </w:r>
          </w:p>
        </w:tc>
      </w:tr>
    </w:tbl>
    <w:p w14:paraId="7B88565D" w14:textId="77777777" w:rsidR="00B40AAF" w:rsidRDefault="00746E6D">
      <w:pPr>
        <w:pStyle w:val="Heading3"/>
        <w:numPr>
          <w:ilvl w:val="2"/>
          <w:numId w:val="1"/>
        </w:numPr>
        <w:rPr>
          <w:color w:val="000000"/>
        </w:rPr>
      </w:pPr>
      <w:bookmarkStart w:id="80" w:name="_heading=h.1baon6m" w:colFirst="0" w:colLast="0"/>
      <w:bookmarkEnd w:id="80"/>
      <w:r>
        <w:rPr>
          <w:b w:val="0"/>
          <w:color w:val="000000"/>
        </w:rPr>
        <w:t>Danh sách U</w:t>
      </w:r>
      <w:r>
        <w:rPr>
          <w:b w:val="0"/>
          <w:color w:val="000000"/>
        </w:rPr>
        <w:t>se-case</w:t>
      </w:r>
    </w:p>
    <w:p w14:paraId="38661FC0"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Xem Ph</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ụ</w:t>
      </w:r>
      <w:r>
        <w:rPr>
          <w:rFonts w:ascii="Cambria" w:eastAsia="Cambria" w:hAnsi="Cambria" w:cs="Cambria"/>
          <w:color w:val="000000"/>
          <w:sz w:val="28"/>
          <w:szCs w:val="28"/>
        </w:rPr>
        <w:t>c 02 m</w:t>
      </w:r>
      <w:r>
        <w:rPr>
          <w:rFonts w:ascii="Cambria" w:eastAsia="Cambria" w:hAnsi="Cambria" w:cs="Cambria"/>
          <w:color w:val="000000"/>
          <w:sz w:val="28"/>
          <w:szCs w:val="28"/>
        </w:rPr>
        <w:t>ụ</w:t>
      </w:r>
      <w:r>
        <w:rPr>
          <w:rFonts w:ascii="Cambria" w:eastAsia="Cambria" w:hAnsi="Cambria" w:cs="Cambria"/>
          <w:color w:val="000000"/>
          <w:sz w:val="28"/>
          <w:szCs w:val="28"/>
        </w:rPr>
        <w:t>c B</w:t>
      </w:r>
      <w:r>
        <w:rPr>
          <w:rFonts w:ascii="Cambria" w:eastAsia="Cambria" w:hAnsi="Cambria" w:cs="Cambria"/>
          <w:color w:val="000000"/>
          <w:sz w:val="28"/>
          <w:szCs w:val="28"/>
        </w:rPr>
        <w:t>ả</w:t>
      </w:r>
      <w:r>
        <w:rPr>
          <w:rFonts w:ascii="Cambria" w:eastAsia="Cambria" w:hAnsi="Cambria" w:cs="Cambria"/>
          <w:color w:val="000000"/>
          <w:sz w:val="28"/>
          <w:szCs w:val="28"/>
        </w:rPr>
        <w:t>ng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yêu c</w:t>
      </w:r>
      <w:r>
        <w:rPr>
          <w:rFonts w:ascii="Cambria" w:eastAsia="Cambria" w:hAnsi="Cambria" w:cs="Cambria"/>
          <w:color w:val="000000"/>
          <w:sz w:val="28"/>
          <w:szCs w:val="28"/>
        </w:rPr>
        <w:t>ầ</w:t>
      </w:r>
      <w:r>
        <w:rPr>
          <w:rFonts w:ascii="Cambria" w:eastAsia="Cambria" w:hAnsi="Cambria" w:cs="Cambria"/>
          <w:color w:val="000000"/>
          <w:sz w:val="28"/>
          <w:szCs w:val="28"/>
        </w:rPr>
        <w:t>u ch</w:t>
      </w:r>
      <w:r>
        <w:rPr>
          <w:rFonts w:ascii="Cambria" w:eastAsia="Cambria" w:hAnsi="Cambria" w:cs="Cambria"/>
          <w:color w:val="000000"/>
          <w:sz w:val="28"/>
          <w:szCs w:val="28"/>
        </w:rPr>
        <w:t>ứ</w:t>
      </w:r>
      <w:r>
        <w:rPr>
          <w:rFonts w:ascii="Cambria" w:eastAsia="Cambria" w:hAnsi="Cambria" w:cs="Cambria"/>
          <w:color w:val="000000"/>
          <w:sz w:val="28"/>
          <w:szCs w:val="28"/>
        </w:rPr>
        <w:t>c năng sang trư</w:t>
      </w:r>
      <w:r>
        <w:rPr>
          <w:rFonts w:ascii="Cambria" w:eastAsia="Cambria" w:hAnsi="Cambria" w:cs="Cambria"/>
          <w:color w:val="000000"/>
          <w:sz w:val="28"/>
          <w:szCs w:val="28"/>
        </w:rPr>
        <w:t>ờ</w:t>
      </w:r>
      <w:r>
        <w:rPr>
          <w:rFonts w:ascii="Cambria" w:eastAsia="Cambria" w:hAnsi="Cambria" w:cs="Cambria"/>
          <w:color w:val="000000"/>
          <w:sz w:val="28"/>
          <w:szCs w:val="28"/>
        </w:rPr>
        <w:t>ng h</w:t>
      </w:r>
      <w:r>
        <w:rPr>
          <w:rFonts w:ascii="Cambria" w:eastAsia="Cambria" w:hAnsi="Cambria" w:cs="Cambria"/>
          <w:color w:val="000000"/>
          <w:sz w:val="28"/>
          <w:szCs w:val="28"/>
        </w:rPr>
        <w:t>ợ</w:t>
      </w:r>
      <w:r>
        <w:rPr>
          <w:rFonts w:ascii="Cambria" w:eastAsia="Cambria" w:hAnsi="Cambria" w:cs="Cambria"/>
          <w:color w:val="000000"/>
          <w:sz w:val="28"/>
          <w:szCs w:val="28"/>
        </w:rPr>
        <w:t>p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(Use-case).</w:t>
      </w:r>
    </w:p>
    <w:p w14:paraId="40DCED3B" w14:textId="77777777" w:rsidR="00B40AAF" w:rsidRDefault="00746E6D">
      <w:pPr>
        <w:pStyle w:val="Heading3"/>
        <w:numPr>
          <w:ilvl w:val="2"/>
          <w:numId w:val="1"/>
        </w:numPr>
        <w:rPr>
          <w:color w:val="000000"/>
        </w:rPr>
      </w:pPr>
      <w:bookmarkStart w:id="81" w:name="_heading=h.3vac5uf" w:colFirst="0" w:colLast="0"/>
      <w:bookmarkEnd w:id="81"/>
      <w:r>
        <w:rPr>
          <w:b w:val="0"/>
          <w:color w:val="000000"/>
        </w:rPr>
        <w:lastRenderedPageBreak/>
        <w:t>Sơ đ</w:t>
      </w:r>
      <w:r>
        <w:rPr>
          <w:b w:val="0"/>
          <w:color w:val="000000"/>
        </w:rPr>
        <w:t>ồ</w:t>
      </w:r>
      <w:r>
        <w:rPr>
          <w:b w:val="0"/>
          <w:color w:val="000000"/>
        </w:rPr>
        <w:t xml:space="preserve"> Use-case </w:t>
      </w:r>
    </w:p>
    <w:p w14:paraId="7685BA29" w14:textId="77777777" w:rsidR="00B40AAF" w:rsidRDefault="00746E6D">
      <w:pPr>
        <w:pStyle w:val="Heading4"/>
        <w:numPr>
          <w:ilvl w:val="3"/>
          <w:numId w:val="1"/>
        </w:numPr>
        <w:rPr>
          <w:b w:val="0"/>
          <w:color w:val="000000"/>
        </w:rPr>
      </w:pPr>
      <w:r>
        <w:rPr>
          <w:b w:val="0"/>
          <w:color w:val="000000"/>
        </w:rPr>
        <w:t>Sơ đ</w:t>
      </w:r>
      <w:r>
        <w:rPr>
          <w:b w:val="0"/>
          <w:color w:val="000000"/>
        </w:rPr>
        <w:t>ồ</w:t>
      </w:r>
      <w:r>
        <w:rPr>
          <w:b w:val="0"/>
          <w:color w:val="000000"/>
        </w:rPr>
        <w:t xml:space="preserve"> Use-case t</w:t>
      </w:r>
      <w:r>
        <w:rPr>
          <w:b w:val="0"/>
          <w:color w:val="000000"/>
        </w:rPr>
        <w:t>ổ</w:t>
      </w:r>
      <w:r>
        <w:rPr>
          <w:b w:val="0"/>
          <w:color w:val="000000"/>
        </w:rPr>
        <w:t>ng quát</w:t>
      </w:r>
    </w:p>
    <w:p w14:paraId="0343ACE9" w14:textId="77777777" w:rsidR="00B40AAF" w:rsidRDefault="00746E6D">
      <w:pPr>
        <w:jc w:val="center"/>
        <w:rPr>
          <w:color w:val="000000"/>
          <w:sz w:val="28"/>
          <w:szCs w:val="28"/>
        </w:rPr>
      </w:pPr>
      <w:r>
        <w:rPr>
          <w:color w:val="000000"/>
        </w:rPr>
        <w:object w:dxaOrig="9624" w:dyaOrig="3436" w14:anchorId="2ACC9F80">
          <v:shape id="_x0000_i1046" type="#_x0000_t75" style="width:480.9pt;height:171.75pt" o:ole="">
            <v:imagedata r:id="rId56" o:title="" cropbottom="22547f"/>
          </v:shape>
          <o:OLEObject Type="Embed" ProgID="Visio.Drawing.15" ShapeID="_x0000_i1046" DrawAspect="Content" ObjectID="_1747598221" r:id="rId57"/>
        </w:object>
      </w:r>
    </w:p>
    <w:p w14:paraId="564D1D6B" w14:textId="77777777" w:rsidR="00B40AAF" w:rsidRDefault="00746E6D">
      <w:pPr>
        <w:pStyle w:val="Heading4"/>
        <w:numPr>
          <w:ilvl w:val="3"/>
          <w:numId w:val="1"/>
        </w:numPr>
        <w:rPr>
          <w:color w:val="000000"/>
        </w:rPr>
      </w:pPr>
      <w:r>
        <w:rPr>
          <w:b w:val="0"/>
          <w:color w:val="000000"/>
        </w:rPr>
        <w:t>Nhóm Sơ đ</w:t>
      </w:r>
      <w:r>
        <w:rPr>
          <w:b w:val="0"/>
          <w:color w:val="000000"/>
        </w:rPr>
        <w:t>ồ</w:t>
      </w:r>
      <w:r>
        <w:rPr>
          <w:b w:val="0"/>
          <w:color w:val="000000"/>
        </w:rPr>
        <w:t xml:space="preserve"> Use-case Qu</w:t>
      </w:r>
      <w:r>
        <w:rPr>
          <w:b w:val="0"/>
          <w:color w:val="000000"/>
        </w:rPr>
        <w:t>ả</w:t>
      </w:r>
      <w:r>
        <w:rPr>
          <w:b w:val="0"/>
          <w:color w:val="000000"/>
        </w:rPr>
        <w:t>n lý thông tin ph</w:t>
      </w:r>
      <w:r>
        <w:rPr>
          <w:b w:val="0"/>
          <w:color w:val="000000"/>
        </w:rPr>
        <w:t>ả</w:t>
      </w:r>
      <w:r>
        <w:rPr>
          <w:b w:val="0"/>
          <w:color w:val="000000"/>
        </w:rPr>
        <w:t xml:space="preserve">n </w:t>
      </w:r>
      <w:r>
        <w:rPr>
          <w:b w:val="0"/>
          <w:color w:val="000000"/>
        </w:rPr>
        <w:t>ả</w:t>
      </w:r>
      <w:r>
        <w:rPr>
          <w:b w:val="0"/>
          <w:color w:val="000000"/>
        </w:rPr>
        <w:t>nh</w:t>
      </w:r>
    </w:p>
    <w:p w14:paraId="676E633E" w14:textId="77777777" w:rsidR="00B40AAF" w:rsidRDefault="00746E6D">
      <w:pPr>
        <w:rPr>
          <w:color w:val="000000"/>
        </w:rPr>
      </w:pPr>
      <w:r>
        <w:rPr>
          <w:color w:val="000000"/>
        </w:rPr>
        <w:object w:dxaOrig="9624" w:dyaOrig="3707" w14:anchorId="070FB1CB">
          <v:shape id="_x0000_i1047" type="#_x0000_t75" style="width:480.9pt;height:185.6pt" o:ole="">
            <v:imagedata r:id="rId58" o:title=""/>
          </v:shape>
          <o:OLEObject Type="Embed" ProgID="Visio.Drawing.15" ShapeID="_x0000_i1047" DrawAspect="Content" ObjectID="_1747598222" r:id="rId59"/>
        </w:object>
      </w:r>
    </w:p>
    <w:p w14:paraId="10E23C69" w14:textId="77777777" w:rsidR="00B40AAF" w:rsidRDefault="00746E6D">
      <w:pPr>
        <w:pStyle w:val="Heading4"/>
        <w:numPr>
          <w:ilvl w:val="3"/>
          <w:numId w:val="1"/>
        </w:numPr>
        <w:rPr>
          <w:color w:val="000000"/>
        </w:rPr>
      </w:pPr>
      <w:r>
        <w:rPr>
          <w:b w:val="0"/>
          <w:color w:val="000000"/>
        </w:rPr>
        <w:t>Nhóm Sơ đ</w:t>
      </w:r>
      <w:r>
        <w:rPr>
          <w:b w:val="0"/>
          <w:color w:val="000000"/>
        </w:rPr>
        <w:t>ồ</w:t>
      </w:r>
      <w:r>
        <w:rPr>
          <w:b w:val="0"/>
          <w:color w:val="000000"/>
        </w:rPr>
        <w:t xml:space="preserve"> Use-case Báo cáo th</w:t>
      </w:r>
      <w:r>
        <w:rPr>
          <w:b w:val="0"/>
          <w:color w:val="000000"/>
        </w:rPr>
        <w:t>ố</w:t>
      </w:r>
      <w:r>
        <w:rPr>
          <w:b w:val="0"/>
          <w:color w:val="000000"/>
        </w:rPr>
        <w:t>ng kê</w:t>
      </w:r>
    </w:p>
    <w:p w14:paraId="5234376C" w14:textId="77777777" w:rsidR="00B40AAF" w:rsidRDefault="00746E6D">
      <w:pPr>
        <w:rPr>
          <w:color w:val="000000"/>
        </w:rPr>
      </w:pPr>
      <w:r>
        <w:rPr>
          <w:color w:val="000000"/>
        </w:rPr>
        <w:object w:dxaOrig="9638" w:dyaOrig="2281" w14:anchorId="00246662">
          <v:shape id="_x0000_i1048" type="#_x0000_t75" style="width:482.2pt;height:114.3pt" o:ole="">
            <v:imagedata r:id="rId60" o:title=""/>
          </v:shape>
          <o:OLEObject Type="Embed" ProgID="Visio.Drawing.15" ShapeID="_x0000_i1048" DrawAspect="Content" ObjectID="_1747598223" r:id="rId61"/>
        </w:object>
      </w:r>
    </w:p>
    <w:p w14:paraId="383F1BAD" w14:textId="77777777" w:rsidR="00B40AAF" w:rsidRDefault="00746E6D">
      <w:pPr>
        <w:pStyle w:val="Heading4"/>
        <w:numPr>
          <w:ilvl w:val="3"/>
          <w:numId w:val="1"/>
        </w:numPr>
        <w:rPr>
          <w:color w:val="000000"/>
        </w:rPr>
      </w:pPr>
      <w:r>
        <w:rPr>
          <w:b w:val="0"/>
          <w:color w:val="000000"/>
        </w:rPr>
        <w:lastRenderedPageBreak/>
        <w:t>Nhóm Sơ đ</w:t>
      </w:r>
      <w:r>
        <w:rPr>
          <w:b w:val="0"/>
          <w:color w:val="000000"/>
        </w:rPr>
        <w:t>ồ</w:t>
      </w:r>
      <w:r>
        <w:rPr>
          <w:b w:val="0"/>
          <w:color w:val="000000"/>
        </w:rPr>
        <w:t xml:space="preserve"> Use-case Trích xu</w:t>
      </w:r>
      <w:r>
        <w:rPr>
          <w:b w:val="0"/>
          <w:color w:val="000000"/>
        </w:rPr>
        <w:t>ấ</w:t>
      </w:r>
      <w:r>
        <w:rPr>
          <w:b w:val="0"/>
          <w:color w:val="000000"/>
        </w:rPr>
        <w:t>t d</w:t>
      </w:r>
      <w:r>
        <w:rPr>
          <w:b w:val="0"/>
          <w:color w:val="000000"/>
        </w:rPr>
        <w:t>ữ</w:t>
      </w:r>
      <w:r>
        <w:rPr>
          <w:b w:val="0"/>
          <w:color w:val="000000"/>
        </w:rPr>
        <w:t xml:space="preserve"> li</w:t>
      </w:r>
      <w:r>
        <w:rPr>
          <w:b w:val="0"/>
          <w:color w:val="000000"/>
        </w:rPr>
        <w:t>ệ</w:t>
      </w:r>
      <w:r>
        <w:rPr>
          <w:b w:val="0"/>
          <w:color w:val="000000"/>
        </w:rPr>
        <w:t>u ra excel</w:t>
      </w:r>
    </w:p>
    <w:p w14:paraId="681595D6" w14:textId="77777777" w:rsidR="00B40AAF" w:rsidRDefault="00746E6D">
      <w:pPr>
        <w:rPr>
          <w:color w:val="000000"/>
        </w:rPr>
      </w:pPr>
      <w:r>
        <w:rPr>
          <w:color w:val="000000"/>
        </w:rPr>
        <w:object w:dxaOrig="9624" w:dyaOrig="1782" w14:anchorId="0F786278">
          <v:shape id="_x0000_i1049" type="#_x0000_t75" style="width:480.9pt;height:89.15pt" o:ole="">
            <v:imagedata r:id="rId62" o:title=""/>
          </v:shape>
          <o:OLEObject Type="Embed" ProgID="Visio.Drawing.15" ShapeID="_x0000_i1049" DrawAspect="Content" ObjectID="_1747598224" r:id="rId63"/>
        </w:object>
      </w:r>
    </w:p>
    <w:p w14:paraId="1F22125A" w14:textId="77777777" w:rsidR="00B40AAF" w:rsidRPr="00A37CFA" w:rsidRDefault="00746E6D">
      <w:pPr>
        <w:pStyle w:val="Heading2"/>
        <w:numPr>
          <w:ilvl w:val="1"/>
          <w:numId w:val="1"/>
        </w:numPr>
        <w:rPr>
          <w:lang w:val="vi-VN"/>
        </w:rPr>
      </w:pPr>
      <w:bookmarkStart w:id="82" w:name="_heading=h.2afmg28" w:colFirst="0" w:colLast="0"/>
      <w:bookmarkEnd w:id="82"/>
      <w:r w:rsidRPr="00A37CFA">
        <w:rPr>
          <w:lang w:val="vi-VN"/>
        </w:rPr>
        <w:t>Phân h</w:t>
      </w:r>
      <w:r w:rsidRPr="00A37CFA">
        <w:rPr>
          <w:lang w:val="vi-VN"/>
        </w:rPr>
        <w:t>ệ</w:t>
      </w:r>
      <w:r w:rsidRPr="00A37CFA">
        <w:rPr>
          <w:lang w:val="vi-VN"/>
        </w:rPr>
        <w:t xml:space="preserve"> ch</w:t>
      </w:r>
      <w:r w:rsidRPr="00A37CFA">
        <w:rPr>
          <w:lang w:val="vi-VN"/>
        </w:rPr>
        <w:t>ứ</w:t>
      </w:r>
      <w:r w:rsidRPr="00A37CFA">
        <w:rPr>
          <w:lang w:val="vi-VN"/>
        </w:rPr>
        <w:t>c năng ph</w:t>
      </w:r>
      <w:r w:rsidRPr="00A37CFA">
        <w:rPr>
          <w:lang w:val="vi-VN"/>
        </w:rPr>
        <w:t>ầ</w:t>
      </w:r>
      <w:r w:rsidRPr="00A37CFA">
        <w:rPr>
          <w:lang w:val="vi-VN"/>
        </w:rPr>
        <w:t>n m</w:t>
      </w:r>
      <w:r w:rsidRPr="00A37CFA">
        <w:rPr>
          <w:lang w:val="vi-VN"/>
        </w:rPr>
        <w:t>ề</w:t>
      </w:r>
      <w:r w:rsidRPr="00A37CFA">
        <w:rPr>
          <w:lang w:val="vi-VN"/>
        </w:rPr>
        <w:t>m Qu</w:t>
      </w:r>
      <w:r w:rsidRPr="00A37CFA">
        <w:rPr>
          <w:lang w:val="vi-VN"/>
        </w:rPr>
        <w:t>ả</w:t>
      </w:r>
      <w:r w:rsidRPr="00A37CFA">
        <w:rPr>
          <w:lang w:val="vi-VN"/>
        </w:rPr>
        <w:t>n lý h</w:t>
      </w:r>
      <w:r w:rsidRPr="00A37CFA">
        <w:rPr>
          <w:lang w:val="vi-VN"/>
        </w:rPr>
        <w:t>ạ</w:t>
      </w:r>
      <w:r w:rsidRPr="00A37CFA">
        <w:rPr>
          <w:lang w:val="vi-VN"/>
        </w:rPr>
        <w:t xml:space="preserve"> t</w:t>
      </w:r>
      <w:r w:rsidRPr="00A37CFA">
        <w:rPr>
          <w:lang w:val="vi-VN"/>
        </w:rPr>
        <w:t>ầ</w:t>
      </w:r>
      <w:r w:rsidRPr="00A37CFA">
        <w:rPr>
          <w:lang w:val="vi-VN"/>
        </w:rPr>
        <w:t>ng</w:t>
      </w:r>
    </w:p>
    <w:p w14:paraId="7926D7D7" w14:textId="77777777" w:rsidR="00B40AAF" w:rsidRDefault="00746E6D">
      <w:pPr>
        <w:pStyle w:val="Heading3"/>
        <w:numPr>
          <w:ilvl w:val="2"/>
          <w:numId w:val="1"/>
        </w:numPr>
        <w:rPr>
          <w:color w:val="000000"/>
        </w:rPr>
      </w:pPr>
      <w:bookmarkStart w:id="83" w:name="_heading=h.pkwqa1" w:colFirst="0" w:colLast="0"/>
      <w:bookmarkEnd w:id="83"/>
      <w:r>
        <w:rPr>
          <w:color w:val="000000"/>
        </w:rPr>
        <w:t>Yêu c</w:t>
      </w:r>
      <w:r>
        <w:rPr>
          <w:color w:val="000000"/>
        </w:rPr>
        <w:t>ầ</w:t>
      </w:r>
      <w:r>
        <w:rPr>
          <w:color w:val="000000"/>
        </w:rPr>
        <w:t>u ch</w:t>
      </w:r>
      <w:r>
        <w:rPr>
          <w:color w:val="000000"/>
        </w:rPr>
        <w:t>ứ</w:t>
      </w:r>
      <w:r>
        <w:rPr>
          <w:color w:val="000000"/>
        </w:rPr>
        <w:t>c năng ph</w:t>
      </w:r>
      <w:r>
        <w:rPr>
          <w:color w:val="000000"/>
        </w:rPr>
        <w:t>ầ</w:t>
      </w:r>
      <w:r>
        <w:rPr>
          <w:color w:val="000000"/>
        </w:rPr>
        <w:t>n m</w:t>
      </w:r>
      <w:r>
        <w:rPr>
          <w:color w:val="000000"/>
        </w:rPr>
        <w:t>ề</w:t>
      </w:r>
      <w:r>
        <w:rPr>
          <w:color w:val="000000"/>
        </w:rPr>
        <w:t>m</w:t>
      </w:r>
    </w:p>
    <w:p w14:paraId="62334871"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Xem Ph</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ụ</w:t>
      </w:r>
      <w:r>
        <w:rPr>
          <w:rFonts w:ascii="Cambria" w:eastAsia="Cambria" w:hAnsi="Cambria" w:cs="Cambria"/>
          <w:color w:val="000000"/>
          <w:sz w:val="28"/>
          <w:szCs w:val="28"/>
        </w:rPr>
        <w:t>c 02: B</w:t>
      </w:r>
      <w:r>
        <w:rPr>
          <w:rFonts w:ascii="Cambria" w:eastAsia="Cambria" w:hAnsi="Cambria" w:cs="Cambria"/>
          <w:color w:val="000000"/>
          <w:sz w:val="28"/>
          <w:szCs w:val="28"/>
        </w:rPr>
        <w:t>ả</w:t>
      </w:r>
      <w:r>
        <w:rPr>
          <w:rFonts w:ascii="Cambria" w:eastAsia="Cambria" w:hAnsi="Cambria" w:cs="Cambria"/>
          <w:color w:val="000000"/>
          <w:sz w:val="28"/>
          <w:szCs w:val="28"/>
        </w:rPr>
        <w:t>ng s</w:t>
      </w:r>
      <w:r>
        <w:rPr>
          <w:rFonts w:ascii="Cambria" w:eastAsia="Cambria" w:hAnsi="Cambria" w:cs="Cambria"/>
          <w:color w:val="000000"/>
          <w:sz w:val="28"/>
          <w:szCs w:val="28"/>
        </w:rPr>
        <w:t>ắ</w:t>
      </w:r>
      <w:r>
        <w:rPr>
          <w:rFonts w:ascii="Cambria" w:eastAsia="Cambria" w:hAnsi="Cambria" w:cs="Cambria"/>
          <w:color w:val="000000"/>
          <w:sz w:val="28"/>
          <w:szCs w:val="28"/>
        </w:rPr>
        <w:t>p x</w:t>
      </w:r>
      <w:r>
        <w:rPr>
          <w:rFonts w:ascii="Cambria" w:eastAsia="Cambria" w:hAnsi="Cambria" w:cs="Cambria"/>
          <w:color w:val="000000"/>
          <w:sz w:val="28"/>
          <w:szCs w:val="28"/>
        </w:rPr>
        <w:t>ế</w:t>
      </w:r>
      <w:r>
        <w:rPr>
          <w:rFonts w:ascii="Cambria" w:eastAsia="Cambria" w:hAnsi="Cambria" w:cs="Cambria"/>
          <w:color w:val="000000"/>
          <w:sz w:val="28"/>
          <w:szCs w:val="28"/>
        </w:rPr>
        <w:t>p thứ tự ưu tiên các yêu c</w:t>
      </w:r>
      <w:r>
        <w:rPr>
          <w:rFonts w:ascii="Cambria" w:eastAsia="Cambria" w:hAnsi="Cambria" w:cs="Cambria"/>
          <w:color w:val="000000"/>
          <w:sz w:val="28"/>
          <w:szCs w:val="28"/>
        </w:rPr>
        <w:t>ầ</w:t>
      </w:r>
      <w:r>
        <w:rPr>
          <w:rFonts w:ascii="Cambria" w:eastAsia="Cambria" w:hAnsi="Cambria" w:cs="Cambria"/>
          <w:color w:val="000000"/>
          <w:sz w:val="28"/>
          <w:szCs w:val="28"/>
        </w:rPr>
        <w:t>u ch</w:t>
      </w:r>
      <w:r>
        <w:rPr>
          <w:rFonts w:ascii="Cambria" w:eastAsia="Cambria" w:hAnsi="Cambria" w:cs="Cambria"/>
          <w:color w:val="000000"/>
          <w:sz w:val="28"/>
          <w:szCs w:val="28"/>
        </w:rPr>
        <w:t>ứ</w:t>
      </w:r>
      <w:r>
        <w:rPr>
          <w:rFonts w:ascii="Cambria" w:eastAsia="Cambria" w:hAnsi="Cambria" w:cs="Cambria"/>
          <w:color w:val="000000"/>
          <w:sz w:val="28"/>
          <w:szCs w:val="28"/>
        </w:rPr>
        <w:t>c năng của phần mềm</w:t>
      </w:r>
    </w:p>
    <w:p w14:paraId="646F0245" w14:textId="77777777" w:rsidR="00B40AAF" w:rsidRDefault="00746E6D">
      <w:pPr>
        <w:pStyle w:val="Heading3"/>
        <w:numPr>
          <w:ilvl w:val="2"/>
          <w:numId w:val="1"/>
        </w:numPr>
        <w:rPr>
          <w:color w:val="000000"/>
        </w:rPr>
      </w:pPr>
      <w:bookmarkStart w:id="84" w:name="_heading=h.39kk8xu" w:colFirst="0" w:colLast="0"/>
      <w:bookmarkEnd w:id="84"/>
      <w:r>
        <w:rPr>
          <w:color w:val="000000"/>
        </w:rPr>
        <w:t>Yêu c</w:t>
      </w:r>
      <w:r>
        <w:rPr>
          <w:color w:val="000000"/>
        </w:rPr>
        <w:t>ầ</w:t>
      </w:r>
      <w:r>
        <w:rPr>
          <w:color w:val="000000"/>
        </w:rPr>
        <w:t>u phi ch</w:t>
      </w:r>
      <w:r>
        <w:rPr>
          <w:color w:val="000000"/>
        </w:rPr>
        <w:t>ứ</w:t>
      </w:r>
      <w:r>
        <w:rPr>
          <w:color w:val="000000"/>
        </w:rPr>
        <w:t>c năng</w:t>
      </w:r>
    </w:p>
    <w:tbl>
      <w:tblPr>
        <w:tblStyle w:val="afd"/>
        <w:tblW w:w="9205" w:type="dxa"/>
        <w:tblLayout w:type="fixed"/>
        <w:tblLook w:val="0400" w:firstRow="0" w:lastRow="0" w:firstColumn="0" w:lastColumn="0" w:noHBand="0" w:noVBand="1"/>
      </w:tblPr>
      <w:tblGrid>
        <w:gridCol w:w="816"/>
        <w:gridCol w:w="6866"/>
        <w:gridCol w:w="1523"/>
      </w:tblGrid>
      <w:tr w:rsidR="00B40AAF" w14:paraId="3215E272" w14:textId="77777777">
        <w:trPr>
          <w:trHeight w:val="397"/>
          <w:tblHeader/>
        </w:trPr>
        <w:tc>
          <w:tcPr>
            <w:tcW w:w="8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B70E80" w14:textId="77777777" w:rsidR="00B40AAF" w:rsidRDefault="00746E6D">
            <w:pPr>
              <w:spacing w:before="120" w:after="0"/>
              <w:jc w:val="center"/>
              <w:rPr>
                <w:b/>
                <w:color w:val="000000"/>
                <w:sz w:val="28"/>
                <w:szCs w:val="28"/>
              </w:rPr>
            </w:pPr>
            <w:r>
              <w:rPr>
                <w:b/>
                <w:color w:val="000000"/>
                <w:sz w:val="28"/>
                <w:szCs w:val="28"/>
              </w:rPr>
              <w:t> STT</w:t>
            </w:r>
          </w:p>
        </w:tc>
        <w:tc>
          <w:tcPr>
            <w:tcW w:w="6866" w:type="dxa"/>
            <w:tcBorders>
              <w:top w:val="single" w:sz="4" w:space="0" w:color="000000"/>
              <w:left w:val="nil"/>
              <w:bottom w:val="single" w:sz="4" w:space="0" w:color="000000"/>
              <w:right w:val="single" w:sz="4" w:space="0" w:color="000000"/>
            </w:tcBorders>
            <w:shd w:val="clear" w:color="auto" w:fill="auto"/>
            <w:vAlign w:val="center"/>
          </w:tcPr>
          <w:p w14:paraId="36B3FA86" w14:textId="77777777" w:rsidR="00B40AAF" w:rsidRDefault="00746E6D">
            <w:pPr>
              <w:spacing w:before="120" w:after="0"/>
              <w:jc w:val="center"/>
              <w:rPr>
                <w:b/>
                <w:color w:val="000000"/>
                <w:sz w:val="28"/>
                <w:szCs w:val="28"/>
              </w:rPr>
            </w:pPr>
            <w:r>
              <w:rPr>
                <w:b/>
                <w:color w:val="000000"/>
                <w:sz w:val="28"/>
                <w:szCs w:val="28"/>
              </w:rPr>
              <w:t>Yêu cầu phi chức năng</w:t>
            </w:r>
          </w:p>
        </w:tc>
        <w:tc>
          <w:tcPr>
            <w:tcW w:w="1523" w:type="dxa"/>
            <w:tcBorders>
              <w:top w:val="single" w:sz="4" w:space="0" w:color="000000"/>
              <w:left w:val="nil"/>
              <w:bottom w:val="single" w:sz="4" w:space="0" w:color="000000"/>
              <w:right w:val="single" w:sz="4" w:space="0" w:color="000000"/>
            </w:tcBorders>
            <w:shd w:val="clear" w:color="auto" w:fill="auto"/>
            <w:vAlign w:val="center"/>
          </w:tcPr>
          <w:p w14:paraId="319EBF19" w14:textId="77777777" w:rsidR="00B40AAF" w:rsidRDefault="00746E6D">
            <w:pPr>
              <w:spacing w:before="120" w:after="0"/>
              <w:jc w:val="center"/>
              <w:rPr>
                <w:b/>
                <w:color w:val="000000"/>
                <w:sz w:val="28"/>
                <w:szCs w:val="28"/>
              </w:rPr>
            </w:pPr>
            <w:r>
              <w:rPr>
                <w:b/>
                <w:color w:val="000000"/>
                <w:sz w:val="28"/>
                <w:szCs w:val="28"/>
              </w:rPr>
              <w:t> Loại</w:t>
            </w:r>
          </w:p>
        </w:tc>
      </w:tr>
      <w:tr w:rsidR="00B40AAF" w14:paraId="2284E4EA"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0C9D0A61" w14:textId="77777777" w:rsidR="00B40AAF" w:rsidRDefault="00746E6D">
            <w:pPr>
              <w:spacing w:before="120" w:after="0"/>
              <w:jc w:val="center"/>
              <w:rPr>
                <w:color w:val="000000"/>
                <w:sz w:val="28"/>
                <w:szCs w:val="28"/>
              </w:rPr>
            </w:pPr>
            <w:r>
              <w:rPr>
                <w:color w:val="000000"/>
                <w:sz w:val="28"/>
                <w:szCs w:val="28"/>
              </w:rPr>
              <w:t>1</w:t>
            </w:r>
          </w:p>
        </w:tc>
        <w:tc>
          <w:tcPr>
            <w:tcW w:w="6866" w:type="dxa"/>
            <w:tcBorders>
              <w:top w:val="nil"/>
              <w:left w:val="nil"/>
              <w:bottom w:val="single" w:sz="4" w:space="0" w:color="000000"/>
              <w:right w:val="single" w:sz="4" w:space="0" w:color="000000"/>
            </w:tcBorders>
          </w:tcPr>
          <w:p w14:paraId="7FA3F257" w14:textId="77777777" w:rsidR="00B40AAF" w:rsidRDefault="00746E6D">
            <w:pPr>
              <w:spacing w:before="120" w:after="0"/>
              <w:rPr>
                <w:color w:val="000000"/>
                <w:sz w:val="28"/>
                <w:szCs w:val="28"/>
              </w:rPr>
            </w:pPr>
            <w:r>
              <w:rPr>
                <w:color w:val="000000"/>
                <w:sz w:val="28"/>
                <w:szCs w:val="28"/>
              </w:rPr>
              <w:t>Hệ quản trị cơ sở dữ liệu thông dụng như là MS SQL Server hoặc các hệ quản trị mã nguồn mở khác như là PostGre SQL</w:t>
            </w:r>
          </w:p>
        </w:tc>
        <w:tc>
          <w:tcPr>
            <w:tcW w:w="1523" w:type="dxa"/>
            <w:tcBorders>
              <w:top w:val="nil"/>
              <w:left w:val="nil"/>
              <w:bottom w:val="single" w:sz="4" w:space="0" w:color="000000"/>
              <w:right w:val="single" w:sz="4" w:space="0" w:color="000000"/>
            </w:tcBorders>
            <w:vAlign w:val="center"/>
          </w:tcPr>
          <w:p w14:paraId="4F950245" w14:textId="77777777" w:rsidR="00B40AAF" w:rsidRDefault="00746E6D">
            <w:pPr>
              <w:spacing w:before="120" w:after="0"/>
              <w:jc w:val="center"/>
              <w:rPr>
                <w:color w:val="000000"/>
                <w:sz w:val="28"/>
                <w:szCs w:val="28"/>
              </w:rPr>
            </w:pPr>
            <w:r>
              <w:rPr>
                <w:color w:val="000000"/>
                <w:sz w:val="28"/>
                <w:szCs w:val="28"/>
              </w:rPr>
              <w:t>Cơ sở dữ liệu</w:t>
            </w:r>
          </w:p>
        </w:tc>
      </w:tr>
      <w:tr w:rsidR="00B40AAF" w14:paraId="48182096"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5F4EA24C" w14:textId="77777777" w:rsidR="00B40AAF" w:rsidRDefault="00746E6D">
            <w:pPr>
              <w:spacing w:before="120" w:after="0"/>
              <w:jc w:val="center"/>
              <w:rPr>
                <w:color w:val="000000"/>
                <w:sz w:val="28"/>
                <w:szCs w:val="28"/>
              </w:rPr>
            </w:pPr>
            <w:r>
              <w:rPr>
                <w:color w:val="000000"/>
                <w:sz w:val="28"/>
                <w:szCs w:val="28"/>
              </w:rPr>
              <w:t>2</w:t>
            </w:r>
          </w:p>
        </w:tc>
        <w:tc>
          <w:tcPr>
            <w:tcW w:w="6866" w:type="dxa"/>
            <w:tcBorders>
              <w:top w:val="nil"/>
              <w:left w:val="nil"/>
              <w:bottom w:val="single" w:sz="4" w:space="0" w:color="000000"/>
              <w:right w:val="single" w:sz="4" w:space="0" w:color="000000"/>
            </w:tcBorders>
            <w:vAlign w:val="center"/>
          </w:tcPr>
          <w:p w14:paraId="66B52DC6" w14:textId="77777777" w:rsidR="00B40AAF" w:rsidRDefault="00746E6D">
            <w:pPr>
              <w:spacing w:before="120" w:after="0"/>
              <w:rPr>
                <w:color w:val="000000"/>
                <w:sz w:val="28"/>
                <w:szCs w:val="28"/>
              </w:rPr>
            </w:pPr>
            <w:r>
              <w:rPr>
                <w:color w:val="000000"/>
                <w:sz w:val="28"/>
                <w:szCs w:val="28"/>
              </w:rPr>
              <w:t>Khi dữ liệu tăng trưởng lớn; hệ thống phải đảm bảo thời gian truy xuất dữ liệu, đảm bảo tối thiểu nhất dung lượng lưu trữ, t</w:t>
            </w:r>
            <w:r>
              <w:rPr>
                <w:color w:val="000000"/>
                <w:sz w:val="28"/>
                <w:szCs w:val="28"/>
              </w:rPr>
              <w:t>ối ưu trong quá trình thiết kế</w:t>
            </w:r>
          </w:p>
        </w:tc>
        <w:tc>
          <w:tcPr>
            <w:tcW w:w="1523" w:type="dxa"/>
            <w:tcBorders>
              <w:top w:val="nil"/>
              <w:left w:val="nil"/>
              <w:bottom w:val="single" w:sz="4" w:space="0" w:color="000000"/>
              <w:right w:val="single" w:sz="4" w:space="0" w:color="000000"/>
            </w:tcBorders>
            <w:vAlign w:val="center"/>
          </w:tcPr>
          <w:p w14:paraId="4FAA01E9" w14:textId="77777777" w:rsidR="00B40AAF" w:rsidRDefault="00746E6D">
            <w:pPr>
              <w:spacing w:before="120" w:after="0"/>
              <w:jc w:val="center"/>
              <w:rPr>
                <w:color w:val="000000"/>
                <w:sz w:val="28"/>
                <w:szCs w:val="28"/>
              </w:rPr>
            </w:pPr>
            <w:r>
              <w:rPr>
                <w:color w:val="000000"/>
                <w:sz w:val="28"/>
                <w:szCs w:val="28"/>
              </w:rPr>
              <w:t>Cơ sở dữ liệu</w:t>
            </w:r>
          </w:p>
        </w:tc>
      </w:tr>
      <w:tr w:rsidR="00B40AAF" w14:paraId="6F767080"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60A6E545" w14:textId="77777777" w:rsidR="00B40AAF" w:rsidRDefault="00746E6D">
            <w:pPr>
              <w:spacing w:before="120" w:after="0"/>
              <w:jc w:val="center"/>
              <w:rPr>
                <w:color w:val="000000"/>
                <w:sz w:val="28"/>
                <w:szCs w:val="28"/>
              </w:rPr>
            </w:pPr>
            <w:r>
              <w:rPr>
                <w:color w:val="000000"/>
                <w:sz w:val="28"/>
                <w:szCs w:val="28"/>
              </w:rPr>
              <w:t>3</w:t>
            </w:r>
          </w:p>
        </w:tc>
        <w:tc>
          <w:tcPr>
            <w:tcW w:w="6866" w:type="dxa"/>
            <w:tcBorders>
              <w:top w:val="nil"/>
              <w:left w:val="nil"/>
              <w:bottom w:val="single" w:sz="4" w:space="0" w:color="000000"/>
              <w:right w:val="single" w:sz="4" w:space="0" w:color="000000"/>
            </w:tcBorders>
            <w:vAlign w:val="center"/>
          </w:tcPr>
          <w:p w14:paraId="7DB66C8B" w14:textId="77777777" w:rsidR="00B40AAF" w:rsidRDefault="00746E6D">
            <w:pPr>
              <w:spacing w:before="120" w:after="0"/>
              <w:rPr>
                <w:color w:val="000000"/>
                <w:sz w:val="28"/>
                <w:szCs w:val="28"/>
              </w:rPr>
            </w:pPr>
            <w:r>
              <w:rPr>
                <w:color w:val="000000"/>
                <w:sz w:val="28"/>
                <w:szCs w:val="28"/>
              </w:rPr>
              <w:t>Chuẩn font, giao diện là Unicode TCVN 6901:2000, ngôn ngữ thể hiện trên giao diện chương trình là Tiếng Việt</w:t>
            </w:r>
          </w:p>
        </w:tc>
        <w:tc>
          <w:tcPr>
            <w:tcW w:w="1523" w:type="dxa"/>
            <w:tcBorders>
              <w:top w:val="nil"/>
              <w:left w:val="nil"/>
              <w:bottom w:val="single" w:sz="4" w:space="0" w:color="000000"/>
              <w:right w:val="single" w:sz="4" w:space="0" w:color="000000"/>
            </w:tcBorders>
            <w:vAlign w:val="center"/>
          </w:tcPr>
          <w:p w14:paraId="5A6F0096" w14:textId="77777777" w:rsidR="00B40AAF" w:rsidRDefault="00746E6D">
            <w:pPr>
              <w:spacing w:before="120" w:after="0"/>
              <w:jc w:val="center"/>
              <w:rPr>
                <w:color w:val="000000"/>
                <w:sz w:val="28"/>
                <w:szCs w:val="28"/>
              </w:rPr>
            </w:pPr>
            <w:r>
              <w:rPr>
                <w:color w:val="000000"/>
                <w:sz w:val="28"/>
                <w:szCs w:val="28"/>
              </w:rPr>
              <w:t>Yêu cầu chung</w:t>
            </w:r>
          </w:p>
        </w:tc>
      </w:tr>
      <w:tr w:rsidR="00B40AAF" w14:paraId="01C6819F"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2DC6E1ED" w14:textId="77777777" w:rsidR="00B40AAF" w:rsidRDefault="00746E6D">
            <w:pPr>
              <w:spacing w:before="120" w:after="0"/>
              <w:jc w:val="center"/>
              <w:rPr>
                <w:color w:val="000000"/>
                <w:sz w:val="28"/>
                <w:szCs w:val="28"/>
              </w:rPr>
            </w:pPr>
            <w:r>
              <w:rPr>
                <w:color w:val="000000"/>
                <w:sz w:val="28"/>
                <w:szCs w:val="28"/>
              </w:rPr>
              <w:t>4</w:t>
            </w:r>
          </w:p>
        </w:tc>
        <w:tc>
          <w:tcPr>
            <w:tcW w:w="6866" w:type="dxa"/>
            <w:tcBorders>
              <w:top w:val="nil"/>
              <w:left w:val="nil"/>
              <w:bottom w:val="single" w:sz="4" w:space="0" w:color="000000"/>
              <w:right w:val="single" w:sz="4" w:space="0" w:color="000000"/>
            </w:tcBorders>
            <w:vAlign w:val="center"/>
          </w:tcPr>
          <w:p w14:paraId="41D60BA7" w14:textId="77777777" w:rsidR="00B40AAF" w:rsidRDefault="00746E6D">
            <w:pPr>
              <w:spacing w:before="120" w:after="0"/>
              <w:rPr>
                <w:color w:val="000000"/>
                <w:sz w:val="28"/>
                <w:szCs w:val="28"/>
              </w:rPr>
            </w:pPr>
            <w:r>
              <w:rPr>
                <w:color w:val="000000"/>
                <w:sz w:val="28"/>
                <w:szCs w:val="28"/>
              </w:rPr>
              <w:t>Hệ thống cho phép thay đổi và định nghĩa các thông số, thông tin khi cần thiết mà không sửa lại chương trình</w:t>
            </w:r>
          </w:p>
        </w:tc>
        <w:tc>
          <w:tcPr>
            <w:tcW w:w="1523" w:type="dxa"/>
            <w:tcBorders>
              <w:top w:val="nil"/>
              <w:left w:val="nil"/>
              <w:bottom w:val="single" w:sz="4" w:space="0" w:color="000000"/>
              <w:right w:val="single" w:sz="4" w:space="0" w:color="000000"/>
            </w:tcBorders>
            <w:vAlign w:val="center"/>
          </w:tcPr>
          <w:p w14:paraId="4B89D53E" w14:textId="77777777" w:rsidR="00B40AAF" w:rsidRDefault="00746E6D">
            <w:pPr>
              <w:spacing w:before="120" w:after="0"/>
              <w:jc w:val="center"/>
              <w:rPr>
                <w:color w:val="000000"/>
                <w:sz w:val="28"/>
                <w:szCs w:val="28"/>
              </w:rPr>
            </w:pPr>
            <w:r>
              <w:rPr>
                <w:color w:val="000000"/>
                <w:sz w:val="28"/>
                <w:szCs w:val="28"/>
              </w:rPr>
              <w:t>Dữ liệu đầu vào</w:t>
            </w:r>
          </w:p>
        </w:tc>
      </w:tr>
      <w:tr w:rsidR="00B40AAF" w14:paraId="3D380279"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376758ED" w14:textId="77777777" w:rsidR="00B40AAF" w:rsidRDefault="00746E6D">
            <w:pPr>
              <w:spacing w:before="120" w:after="0"/>
              <w:jc w:val="center"/>
              <w:rPr>
                <w:color w:val="000000"/>
                <w:sz w:val="28"/>
                <w:szCs w:val="28"/>
              </w:rPr>
            </w:pPr>
            <w:r>
              <w:rPr>
                <w:color w:val="000000"/>
                <w:sz w:val="28"/>
                <w:szCs w:val="28"/>
              </w:rPr>
              <w:t>5</w:t>
            </w:r>
          </w:p>
        </w:tc>
        <w:tc>
          <w:tcPr>
            <w:tcW w:w="6866" w:type="dxa"/>
            <w:tcBorders>
              <w:top w:val="nil"/>
              <w:left w:val="nil"/>
              <w:bottom w:val="single" w:sz="4" w:space="0" w:color="000000"/>
              <w:right w:val="single" w:sz="4" w:space="0" w:color="000000"/>
            </w:tcBorders>
            <w:vAlign w:val="center"/>
          </w:tcPr>
          <w:p w14:paraId="12CB3D5E" w14:textId="77777777" w:rsidR="00B40AAF" w:rsidRDefault="00746E6D">
            <w:pPr>
              <w:spacing w:before="120" w:after="0"/>
              <w:rPr>
                <w:color w:val="000000"/>
                <w:sz w:val="28"/>
                <w:szCs w:val="28"/>
              </w:rPr>
            </w:pPr>
            <w:r>
              <w:rPr>
                <w:color w:val="000000"/>
                <w:sz w:val="28"/>
                <w:szCs w:val="28"/>
              </w:rPr>
              <w:t>Hệ</w:t>
            </w:r>
            <w:r>
              <w:rPr>
                <w:color w:val="000000"/>
                <w:sz w:val="28"/>
                <w:szCs w:val="28"/>
              </w:rPr>
              <w:t xml:space="preserve"> thống phải đảm bảo số lượng giao dịch nhiều người cùng lúc</w:t>
            </w:r>
          </w:p>
        </w:tc>
        <w:tc>
          <w:tcPr>
            <w:tcW w:w="1523" w:type="dxa"/>
            <w:tcBorders>
              <w:top w:val="nil"/>
              <w:left w:val="nil"/>
              <w:bottom w:val="single" w:sz="4" w:space="0" w:color="000000"/>
              <w:right w:val="single" w:sz="4" w:space="0" w:color="000000"/>
            </w:tcBorders>
            <w:vAlign w:val="center"/>
          </w:tcPr>
          <w:p w14:paraId="19FDEB49" w14:textId="77777777" w:rsidR="00B40AAF" w:rsidRDefault="00746E6D">
            <w:pPr>
              <w:spacing w:before="120" w:after="0"/>
              <w:jc w:val="center"/>
              <w:rPr>
                <w:color w:val="000000"/>
                <w:sz w:val="28"/>
                <w:szCs w:val="28"/>
              </w:rPr>
            </w:pPr>
            <w:r>
              <w:rPr>
                <w:color w:val="000000"/>
                <w:sz w:val="28"/>
                <w:szCs w:val="28"/>
              </w:rPr>
              <w:t>Yêu cầu truy vấn</w:t>
            </w:r>
          </w:p>
        </w:tc>
      </w:tr>
      <w:tr w:rsidR="00B40AAF" w14:paraId="3D3D7660"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28C3A337" w14:textId="77777777" w:rsidR="00B40AAF" w:rsidRDefault="00746E6D">
            <w:pPr>
              <w:spacing w:before="120" w:after="0"/>
              <w:jc w:val="center"/>
              <w:rPr>
                <w:color w:val="000000"/>
                <w:sz w:val="28"/>
                <w:szCs w:val="28"/>
              </w:rPr>
            </w:pPr>
            <w:r>
              <w:rPr>
                <w:color w:val="000000"/>
                <w:sz w:val="28"/>
                <w:szCs w:val="28"/>
              </w:rPr>
              <w:t>6</w:t>
            </w:r>
          </w:p>
        </w:tc>
        <w:tc>
          <w:tcPr>
            <w:tcW w:w="6866" w:type="dxa"/>
            <w:tcBorders>
              <w:top w:val="nil"/>
              <w:left w:val="nil"/>
              <w:bottom w:val="single" w:sz="4" w:space="0" w:color="000000"/>
              <w:right w:val="single" w:sz="4" w:space="0" w:color="000000"/>
            </w:tcBorders>
            <w:vAlign w:val="center"/>
          </w:tcPr>
          <w:p w14:paraId="745944DA" w14:textId="77777777" w:rsidR="00B40AAF" w:rsidRDefault="00746E6D">
            <w:pPr>
              <w:spacing w:before="120" w:after="0"/>
              <w:rPr>
                <w:color w:val="000000"/>
                <w:sz w:val="28"/>
                <w:szCs w:val="28"/>
              </w:rPr>
            </w:pPr>
            <w:r>
              <w:rPr>
                <w:color w:val="000000"/>
                <w:sz w:val="28"/>
                <w:szCs w:val="28"/>
              </w:rPr>
              <w:t>Phải lưu trữ thông tin sử dụng hệ thống của người dùng (Thời gian đăng nhập, thao tác với dữ liệu, thời gian thao tác)</w:t>
            </w:r>
          </w:p>
        </w:tc>
        <w:tc>
          <w:tcPr>
            <w:tcW w:w="1523" w:type="dxa"/>
            <w:tcBorders>
              <w:top w:val="nil"/>
              <w:left w:val="nil"/>
              <w:bottom w:val="single" w:sz="4" w:space="0" w:color="000000"/>
              <w:right w:val="single" w:sz="4" w:space="0" w:color="000000"/>
            </w:tcBorders>
            <w:vAlign w:val="center"/>
          </w:tcPr>
          <w:p w14:paraId="1FB3512A" w14:textId="77777777" w:rsidR="00B40AAF" w:rsidRDefault="00746E6D">
            <w:pPr>
              <w:spacing w:before="120" w:after="0"/>
              <w:jc w:val="center"/>
              <w:rPr>
                <w:color w:val="000000"/>
                <w:sz w:val="28"/>
                <w:szCs w:val="28"/>
              </w:rPr>
            </w:pPr>
            <w:r>
              <w:rPr>
                <w:color w:val="000000"/>
                <w:sz w:val="28"/>
                <w:szCs w:val="28"/>
              </w:rPr>
              <w:t>Yêu cầu chung</w:t>
            </w:r>
          </w:p>
        </w:tc>
      </w:tr>
      <w:tr w:rsidR="00B40AAF" w14:paraId="788C3D86"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79F30A9A" w14:textId="77777777" w:rsidR="00B40AAF" w:rsidRDefault="00746E6D">
            <w:pPr>
              <w:spacing w:before="120" w:after="0"/>
              <w:jc w:val="center"/>
              <w:rPr>
                <w:color w:val="000000"/>
                <w:sz w:val="28"/>
                <w:szCs w:val="28"/>
              </w:rPr>
            </w:pPr>
            <w:r>
              <w:rPr>
                <w:color w:val="000000"/>
                <w:sz w:val="28"/>
                <w:szCs w:val="28"/>
              </w:rPr>
              <w:t>7</w:t>
            </w:r>
          </w:p>
        </w:tc>
        <w:tc>
          <w:tcPr>
            <w:tcW w:w="6866" w:type="dxa"/>
            <w:tcBorders>
              <w:top w:val="nil"/>
              <w:left w:val="nil"/>
              <w:bottom w:val="single" w:sz="4" w:space="0" w:color="000000"/>
              <w:right w:val="single" w:sz="4" w:space="0" w:color="000000"/>
            </w:tcBorders>
            <w:vAlign w:val="center"/>
          </w:tcPr>
          <w:p w14:paraId="7BEAABF4" w14:textId="77777777" w:rsidR="00B40AAF" w:rsidRDefault="00746E6D">
            <w:pPr>
              <w:spacing w:before="120" w:after="0"/>
              <w:rPr>
                <w:color w:val="000000"/>
                <w:sz w:val="28"/>
                <w:szCs w:val="28"/>
              </w:rPr>
            </w:pPr>
            <w:r>
              <w:rPr>
                <w:color w:val="000000"/>
                <w:sz w:val="28"/>
                <w:szCs w:val="28"/>
              </w:rPr>
              <w:t>Tuân theo các quy định hiện hành</w:t>
            </w:r>
          </w:p>
        </w:tc>
        <w:tc>
          <w:tcPr>
            <w:tcW w:w="1523" w:type="dxa"/>
            <w:tcBorders>
              <w:top w:val="nil"/>
              <w:left w:val="nil"/>
              <w:bottom w:val="single" w:sz="4" w:space="0" w:color="000000"/>
              <w:right w:val="single" w:sz="4" w:space="0" w:color="000000"/>
            </w:tcBorders>
            <w:vAlign w:val="center"/>
          </w:tcPr>
          <w:p w14:paraId="74D3B323" w14:textId="77777777" w:rsidR="00B40AAF" w:rsidRDefault="00746E6D">
            <w:pPr>
              <w:spacing w:before="120" w:after="0"/>
              <w:jc w:val="center"/>
              <w:rPr>
                <w:color w:val="000000"/>
                <w:sz w:val="28"/>
                <w:szCs w:val="28"/>
              </w:rPr>
            </w:pPr>
            <w:r>
              <w:rPr>
                <w:color w:val="000000"/>
                <w:sz w:val="28"/>
                <w:szCs w:val="28"/>
              </w:rPr>
              <w:t>Yêu cầu chung</w:t>
            </w:r>
          </w:p>
        </w:tc>
      </w:tr>
      <w:tr w:rsidR="00B40AAF" w14:paraId="410F7152"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3721289A" w14:textId="77777777" w:rsidR="00B40AAF" w:rsidRDefault="00746E6D">
            <w:pPr>
              <w:spacing w:before="120" w:after="0"/>
              <w:jc w:val="center"/>
              <w:rPr>
                <w:color w:val="000000"/>
                <w:sz w:val="28"/>
                <w:szCs w:val="28"/>
              </w:rPr>
            </w:pPr>
            <w:r>
              <w:rPr>
                <w:color w:val="000000"/>
                <w:sz w:val="28"/>
                <w:szCs w:val="28"/>
              </w:rPr>
              <w:lastRenderedPageBreak/>
              <w:t>8</w:t>
            </w:r>
          </w:p>
        </w:tc>
        <w:tc>
          <w:tcPr>
            <w:tcW w:w="6866" w:type="dxa"/>
            <w:tcBorders>
              <w:top w:val="nil"/>
              <w:left w:val="nil"/>
              <w:bottom w:val="single" w:sz="4" w:space="0" w:color="000000"/>
              <w:right w:val="single" w:sz="4" w:space="0" w:color="000000"/>
            </w:tcBorders>
            <w:vAlign w:val="center"/>
          </w:tcPr>
          <w:p w14:paraId="0E1F7D95" w14:textId="77777777" w:rsidR="00B40AAF" w:rsidRDefault="00746E6D">
            <w:pPr>
              <w:spacing w:before="120" w:after="0"/>
              <w:rPr>
                <w:color w:val="000000"/>
                <w:sz w:val="28"/>
                <w:szCs w:val="28"/>
              </w:rPr>
            </w:pPr>
            <w:r>
              <w:rPr>
                <w:color w:val="000000"/>
                <w:sz w:val="28"/>
                <w:szCs w:val="28"/>
              </w:rPr>
              <w:t>Vận hành trên hệ thống mạng LAN, WAN hoặc thông qua VPN</w:t>
            </w:r>
          </w:p>
        </w:tc>
        <w:tc>
          <w:tcPr>
            <w:tcW w:w="1523" w:type="dxa"/>
            <w:tcBorders>
              <w:top w:val="nil"/>
              <w:left w:val="nil"/>
              <w:bottom w:val="single" w:sz="4" w:space="0" w:color="000000"/>
              <w:right w:val="single" w:sz="4" w:space="0" w:color="000000"/>
            </w:tcBorders>
            <w:vAlign w:val="center"/>
          </w:tcPr>
          <w:p w14:paraId="6921643D" w14:textId="77777777" w:rsidR="00B40AAF" w:rsidRDefault="00746E6D">
            <w:pPr>
              <w:spacing w:before="120" w:after="0"/>
              <w:jc w:val="center"/>
              <w:rPr>
                <w:color w:val="000000"/>
                <w:sz w:val="28"/>
                <w:szCs w:val="28"/>
              </w:rPr>
            </w:pPr>
            <w:r>
              <w:rPr>
                <w:color w:val="000000"/>
                <w:sz w:val="28"/>
                <w:szCs w:val="28"/>
              </w:rPr>
              <w:t>Yêu cầu chung</w:t>
            </w:r>
          </w:p>
        </w:tc>
      </w:tr>
      <w:tr w:rsidR="00B40AAF" w14:paraId="7A73E916"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087B259E" w14:textId="77777777" w:rsidR="00B40AAF" w:rsidRDefault="00746E6D">
            <w:pPr>
              <w:spacing w:before="120" w:after="0"/>
              <w:jc w:val="center"/>
              <w:rPr>
                <w:color w:val="000000"/>
                <w:sz w:val="28"/>
                <w:szCs w:val="28"/>
              </w:rPr>
            </w:pPr>
            <w:r>
              <w:rPr>
                <w:color w:val="000000"/>
                <w:sz w:val="28"/>
                <w:szCs w:val="28"/>
              </w:rPr>
              <w:t>9</w:t>
            </w:r>
          </w:p>
        </w:tc>
        <w:tc>
          <w:tcPr>
            <w:tcW w:w="6866" w:type="dxa"/>
            <w:tcBorders>
              <w:top w:val="nil"/>
              <w:left w:val="nil"/>
              <w:bottom w:val="single" w:sz="4" w:space="0" w:color="000000"/>
              <w:right w:val="single" w:sz="4" w:space="0" w:color="000000"/>
            </w:tcBorders>
            <w:vAlign w:val="center"/>
          </w:tcPr>
          <w:p w14:paraId="775ED52B" w14:textId="77777777" w:rsidR="00B40AAF" w:rsidRDefault="00746E6D">
            <w:pPr>
              <w:spacing w:before="120" w:after="0"/>
              <w:rPr>
                <w:color w:val="000000"/>
                <w:sz w:val="28"/>
                <w:szCs w:val="28"/>
              </w:rPr>
            </w:pPr>
            <w:r>
              <w:rPr>
                <w:color w:val="000000"/>
                <w:sz w:val="28"/>
                <w:szCs w:val="28"/>
              </w:rPr>
              <w:t>Môi trường vận hành là Microsoft Windows 2012/2016 Server đối với máy chủ và Windows 8/10 đối với máy trạm</w:t>
            </w:r>
          </w:p>
        </w:tc>
        <w:tc>
          <w:tcPr>
            <w:tcW w:w="1523" w:type="dxa"/>
            <w:tcBorders>
              <w:top w:val="nil"/>
              <w:left w:val="nil"/>
              <w:bottom w:val="single" w:sz="4" w:space="0" w:color="000000"/>
              <w:right w:val="single" w:sz="4" w:space="0" w:color="000000"/>
            </w:tcBorders>
            <w:vAlign w:val="center"/>
          </w:tcPr>
          <w:p w14:paraId="0C24CA5C" w14:textId="77777777" w:rsidR="00B40AAF" w:rsidRDefault="00746E6D">
            <w:pPr>
              <w:spacing w:before="120" w:after="0"/>
              <w:jc w:val="center"/>
              <w:rPr>
                <w:color w:val="000000"/>
                <w:sz w:val="28"/>
                <w:szCs w:val="28"/>
              </w:rPr>
            </w:pPr>
            <w:r>
              <w:rPr>
                <w:color w:val="000000"/>
                <w:sz w:val="28"/>
                <w:szCs w:val="28"/>
              </w:rPr>
              <w:t>Yêu cầu chung</w:t>
            </w:r>
          </w:p>
        </w:tc>
      </w:tr>
    </w:tbl>
    <w:p w14:paraId="4BC1DDA3" w14:textId="77777777" w:rsidR="00B40AAF" w:rsidRDefault="00746E6D">
      <w:pPr>
        <w:pStyle w:val="Heading3"/>
        <w:numPr>
          <w:ilvl w:val="2"/>
          <w:numId w:val="1"/>
        </w:numPr>
        <w:rPr>
          <w:color w:val="000000"/>
        </w:rPr>
      </w:pPr>
      <w:bookmarkStart w:id="85" w:name="_heading=h.1opuj5n" w:colFirst="0" w:colLast="0"/>
      <w:bookmarkEnd w:id="85"/>
      <w:r>
        <w:rPr>
          <w:color w:val="000000"/>
        </w:rPr>
        <w:t>Danh sách U</w:t>
      </w:r>
      <w:r>
        <w:rPr>
          <w:color w:val="000000"/>
        </w:rPr>
        <w:t>se-case</w:t>
      </w:r>
    </w:p>
    <w:p w14:paraId="67609EBD"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Xem Ph</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ụ</w:t>
      </w:r>
      <w:r>
        <w:rPr>
          <w:rFonts w:ascii="Cambria" w:eastAsia="Cambria" w:hAnsi="Cambria" w:cs="Cambria"/>
          <w:color w:val="000000"/>
          <w:sz w:val="28"/>
          <w:szCs w:val="28"/>
        </w:rPr>
        <w:t>c 02 m</w:t>
      </w:r>
      <w:r>
        <w:rPr>
          <w:rFonts w:ascii="Cambria" w:eastAsia="Cambria" w:hAnsi="Cambria" w:cs="Cambria"/>
          <w:color w:val="000000"/>
          <w:sz w:val="28"/>
          <w:szCs w:val="28"/>
        </w:rPr>
        <w:t>ụ</w:t>
      </w:r>
      <w:r>
        <w:rPr>
          <w:rFonts w:ascii="Cambria" w:eastAsia="Cambria" w:hAnsi="Cambria" w:cs="Cambria"/>
          <w:color w:val="000000"/>
          <w:sz w:val="28"/>
          <w:szCs w:val="28"/>
        </w:rPr>
        <w:t>c B</w:t>
      </w:r>
      <w:r>
        <w:rPr>
          <w:rFonts w:ascii="Cambria" w:eastAsia="Cambria" w:hAnsi="Cambria" w:cs="Cambria"/>
          <w:color w:val="000000"/>
          <w:sz w:val="28"/>
          <w:szCs w:val="28"/>
        </w:rPr>
        <w:t>ả</w:t>
      </w:r>
      <w:r>
        <w:rPr>
          <w:rFonts w:ascii="Cambria" w:eastAsia="Cambria" w:hAnsi="Cambria" w:cs="Cambria"/>
          <w:color w:val="000000"/>
          <w:sz w:val="28"/>
          <w:szCs w:val="28"/>
        </w:rPr>
        <w:t>ng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yêu c</w:t>
      </w:r>
      <w:r>
        <w:rPr>
          <w:rFonts w:ascii="Cambria" w:eastAsia="Cambria" w:hAnsi="Cambria" w:cs="Cambria"/>
          <w:color w:val="000000"/>
          <w:sz w:val="28"/>
          <w:szCs w:val="28"/>
        </w:rPr>
        <w:t>ầ</w:t>
      </w:r>
      <w:r>
        <w:rPr>
          <w:rFonts w:ascii="Cambria" w:eastAsia="Cambria" w:hAnsi="Cambria" w:cs="Cambria"/>
          <w:color w:val="000000"/>
          <w:sz w:val="28"/>
          <w:szCs w:val="28"/>
        </w:rPr>
        <w:t>u ch</w:t>
      </w:r>
      <w:r>
        <w:rPr>
          <w:rFonts w:ascii="Cambria" w:eastAsia="Cambria" w:hAnsi="Cambria" w:cs="Cambria"/>
          <w:color w:val="000000"/>
          <w:sz w:val="28"/>
          <w:szCs w:val="28"/>
        </w:rPr>
        <w:t>ứ</w:t>
      </w:r>
      <w:r>
        <w:rPr>
          <w:rFonts w:ascii="Cambria" w:eastAsia="Cambria" w:hAnsi="Cambria" w:cs="Cambria"/>
          <w:color w:val="000000"/>
          <w:sz w:val="28"/>
          <w:szCs w:val="28"/>
        </w:rPr>
        <w:t>c năng sang trư</w:t>
      </w:r>
      <w:r>
        <w:rPr>
          <w:rFonts w:ascii="Cambria" w:eastAsia="Cambria" w:hAnsi="Cambria" w:cs="Cambria"/>
          <w:color w:val="000000"/>
          <w:sz w:val="28"/>
          <w:szCs w:val="28"/>
        </w:rPr>
        <w:t>ờ</w:t>
      </w:r>
      <w:r>
        <w:rPr>
          <w:rFonts w:ascii="Cambria" w:eastAsia="Cambria" w:hAnsi="Cambria" w:cs="Cambria"/>
          <w:color w:val="000000"/>
          <w:sz w:val="28"/>
          <w:szCs w:val="28"/>
        </w:rPr>
        <w:t>ng h</w:t>
      </w:r>
      <w:r>
        <w:rPr>
          <w:rFonts w:ascii="Cambria" w:eastAsia="Cambria" w:hAnsi="Cambria" w:cs="Cambria"/>
          <w:color w:val="000000"/>
          <w:sz w:val="28"/>
          <w:szCs w:val="28"/>
        </w:rPr>
        <w:t>ợ</w:t>
      </w:r>
      <w:r>
        <w:rPr>
          <w:rFonts w:ascii="Cambria" w:eastAsia="Cambria" w:hAnsi="Cambria" w:cs="Cambria"/>
          <w:color w:val="000000"/>
          <w:sz w:val="28"/>
          <w:szCs w:val="28"/>
        </w:rPr>
        <w:t>p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(Use-case).</w:t>
      </w:r>
    </w:p>
    <w:p w14:paraId="00B6A16A" w14:textId="77777777" w:rsidR="00B40AAF" w:rsidRDefault="00746E6D">
      <w:pPr>
        <w:pStyle w:val="Heading3"/>
        <w:numPr>
          <w:ilvl w:val="2"/>
          <w:numId w:val="1"/>
        </w:numPr>
        <w:rPr>
          <w:color w:val="000000"/>
        </w:rPr>
      </w:pPr>
      <w:bookmarkStart w:id="86" w:name="_heading=h.48pi1tg" w:colFirst="0" w:colLast="0"/>
      <w:bookmarkEnd w:id="86"/>
      <w:r>
        <w:rPr>
          <w:color w:val="000000"/>
        </w:rPr>
        <w:t>Sơ đ</w:t>
      </w:r>
      <w:r>
        <w:rPr>
          <w:color w:val="000000"/>
        </w:rPr>
        <w:t>ồ</w:t>
      </w:r>
      <w:r>
        <w:rPr>
          <w:color w:val="000000"/>
        </w:rPr>
        <w:t xml:space="preserve"> Use-case </w:t>
      </w:r>
    </w:p>
    <w:p w14:paraId="795B106F" w14:textId="77777777" w:rsidR="00B40AAF" w:rsidRDefault="00746E6D">
      <w:pPr>
        <w:jc w:val="center"/>
        <w:rPr>
          <w:color w:val="000000"/>
          <w:sz w:val="28"/>
          <w:szCs w:val="28"/>
        </w:rPr>
      </w:pPr>
      <w:r>
        <w:rPr>
          <w:color w:val="000000"/>
        </w:rPr>
        <w:object w:dxaOrig="9624" w:dyaOrig="6202" w14:anchorId="18665729">
          <v:shape id="_x0000_i1050" type="#_x0000_t75" style="width:480.9pt;height:309.8pt" o:ole="">
            <v:imagedata r:id="rId64" o:title=""/>
          </v:shape>
          <o:OLEObject Type="Embed" ProgID="Visio.Drawing.15" ShapeID="_x0000_i1050" DrawAspect="Content" ObjectID="_1747598225" r:id="rId65"/>
        </w:object>
      </w:r>
    </w:p>
    <w:p w14:paraId="3592639E" w14:textId="77777777" w:rsidR="00B40AAF" w:rsidRPr="00A37CFA" w:rsidRDefault="00746E6D">
      <w:pPr>
        <w:pStyle w:val="Heading2"/>
        <w:numPr>
          <w:ilvl w:val="1"/>
          <w:numId w:val="1"/>
        </w:numPr>
        <w:rPr>
          <w:lang w:val="vi-VN"/>
        </w:rPr>
      </w:pPr>
      <w:bookmarkStart w:id="87" w:name="_heading=h.2nusc19" w:colFirst="0" w:colLast="0"/>
      <w:bookmarkEnd w:id="87"/>
      <w:r w:rsidRPr="00A37CFA">
        <w:rPr>
          <w:b w:val="0"/>
          <w:lang w:val="vi-VN"/>
        </w:rPr>
        <w:t>Phân h</w:t>
      </w:r>
      <w:r w:rsidRPr="00A37CFA">
        <w:rPr>
          <w:b w:val="0"/>
          <w:lang w:val="vi-VN"/>
        </w:rPr>
        <w:t>ệ</w:t>
      </w:r>
      <w:r w:rsidRPr="00A37CFA">
        <w:rPr>
          <w:b w:val="0"/>
          <w:lang w:val="vi-VN"/>
        </w:rPr>
        <w:t xml:space="preserve"> ch</w:t>
      </w:r>
      <w:r w:rsidRPr="00A37CFA">
        <w:rPr>
          <w:b w:val="0"/>
          <w:lang w:val="vi-VN"/>
        </w:rPr>
        <w:t>ứ</w:t>
      </w:r>
      <w:r w:rsidRPr="00A37CFA">
        <w:rPr>
          <w:b w:val="0"/>
          <w:lang w:val="vi-VN"/>
        </w:rPr>
        <w:t>c năng ph</w:t>
      </w:r>
      <w:r w:rsidRPr="00A37CFA">
        <w:rPr>
          <w:b w:val="0"/>
          <w:lang w:val="vi-VN"/>
        </w:rPr>
        <w:t>ầ</w:t>
      </w:r>
      <w:r w:rsidRPr="00A37CFA">
        <w:rPr>
          <w:b w:val="0"/>
          <w:lang w:val="vi-VN"/>
        </w:rPr>
        <w:t>n m</w:t>
      </w:r>
      <w:r w:rsidRPr="00A37CFA">
        <w:rPr>
          <w:b w:val="0"/>
          <w:lang w:val="vi-VN"/>
        </w:rPr>
        <w:t>ề</w:t>
      </w:r>
      <w:r w:rsidRPr="00A37CFA">
        <w:rPr>
          <w:b w:val="0"/>
          <w:lang w:val="vi-VN"/>
        </w:rPr>
        <w:t>m Qu</w:t>
      </w:r>
      <w:r w:rsidRPr="00A37CFA">
        <w:rPr>
          <w:b w:val="0"/>
          <w:lang w:val="vi-VN"/>
        </w:rPr>
        <w:t>ả</w:t>
      </w:r>
      <w:r w:rsidRPr="00A37CFA">
        <w:rPr>
          <w:b w:val="0"/>
          <w:lang w:val="vi-VN"/>
        </w:rPr>
        <w:t>n lý Ch</w:t>
      </w:r>
      <w:r w:rsidRPr="00A37CFA">
        <w:rPr>
          <w:b w:val="0"/>
          <w:lang w:val="vi-VN"/>
        </w:rPr>
        <w:t>ứ</w:t>
      </w:r>
      <w:r w:rsidRPr="00A37CFA">
        <w:rPr>
          <w:b w:val="0"/>
          <w:lang w:val="vi-VN"/>
        </w:rPr>
        <w:t>ng ch</w:t>
      </w:r>
      <w:r w:rsidRPr="00A37CFA">
        <w:rPr>
          <w:b w:val="0"/>
          <w:lang w:val="vi-VN"/>
        </w:rPr>
        <w:t>ỉ</w:t>
      </w:r>
      <w:r w:rsidRPr="00A37CFA">
        <w:rPr>
          <w:b w:val="0"/>
          <w:lang w:val="vi-VN"/>
        </w:rPr>
        <w:t xml:space="preserve"> môi gi</w:t>
      </w:r>
      <w:r w:rsidRPr="00A37CFA">
        <w:rPr>
          <w:b w:val="0"/>
          <w:lang w:val="vi-VN"/>
        </w:rPr>
        <w:t>ớ</w:t>
      </w:r>
      <w:r w:rsidRPr="00A37CFA">
        <w:rPr>
          <w:b w:val="0"/>
          <w:lang w:val="vi-VN"/>
        </w:rPr>
        <w:t>i b</w:t>
      </w:r>
      <w:r w:rsidRPr="00A37CFA">
        <w:rPr>
          <w:b w:val="0"/>
          <w:lang w:val="vi-VN"/>
        </w:rPr>
        <w:t>ấ</w:t>
      </w:r>
      <w:r w:rsidRPr="00A37CFA">
        <w:rPr>
          <w:b w:val="0"/>
          <w:lang w:val="vi-VN"/>
        </w:rPr>
        <w:t>t đ</w:t>
      </w:r>
      <w:r w:rsidRPr="00A37CFA">
        <w:rPr>
          <w:b w:val="0"/>
          <w:lang w:val="vi-VN"/>
        </w:rPr>
        <w:t>ộ</w:t>
      </w:r>
      <w:r w:rsidRPr="00A37CFA">
        <w:rPr>
          <w:b w:val="0"/>
          <w:lang w:val="vi-VN"/>
        </w:rPr>
        <w:t xml:space="preserve">ng sản </w:t>
      </w:r>
    </w:p>
    <w:p w14:paraId="4C047BFD" w14:textId="77777777" w:rsidR="00B40AAF" w:rsidRDefault="00746E6D">
      <w:pPr>
        <w:pStyle w:val="Heading3"/>
        <w:numPr>
          <w:ilvl w:val="2"/>
          <w:numId w:val="1"/>
        </w:numPr>
        <w:rPr>
          <w:b w:val="0"/>
          <w:color w:val="000000"/>
        </w:rPr>
      </w:pPr>
      <w:bookmarkStart w:id="88" w:name="_heading=h.1302m92" w:colFirst="0" w:colLast="0"/>
      <w:bookmarkEnd w:id="88"/>
      <w:r>
        <w:rPr>
          <w:b w:val="0"/>
          <w:color w:val="000000"/>
        </w:rPr>
        <w:t>Yêu c</w:t>
      </w:r>
      <w:r>
        <w:rPr>
          <w:b w:val="0"/>
          <w:color w:val="000000"/>
        </w:rPr>
        <w:t>ầ</w:t>
      </w:r>
      <w:r>
        <w:rPr>
          <w:b w:val="0"/>
          <w:color w:val="000000"/>
        </w:rPr>
        <w:t>u ch</w:t>
      </w:r>
      <w:r>
        <w:rPr>
          <w:b w:val="0"/>
          <w:color w:val="000000"/>
        </w:rPr>
        <w:t>ứ</w:t>
      </w:r>
      <w:r>
        <w:rPr>
          <w:b w:val="0"/>
          <w:color w:val="000000"/>
        </w:rPr>
        <w:t>c năng ph</w:t>
      </w:r>
      <w:r>
        <w:rPr>
          <w:b w:val="0"/>
          <w:color w:val="000000"/>
        </w:rPr>
        <w:t>ầ</w:t>
      </w:r>
      <w:r>
        <w:rPr>
          <w:b w:val="0"/>
          <w:color w:val="000000"/>
        </w:rPr>
        <w:t>n m</w:t>
      </w:r>
      <w:r>
        <w:rPr>
          <w:b w:val="0"/>
          <w:color w:val="000000"/>
        </w:rPr>
        <w:t>ề</w:t>
      </w:r>
      <w:r>
        <w:rPr>
          <w:b w:val="0"/>
          <w:color w:val="000000"/>
        </w:rPr>
        <w:t>m</w:t>
      </w:r>
    </w:p>
    <w:p w14:paraId="63157FB6"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Xem Ph</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ụ</w:t>
      </w:r>
      <w:r>
        <w:rPr>
          <w:rFonts w:ascii="Cambria" w:eastAsia="Cambria" w:hAnsi="Cambria" w:cs="Cambria"/>
          <w:color w:val="000000"/>
          <w:sz w:val="28"/>
          <w:szCs w:val="28"/>
        </w:rPr>
        <w:t>c 02: B</w:t>
      </w:r>
      <w:r>
        <w:rPr>
          <w:rFonts w:ascii="Cambria" w:eastAsia="Cambria" w:hAnsi="Cambria" w:cs="Cambria"/>
          <w:color w:val="000000"/>
          <w:sz w:val="28"/>
          <w:szCs w:val="28"/>
        </w:rPr>
        <w:t>ả</w:t>
      </w:r>
      <w:r>
        <w:rPr>
          <w:rFonts w:ascii="Cambria" w:eastAsia="Cambria" w:hAnsi="Cambria" w:cs="Cambria"/>
          <w:color w:val="000000"/>
          <w:sz w:val="28"/>
          <w:szCs w:val="28"/>
        </w:rPr>
        <w:t>ng s</w:t>
      </w:r>
      <w:r>
        <w:rPr>
          <w:rFonts w:ascii="Cambria" w:eastAsia="Cambria" w:hAnsi="Cambria" w:cs="Cambria"/>
          <w:color w:val="000000"/>
          <w:sz w:val="28"/>
          <w:szCs w:val="28"/>
        </w:rPr>
        <w:t>ắ</w:t>
      </w:r>
      <w:r>
        <w:rPr>
          <w:rFonts w:ascii="Cambria" w:eastAsia="Cambria" w:hAnsi="Cambria" w:cs="Cambria"/>
          <w:color w:val="000000"/>
          <w:sz w:val="28"/>
          <w:szCs w:val="28"/>
        </w:rPr>
        <w:t>p x</w:t>
      </w:r>
      <w:r>
        <w:rPr>
          <w:rFonts w:ascii="Cambria" w:eastAsia="Cambria" w:hAnsi="Cambria" w:cs="Cambria"/>
          <w:color w:val="000000"/>
          <w:sz w:val="28"/>
          <w:szCs w:val="28"/>
        </w:rPr>
        <w:t>ế</w:t>
      </w:r>
      <w:r>
        <w:rPr>
          <w:rFonts w:ascii="Cambria" w:eastAsia="Cambria" w:hAnsi="Cambria" w:cs="Cambria"/>
          <w:color w:val="000000"/>
          <w:sz w:val="28"/>
          <w:szCs w:val="28"/>
        </w:rPr>
        <w:t>p thứ tự ưu tiên các yêu c</w:t>
      </w:r>
      <w:r>
        <w:rPr>
          <w:rFonts w:ascii="Cambria" w:eastAsia="Cambria" w:hAnsi="Cambria" w:cs="Cambria"/>
          <w:color w:val="000000"/>
          <w:sz w:val="28"/>
          <w:szCs w:val="28"/>
        </w:rPr>
        <w:t>ầ</w:t>
      </w:r>
      <w:r>
        <w:rPr>
          <w:rFonts w:ascii="Cambria" w:eastAsia="Cambria" w:hAnsi="Cambria" w:cs="Cambria"/>
          <w:color w:val="000000"/>
          <w:sz w:val="28"/>
          <w:szCs w:val="28"/>
        </w:rPr>
        <w:t>u ch</w:t>
      </w:r>
      <w:r>
        <w:rPr>
          <w:rFonts w:ascii="Cambria" w:eastAsia="Cambria" w:hAnsi="Cambria" w:cs="Cambria"/>
          <w:color w:val="000000"/>
          <w:sz w:val="28"/>
          <w:szCs w:val="28"/>
        </w:rPr>
        <w:t>ứ</w:t>
      </w:r>
      <w:r>
        <w:rPr>
          <w:rFonts w:ascii="Cambria" w:eastAsia="Cambria" w:hAnsi="Cambria" w:cs="Cambria"/>
          <w:color w:val="000000"/>
          <w:sz w:val="28"/>
          <w:szCs w:val="28"/>
        </w:rPr>
        <w:t>c năng của phần mềm</w:t>
      </w:r>
    </w:p>
    <w:p w14:paraId="4AD14B0C" w14:textId="77777777" w:rsidR="00B40AAF" w:rsidRDefault="00746E6D">
      <w:pPr>
        <w:pStyle w:val="Heading3"/>
        <w:numPr>
          <w:ilvl w:val="2"/>
          <w:numId w:val="1"/>
        </w:numPr>
        <w:rPr>
          <w:color w:val="000000"/>
        </w:rPr>
      </w:pPr>
      <w:bookmarkStart w:id="89" w:name="_heading=h.3mzq4wv" w:colFirst="0" w:colLast="0"/>
      <w:bookmarkEnd w:id="89"/>
      <w:r>
        <w:rPr>
          <w:b w:val="0"/>
          <w:color w:val="000000"/>
        </w:rPr>
        <w:lastRenderedPageBreak/>
        <w:t>Yêu c</w:t>
      </w:r>
      <w:r>
        <w:rPr>
          <w:b w:val="0"/>
          <w:color w:val="000000"/>
        </w:rPr>
        <w:t>ầ</w:t>
      </w:r>
      <w:r>
        <w:rPr>
          <w:b w:val="0"/>
          <w:color w:val="000000"/>
        </w:rPr>
        <w:t>u phi ch</w:t>
      </w:r>
      <w:r>
        <w:rPr>
          <w:b w:val="0"/>
          <w:color w:val="000000"/>
        </w:rPr>
        <w:t>ứ</w:t>
      </w:r>
      <w:r>
        <w:rPr>
          <w:b w:val="0"/>
          <w:color w:val="000000"/>
        </w:rPr>
        <w:t>c năng</w:t>
      </w:r>
    </w:p>
    <w:tbl>
      <w:tblPr>
        <w:tblStyle w:val="afe"/>
        <w:tblW w:w="9205" w:type="dxa"/>
        <w:tblLayout w:type="fixed"/>
        <w:tblLook w:val="0400" w:firstRow="0" w:lastRow="0" w:firstColumn="0" w:lastColumn="0" w:noHBand="0" w:noVBand="1"/>
      </w:tblPr>
      <w:tblGrid>
        <w:gridCol w:w="816"/>
        <w:gridCol w:w="6866"/>
        <w:gridCol w:w="1523"/>
      </w:tblGrid>
      <w:tr w:rsidR="00B40AAF" w14:paraId="04176793" w14:textId="77777777">
        <w:trPr>
          <w:trHeight w:val="397"/>
          <w:tblHeader/>
        </w:trPr>
        <w:tc>
          <w:tcPr>
            <w:tcW w:w="8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38F4B5" w14:textId="77777777" w:rsidR="00B40AAF" w:rsidRDefault="00746E6D">
            <w:pPr>
              <w:spacing w:before="120" w:after="0"/>
              <w:jc w:val="center"/>
              <w:rPr>
                <w:b/>
                <w:color w:val="000000"/>
                <w:sz w:val="28"/>
                <w:szCs w:val="28"/>
              </w:rPr>
            </w:pPr>
            <w:r>
              <w:rPr>
                <w:b/>
                <w:color w:val="000000"/>
                <w:sz w:val="28"/>
                <w:szCs w:val="28"/>
              </w:rPr>
              <w:t> STT</w:t>
            </w:r>
          </w:p>
        </w:tc>
        <w:tc>
          <w:tcPr>
            <w:tcW w:w="6866" w:type="dxa"/>
            <w:tcBorders>
              <w:top w:val="single" w:sz="4" w:space="0" w:color="000000"/>
              <w:left w:val="nil"/>
              <w:bottom w:val="single" w:sz="4" w:space="0" w:color="000000"/>
              <w:right w:val="single" w:sz="4" w:space="0" w:color="000000"/>
            </w:tcBorders>
            <w:shd w:val="clear" w:color="auto" w:fill="auto"/>
            <w:vAlign w:val="center"/>
          </w:tcPr>
          <w:p w14:paraId="5610AC6D" w14:textId="77777777" w:rsidR="00B40AAF" w:rsidRDefault="00746E6D">
            <w:pPr>
              <w:spacing w:before="120" w:after="0"/>
              <w:jc w:val="center"/>
              <w:rPr>
                <w:b/>
                <w:color w:val="000000"/>
                <w:sz w:val="28"/>
                <w:szCs w:val="28"/>
              </w:rPr>
            </w:pPr>
            <w:r>
              <w:rPr>
                <w:b/>
                <w:color w:val="000000"/>
                <w:sz w:val="28"/>
                <w:szCs w:val="28"/>
              </w:rPr>
              <w:t>Yêu cầu phi chức năng</w:t>
            </w:r>
          </w:p>
        </w:tc>
        <w:tc>
          <w:tcPr>
            <w:tcW w:w="1523" w:type="dxa"/>
            <w:tcBorders>
              <w:top w:val="single" w:sz="4" w:space="0" w:color="000000"/>
              <w:left w:val="nil"/>
              <w:bottom w:val="single" w:sz="4" w:space="0" w:color="000000"/>
              <w:right w:val="single" w:sz="4" w:space="0" w:color="000000"/>
            </w:tcBorders>
            <w:shd w:val="clear" w:color="auto" w:fill="auto"/>
            <w:vAlign w:val="center"/>
          </w:tcPr>
          <w:p w14:paraId="58B3C848" w14:textId="77777777" w:rsidR="00B40AAF" w:rsidRDefault="00746E6D">
            <w:pPr>
              <w:spacing w:before="120" w:after="0"/>
              <w:jc w:val="center"/>
              <w:rPr>
                <w:b/>
                <w:color w:val="000000"/>
                <w:sz w:val="28"/>
                <w:szCs w:val="28"/>
              </w:rPr>
            </w:pPr>
            <w:r>
              <w:rPr>
                <w:b/>
                <w:color w:val="000000"/>
                <w:sz w:val="28"/>
                <w:szCs w:val="28"/>
              </w:rPr>
              <w:t> Loại</w:t>
            </w:r>
          </w:p>
        </w:tc>
      </w:tr>
      <w:tr w:rsidR="00B40AAF" w14:paraId="45828AAC"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10ED17B8" w14:textId="77777777" w:rsidR="00B40AAF" w:rsidRDefault="00746E6D">
            <w:pPr>
              <w:spacing w:before="120" w:after="0"/>
              <w:jc w:val="center"/>
              <w:rPr>
                <w:color w:val="000000"/>
                <w:sz w:val="28"/>
                <w:szCs w:val="28"/>
              </w:rPr>
            </w:pPr>
            <w:r>
              <w:rPr>
                <w:color w:val="000000"/>
                <w:sz w:val="28"/>
                <w:szCs w:val="28"/>
              </w:rPr>
              <w:t>1</w:t>
            </w:r>
          </w:p>
        </w:tc>
        <w:tc>
          <w:tcPr>
            <w:tcW w:w="6866" w:type="dxa"/>
            <w:tcBorders>
              <w:top w:val="nil"/>
              <w:left w:val="nil"/>
              <w:bottom w:val="single" w:sz="4" w:space="0" w:color="000000"/>
              <w:right w:val="single" w:sz="4" w:space="0" w:color="000000"/>
            </w:tcBorders>
          </w:tcPr>
          <w:p w14:paraId="72B3B2DA" w14:textId="77777777" w:rsidR="00B40AAF" w:rsidRDefault="00746E6D">
            <w:pPr>
              <w:spacing w:before="120" w:after="0"/>
              <w:rPr>
                <w:color w:val="000000"/>
                <w:sz w:val="28"/>
                <w:szCs w:val="28"/>
              </w:rPr>
            </w:pPr>
            <w:r>
              <w:rPr>
                <w:color w:val="000000"/>
                <w:sz w:val="28"/>
                <w:szCs w:val="28"/>
              </w:rPr>
              <w:t>Hệ quản trị cơ sở dữ liệu thông dụng như là MS SQL Server hoặc các hệ quản trị mã nguồn mở khác như là PostGre SQL</w:t>
            </w:r>
          </w:p>
        </w:tc>
        <w:tc>
          <w:tcPr>
            <w:tcW w:w="1523" w:type="dxa"/>
            <w:tcBorders>
              <w:top w:val="nil"/>
              <w:left w:val="nil"/>
              <w:bottom w:val="single" w:sz="4" w:space="0" w:color="000000"/>
              <w:right w:val="single" w:sz="4" w:space="0" w:color="000000"/>
            </w:tcBorders>
            <w:vAlign w:val="center"/>
          </w:tcPr>
          <w:p w14:paraId="72E13A32" w14:textId="77777777" w:rsidR="00B40AAF" w:rsidRDefault="00746E6D">
            <w:pPr>
              <w:spacing w:before="120" w:after="0"/>
              <w:jc w:val="center"/>
              <w:rPr>
                <w:color w:val="000000"/>
                <w:sz w:val="28"/>
                <w:szCs w:val="28"/>
              </w:rPr>
            </w:pPr>
            <w:r>
              <w:rPr>
                <w:color w:val="000000"/>
                <w:sz w:val="28"/>
                <w:szCs w:val="28"/>
              </w:rPr>
              <w:t>Cơ sở dữ liệu</w:t>
            </w:r>
          </w:p>
        </w:tc>
      </w:tr>
      <w:tr w:rsidR="00B40AAF" w14:paraId="7E4E5D98"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3C0EC1B9" w14:textId="77777777" w:rsidR="00B40AAF" w:rsidRDefault="00746E6D">
            <w:pPr>
              <w:spacing w:before="120" w:after="0"/>
              <w:jc w:val="center"/>
              <w:rPr>
                <w:color w:val="000000"/>
                <w:sz w:val="28"/>
                <w:szCs w:val="28"/>
              </w:rPr>
            </w:pPr>
            <w:r>
              <w:rPr>
                <w:color w:val="000000"/>
                <w:sz w:val="28"/>
                <w:szCs w:val="28"/>
              </w:rPr>
              <w:t>2</w:t>
            </w:r>
          </w:p>
        </w:tc>
        <w:tc>
          <w:tcPr>
            <w:tcW w:w="6866" w:type="dxa"/>
            <w:tcBorders>
              <w:top w:val="nil"/>
              <w:left w:val="nil"/>
              <w:bottom w:val="single" w:sz="4" w:space="0" w:color="000000"/>
              <w:right w:val="single" w:sz="4" w:space="0" w:color="000000"/>
            </w:tcBorders>
            <w:vAlign w:val="center"/>
          </w:tcPr>
          <w:p w14:paraId="1D2ABCDC" w14:textId="77777777" w:rsidR="00B40AAF" w:rsidRDefault="00746E6D">
            <w:pPr>
              <w:spacing w:before="120" w:after="0"/>
              <w:rPr>
                <w:color w:val="000000"/>
                <w:sz w:val="28"/>
                <w:szCs w:val="28"/>
              </w:rPr>
            </w:pPr>
            <w:r>
              <w:rPr>
                <w:color w:val="000000"/>
                <w:sz w:val="28"/>
                <w:szCs w:val="28"/>
              </w:rPr>
              <w:t>Khi dữ liệu tăng trưởng lớn; hệ thống phải đảm bảo thời gian truy xuất dữ liệu, đảm bảo tối thiểu nhất dung lượng lưu trữ, tối ưu trong quá trình thiết kế</w:t>
            </w:r>
          </w:p>
        </w:tc>
        <w:tc>
          <w:tcPr>
            <w:tcW w:w="1523" w:type="dxa"/>
            <w:tcBorders>
              <w:top w:val="nil"/>
              <w:left w:val="nil"/>
              <w:bottom w:val="single" w:sz="4" w:space="0" w:color="000000"/>
              <w:right w:val="single" w:sz="4" w:space="0" w:color="000000"/>
            </w:tcBorders>
            <w:vAlign w:val="center"/>
          </w:tcPr>
          <w:p w14:paraId="0B9C17EC" w14:textId="77777777" w:rsidR="00B40AAF" w:rsidRDefault="00746E6D">
            <w:pPr>
              <w:spacing w:before="120" w:after="0"/>
              <w:jc w:val="center"/>
              <w:rPr>
                <w:color w:val="000000"/>
                <w:sz w:val="28"/>
                <w:szCs w:val="28"/>
              </w:rPr>
            </w:pPr>
            <w:r>
              <w:rPr>
                <w:color w:val="000000"/>
                <w:sz w:val="28"/>
                <w:szCs w:val="28"/>
              </w:rPr>
              <w:t>Cơ sở dữ liệu</w:t>
            </w:r>
          </w:p>
        </w:tc>
      </w:tr>
      <w:tr w:rsidR="00B40AAF" w14:paraId="5F66BDB8"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1F699E83" w14:textId="77777777" w:rsidR="00B40AAF" w:rsidRDefault="00746E6D">
            <w:pPr>
              <w:spacing w:before="120" w:after="0"/>
              <w:jc w:val="center"/>
              <w:rPr>
                <w:color w:val="000000"/>
                <w:sz w:val="28"/>
                <w:szCs w:val="28"/>
              </w:rPr>
            </w:pPr>
            <w:r>
              <w:rPr>
                <w:color w:val="000000"/>
                <w:sz w:val="28"/>
                <w:szCs w:val="28"/>
              </w:rPr>
              <w:t>3</w:t>
            </w:r>
          </w:p>
        </w:tc>
        <w:tc>
          <w:tcPr>
            <w:tcW w:w="6866" w:type="dxa"/>
            <w:tcBorders>
              <w:top w:val="nil"/>
              <w:left w:val="nil"/>
              <w:bottom w:val="single" w:sz="4" w:space="0" w:color="000000"/>
              <w:right w:val="single" w:sz="4" w:space="0" w:color="000000"/>
            </w:tcBorders>
            <w:vAlign w:val="center"/>
          </w:tcPr>
          <w:p w14:paraId="31F2B8AB" w14:textId="77777777" w:rsidR="00B40AAF" w:rsidRDefault="00746E6D">
            <w:pPr>
              <w:spacing w:before="120" w:after="0"/>
              <w:rPr>
                <w:color w:val="000000"/>
                <w:sz w:val="28"/>
                <w:szCs w:val="28"/>
              </w:rPr>
            </w:pPr>
            <w:r>
              <w:rPr>
                <w:color w:val="000000"/>
                <w:sz w:val="28"/>
                <w:szCs w:val="28"/>
              </w:rPr>
              <w:t>Chuẩn font, giao diện là Unicode TCVN 6901:2000, ngôn ngữ thể hiện trên giao diện chương trình là Tiếng Việt</w:t>
            </w:r>
          </w:p>
        </w:tc>
        <w:tc>
          <w:tcPr>
            <w:tcW w:w="1523" w:type="dxa"/>
            <w:tcBorders>
              <w:top w:val="nil"/>
              <w:left w:val="nil"/>
              <w:bottom w:val="single" w:sz="4" w:space="0" w:color="000000"/>
              <w:right w:val="single" w:sz="4" w:space="0" w:color="000000"/>
            </w:tcBorders>
            <w:vAlign w:val="center"/>
          </w:tcPr>
          <w:p w14:paraId="47A350FC" w14:textId="77777777" w:rsidR="00B40AAF" w:rsidRDefault="00746E6D">
            <w:pPr>
              <w:spacing w:before="120" w:after="0"/>
              <w:jc w:val="center"/>
              <w:rPr>
                <w:color w:val="000000"/>
                <w:sz w:val="28"/>
                <w:szCs w:val="28"/>
              </w:rPr>
            </w:pPr>
            <w:r>
              <w:rPr>
                <w:color w:val="000000"/>
                <w:sz w:val="28"/>
                <w:szCs w:val="28"/>
              </w:rPr>
              <w:t>Yêu cầu chung</w:t>
            </w:r>
          </w:p>
        </w:tc>
      </w:tr>
      <w:tr w:rsidR="00B40AAF" w14:paraId="1DC217F7"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03892473" w14:textId="77777777" w:rsidR="00B40AAF" w:rsidRDefault="00746E6D">
            <w:pPr>
              <w:spacing w:before="120" w:after="0"/>
              <w:jc w:val="center"/>
              <w:rPr>
                <w:color w:val="000000"/>
                <w:sz w:val="28"/>
                <w:szCs w:val="28"/>
              </w:rPr>
            </w:pPr>
            <w:r>
              <w:rPr>
                <w:color w:val="000000"/>
                <w:sz w:val="28"/>
                <w:szCs w:val="28"/>
              </w:rPr>
              <w:t>4</w:t>
            </w:r>
          </w:p>
        </w:tc>
        <w:tc>
          <w:tcPr>
            <w:tcW w:w="6866" w:type="dxa"/>
            <w:tcBorders>
              <w:top w:val="nil"/>
              <w:left w:val="nil"/>
              <w:bottom w:val="single" w:sz="4" w:space="0" w:color="000000"/>
              <w:right w:val="single" w:sz="4" w:space="0" w:color="000000"/>
            </w:tcBorders>
            <w:vAlign w:val="center"/>
          </w:tcPr>
          <w:p w14:paraId="3F47F2C5" w14:textId="77777777" w:rsidR="00B40AAF" w:rsidRDefault="00746E6D">
            <w:pPr>
              <w:spacing w:before="120" w:after="0"/>
              <w:rPr>
                <w:color w:val="000000"/>
                <w:sz w:val="28"/>
                <w:szCs w:val="28"/>
              </w:rPr>
            </w:pPr>
            <w:r>
              <w:rPr>
                <w:color w:val="000000"/>
                <w:sz w:val="28"/>
                <w:szCs w:val="28"/>
              </w:rPr>
              <w:t>Hệ thống cho phép thay đổi và định nghĩa các thông số, thông tin khi cần thiết mà không sửa lại chương trình</w:t>
            </w:r>
          </w:p>
        </w:tc>
        <w:tc>
          <w:tcPr>
            <w:tcW w:w="1523" w:type="dxa"/>
            <w:tcBorders>
              <w:top w:val="nil"/>
              <w:left w:val="nil"/>
              <w:bottom w:val="single" w:sz="4" w:space="0" w:color="000000"/>
              <w:right w:val="single" w:sz="4" w:space="0" w:color="000000"/>
            </w:tcBorders>
            <w:vAlign w:val="center"/>
          </w:tcPr>
          <w:p w14:paraId="463942BD" w14:textId="77777777" w:rsidR="00B40AAF" w:rsidRDefault="00746E6D">
            <w:pPr>
              <w:spacing w:before="120" w:after="0"/>
              <w:jc w:val="center"/>
              <w:rPr>
                <w:color w:val="000000"/>
                <w:sz w:val="28"/>
                <w:szCs w:val="28"/>
              </w:rPr>
            </w:pPr>
            <w:r>
              <w:rPr>
                <w:color w:val="000000"/>
                <w:sz w:val="28"/>
                <w:szCs w:val="28"/>
              </w:rPr>
              <w:t>Dữ liệu đầu vào</w:t>
            </w:r>
          </w:p>
        </w:tc>
      </w:tr>
      <w:tr w:rsidR="00B40AAF" w14:paraId="1370079E"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3A1E2743" w14:textId="77777777" w:rsidR="00B40AAF" w:rsidRDefault="00746E6D">
            <w:pPr>
              <w:spacing w:before="120" w:after="0"/>
              <w:jc w:val="center"/>
              <w:rPr>
                <w:color w:val="000000"/>
                <w:sz w:val="28"/>
                <w:szCs w:val="28"/>
              </w:rPr>
            </w:pPr>
            <w:r>
              <w:rPr>
                <w:color w:val="000000"/>
                <w:sz w:val="28"/>
                <w:szCs w:val="28"/>
              </w:rPr>
              <w:t>5</w:t>
            </w:r>
          </w:p>
        </w:tc>
        <w:tc>
          <w:tcPr>
            <w:tcW w:w="6866" w:type="dxa"/>
            <w:tcBorders>
              <w:top w:val="nil"/>
              <w:left w:val="nil"/>
              <w:bottom w:val="single" w:sz="4" w:space="0" w:color="000000"/>
              <w:right w:val="single" w:sz="4" w:space="0" w:color="000000"/>
            </w:tcBorders>
            <w:vAlign w:val="center"/>
          </w:tcPr>
          <w:p w14:paraId="31D50896" w14:textId="77777777" w:rsidR="00B40AAF" w:rsidRDefault="00746E6D">
            <w:pPr>
              <w:spacing w:before="120" w:after="0"/>
              <w:rPr>
                <w:color w:val="000000"/>
                <w:sz w:val="28"/>
                <w:szCs w:val="28"/>
              </w:rPr>
            </w:pPr>
            <w:r>
              <w:rPr>
                <w:color w:val="000000"/>
                <w:sz w:val="28"/>
                <w:szCs w:val="28"/>
              </w:rPr>
              <w:t>Hệ</w:t>
            </w:r>
            <w:r>
              <w:rPr>
                <w:color w:val="000000"/>
                <w:sz w:val="28"/>
                <w:szCs w:val="28"/>
              </w:rPr>
              <w:t xml:space="preserve"> thống phải đảm bảo số lượng giao dịch nhiều người cùng lúc</w:t>
            </w:r>
          </w:p>
        </w:tc>
        <w:tc>
          <w:tcPr>
            <w:tcW w:w="1523" w:type="dxa"/>
            <w:tcBorders>
              <w:top w:val="nil"/>
              <w:left w:val="nil"/>
              <w:bottom w:val="single" w:sz="4" w:space="0" w:color="000000"/>
              <w:right w:val="single" w:sz="4" w:space="0" w:color="000000"/>
            </w:tcBorders>
            <w:vAlign w:val="center"/>
          </w:tcPr>
          <w:p w14:paraId="54B734C3" w14:textId="77777777" w:rsidR="00B40AAF" w:rsidRDefault="00746E6D">
            <w:pPr>
              <w:spacing w:before="120" w:after="0"/>
              <w:jc w:val="center"/>
              <w:rPr>
                <w:color w:val="000000"/>
                <w:sz w:val="28"/>
                <w:szCs w:val="28"/>
              </w:rPr>
            </w:pPr>
            <w:r>
              <w:rPr>
                <w:color w:val="000000"/>
                <w:sz w:val="28"/>
                <w:szCs w:val="28"/>
              </w:rPr>
              <w:t>Yêu cầu truy vấn</w:t>
            </w:r>
          </w:p>
        </w:tc>
      </w:tr>
      <w:tr w:rsidR="00B40AAF" w14:paraId="61BAD625"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4BE0E5A8" w14:textId="77777777" w:rsidR="00B40AAF" w:rsidRDefault="00746E6D">
            <w:pPr>
              <w:spacing w:before="120" w:after="0"/>
              <w:jc w:val="center"/>
              <w:rPr>
                <w:color w:val="000000"/>
                <w:sz w:val="28"/>
                <w:szCs w:val="28"/>
              </w:rPr>
            </w:pPr>
            <w:r>
              <w:rPr>
                <w:color w:val="000000"/>
                <w:sz w:val="28"/>
                <w:szCs w:val="28"/>
              </w:rPr>
              <w:t>6</w:t>
            </w:r>
          </w:p>
        </w:tc>
        <w:tc>
          <w:tcPr>
            <w:tcW w:w="6866" w:type="dxa"/>
            <w:tcBorders>
              <w:top w:val="nil"/>
              <w:left w:val="nil"/>
              <w:bottom w:val="single" w:sz="4" w:space="0" w:color="000000"/>
              <w:right w:val="single" w:sz="4" w:space="0" w:color="000000"/>
            </w:tcBorders>
            <w:vAlign w:val="center"/>
          </w:tcPr>
          <w:p w14:paraId="0DD72CC9" w14:textId="77777777" w:rsidR="00B40AAF" w:rsidRDefault="00746E6D">
            <w:pPr>
              <w:spacing w:before="120" w:after="0"/>
              <w:rPr>
                <w:color w:val="000000"/>
                <w:sz w:val="28"/>
                <w:szCs w:val="28"/>
              </w:rPr>
            </w:pPr>
            <w:r>
              <w:rPr>
                <w:color w:val="000000"/>
                <w:sz w:val="28"/>
                <w:szCs w:val="28"/>
              </w:rPr>
              <w:t>Phải lưu trữ thông tin sử dụng hệ thống của người dùng (Thời gian đăng nhập, thao tác với dữ liệu, thời gian thao tác)</w:t>
            </w:r>
          </w:p>
        </w:tc>
        <w:tc>
          <w:tcPr>
            <w:tcW w:w="1523" w:type="dxa"/>
            <w:tcBorders>
              <w:top w:val="nil"/>
              <w:left w:val="nil"/>
              <w:bottom w:val="single" w:sz="4" w:space="0" w:color="000000"/>
              <w:right w:val="single" w:sz="4" w:space="0" w:color="000000"/>
            </w:tcBorders>
            <w:vAlign w:val="center"/>
          </w:tcPr>
          <w:p w14:paraId="12DDCAD4" w14:textId="77777777" w:rsidR="00B40AAF" w:rsidRDefault="00746E6D">
            <w:pPr>
              <w:spacing w:before="120" w:after="0"/>
              <w:jc w:val="center"/>
              <w:rPr>
                <w:color w:val="000000"/>
                <w:sz w:val="28"/>
                <w:szCs w:val="28"/>
              </w:rPr>
            </w:pPr>
            <w:r>
              <w:rPr>
                <w:color w:val="000000"/>
                <w:sz w:val="28"/>
                <w:szCs w:val="28"/>
              </w:rPr>
              <w:t>Yêu cầu chung</w:t>
            </w:r>
          </w:p>
        </w:tc>
      </w:tr>
      <w:tr w:rsidR="00B40AAF" w14:paraId="7618962A"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57B62CF2" w14:textId="77777777" w:rsidR="00B40AAF" w:rsidRDefault="00746E6D">
            <w:pPr>
              <w:spacing w:before="120" w:after="0"/>
              <w:jc w:val="center"/>
              <w:rPr>
                <w:color w:val="000000"/>
                <w:sz w:val="28"/>
                <w:szCs w:val="28"/>
              </w:rPr>
            </w:pPr>
            <w:r>
              <w:rPr>
                <w:color w:val="000000"/>
                <w:sz w:val="28"/>
                <w:szCs w:val="28"/>
              </w:rPr>
              <w:t>7</w:t>
            </w:r>
          </w:p>
        </w:tc>
        <w:tc>
          <w:tcPr>
            <w:tcW w:w="6866" w:type="dxa"/>
            <w:tcBorders>
              <w:top w:val="nil"/>
              <w:left w:val="nil"/>
              <w:bottom w:val="single" w:sz="4" w:space="0" w:color="000000"/>
              <w:right w:val="single" w:sz="4" w:space="0" w:color="000000"/>
            </w:tcBorders>
            <w:vAlign w:val="center"/>
          </w:tcPr>
          <w:p w14:paraId="02E72226" w14:textId="77777777" w:rsidR="00B40AAF" w:rsidRDefault="00746E6D">
            <w:pPr>
              <w:spacing w:before="120" w:after="0"/>
              <w:rPr>
                <w:color w:val="000000"/>
                <w:sz w:val="28"/>
                <w:szCs w:val="28"/>
              </w:rPr>
            </w:pPr>
            <w:r>
              <w:rPr>
                <w:color w:val="000000"/>
                <w:sz w:val="28"/>
                <w:szCs w:val="28"/>
              </w:rPr>
              <w:t>Tuân theo các quy định hiện hành</w:t>
            </w:r>
          </w:p>
        </w:tc>
        <w:tc>
          <w:tcPr>
            <w:tcW w:w="1523" w:type="dxa"/>
            <w:tcBorders>
              <w:top w:val="nil"/>
              <w:left w:val="nil"/>
              <w:bottom w:val="single" w:sz="4" w:space="0" w:color="000000"/>
              <w:right w:val="single" w:sz="4" w:space="0" w:color="000000"/>
            </w:tcBorders>
            <w:vAlign w:val="center"/>
          </w:tcPr>
          <w:p w14:paraId="7815C44C" w14:textId="77777777" w:rsidR="00B40AAF" w:rsidRDefault="00746E6D">
            <w:pPr>
              <w:spacing w:before="120" w:after="0"/>
              <w:jc w:val="center"/>
              <w:rPr>
                <w:color w:val="000000"/>
                <w:sz w:val="28"/>
                <w:szCs w:val="28"/>
              </w:rPr>
            </w:pPr>
            <w:r>
              <w:rPr>
                <w:color w:val="000000"/>
                <w:sz w:val="28"/>
                <w:szCs w:val="28"/>
              </w:rPr>
              <w:t>Yêu cầu chung</w:t>
            </w:r>
          </w:p>
        </w:tc>
      </w:tr>
      <w:tr w:rsidR="00B40AAF" w14:paraId="22750589"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2845B216" w14:textId="77777777" w:rsidR="00B40AAF" w:rsidRDefault="00746E6D">
            <w:pPr>
              <w:spacing w:before="120" w:after="0"/>
              <w:jc w:val="center"/>
              <w:rPr>
                <w:color w:val="000000"/>
                <w:sz w:val="28"/>
                <w:szCs w:val="28"/>
              </w:rPr>
            </w:pPr>
            <w:r>
              <w:rPr>
                <w:color w:val="000000"/>
                <w:sz w:val="28"/>
                <w:szCs w:val="28"/>
              </w:rPr>
              <w:t>8</w:t>
            </w:r>
          </w:p>
        </w:tc>
        <w:tc>
          <w:tcPr>
            <w:tcW w:w="6866" w:type="dxa"/>
            <w:tcBorders>
              <w:top w:val="nil"/>
              <w:left w:val="nil"/>
              <w:bottom w:val="single" w:sz="4" w:space="0" w:color="000000"/>
              <w:right w:val="single" w:sz="4" w:space="0" w:color="000000"/>
            </w:tcBorders>
            <w:vAlign w:val="center"/>
          </w:tcPr>
          <w:p w14:paraId="14CDADF7" w14:textId="77777777" w:rsidR="00B40AAF" w:rsidRDefault="00746E6D">
            <w:pPr>
              <w:spacing w:before="120" w:after="0"/>
              <w:rPr>
                <w:color w:val="000000"/>
                <w:sz w:val="28"/>
                <w:szCs w:val="28"/>
              </w:rPr>
            </w:pPr>
            <w:r>
              <w:rPr>
                <w:color w:val="000000"/>
                <w:sz w:val="28"/>
                <w:szCs w:val="28"/>
              </w:rPr>
              <w:t>Vận hành trên hệ thống mạng LAN, WAN hoặc thông qua VPN</w:t>
            </w:r>
          </w:p>
        </w:tc>
        <w:tc>
          <w:tcPr>
            <w:tcW w:w="1523" w:type="dxa"/>
            <w:tcBorders>
              <w:top w:val="nil"/>
              <w:left w:val="nil"/>
              <w:bottom w:val="single" w:sz="4" w:space="0" w:color="000000"/>
              <w:right w:val="single" w:sz="4" w:space="0" w:color="000000"/>
            </w:tcBorders>
            <w:vAlign w:val="center"/>
          </w:tcPr>
          <w:p w14:paraId="3197AA82" w14:textId="77777777" w:rsidR="00B40AAF" w:rsidRDefault="00746E6D">
            <w:pPr>
              <w:spacing w:before="120" w:after="0"/>
              <w:jc w:val="center"/>
              <w:rPr>
                <w:color w:val="000000"/>
                <w:sz w:val="28"/>
                <w:szCs w:val="28"/>
              </w:rPr>
            </w:pPr>
            <w:r>
              <w:rPr>
                <w:color w:val="000000"/>
                <w:sz w:val="28"/>
                <w:szCs w:val="28"/>
              </w:rPr>
              <w:t>Yêu cầu chung</w:t>
            </w:r>
          </w:p>
        </w:tc>
      </w:tr>
      <w:tr w:rsidR="00B40AAF" w14:paraId="51D1FE1A"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7E62171B" w14:textId="77777777" w:rsidR="00B40AAF" w:rsidRDefault="00746E6D">
            <w:pPr>
              <w:spacing w:before="120" w:after="0"/>
              <w:jc w:val="center"/>
              <w:rPr>
                <w:color w:val="000000"/>
                <w:sz w:val="28"/>
                <w:szCs w:val="28"/>
              </w:rPr>
            </w:pPr>
            <w:r>
              <w:rPr>
                <w:color w:val="000000"/>
                <w:sz w:val="28"/>
                <w:szCs w:val="28"/>
              </w:rPr>
              <w:t>9</w:t>
            </w:r>
          </w:p>
        </w:tc>
        <w:tc>
          <w:tcPr>
            <w:tcW w:w="6866" w:type="dxa"/>
            <w:tcBorders>
              <w:top w:val="nil"/>
              <w:left w:val="nil"/>
              <w:bottom w:val="single" w:sz="4" w:space="0" w:color="000000"/>
              <w:right w:val="single" w:sz="4" w:space="0" w:color="000000"/>
            </w:tcBorders>
            <w:vAlign w:val="center"/>
          </w:tcPr>
          <w:p w14:paraId="141D6BCF" w14:textId="77777777" w:rsidR="00B40AAF" w:rsidRDefault="00746E6D">
            <w:pPr>
              <w:spacing w:before="120" w:after="0"/>
              <w:rPr>
                <w:color w:val="000000"/>
                <w:sz w:val="28"/>
                <w:szCs w:val="28"/>
              </w:rPr>
            </w:pPr>
            <w:r>
              <w:rPr>
                <w:color w:val="000000"/>
                <w:sz w:val="28"/>
                <w:szCs w:val="28"/>
              </w:rPr>
              <w:t>Môi trường vận hành là Microsoft Windows 2012/2016 Server đối với máy chủ và Windows 8/10 đối với máy trạm</w:t>
            </w:r>
          </w:p>
        </w:tc>
        <w:tc>
          <w:tcPr>
            <w:tcW w:w="1523" w:type="dxa"/>
            <w:tcBorders>
              <w:top w:val="nil"/>
              <w:left w:val="nil"/>
              <w:bottom w:val="single" w:sz="4" w:space="0" w:color="000000"/>
              <w:right w:val="single" w:sz="4" w:space="0" w:color="000000"/>
            </w:tcBorders>
            <w:vAlign w:val="center"/>
          </w:tcPr>
          <w:p w14:paraId="47BDA78F" w14:textId="77777777" w:rsidR="00B40AAF" w:rsidRDefault="00746E6D">
            <w:pPr>
              <w:spacing w:before="120" w:after="0"/>
              <w:jc w:val="center"/>
              <w:rPr>
                <w:color w:val="000000"/>
                <w:sz w:val="28"/>
                <w:szCs w:val="28"/>
              </w:rPr>
            </w:pPr>
            <w:r>
              <w:rPr>
                <w:color w:val="000000"/>
                <w:sz w:val="28"/>
                <w:szCs w:val="28"/>
              </w:rPr>
              <w:t>Yêu cầu chung</w:t>
            </w:r>
          </w:p>
        </w:tc>
      </w:tr>
    </w:tbl>
    <w:p w14:paraId="000E0D88" w14:textId="77777777" w:rsidR="00B40AAF" w:rsidRDefault="00746E6D">
      <w:pPr>
        <w:pStyle w:val="Heading3"/>
        <w:numPr>
          <w:ilvl w:val="2"/>
          <w:numId w:val="1"/>
        </w:numPr>
        <w:rPr>
          <w:color w:val="000000"/>
        </w:rPr>
      </w:pPr>
      <w:bookmarkStart w:id="90" w:name="_heading=h.2250f4o" w:colFirst="0" w:colLast="0"/>
      <w:bookmarkEnd w:id="90"/>
      <w:r>
        <w:rPr>
          <w:b w:val="0"/>
          <w:color w:val="000000"/>
        </w:rPr>
        <w:t>Danh sách U</w:t>
      </w:r>
      <w:r>
        <w:rPr>
          <w:b w:val="0"/>
          <w:color w:val="000000"/>
        </w:rPr>
        <w:t>se-case</w:t>
      </w:r>
    </w:p>
    <w:p w14:paraId="3629C4F7"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Xem Ph</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ụ</w:t>
      </w:r>
      <w:r>
        <w:rPr>
          <w:rFonts w:ascii="Cambria" w:eastAsia="Cambria" w:hAnsi="Cambria" w:cs="Cambria"/>
          <w:color w:val="000000"/>
          <w:sz w:val="28"/>
          <w:szCs w:val="28"/>
        </w:rPr>
        <w:t>c 02 m</w:t>
      </w:r>
      <w:r>
        <w:rPr>
          <w:rFonts w:ascii="Cambria" w:eastAsia="Cambria" w:hAnsi="Cambria" w:cs="Cambria"/>
          <w:color w:val="000000"/>
          <w:sz w:val="28"/>
          <w:szCs w:val="28"/>
        </w:rPr>
        <w:t>ụ</w:t>
      </w:r>
      <w:r>
        <w:rPr>
          <w:rFonts w:ascii="Cambria" w:eastAsia="Cambria" w:hAnsi="Cambria" w:cs="Cambria"/>
          <w:color w:val="000000"/>
          <w:sz w:val="28"/>
          <w:szCs w:val="28"/>
        </w:rPr>
        <w:t>c B</w:t>
      </w:r>
      <w:r>
        <w:rPr>
          <w:rFonts w:ascii="Cambria" w:eastAsia="Cambria" w:hAnsi="Cambria" w:cs="Cambria"/>
          <w:color w:val="000000"/>
          <w:sz w:val="28"/>
          <w:szCs w:val="28"/>
        </w:rPr>
        <w:t>ả</w:t>
      </w:r>
      <w:r>
        <w:rPr>
          <w:rFonts w:ascii="Cambria" w:eastAsia="Cambria" w:hAnsi="Cambria" w:cs="Cambria"/>
          <w:color w:val="000000"/>
          <w:sz w:val="28"/>
          <w:szCs w:val="28"/>
        </w:rPr>
        <w:t>ng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yêu c</w:t>
      </w:r>
      <w:r>
        <w:rPr>
          <w:rFonts w:ascii="Cambria" w:eastAsia="Cambria" w:hAnsi="Cambria" w:cs="Cambria"/>
          <w:color w:val="000000"/>
          <w:sz w:val="28"/>
          <w:szCs w:val="28"/>
        </w:rPr>
        <w:t>ầ</w:t>
      </w:r>
      <w:r>
        <w:rPr>
          <w:rFonts w:ascii="Cambria" w:eastAsia="Cambria" w:hAnsi="Cambria" w:cs="Cambria"/>
          <w:color w:val="000000"/>
          <w:sz w:val="28"/>
          <w:szCs w:val="28"/>
        </w:rPr>
        <w:t>u ch</w:t>
      </w:r>
      <w:r>
        <w:rPr>
          <w:rFonts w:ascii="Cambria" w:eastAsia="Cambria" w:hAnsi="Cambria" w:cs="Cambria"/>
          <w:color w:val="000000"/>
          <w:sz w:val="28"/>
          <w:szCs w:val="28"/>
        </w:rPr>
        <w:t>ứ</w:t>
      </w:r>
      <w:r>
        <w:rPr>
          <w:rFonts w:ascii="Cambria" w:eastAsia="Cambria" w:hAnsi="Cambria" w:cs="Cambria"/>
          <w:color w:val="000000"/>
          <w:sz w:val="28"/>
          <w:szCs w:val="28"/>
        </w:rPr>
        <w:t>c năng sang trư</w:t>
      </w:r>
      <w:r>
        <w:rPr>
          <w:rFonts w:ascii="Cambria" w:eastAsia="Cambria" w:hAnsi="Cambria" w:cs="Cambria"/>
          <w:color w:val="000000"/>
          <w:sz w:val="28"/>
          <w:szCs w:val="28"/>
        </w:rPr>
        <w:t>ờ</w:t>
      </w:r>
      <w:r>
        <w:rPr>
          <w:rFonts w:ascii="Cambria" w:eastAsia="Cambria" w:hAnsi="Cambria" w:cs="Cambria"/>
          <w:color w:val="000000"/>
          <w:sz w:val="28"/>
          <w:szCs w:val="28"/>
        </w:rPr>
        <w:t>ng h</w:t>
      </w:r>
      <w:r>
        <w:rPr>
          <w:rFonts w:ascii="Cambria" w:eastAsia="Cambria" w:hAnsi="Cambria" w:cs="Cambria"/>
          <w:color w:val="000000"/>
          <w:sz w:val="28"/>
          <w:szCs w:val="28"/>
        </w:rPr>
        <w:t>ợ</w:t>
      </w:r>
      <w:r>
        <w:rPr>
          <w:rFonts w:ascii="Cambria" w:eastAsia="Cambria" w:hAnsi="Cambria" w:cs="Cambria"/>
          <w:color w:val="000000"/>
          <w:sz w:val="28"/>
          <w:szCs w:val="28"/>
        </w:rPr>
        <w:t>p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(Use-case).</w:t>
      </w:r>
    </w:p>
    <w:p w14:paraId="7B761829" w14:textId="77777777" w:rsidR="00B40AAF" w:rsidRDefault="00746E6D">
      <w:pPr>
        <w:pStyle w:val="Heading3"/>
        <w:numPr>
          <w:ilvl w:val="2"/>
          <w:numId w:val="1"/>
        </w:numPr>
        <w:rPr>
          <w:color w:val="000000"/>
        </w:rPr>
      </w:pPr>
      <w:bookmarkStart w:id="91" w:name="_heading=h.haapch" w:colFirst="0" w:colLast="0"/>
      <w:bookmarkEnd w:id="91"/>
      <w:r>
        <w:rPr>
          <w:b w:val="0"/>
          <w:color w:val="000000"/>
        </w:rPr>
        <w:lastRenderedPageBreak/>
        <w:t>Sơ đ</w:t>
      </w:r>
      <w:r>
        <w:rPr>
          <w:b w:val="0"/>
          <w:color w:val="000000"/>
        </w:rPr>
        <w:t>ồ</w:t>
      </w:r>
      <w:r>
        <w:rPr>
          <w:b w:val="0"/>
          <w:color w:val="000000"/>
        </w:rPr>
        <w:t xml:space="preserve"> Use-case </w:t>
      </w:r>
    </w:p>
    <w:p w14:paraId="7C89E1F7" w14:textId="77777777" w:rsidR="00B40AAF" w:rsidRDefault="00746E6D">
      <w:pPr>
        <w:jc w:val="center"/>
        <w:rPr>
          <w:color w:val="000000"/>
          <w:sz w:val="28"/>
          <w:szCs w:val="28"/>
        </w:rPr>
      </w:pPr>
      <w:r>
        <w:rPr>
          <w:color w:val="000000"/>
        </w:rPr>
        <w:object w:dxaOrig="9667" w:dyaOrig="5261" w14:anchorId="292A7F44">
          <v:shape id="_x0000_i1051" type="#_x0000_t75" style="width:483.5pt;height:262.9pt" o:ole="">
            <v:imagedata r:id="rId66" o:title=""/>
          </v:shape>
          <o:OLEObject Type="Embed" ProgID="Visio.Drawing.15" ShapeID="_x0000_i1051" DrawAspect="Content" ObjectID="_1747598226" r:id="rId67"/>
        </w:object>
      </w:r>
    </w:p>
    <w:p w14:paraId="50AEB159" w14:textId="77777777" w:rsidR="00B40AAF" w:rsidRPr="00A37CFA" w:rsidRDefault="00746E6D">
      <w:pPr>
        <w:pStyle w:val="Heading2"/>
        <w:numPr>
          <w:ilvl w:val="1"/>
          <w:numId w:val="1"/>
        </w:numPr>
        <w:rPr>
          <w:lang w:val="vi-VN"/>
        </w:rPr>
      </w:pPr>
      <w:bookmarkStart w:id="92" w:name="_heading=h.319y80a" w:colFirst="0" w:colLast="0"/>
      <w:bookmarkEnd w:id="92"/>
      <w:r w:rsidRPr="00A37CFA">
        <w:rPr>
          <w:b w:val="0"/>
          <w:lang w:val="vi-VN"/>
        </w:rPr>
        <w:t>Phân h</w:t>
      </w:r>
      <w:r w:rsidRPr="00A37CFA">
        <w:rPr>
          <w:b w:val="0"/>
          <w:lang w:val="vi-VN"/>
        </w:rPr>
        <w:t>ệ</w:t>
      </w:r>
      <w:r w:rsidRPr="00A37CFA">
        <w:rPr>
          <w:b w:val="0"/>
          <w:lang w:val="vi-VN"/>
        </w:rPr>
        <w:t xml:space="preserve"> ch</w:t>
      </w:r>
      <w:r w:rsidRPr="00A37CFA">
        <w:rPr>
          <w:b w:val="0"/>
          <w:lang w:val="vi-VN"/>
        </w:rPr>
        <w:t>ứ</w:t>
      </w:r>
      <w:r w:rsidRPr="00A37CFA">
        <w:rPr>
          <w:b w:val="0"/>
          <w:lang w:val="vi-VN"/>
        </w:rPr>
        <w:t>c năng ph</w:t>
      </w:r>
      <w:r w:rsidRPr="00A37CFA">
        <w:rPr>
          <w:b w:val="0"/>
          <w:lang w:val="vi-VN"/>
        </w:rPr>
        <w:t>ầ</w:t>
      </w:r>
      <w:r w:rsidRPr="00A37CFA">
        <w:rPr>
          <w:b w:val="0"/>
          <w:lang w:val="vi-VN"/>
        </w:rPr>
        <w:t>n m</w:t>
      </w:r>
      <w:r w:rsidRPr="00A37CFA">
        <w:rPr>
          <w:b w:val="0"/>
          <w:lang w:val="vi-VN"/>
        </w:rPr>
        <w:t>ề</w:t>
      </w:r>
      <w:r w:rsidRPr="00A37CFA">
        <w:rPr>
          <w:b w:val="0"/>
          <w:lang w:val="vi-VN"/>
        </w:rPr>
        <w:t>m App mobile khai thác, tra c</w:t>
      </w:r>
      <w:r w:rsidRPr="00A37CFA">
        <w:rPr>
          <w:b w:val="0"/>
          <w:lang w:val="vi-VN"/>
        </w:rPr>
        <w:t>ứ</w:t>
      </w:r>
      <w:r w:rsidRPr="00A37CFA">
        <w:rPr>
          <w:b w:val="0"/>
          <w:lang w:val="vi-VN"/>
        </w:rPr>
        <w:t>u, t</w:t>
      </w:r>
      <w:r w:rsidRPr="00A37CFA">
        <w:rPr>
          <w:b w:val="0"/>
          <w:lang w:val="vi-VN"/>
        </w:rPr>
        <w:t>ổ</w:t>
      </w:r>
      <w:r w:rsidRPr="00A37CFA">
        <w:rPr>
          <w:b w:val="0"/>
          <w:lang w:val="vi-VN"/>
        </w:rPr>
        <w:t>ng h</w:t>
      </w:r>
      <w:r w:rsidRPr="00A37CFA">
        <w:rPr>
          <w:b w:val="0"/>
          <w:lang w:val="vi-VN"/>
        </w:rPr>
        <w:t>ợ</w:t>
      </w:r>
      <w:r w:rsidRPr="00A37CFA">
        <w:rPr>
          <w:b w:val="0"/>
          <w:lang w:val="vi-VN"/>
        </w:rPr>
        <w:t>p báo cáo c</w:t>
      </w:r>
      <w:r w:rsidRPr="00A37CFA">
        <w:rPr>
          <w:b w:val="0"/>
          <w:lang w:val="vi-VN"/>
        </w:rPr>
        <w:t>ủ</w:t>
      </w:r>
      <w:r w:rsidRPr="00A37CFA">
        <w:rPr>
          <w:b w:val="0"/>
          <w:lang w:val="vi-VN"/>
        </w:rPr>
        <w:t>a phòng chuyên môn, đơn v</w:t>
      </w:r>
      <w:r w:rsidRPr="00A37CFA">
        <w:rPr>
          <w:b w:val="0"/>
          <w:lang w:val="vi-VN"/>
        </w:rPr>
        <w:t>ị</w:t>
      </w:r>
      <w:r w:rsidRPr="00A37CFA">
        <w:rPr>
          <w:b w:val="0"/>
          <w:lang w:val="vi-VN"/>
        </w:rPr>
        <w:t xml:space="preserve"> s</w:t>
      </w:r>
      <w:r w:rsidRPr="00A37CFA">
        <w:rPr>
          <w:b w:val="0"/>
          <w:lang w:val="vi-VN"/>
        </w:rPr>
        <w:t>ự</w:t>
      </w:r>
      <w:r w:rsidRPr="00A37CFA">
        <w:rPr>
          <w:b w:val="0"/>
          <w:lang w:val="vi-VN"/>
        </w:rPr>
        <w:t xml:space="preserve"> nghi</w:t>
      </w:r>
      <w:r w:rsidRPr="00A37CFA">
        <w:rPr>
          <w:b w:val="0"/>
          <w:lang w:val="vi-VN"/>
        </w:rPr>
        <w:t>ệ</w:t>
      </w:r>
      <w:r w:rsidRPr="00A37CFA">
        <w:rPr>
          <w:b w:val="0"/>
          <w:lang w:val="vi-VN"/>
        </w:rPr>
        <w:t xml:space="preserve">p </w:t>
      </w:r>
    </w:p>
    <w:p w14:paraId="58D67D78" w14:textId="77777777" w:rsidR="00B40AAF" w:rsidRDefault="00746E6D">
      <w:pPr>
        <w:pStyle w:val="Heading3"/>
        <w:numPr>
          <w:ilvl w:val="2"/>
          <w:numId w:val="1"/>
        </w:numPr>
        <w:rPr>
          <w:b w:val="0"/>
          <w:color w:val="000000"/>
        </w:rPr>
      </w:pPr>
      <w:bookmarkStart w:id="93" w:name="_heading=h.1gf8i83" w:colFirst="0" w:colLast="0"/>
      <w:bookmarkEnd w:id="93"/>
      <w:r>
        <w:rPr>
          <w:b w:val="0"/>
          <w:color w:val="000000"/>
        </w:rPr>
        <w:t>Yêu c</w:t>
      </w:r>
      <w:r>
        <w:rPr>
          <w:b w:val="0"/>
          <w:color w:val="000000"/>
        </w:rPr>
        <w:t>ầ</w:t>
      </w:r>
      <w:r>
        <w:rPr>
          <w:b w:val="0"/>
          <w:color w:val="000000"/>
        </w:rPr>
        <w:t>u ch</w:t>
      </w:r>
      <w:r>
        <w:rPr>
          <w:b w:val="0"/>
          <w:color w:val="000000"/>
        </w:rPr>
        <w:t>ứ</w:t>
      </w:r>
      <w:r>
        <w:rPr>
          <w:b w:val="0"/>
          <w:color w:val="000000"/>
        </w:rPr>
        <w:t>c năng ph</w:t>
      </w:r>
      <w:r>
        <w:rPr>
          <w:b w:val="0"/>
          <w:color w:val="000000"/>
        </w:rPr>
        <w:t>ầ</w:t>
      </w:r>
      <w:r>
        <w:rPr>
          <w:b w:val="0"/>
          <w:color w:val="000000"/>
        </w:rPr>
        <w:t>n m</w:t>
      </w:r>
      <w:r>
        <w:rPr>
          <w:b w:val="0"/>
          <w:color w:val="000000"/>
        </w:rPr>
        <w:t>ề</w:t>
      </w:r>
      <w:r>
        <w:rPr>
          <w:b w:val="0"/>
          <w:color w:val="000000"/>
        </w:rPr>
        <w:t>m</w:t>
      </w:r>
    </w:p>
    <w:p w14:paraId="37985224"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Xem Ph</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ụ</w:t>
      </w:r>
      <w:r>
        <w:rPr>
          <w:rFonts w:ascii="Cambria" w:eastAsia="Cambria" w:hAnsi="Cambria" w:cs="Cambria"/>
          <w:color w:val="000000"/>
          <w:sz w:val="28"/>
          <w:szCs w:val="28"/>
        </w:rPr>
        <w:t>c 02: B</w:t>
      </w:r>
      <w:r>
        <w:rPr>
          <w:rFonts w:ascii="Cambria" w:eastAsia="Cambria" w:hAnsi="Cambria" w:cs="Cambria"/>
          <w:color w:val="000000"/>
          <w:sz w:val="28"/>
          <w:szCs w:val="28"/>
        </w:rPr>
        <w:t>ả</w:t>
      </w:r>
      <w:r>
        <w:rPr>
          <w:rFonts w:ascii="Cambria" w:eastAsia="Cambria" w:hAnsi="Cambria" w:cs="Cambria"/>
          <w:color w:val="000000"/>
          <w:sz w:val="28"/>
          <w:szCs w:val="28"/>
        </w:rPr>
        <w:t>ng s</w:t>
      </w:r>
      <w:r>
        <w:rPr>
          <w:rFonts w:ascii="Cambria" w:eastAsia="Cambria" w:hAnsi="Cambria" w:cs="Cambria"/>
          <w:color w:val="000000"/>
          <w:sz w:val="28"/>
          <w:szCs w:val="28"/>
        </w:rPr>
        <w:t>ắ</w:t>
      </w:r>
      <w:r>
        <w:rPr>
          <w:rFonts w:ascii="Cambria" w:eastAsia="Cambria" w:hAnsi="Cambria" w:cs="Cambria"/>
          <w:color w:val="000000"/>
          <w:sz w:val="28"/>
          <w:szCs w:val="28"/>
        </w:rPr>
        <w:t>p x</w:t>
      </w:r>
      <w:r>
        <w:rPr>
          <w:rFonts w:ascii="Cambria" w:eastAsia="Cambria" w:hAnsi="Cambria" w:cs="Cambria"/>
          <w:color w:val="000000"/>
          <w:sz w:val="28"/>
          <w:szCs w:val="28"/>
        </w:rPr>
        <w:t>ế</w:t>
      </w:r>
      <w:r>
        <w:rPr>
          <w:rFonts w:ascii="Cambria" w:eastAsia="Cambria" w:hAnsi="Cambria" w:cs="Cambria"/>
          <w:color w:val="000000"/>
          <w:sz w:val="28"/>
          <w:szCs w:val="28"/>
        </w:rPr>
        <w:t>p thứ tự ưu tiên các yêu c</w:t>
      </w:r>
      <w:r>
        <w:rPr>
          <w:rFonts w:ascii="Cambria" w:eastAsia="Cambria" w:hAnsi="Cambria" w:cs="Cambria"/>
          <w:color w:val="000000"/>
          <w:sz w:val="28"/>
          <w:szCs w:val="28"/>
        </w:rPr>
        <w:t>ầ</w:t>
      </w:r>
      <w:r>
        <w:rPr>
          <w:rFonts w:ascii="Cambria" w:eastAsia="Cambria" w:hAnsi="Cambria" w:cs="Cambria"/>
          <w:color w:val="000000"/>
          <w:sz w:val="28"/>
          <w:szCs w:val="28"/>
        </w:rPr>
        <w:t>u ch</w:t>
      </w:r>
      <w:r>
        <w:rPr>
          <w:rFonts w:ascii="Cambria" w:eastAsia="Cambria" w:hAnsi="Cambria" w:cs="Cambria"/>
          <w:color w:val="000000"/>
          <w:sz w:val="28"/>
          <w:szCs w:val="28"/>
        </w:rPr>
        <w:t>ứ</w:t>
      </w:r>
      <w:r>
        <w:rPr>
          <w:rFonts w:ascii="Cambria" w:eastAsia="Cambria" w:hAnsi="Cambria" w:cs="Cambria"/>
          <w:color w:val="000000"/>
          <w:sz w:val="28"/>
          <w:szCs w:val="28"/>
        </w:rPr>
        <w:t>c năng của phần mềm</w:t>
      </w:r>
    </w:p>
    <w:p w14:paraId="6993F7FB" w14:textId="77777777" w:rsidR="00B40AAF" w:rsidRDefault="00746E6D">
      <w:pPr>
        <w:pStyle w:val="Heading3"/>
        <w:numPr>
          <w:ilvl w:val="2"/>
          <w:numId w:val="1"/>
        </w:numPr>
        <w:rPr>
          <w:color w:val="000000"/>
        </w:rPr>
      </w:pPr>
      <w:bookmarkStart w:id="94" w:name="_heading=h.40ew0vw" w:colFirst="0" w:colLast="0"/>
      <w:bookmarkEnd w:id="94"/>
      <w:r>
        <w:rPr>
          <w:b w:val="0"/>
          <w:color w:val="000000"/>
        </w:rPr>
        <w:t>Yêu c</w:t>
      </w:r>
      <w:r>
        <w:rPr>
          <w:b w:val="0"/>
          <w:color w:val="000000"/>
        </w:rPr>
        <w:t>ầ</w:t>
      </w:r>
      <w:r>
        <w:rPr>
          <w:b w:val="0"/>
          <w:color w:val="000000"/>
        </w:rPr>
        <w:t>u phi ch</w:t>
      </w:r>
      <w:r>
        <w:rPr>
          <w:b w:val="0"/>
          <w:color w:val="000000"/>
        </w:rPr>
        <w:t>ứ</w:t>
      </w:r>
      <w:r>
        <w:rPr>
          <w:b w:val="0"/>
          <w:color w:val="000000"/>
        </w:rPr>
        <w:t>c năng</w:t>
      </w:r>
    </w:p>
    <w:tbl>
      <w:tblPr>
        <w:tblStyle w:val="aff"/>
        <w:tblW w:w="9205" w:type="dxa"/>
        <w:tblLayout w:type="fixed"/>
        <w:tblLook w:val="0400" w:firstRow="0" w:lastRow="0" w:firstColumn="0" w:lastColumn="0" w:noHBand="0" w:noVBand="1"/>
      </w:tblPr>
      <w:tblGrid>
        <w:gridCol w:w="816"/>
        <w:gridCol w:w="6866"/>
        <w:gridCol w:w="1523"/>
      </w:tblGrid>
      <w:tr w:rsidR="00B40AAF" w14:paraId="22AAE208" w14:textId="77777777">
        <w:trPr>
          <w:trHeight w:val="397"/>
          <w:tblHeader/>
        </w:trPr>
        <w:tc>
          <w:tcPr>
            <w:tcW w:w="8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9D4E45" w14:textId="77777777" w:rsidR="00B40AAF" w:rsidRDefault="00746E6D">
            <w:pPr>
              <w:spacing w:before="120" w:after="0"/>
              <w:jc w:val="center"/>
              <w:rPr>
                <w:b/>
                <w:color w:val="000000"/>
                <w:sz w:val="28"/>
                <w:szCs w:val="28"/>
              </w:rPr>
            </w:pPr>
            <w:r>
              <w:rPr>
                <w:b/>
                <w:color w:val="000000"/>
                <w:sz w:val="28"/>
                <w:szCs w:val="28"/>
              </w:rPr>
              <w:t> STT</w:t>
            </w:r>
          </w:p>
        </w:tc>
        <w:tc>
          <w:tcPr>
            <w:tcW w:w="6866" w:type="dxa"/>
            <w:tcBorders>
              <w:top w:val="single" w:sz="4" w:space="0" w:color="000000"/>
              <w:left w:val="nil"/>
              <w:bottom w:val="single" w:sz="4" w:space="0" w:color="000000"/>
              <w:right w:val="single" w:sz="4" w:space="0" w:color="000000"/>
            </w:tcBorders>
            <w:shd w:val="clear" w:color="auto" w:fill="auto"/>
            <w:vAlign w:val="center"/>
          </w:tcPr>
          <w:p w14:paraId="69D09118" w14:textId="77777777" w:rsidR="00B40AAF" w:rsidRDefault="00746E6D">
            <w:pPr>
              <w:spacing w:before="120" w:after="0"/>
              <w:jc w:val="center"/>
              <w:rPr>
                <w:b/>
                <w:color w:val="000000"/>
                <w:sz w:val="28"/>
                <w:szCs w:val="28"/>
              </w:rPr>
            </w:pPr>
            <w:r>
              <w:rPr>
                <w:b/>
                <w:color w:val="000000"/>
                <w:sz w:val="28"/>
                <w:szCs w:val="28"/>
              </w:rPr>
              <w:t>Yêu</w:t>
            </w:r>
            <w:r>
              <w:rPr>
                <w:b/>
                <w:color w:val="000000"/>
                <w:sz w:val="28"/>
                <w:szCs w:val="28"/>
              </w:rPr>
              <w:t xml:space="preserve"> cầu phi chức năng</w:t>
            </w:r>
          </w:p>
        </w:tc>
        <w:tc>
          <w:tcPr>
            <w:tcW w:w="1523" w:type="dxa"/>
            <w:tcBorders>
              <w:top w:val="single" w:sz="4" w:space="0" w:color="000000"/>
              <w:left w:val="nil"/>
              <w:bottom w:val="single" w:sz="4" w:space="0" w:color="000000"/>
              <w:right w:val="single" w:sz="4" w:space="0" w:color="000000"/>
            </w:tcBorders>
            <w:shd w:val="clear" w:color="auto" w:fill="auto"/>
            <w:vAlign w:val="center"/>
          </w:tcPr>
          <w:p w14:paraId="015B3272" w14:textId="77777777" w:rsidR="00B40AAF" w:rsidRDefault="00746E6D">
            <w:pPr>
              <w:spacing w:before="120" w:after="0"/>
              <w:jc w:val="center"/>
              <w:rPr>
                <w:b/>
                <w:color w:val="000000"/>
                <w:sz w:val="28"/>
                <w:szCs w:val="28"/>
              </w:rPr>
            </w:pPr>
            <w:r>
              <w:rPr>
                <w:b/>
                <w:color w:val="000000"/>
                <w:sz w:val="28"/>
                <w:szCs w:val="28"/>
              </w:rPr>
              <w:t> Loại</w:t>
            </w:r>
          </w:p>
        </w:tc>
      </w:tr>
      <w:tr w:rsidR="00B40AAF" w14:paraId="2FF98B08"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10AE239A" w14:textId="77777777" w:rsidR="00B40AAF" w:rsidRDefault="00746E6D">
            <w:pPr>
              <w:spacing w:before="120" w:after="0"/>
              <w:jc w:val="center"/>
              <w:rPr>
                <w:color w:val="000000"/>
                <w:sz w:val="28"/>
                <w:szCs w:val="28"/>
              </w:rPr>
            </w:pPr>
            <w:r>
              <w:rPr>
                <w:color w:val="000000"/>
                <w:sz w:val="28"/>
                <w:szCs w:val="28"/>
              </w:rPr>
              <w:t>1</w:t>
            </w:r>
          </w:p>
        </w:tc>
        <w:tc>
          <w:tcPr>
            <w:tcW w:w="6866" w:type="dxa"/>
            <w:tcBorders>
              <w:top w:val="nil"/>
              <w:left w:val="nil"/>
              <w:bottom w:val="single" w:sz="4" w:space="0" w:color="000000"/>
              <w:right w:val="single" w:sz="4" w:space="0" w:color="000000"/>
            </w:tcBorders>
          </w:tcPr>
          <w:p w14:paraId="03988FFF" w14:textId="77777777" w:rsidR="00B40AAF" w:rsidRDefault="00746E6D">
            <w:pPr>
              <w:spacing w:before="120" w:after="0"/>
              <w:rPr>
                <w:color w:val="000000"/>
                <w:sz w:val="28"/>
                <w:szCs w:val="28"/>
              </w:rPr>
            </w:pPr>
            <w:r>
              <w:rPr>
                <w:color w:val="000000"/>
                <w:sz w:val="28"/>
                <w:szCs w:val="28"/>
              </w:rPr>
              <w:t>Hệ quản trị cơ sở dữ liệu thông dụng như là MS SQL Server hoặc các hệ quản trị mã nguồn mở khác như là PostGre SQL</w:t>
            </w:r>
          </w:p>
        </w:tc>
        <w:tc>
          <w:tcPr>
            <w:tcW w:w="1523" w:type="dxa"/>
            <w:tcBorders>
              <w:top w:val="nil"/>
              <w:left w:val="nil"/>
              <w:bottom w:val="single" w:sz="4" w:space="0" w:color="000000"/>
              <w:right w:val="single" w:sz="4" w:space="0" w:color="000000"/>
            </w:tcBorders>
            <w:vAlign w:val="center"/>
          </w:tcPr>
          <w:p w14:paraId="0ED8D895" w14:textId="77777777" w:rsidR="00B40AAF" w:rsidRDefault="00746E6D">
            <w:pPr>
              <w:spacing w:before="120" w:after="0"/>
              <w:jc w:val="center"/>
              <w:rPr>
                <w:color w:val="000000"/>
                <w:sz w:val="28"/>
                <w:szCs w:val="28"/>
              </w:rPr>
            </w:pPr>
            <w:r>
              <w:rPr>
                <w:color w:val="000000"/>
                <w:sz w:val="28"/>
                <w:szCs w:val="28"/>
              </w:rPr>
              <w:t>Cơ sở dữ liệu</w:t>
            </w:r>
          </w:p>
        </w:tc>
      </w:tr>
      <w:tr w:rsidR="00B40AAF" w14:paraId="690D2503"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13578B43" w14:textId="77777777" w:rsidR="00B40AAF" w:rsidRDefault="00746E6D">
            <w:pPr>
              <w:spacing w:before="120" w:after="0"/>
              <w:jc w:val="center"/>
              <w:rPr>
                <w:color w:val="000000"/>
                <w:sz w:val="28"/>
                <w:szCs w:val="28"/>
              </w:rPr>
            </w:pPr>
            <w:r>
              <w:rPr>
                <w:color w:val="000000"/>
                <w:sz w:val="28"/>
                <w:szCs w:val="28"/>
              </w:rPr>
              <w:t>2</w:t>
            </w:r>
          </w:p>
        </w:tc>
        <w:tc>
          <w:tcPr>
            <w:tcW w:w="6866" w:type="dxa"/>
            <w:tcBorders>
              <w:top w:val="nil"/>
              <w:left w:val="nil"/>
              <w:bottom w:val="single" w:sz="4" w:space="0" w:color="000000"/>
              <w:right w:val="single" w:sz="4" w:space="0" w:color="000000"/>
            </w:tcBorders>
            <w:vAlign w:val="center"/>
          </w:tcPr>
          <w:p w14:paraId="208640E7" w14:textId="77777777" w:rsidR="00B40AAF" w:rsidRDefault="00746E6D">
            <w:pPr>
              <w:spacing w:before="120" w:after="0"/>
              <w:rPr>
                <w:color w:val="000000"/>
                <w:sz w:val="28"/>
                <w:szCs w:val="28"/>
              </w:rPr>
            </w:pPr>
            <w:r>
              <w:rPr>
                <w:color w:val="000000"/>
                <w:sz w:val="28"/>
                <w:szCs w:val="28"/>
              </w:rPr>
              <w:t>Khi dữ liệu tăng trưởng lớn; hệ thống phải đảm bảo thời gian truy xuất dữ liệu, đảm bảo tối thiểu nhất dung lượng lưu trữ, tối ưu trong quá trình thiết kế</w:t>
            </w:r>
          </w:p>
        </w:tc>
        <w:tc>
          <w:tcPr>
            <w:tcW w:w="1523" w:type="dxa"/>
            <w:tcBorders>
              <w:top w:val="nil"/>
              <w:left w:val="nil"/>
              <w:bottom w:val="single" w:sz="4" w:space="0" w:color="000000"/>
              <w:right w:val="single" w:sz="4" w:space="0" w:color="000000"/>
            </w:tcBorders>
            <w:vAlign w:val="center"/>
          </w:tcPr>
          <w:p w14:paraId="5974988C" w14:textId="77777777" w:rsidR="00B40AAF" w:rsidRDefault="00746E6D">
            <w:pPr>
              <w:spacing w:before="120" w:after="0"/>
              <w:jc w:val="center"/>
              <w:rPr>
                <w:color w:val="000000"/>
                <w:sz w:val="28"/>
                <w:szCs w:val="28"/>
              </w:rPr>
            </w:pPr>
            <w:r>
              <w:rPr>
                <w:color w:val="000000"/>
                <w:sz w:val="28"/>
                <w:szCs w:val="28"/>
              </w:rPr>
              <w:t>Cơ sở dữ liệu</w:t>
            </w:r>
          </w:p>
        </w:tc>
      </w:tr>
      <w:tr w:rsidR="00B40AAF" w14:paraId="013288FA"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3851C6B2" w14:textId="77777777" w:rsidR="00B40AAF" w:rsidRDefault="00746E6D">
            <w:pPr>
              <w:spacing w:before="120" w:after="0"/>
              <w:jc w:val="center"/>
              <w:rPr>
                <w:color w:val="000000"/>
                <w:sz w:val="28"/>
                <w:szCs w:val="28"/>
              </w:rPr>
            </w:pPr>
            <w:r>
              <w:rPr>
                <w:color w:val="000000"/>
                <w:sz w:val="28"/>
                <w:szCs w:val="28"/>
              </w:rPr>
              <w:t>3</w:t>
            </w:r>
          </w:p>
        </w:tc>
        <w:tc>
          <w:tcPr>
            <w:tcW w:w="6866" w:type="dxa"/>
            <w:tcBorders>
              <w:top w:val="nil"/>
              <w:left w:val="nil"/>
              <w:bottom w:val="single" w:sz="4" w:space="0" w:color="000000"/>
              <w:right w:val="single" w:sz="4" w:space="0" w:color="000000"/>
            </w:tcBorders>
            <w:vAlign w:val="center"/>
          </w:tcPr>
          <w:p w14:paraId="34407601" w14:textId="77777777" w:rsidR="00B40AAF" w:rsidRDefault="00746E6D">
            <w:pPr>
              <w:spacing w:before="120" w:after="0"/>
              <w:rPr>
                <w:color w:val="000000"/>
                <w:sz w:val="28"/>
                <w:szCs w:val="28"/>
              </w:rPr>
            </w:pPr>
            <w:r>
              <w:rPr>
                <w:color w:val="000000"/>
                <w:sz w:val="28"/>
                <w:szCs w:val="28"/>
              </w:rPr>
              <w:t>Chuẩn font, giao diện là Unicode TCVN 6901:2000, ngôn ngữ thể hiện trên giao diện chương trình là Tiếng Việt</w:t>
            </w:r>
          </w:p>
        </w:tc>
        <w:tc>
          <w:tcPr>
            <w:tcW w:w="1523" w:type="dxa"/>
            <w:tcBorders>
              <w:top w:val="nil"/>
              <w:left w:val="nil"/>
              <w:bottom w:val="single" w:sz="4" w:space="0" w:color="000000"/>
              <w:right w:val="single" w:sz="4" w:space="0" w:color="000000"/>
            </w:tcBorders>
            <w:vAlign w:val="center"/>
          </w:tcPr>
          <w:p w14:paraId="27FBC7F3" w14:textId="77777777" w:rsidR="00B40AAF" w:rsidRDefault="00746E6D">
            <w:pPr>
              <w:spacing w:before="120" w:after="0"/>
              <w:jc w:val="center"/>
              <w:rPr>
                <w:color w:val="000000"/>
                <w:sz w:val="28"/>
                <w:szCs w:val="28"/>
              </w:rPr>
            </w:pPr>
            <w:r>
              <w:rPr>
                <w:color w:val="000000"/>
                <w:sz w:val="28"/>
                <w:szCs w:val="28"/>
              </w:rPr>
              <w:t>Yêu cầu chung</w:t>
            </w:r>
          </w:p>
        </w:tc>
      </w:tr>
      <w:tr w:rsidR="00B40AAF" w14:paraId="17247815"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0ABD8E2E" w14:textId="77777777" w:rsidR="00B40AAF" w:rsidRDefault="00746E6D">
            <w:pPr>
              <w:spacing w:before="120" w:after="0"/>
              <w:jc w:val="center"/>
              <w:rPr>
                <w:color w:val="000000"/>
                <w:sz w:val="28"/>
                <w:szCs w:val="28"/>
              </w:rPr>
            </w:pPr>
            <w:r>
              <w:rPr>
                <w:color w:val="000000"/>
                <w:sz w:val="28"/>
                <w:szCs w:val="28"/>
              </w:rPr>
              <w:lastRenderedPageBreak/>
              <w:t>4</w:t>
            </w:r>
          </w:p>
        </w:tc>
        <w:tc>
          <w:tcPr>
            <w:tcW w:w="6866" w:type="dxa"/>
            <w:tcBorders>
              <w:top w:val="nil"/>
              <w:left w:val="nil"/>
              <w:bottom w:val="single" w:sz="4" w:space="0" w:color="000000"/>
              <w:right w:val="single" w:sz="4" w:space="0" w:color="000000"/>
            </w:tcBorders>
            <w:vAlign w:val="center"/>
          </w:tcPr>
          <w:p w14:paraId="25042666" w14:textId="77777777" w:rsidR="00B40AAF" w:rsidRDefault="00746E6D">
            <w:pPr>
              <w:spacing w:before="120" w:after="0"/>
              <w:rPr>
                <w:color w:val="000000"/>
                <w:sz w:val="28"/>
                <w:szCs w:val="28"/>
              </w:rPr>
            </w:pPr>
            <w:r>
              <w:rPr>
                <w:color w:val="000000"/>
                <w:sz w:val="28"/>
                <w:szCs w:val="28"/>
              </w:rPr>
              <w:t>Hệ thống cho phép thay đổi và định nghĩa các thông số, thông tin khi cần thiết mà không sửa lại chương trình</w:t>
            </w:r>
          </w:p>
        </w:tc>
        <w:tc>
          <w:tcPr>
            <w:tcW w:w="1523" w:type="dxa"/>
            <w:tcBorders>
              <w:top w:val="nil"/>
              <w:left w:val="nil"/>
              <w:bottom w:val="single" w:sz="4" w:space="0" w:color="000000"/>
              <w:right w:val="single" w:sz="4" w:space="0" w:color="000000"/>
            </w:tcBorders>
            <w:vAlign w:val="center"/>
          </w:tcPr>
          <w:p w14:paraId="2B41D210" w14:textId="77777777" w:rsidR="00B40AAF" w:rsidRDefault="00746E6D">
            <w:pPr>
              <w:spacing w:before="120" w:after="0"/>
              <w:jc w:val="center"/>
              <w:rPr>
                <w:color w:val="000000"/>
                <w:sz w:val="28"/>
                <w:szCs w:val="28"/>
              </w:rPr>
            </w:pPr>
            <w:r>
              <w:rPr>
                <w:color w:val="000000"/>
                <w:sz w:val="28"/>
                <w:szCs w:val="28"/>
              </w:rPr>
              <w:t>Dữ liệu đầu vào</w:t>
            </w:r>
          </w:p>
        </w:tc>
      </w:tr>
      <w:tr w:rsidR="00B40AAF" w14:paraId="5699E8E3"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6D1F8BAA" w14:textId="77777777" w:rsidR="00B40AAF" w:rsidRDefault="00746E6D">
            <w:pPr>
              <w:spacing w:before="120" w:after="0"/>
              <w:jc w:val="center"/>
              <w:rPr>
                <w:color w:val="000000"/>
                <w:sz w:val="28"/>
                <w:szCs w:val="28"/>
              </w:rPr>
            </w:pPr>
            <w:r>
              <w:rPr>
                <w:color w:val="000000"/>
                <w:sz w:val="28"/>
                <w:szCs w:val="28"/>
              </w:rPr>
              <w:t>5</w:t>
            </w:r>
          </w:p>
        </w:tc>
        <w:tc>
          <w:tcPr>
            <w:tcW w:w="6866" w:type="dxa"/>
            <w:tcBorders>
              <w:top w:val="nil"/>
              <w:left w:val="nil"/>
              <w:bottom w:val="single" w:sz="4" w:space="0" w:color="000000"/>
              <w:right w:val="single" w:sz="4" w:space="0" w:color="000000"/>
            </w:tcBorders>
            <w:vAlign w:val="center"/>
          </w:tcPr>
          <w:p w14:paraId="6E3DECA2" w14:textId="77777777" w:rsidR="00B40AAF" w:rsidRDefault="00746E6D">
            <w:pPr>
              <w:spacing w:before="120" w:after="0"/>
              <w:rPr>
                <w:color w:val="000000"/>
                <w:sz w:val="28"/>
                <w:szCs w:val="28"/>
              </w:rPr>
            </w:pPr>
            <w:r>
              <w:rPr>
                <w:color w:val="000000"/>
                <w:sz w:val="28"/>
                <w:szCs w:val="28"/>
              </w:rPr>
              <w:t>Hệ</w:t>
            </w:r>
            <w:r>
              <w:rPr>
                <w:color w:val="000000"/>
                <w:sz w:val="28"/>
                <w:szCs w:val="28"/>
              </w:rPr>
              <w:t xml:space="preserve"> thống phải đảm bảo số lượng giao dịch nhiều người cùng lúc</w:t>
            </w:r>
          </w:p>
        </w:tc>
        <w:tc>
          <w:tcPr>
            <w:tcW w:w="1523" w:type="dxa"/>
            <w:tcBorders>
              <w:top w:val="nil"/>
              <w:left w:val="nil"/>
              <w:bottom w:val="single" w:sz="4" w:space="0" w:color="000000"/>
              <w:right w:val="single" w:sz="4" w:space="0" w:color="000000"/>
            </w:tcBorders>
            <w:vAlign w:val="center"/>
          </w:tcPr>
          <w:p w14:paraId="58ABEC6D" w14:textId="77777777" w:rsidR="00B40AAF" w:rsidRDefault="00746E6D">
            <w:pPr>
              <w:spacing w:before="120" w:after="0"/>
              <w:jc w:val="center"/>
              <w:rPr>
                <w:color w:val="000000"/>
                <w:sz w:val="28"/>
                <w:szCs w:val="28"/>
              </w:rPr>
            </w:pPr>
            <w:r>
              <w:rPr>
                <w:color w:val="000000"/>
                <w:sz w:val="28"/>
                <w:szCs w:val="28"/>
              </w:rPr>
              <w:t>Yêu cầu truy vấn</w:t>
            </w:r>
          </w:p>
        </w:tc>
      </w:tr>
      <w:tr w:rsidR="00B40AAF" w14:paraId="065AFA98"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69883DC1" w14:textId="77777777" w:rsidR="00B40AAF" w:rsidRDefault="00746E6D">
            <w:pPr>
              <w:spacing w:before="120" w:after="0"/>
              <w:jc w:val="center"/>
              <w:rPr>
                <w:color w:val="000000"/>
                <w:sz w:val="28"/>
                <w:szCs w:val="28"/>
              </w:rPr>
            </w:pPr>
            <w:r>
              <w:rPr>
                <w:color w:val="000000"/>
                <w:sz w:val="28"/>
                <w:szCs w:val="28"/>
              </w:rPr>
              <w:t>6</w:t>
            </w:r>
          </w:p>
        </w:tc>
        <w:tc>
          <w:tcPr>
            <w:tcW w:w="6866" w:type="dxa"/>
            <w:tcBorders>
              <w:top w:val="nil"/>
              <w:left w:val="nil"/>
              <w:bottom w:val="single" w:sz="4" w:space="0" w:color="000000"/>
              <w:right w:val="single" w:sz="4" w:space="0" w:color="000000"/>
            </w:tcBorders>
            <w:vAlign w:val="center"/>
          </w:tcPr>
          <w:p w14:paraId="2AB60788" w14:textId="77777777" w:rsidR="00B40AAF" w:rsidRDefault="00746E6D">
            <w:pPr>
              <w:spacing w:before="120" w:after="0"/>
              <w:rPr>
                <w:color w:val="000000"/>
                <w:sz w:val="28"/>
                <w:szCs w:val="28"/>
              </w:rPr>
            </w:pPr>
            <w:r>
              <w:rPr>
                <w:color w:val="000000"/>
                <w:sz w:val="28"/>
                <w:szCs w:val="28"/>
              </w:rPr>
              <w:t>Phải lưu trữ thông tin sử dụng hệ thống của người dùng (Thời gian đăng nhập, thao tác với dữ liệu, thời gian thao tác)</w:t>
            </w:r>
          </w:p>
        </w:tc>
        <w:tc>
          <w:tcPr>
            <w:tcW w:w="1523" w:type="dxa"/>
            <w:tcBorders>
              <w:top w:val="nil"/>
              <w:left w:val="nil"/>
              <w:bottom w:val="single" w:sz="4" w:space="0" w:color="000000"/>
              <w:right w:val="single" w:sz="4" w:space="0" w:color="000000"/>
            </w:tcBorders>
            <w:vAlign w:val="center"/>
          </w:tcPr>
          <w:p w14:paraId="244BADE5" w14:textId="77777777" w:rsidR="00B40AAF" w:rsidRDefault="00746E6D">
            <w:pPr>
              <w:spacing w:before="120" w:after="0"/>
              <w:jc w:val="center"/>
              <w:rPr>
                <w:color w:val="000000"/>
                <w:sz w:val="28"/>
                <w:szCs w:val="28"/>
              </w:rPr>
            </w:pPr>
            <w:r>
              <w:rPr>
                <w:color w:val="000000"/>
                <w:sz w:val="28"/>
                <w:szCs w:val="28"/>
              </w:rPr>
              <w:t>Yêu cầu chung</w:t>
            </w:r>
          </w:p>
        </w:tc>
      </w:tr>
      <w:tr w:rsidR="00B40AAF" w14:paraId="711AB09B"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6B4C48DF" w14:textId="77777777" w:rsidR="00B40AAF" w:rsidRDefault="00746E6D">
            <w:pPr>
              <w:spacing w:before="120" w:after="0"/>
              <w:jc w:val="center"/>
              <w:rPr>
                <w:color w:val="000000"/>
                <w:sz w:val="28"/>
                <w:szCs w:val="28"/>
              </w:rPr>
            </w:pPr>
            <w:r>
              <w:rPr>
                <w:color w:val="000000"/>
                <w:sz w:val="28"/>
                <w:szCs w:val="28"/>
              </w:rPr>
              <w:t>7</w:t>
            </w:r>
          </w:p>
        </w:tc>
        <w:tc>
          <w:tcPr>
            <w:tcW w:w="6866" w:type="dxa"/>
            <w:tcBorders>
              <w:top w:val="nil"/>
              <w:left w:val="nil"/>
              <w:bottom w:val="single" w:sz="4" w:space="0" w:color="000000"/>
              <w:right w:val="single" w:sz="4" w:space="0" w:color="000000"/>
            </w:tcBorders>
            <w:vAlign w:val="center"/>
          </w:tcPr>
          <w:p w14:paraId="689480EE" w14:textId="77777777" w:rsidR="00B40AAF" w:rsidRDefault="00746E6D">
            <w:pPr>
              <w:spacing w:before="120" w:after="0"/>
              <w:rPr>
                <w:color w:val="000000"/>
                <w:sz w:val="28"/>
                <w:szCs w:val="28"/>
              </w:rPr>
            </w:pPr>
            <w:r>
              <w:rPr>
                <w:color w:val="000000"/>
                <w:sz w:val="28"/>
                <w:szCs w:val="28"/>
              </w:rPr>
              <w:t>Tuân theo các quy định hiện hành</w:t>
            </w:r>
          </w:p>
        </w:tc>
        <w:tc>
          <w:tcPr>
            <w:tcW w:w="1523" w:type="dxa"/>
            <w:tcBorders>
              <w:top w:val="nil"/>
              <w:left w:val="nil"/>
              <w:bottom w:val="single" w:sz="4" w:space="0" w:color="000000"/>
              <w:right w:val="single" w:sz="4" w:space="0" w:color="000000"/>
            </w:tcBorders>
            <w:vAlign w:val="center"/>
          </w:tcPr>
          <w:p w14:paraId="24231649" w14:textId="77777777" w:rsidR="00B40AAF" w:rsidRDefault="00746E6D">
            <w:pPr>
              <w:spacing w:before="120" w:after="0"/>
              <w:jc w:val="center"/>
              <w:rPr>
                <w:color w:val="000000"/>
                <w:sz w:val="28"/>
                <w:szCs w:val="28"/>
              </w:rPr>
            </w:pPr>
            <w:r>
              <w:rPr>
                <w:color w:val="000000"/>
                <w:sz w:val="28"/>
                <w:szCs w:val="28"/>
              </w:rPr>
              <w:t>Yêu cầu chung</w:t>
            </w:r>
          </w:p>
        </w:tc>
      </w:tr>
      <w:tr w:rsidR="00B40AAF" w14:paraId="506A9FBA"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27F60C18" w14:textId="77777777" w:rsidR="00B40AAF" w:rsidRDefault="00746E6D">
            <w:pPr>
              <w:spacing w:before="120" w:after="0"/>
              <w:jc w:val="center"/>
              <w:rPr>
                <w:color w:val="000000"/>
                <w:sz w:val="28"/>
                <w:szCs w:val="28"/>
              </w:rPr>
            </w:pPr>
            <w:r>
              <w:rPr>
                <w:color w:val="000000"/>
                <w:sz w:val="28"/>
                <w:szCs w:val="28"/>
              </w:rPr>
              <w:t>8</w:t>
            </w:r>
          </w:p>
        </w:tc>
        <w:tc>
          <w:tcPr>
            <w:tcW w:w="6866" w:type="dxa"/>
            <w:tcBorders>
              <w:top w:val="nil"/>
              <w:left w:val="nil"/>
              <w:bottom w:val="single" w:sz="4" w:space="0" w:color="000000"/>
              <w:right w:val="single" w:sz="4" w:space="0" w:color="000000"/>
            </w:tcBorders>
            <w:vAlign w:val="center"/>
          </w:tcPr>
          <w:p w14:paraId="253AA9D8" w14:textId="77777777" w:rsidR="00B40AAF" w:rsidRDefault="00746E6D">
            <w:pPr>
              <w:spacing w:before="120" w:after="0"/>
              <w:rPr>
                <w:color w:val="000000"/>
                <w:sz w:val="28"/>
                <w:szCs w:val="28"/>
              </w:rPr>
            </w:pPr>
            <w:r>
              <w:rPr>
                <w:color w:val="000000"/>
                <w:sz w:val="28"/>
                <w:szCs w:val="28"/>
              </w:rPr>
              <w:t>Vận hành trên hệ thống mạng LAN, WAN hoặc thông qua VPN</w:t>
            </w:r>
          </w:p>
        </w:tc>
        <w:tc>
          <w:tcPr>
            <w:tcW w:w="1523" w:type="dxa"/>
            <w:tcBorders>
              <w:top w:val="nil"/>
              <w:left w:val="nil"/>
              <w:bottom w:val="single" w:sz="4" w:space="0" w:color="000000"/>
              <w:right w:val="single" w:sz="4" w:space="0" w:color="000000"/>
            </w:tcBorders>
            <w:vAlign w:val="center"/>
          </w:tcPr>
          <w:p w14:paraId="569294FD" w14:textId="77777777" w:rsidR="00B40AAF" w:rsidRDefault="00746E6D">
            <w:pPr>
              <w:spacing w:before="120" w:after="0"/>
              <w:jc w:val="center"/>
              <w:rPr>
                <w:color w:val="000000"/>
                <w:sz w:val="28"/>
                <w:szCs w:val="28"/>
              </w:rPr>
            </w:pPr>
            <w:r>
              <w:rPr>
                <w:color w:val="000000"/>
                <w:sz w:val="28"/>
                <w:szCs w:val="28"/>
              </w:rPr>
              <w:t>Yêu cầu chung</w:t>
            </w:r>
          </w:p>
        </w:tc>
      </w:tr>
      <w:tr w:rsidR="00B40AAF" w14:paraId="44F89887"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257E790A" w14:textId="77777777" w:rsidR="00B40AAF" w:rsidRDefault="00746E6D">
            <w:pPr>
              <w:spacing w:before="120" w:after="0"/>
              <w:jc w:val="center"/>
              <w:rPr>
                <w:color w:val="000000"/>
                <w:sz w:val="28"/>
                <w:szCs w:val="28"/>
              </w:rPr>
            </w:pPr>
            <w:r>
              <w:rPr>
                <w:color w:val="000000"/>
                <w:sz w:val="28"/>
                <w:szCs w:val="28"/>
              </w:rPr>
              <w:t>9</w:t>
            </w:r>
          </w:p>
        </w:tc>
        <w:tc>
          <w:tcPr>
            <w:tcW w:w="6866" w:type="dxa"/>
            <w:tcBorders>
              <w:top w:val="nil"/>
              <w:left w:val="nil"/>
              <w:bottom w:val="single" w:sz="4" w:space="0" w:color="000000"/>
              <w:right w:val="single" w:sz="4" w:space="0" w:color="000000"/>
            </w:tcBorders>
            <w:vAlign w:val="center"/>
          </w:tcPr>
          <w:p w14:paraId="7FF63FA2" w14:textId="77777777" w:rsidR="00B40AAF" w:rsidRDefault="00746E6D">
            <w:pPr>
              <w:spacing w:before="120" w:after="0"/>
              <w:rPr>
                <w:color w:val="000000"/>
                <w:sz w:val="28"/>
                <w:szCs w:val="28"/>
              </w:rPr>
            </w:pPr>
            <w:r>
              <w:rPr>
                <w:color w:val="000000"/>
                <w:sz w:val="28"/>
                <w:szCs w:val="28"/>
              </w:rPr>
              <w:t>Môi trường vận hành là Microsoft Windows 2012/2016 Server đối với máy chủ và Windows 8/10 đối với máy trạm</w:t>
            </w:r>
          </w:p>
        </w:tc>
        <w:tc>
          <w:tcPr>
            <w:tcW w:w="1523" w:type="dxa"/>
            <w:tcBorders>
              <w:top w:val="nil"/>
              <w:left w:val="nil"/>
              <w:bottom w:val="single" w:sz="4" w:space="0" w:color="000000"/>
              <w:right w:val="single" w:sz="4" w:space="0" w:color="000000"/>
            </w:tcBorders>
            <w:vAlign w:val="center"/>
          </w:tcPr>
          <w:p w14:paraId="24F4233D" w14:textId="77777777" w:rsidR="00B40AAF" w:rsidRDefault="00746E6D">
            <w:pPr>
              <w:spacing w:before="120" w:after="0"/>
              <w:jc w:val="center"/>
              <w:rPr>
                <w:color w:val="000000"/>
                <w:sz w:val="28"/>
                <w:szCs w:val="28"/>
              </w:rPr>
            </w:pPr>
            <w:r>
              <w:rPr>
                <w:color w:val="000000"/>
                <w:sz w:val="28"/>
                <w:szCs w:val="28"/>
              </w:rPr>
              <w:t>Yêu cầu chung</w:t>
            </w:r>
          </w:p>
        </w:tc>
      </w:tr>
    </w:tbl>
    <w:p w14:paraId="100043D2" w14:textId="77777777" w:rsidR="00B40AAF" w:rsidRDefault="00746E6D">
      <w:pPr>
        <w:pStyle w:val="Heading3"/>
        <w:numPr>
          <w:ilvl w:val="2"/>
          <w:numId w:val="1"/>
        </w:numPr>
        <w:rPr>
          <w:color w:val="000000"/>
        </w:rPr>
      </w:pPr>
      <w:bookmarkStart w:id="95" w:name="_heading=h.2fk6b3p" w:colFirst="0" w:colLast="0"/>
      <w:bookmarkEnd w:id="95"/>
      <w:r>
        <w:rPr>
          <w:b w:val="0"/>
          <w:color w:val="000000"/>
        </w:rPr>
        <w:t>Danh sách U</w:t>
      </w:r>
      <w:r>
        <w:rPr>
          <w:b w:val="0"/>
          <w:color w:val="000000"/>
        </w:rPr>
        <w:t>se-case</w:t>
      </w:r>
    </w:p>
    <w:p w14:paraId="75367B6B"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Xem Ph</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ụ</w:t>
      </w:r>
      <w:r>
        <w:rPr>
          <w:rFonts w:ascii="Cambria" w:eastAsia="Cambria" w:hAnsi="Cambria" w:cs="Cambria"/>
          <w:color w:val="000000"/>
          <w:sz w:val="28"/>
          <w:szCs w:val="28"/>
        </w:rPr>
        <w:t>c 02 m</w:t>
      </w:r>
      <w:r>
        <w:rPr>
          <w:rFonts w:ascii="Cambria" w:eastAsia="Cambria" w:hAnsi="Cambria" w:cs="Cambria"/>
          <w:color w:val="000000"/>
          <w:sz w:val="28"/>
          <w:szCs w:val="28"/>
        </w:rPr>
        <w:t>ụ</w:t>
      </w:r>
      <w:r>
        <w:rPr>
          <w:rFonts w:ascii="Cambria" w:eastAsia="Cambria" w:hAnsi="Cambria" w:cs="Cambria"/>
          <w:color w:val="000000"/>
          <w:sz w:val="28"/>
          <w:szCs w:val="28"/>
        </w:rPr>
        <w:t>c B</w:t>
      </w:r>
      <w:r>
        <w:rPr>
          <w:rFonts w:ascii="Cambria" w:eastAsia="Cambria" w:hAnsi="Cambria" w:cs="Cambria"/>
          <w:color w:val="000000"/>
          <w:sz w:val="28"/>
          <w:szCs w:val="28"/>
        </w:rPr>
        <w:t>ả</w:t>
      </w:r>
      <w:r>
        <w:rPr>
          <w:rFonts w:ascii="Cambria" w:eastAsia="Cambria" w:hAnsi="Cambria" w:cs="Cambria"/>
          <w:color w:val="000000"/>
          <w:sz w:val="28"/>
          <w:szCs w:val="28"/>
        </w:rPr>
        <w:t>ng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yêu c</w:t>
      </w:r>
      <w:r>
        <w:rPr>
          <w:rFonts w:ascii="Cambria" w:eastAsia="Cambria" w:hAnsi="Cambria" w:cs="Cambria"/>
          <w:color w:val="000000"/>
          <w:sz w:val="28"/>
          <w:szCs w:val="28"/>
        </w:rPr>
        <w:t>ầ</w:t>
      </w:r>
      <w:r>
        <w:rPr>
          <w:rFonts w:ascii="Cambria" w:eastAsia="Cambria" w:hAnsi="Cambria" w:cs="Cambria"/>
          <w:color w:val="000000"/>
          <w:sz w:val="28"/>
          <w:szCs w:val="28"/>
        </w:rPr>
        <w:t>u ch</w:t>
      </w:r>
      <w:r>
        <w:rPr>
          <w:rFonts w:ascii="Cambria" w:eastAsia="Cambria" w:hAnsi="Cambria" w:cs="Cambria"/>
          <w:color w:val="000000"/>
          <w:sz w:val="28"/>
          <w:szCs w:val="28"/>
        </w:rPr>
        <w:t>ứ</w:t>
      </w:r>
      <w:r>
        <w:rPr>
          <w:rFonts w:ascii="Cambria" w:eastAsia="Cambria" w:hAnsi="Cambria" w:cs="Cambria"/>
          <w:color w:val="000000"/>
          <w:sz w:val="28"/>
          <w:szCs w:val="28"/>
        </w:rPr>
        <w:t>c năng sang trư</w:t>
      </w:r>
      <w:r>
        <w:rPr>
          <w:rFonts w:ascii="Cambria" w:eastAsia="Cambria" w:hAnsi="Cambria" w:cs="Cambria"/>
          <w:color w:val="000000"/>
          <w:sz w:val="28"/>
          <w:szCs w:val="28"/>
        </w:rPr>
        <w:t>ờ</w:t>
      </w:r>
      <w:r>
        <w:rPr>
          <w:rFonts w:ascii="Cambria" w:eastAsia="Cambria" w:hAnsi="Cambria" w:cs="Cambria"/>
          <w:color w:val="000000"/>
          <w:sz w:val="28"/>
          <w:szCs w:val="28"/>
        </w:rPr>
        <w:t>ng h</w:t>
      </w:r>
      <w:r>
        <w:rPr>
          <w:rFonts w:ascii="Cambria" w:eastAsia="Cambria" w:hAnsi="Cambria" w:cs="Cambria"/>
          <w:color w:val="000000"/>
          <w:sz w:val="28"/>
          <w:szCs w:val="28"/>
        </w:rPr>
        <w:t>ợ</w:t>
      </w:r>
      <w:r>
        <w:rPr>
          <w:rFonts w:ascii="Cambria" w:eastAsia="Cambria" w:hAnsi="Cambria" w:cs="Cambria"/>
          <w:color w:val="000000"/>
          <w:sz w:val="28"/>
          <w:szCs w:val="28"/>
        </w:rPr>
        <w:t>p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(Use-case).</w:t>
      </w:r>
    </w:p>
    <w:p w14:paraId="4629B78D" w14:textId="77777777" w:rsidR="00B40AAF" w:rsidRDefault="00746E6D">
      <w:pPr>
        <w:pStyle w:val="Heading3"/>
        <w:numPr>
          <w:ilvl w:val="2"/>
          <w:numId w:val="1"/>
        </w:numPr>
        <w:rPr>
          <w:color w:val="000000"/>
        </w:rPr>
      </w:pPr>
      <w:bookmarkStart w:id="96" w:name="_heading=h.upglbi" w:colFirst="0" w:colLast="0"/>
      <w:bookmarkEnd w:id="96"/>
      <w:r>
        <w:rPr>
          <w:b w:val="0"/>
          <w:color w:val="000000"/>
        </w:rPr>
        <w:lastRenderedPageBreak/>
        <w:t>Sơ đ</w:t>
      </w:r>
      <w:r>
        <w:rPr>
          <w:b w:val="0"/>
          <w:color w:val="000000"/>
        </w:rPr>
        <w:t>ồ</w:t>
      </w:r>
      <w:r>
        <w:rPr>
          <w:b w:val="0"/>
          <w:color w:val="000000"/>
        </w:rPr>
        <w:t xml:space="preserve"> Use-case </w:t>
      </w:r>
    </w:p>
    <w:p w14:paraId="4973637B" w14:textId="77777777" w:rsidR="00B40AAF" w:rsidRDefault="00746E6D">
      <w:pPr>
        <w:pStyle w:val="Heading4"/>
        <w:numPr>
          <w:ilvl w:val="3"/>
          <w:numId w:val="1"/>
        </w:numPr>
        <w:rPr>
          <w:b w:val="0"/>
          <w:color w:val="000000"/>
        </w:rPr>
      </w:pPr>
      <w:r>
        <w:rPr>
          <w:b w:val="0"/>
          <w:color w:val="000000"/>
        </w:rPr>
        <w:t>Sơ đ</w:t>
      </w:r>
      <w:r>
        <w:rPr>
          <w:b w:val="0"/>
          <w:color w:val="000000"/>
        </w:rPr>
        <w:t>ồ</w:t>
      </w:r>
      <w:r>
        <w:rPr>
          <w:b w:val="0"/>
          <w:color w:val="000000"/>
        </w:rPr>
        <w:t xml:space="preserve"> Use-case t</w:t>
      </w:r>
      <w:r>
        <w:rPr>
          <w:b w:val="0"/>
          <w:color w:val="000000"/>
        </w:rPr>
        <w:t>ổ</w:t>
      </w:r>
      <w:r>
        <w:rPr>
          <w:b w:val="0"/>
          <w:color w:val="000000"/>
        </w:rPr>
        <w:t>ng quát</w:t>
      </w:r>
    </w:p>
    <w:p w14:paraId="6ABC358E" w14:textId="77777777" w:rsidR="00B40AAF" w:rsidRDefault="00746E6D">
      <w:pPr>
        <w:jc w:val="center"/>
        <w:rPr>
          <w:color w:val="000000"/>
          <w:sz w:val="28"/>
          <w:szCs w:val="28"/>
        </w:rPr>
      </w:pPr>
      <w:r>
        <w:rPr>
          <w:color w:val="000000"/>
        </w:rPr>
        <w:object w:dxaOrig="9966" w:dyaOrig="7100" w14:anchorId="5E6128A7">
          <v:shape id="_x0000_i1052" type="#_x0000_t75" style="width:498.05pt;height:354.7pt" o:ole="">
            <v:imagedata r:id="rId68" o:title=""/>
          </v:shape>
          <o:OLEObject Type="Embed" ProgID="Visio.Drawing.15" ShapeID="_x0000_i1052" DrawAspect="Content" ObjectID="_1747598227" r:id="rId69"/>
        </w:object>
      </w:r>
    </w:p>
    <w:p w14:paraId="515F7A8D" w14:textId="77777777" w:rsidR="00B40AAF" w:rsidRDefault="00746E6D">
      <w:pPr>
        <w:pStyle w:val="Heading4"/>
        <w:numPr>
          <w:ilvl w:val="3"/>
          <w:numId w:val="1"/>
        </w:numPr>
        <w:rPr>
          <w:color w:val="000000"/>
        </w:rPr>
      </w:pPr>
      <w:r>
        <w:rPr>
          <w:b w:val="0"/>
          <w:color w:val="000000"/>
        </w:rPr>
        <w:t>Nhóm Sơ đ</w:t>
      </w:r>
      <w:r>
        <w:rPr>
          <w:b w:val="0"/>
          <w:color w:val="000000"/>
        </w:rPr>
        <w:t>ồ</w:t>
      </w:r>
      <w:r>
        <w:rPr>
          <w:b w:val="0"/>
          <w:color w:val="000000"/>
        </w:rPr>
        <w:t xml:space="preserve"> Use-case Khai thác, tra c</w:t>
      </w:r>
      <w:r>
        <w:rPr>
          <w:b w:val="0"/>
          <w:color w:val="000000"/>
        </w:rPr>
        <w:t>ứ</w:t>
      </w:r>
      <w:r>
        <w:rPr>
          <w:b w:val="0"/>
          <w:color w:val="000000"/>
        </w:rPr>
        <w:t>u, t</w:t>
      </w:r>
      <w:r>
        <w:rPr>
          <w:b w:val="0"/>
          <w:color w:val="000000"/>
        </w:rPr>
        <w:t>ổ</w:t>
      </w:r>
      <w:r>
        <w:rPr>
          <w:b w:val="0"/>
          <w:color w:val="000000"/>
        </w:rPr>
        <w:t>ng h</w:t>
      </w:r>
      <w:r>
        <w:rPr>
          <w:b w:val="0"/>
          <w:color w:val="000000"/>
        </w:rPr>
        <w:t>ợ</w:t>
      </w:r>
      <w:r>
        <w:rPr>
          <w:b w:val="0"/>
          <w:color w:val="000000"/>
        </w:rPr>
        <w:t>p báo cáo thông tin Qu</w:t>
      </w:r>
      <w:r>
        <w:rPr>
          <w:b w:val="0"/>
          <w:color w:val="000000"/>
        </w:rPr>
        <w:t>ả</w:t>
      </w:r>
      <w:r>
        <w:rPr>
          <w:b w:val="0"/>
          <w:color w:val="000000"/>
        </w:rPr>
        <w:t>n lý tài s</w:t>
      </w:r>
      <w:r>
        <w:rPr>
          <w:b w:val="0"/>
          <w:color w:val="000000"/>
        </w:rPr>
        <w:t>ả</w:t>
      </w:r>
      <w:r>
        <w:rPr>
          <w:b w:val="0"/>
          <w:color w:val="000000"/>
        </w:rPr>
        <w:t>n</w:t>
      </w:r>
    </w:p>
    <w:p w14:paraId="56ED57A0" w14:textId="77777777" w:rsidR="00B40AAF" w:rsidRDefault="00746E6D">
      <w:pPr>
        <w:pBdr>
          <w:top w:val="nil"/>
          <w:left w:val="nil"/>
          <w:bottom w:val="nil"/>
          <w:right w:val="nil"/>
          <w:between w:val="nil"/>
        </w:pBdr>
        <w:spacing w:before="120" w:after="120" w:line="240" w:lineRule="auto"/>
        <w:rPr>
          <w:color w:val="000000"/>
          <w:sz w:val="28"/>
          <w:szCs w:val="28"/>
        </w:rPr>
      </w:pPr>
      <w:r>
        <w:rPr>
          <w:color w:val="000000"/>
          <w:sz w:val="28"/>
          <w:szCs w:val="28"/>
        </w:rPr>
        <w:object w:dxaOrig="9667" w:dyaOrig="2623" w14:anchorId="50616FA0">
          <v:shape id="_x0000_i1053" type="#_x0000_t75" style="width:483.5pt;height:131.45pt" o:ole="">
            <v:imagedata r:id="rId70" o:title=""/>
          </v:shape>
          <o:OLEObject Type="Embed" ProgID="Visio.Drawing.15" ShapeID="_x0000_i1053" DrawAspect="Content" ObjectID="_1747598228" r:id="rId71"/>
        </w:object>
      </w:r>
    </w:p>
    <w:p w14:paraId="6A477E3F" w14:textId="77777777" w:rsidR="00B40AAF" w:rsidRDefault="00746E6D">
      <w:pPr>
        <w:pStyle w:val="Heading4"/>
        <w:numPr>
          <w:ilvl w:val="3"/>
          <w:numId w:val="1"/>
        </w:numPr>
        <w:rPr>
          <w:color w:val="000000"/>
        </w:rPr>
      </w:pPr>
      <w:r>
        <w:rPr>
          <w:b w:val="0"/>
          <w:color w:val="000000"/>
        </w:rPr>
        <w:lastRenderedPageBreak/>
        <w:t>Nhóm Sơ đ</w:t>
      </w:r>
      <w:r>
        <w:rPr>
          <w:b w:val="0"/>
          <w:color w:val="000000"/>
        </w:rPr>
        <w:t>ồ</w:t>
      </w:r>
      <w:r>
        <w:rPr>
          <w:b w:val="0"/>
          <w:color w:val="000000"/>
        </w:rPr>
        <w:t xml:space="preserve"> Use-case Khai thác, tra c</w:t>
      </w:r>
      <w:r>
        <w:rPr>
          <w:b w:val="0"/>
          <w:color w:val="000000"/>
        </w:rPr>
        <w:t>ứ</w:t>
      </w:r>
      <w:r>
        <w:rPr>
          <w:b w:val="0"/>
          <w:color w:val="000000"/>
        </w:rPr>
        <w:t>u, t</w:t>
      </w:r>
      <w:r>
        <w:rPr>
          <w:b w:val="0"/>
          <w:color w:val="000000"/>
        </w:rPr>
        <w:t>ổ</w:t>
      </w:r>
      <w:r>
        <w:rPr>
          <w:b w:val="0"/>
          <w:color w:val="000000"/>
        </w:rPr>
        <w:t>ng h</w:t>
      </w:r>
      <w:r>
        <w:rPr>
          <w:b w:val="0"/>
          <w:color w:val="000000"/>
        </w:rPr>
        <w:t>ợ</w:t>
      </w:r>
      <w:r>
        <w:rPr>
          <w:b w:val="0"/>
          <w:color w:val="000000"/>
        </w:rPr>
        <w:t>p báo cáo thông tin Qu</w:t>
      </w:r>
      <w:r>
        <w:rPr>
          <w:b w:val="0"/>
          <w:color w:val="000000"/>
        </w:rPr>
        <w:t>ả</w:t>
      </w:r>
      <w:r>
        <w:rPr>
          <w:b w:val="0"/>
          <w:color w:val="000000"/>
        </w:rPr>
        <w:t>n lý ti</w:t>
      </w:r>
      <w:r>
        <w:rPr>
          <w:b w:val="0"/>
          <w:color w:val="000000"/>
        </w:rPr>
        <w:t>ề</w:t>
      </w:r>
      <w:r>
        <w:rPr>
          <w:b w:val="0"/>
          <w:color w:val="000000"/>
        </w:rPr>
        <w:t>n lương</w:t>
      </w:r>
    </w:p>
    <w:p w14:paraId="53C33105" w14:textId="77777777" w:rsidR="00B40AAF" w:rsidRDefault="00746E6D">
      <w:pPr>
        <w:rPr>
          <w:color w:val="000000"/>
        </w:rPr>
      </w:pPr>
      <w:r>
        <w:rPr>
          <w:color w:val="000000"/>
        </w:rPr>
        <w:object w:dxaOrig="9624" w:dyaOrig="2880" w14:anchorId="4504289D">
          <v:shape id="_x0000_i1054" type="#_x0000_t75" style="width:480.9pt;height:2in" o:ole="">
            <v:imagedata r:id="rId72" o:title=""/>
          </v:shape>
          <o:OLEObject Type="Embed" ProgID="Visio.Drawing.15" ShapeID="_x0000_i1054" DrawAspect="Content" ObjectID="_1747598229" r:id="rId73"/>
        </w:object>
      </w:r>
    </w:p>
    <w:p w14:paraId="023C6982" w14:textId="77777777" w:rsidR="00B40AAF" w:rsidRDefault="00746E6D">
      <w:pPr>
        <w:pStyle w:val="Heading4"/>
        <w:numPr>
          <w:ilvl w:val="3"/>
          <w:numId w:val="1"/>
        </w:numPr>
        <w:rPr>
          <w:color w:val="000000"/>
        </w:rPr>
      </w:pPr>
      <w:r>
        <w:rPr>
          <w:b w:val="0"/>
          <w:color w:val="000000"/>
        </w:rPr>
        <w:t>Nhóm Sơ đ</w:t>
      </w:r>
      <w:r>
        <w:rPr>
          <w:b w:val="0"/>
          <w:color w:val="000000"/>
        </w:rPr>
        <w:t>ồ</w:t>
      </w:r>
      <w:r>
        <w:rPr>
          <w:b w:val="0"/>
          <w:color w:val="000000"/>
        </w:rPr>
        <w:t xml:space="preserve"> Khai thác, tra c</w:t>
      </w:r>
      <w:r>
        <w:rPr>
          <w:b w:val="0"/>
          <w:color w:val="000000"/>
        </w:rPr>
        <w:t>ứ</w:t>
      </w:r>
      <w:r>
        <w:rPr>
          <w:b w:val="0"/>
          <w:color w:val="000000"/>
        </w:rPr>
        <w:t>u</w:t>
      </w:r>
      <w:r>
        <w:rPr>
          <w:b w:val="0"/>
          <w:color w:val="000000"/>
        </w:rPr>
        <w:t>, t</w:t>
      </w:r>
      <w:r>
        <w:rPr>
          <w:b w:val="0"/>
          <w:color w:val="000000"/>
        </w:rPr>
        <w:t>ổ</w:t>
      </w:r>
      <w:r>
        <w:rPr>
          <w:b w:val="0"/>
          <w:color w:val="000000"/>
        </w:rPr>
        <w:t>ng h</w:t>
      </w:r>
      <w:r>
        <w:rPr>
          <w:b w:val="0"/>
          <w:color w:val="000000"/>
        </w:rPr>
        <w:t>ợ</w:t>
      </w:r>
      <w:r>
        <w:rPr>
          <w:b w:val="0"/>
          <w:color w:val="000000"/>
        </w:rPr>
        <w:t>p báo cáo thông tin Qu</w:t>
      </w:r>
      <w:r>
        <w:rPr>
          <w:b w:val="0"/>
          <w:color w:val="000000"/>
        </w:rPr>
        <w:t>ả</w:t>
      </w:r>
      <w:r>
        <w:rPr>
          <w:b w:val="0"/>
          <w:color w:val="000000"/>
        </w:rPr>
        <w:t>n lý giao vi</w:t>
      </w:r>
      <w:r>
        <w:rPr>
          <w:b w:val="0"/>
          <w:color w:val="000000"/>
        </w:rPr>
        <w:t>ệ</w:t>
      </w:r>
      <w:r>
        <w:rPr>
          <w:b w:val="0"/>
          <w:color w:val="000000"/>
        </w:rPr>
        <w:t>c</w:t>
      </w:r>
    </w:p>
    <w:p w14:paraId="62A847C9" w14:textId="77777777" w:rsidR="00B40AAF" w:rsidRDefault="00746E6D">
      <w:pPr>
        <w:rPr>
          <w:color w:val="000000"/>
        </w:rPr>
      </w:pPr>
      <w:r>
        <w:rPr>
          <w:color w:val="000000"/>
        </w:rPr>
        <w:object w:dxaOrig="9624" w:dyaOrig="2880" w14:anchorId="4B96E08F">
          <v:shape id="_x0000_i1055" type="#_x0000_t75" style="width:480.9pt;height:2in" o:ole="">
            <v:imagedata r:id="rId74" o:title=""/>
          </v:shape>
          <o:OLEObject Type="Embed" ProgID="Visio.Drawing.15" ShapeID="_x0000_i1055" DrawAspect="Content" ObjectID="_1747598230" r:id="rId75"/>
        </w:object>
      </w:r>
    </w:p>
    <w:p w14:paraId="6CD6E6A0" w14:textId="77777777" w:rsidR="00B40AAF" w:rsidRDefault="00746E6D">
      <w:pPr>
        <w:pStyle w:val="Heading4"/>
        <w:numPr>
          <w:ilvl w:val="3"/>
          <w:numId w:val="1"/>
        </w:numPr>
        <w:rPr>
          <w:color w:val="000000"/>
        </w:rPr>
      </w:pPr>
      <w:r>
        <w:rPr>
          <w:b w:val="0"/>
          <w:color w:val="000000"/>
        </w:rPr>
        <w:t>Nhóm Sơ đ</w:t>
      </w:r>
      <w:r>
        <w:rPr>
          <w:b w:val="0"/>
          <w:color w:val="000000"/>
        </w:rPr>
        <w:t>ồ</w:t>
      </w:r>
      <w:r>
        <w:rPr>
          <w:b w:val="0"/>
          <w:color w:val="000000"/>
        </w:rPr>
        <w:t xml:space="preserve"> Use-case Khai thác, tra c</w:t>
      </w:r>
      <w:r>
        <w:rPr>
          <w:b w:val="0"/>
          <w:color w:val="000000"/>
        </w:rPr>
        <w:t>ứ</w:t>
      </w:r>
      <w:r>
        <w:rPr>
          <w:b w:val="0"/>
          <w:color w:val="000000"/>
        </w:rPr>
        <w:t>u, t</w:t>
      </w:r>
      <w:r>
        <w:rPr>
          <w:b w:val="0"/>
          <w:color w:val="000000"/>
        </w:rPr>
        <w:t>ổ</w:t>
      </w:r>
      <w:r>
        <w:rPr>
          <w:b w:val="0"/>
          <w:color w:val="000000"/>
        </w:rPr>
        <w:t>ng h</w:t>
      </w:r>
      <w:r>
        <w:rPr>
          <w:b w:val="0"/>
          <w:color w:val="000000"/>
        </w:rPr>
        <w:t>ợ</w:t>
      </w:r>
      <w:r>
        <w:rPr>
          <w:b w:val="0"/>
          <w:color w:val="000000"/>
        </w:rPr>
        <w:t>p báo cáo thông tin Qu</w:t>
      </w:r>
      <w:r>
        <w:rPr>
          <w:b w:val="0"/>
          <w:color w:val="000000"/>
        </w:rPr>
        <w:t>ả</w:t>
      </w:r>
      <w:r>
        <w:rPr>
          <w:b w:val="0"/>
          <w:color w:val="000000"/>
        </w:rPr>
        <w:t>n lý thông tin n</w:t>
      </w:r>
      <w:r>
        <w:rPr>
          <w:b w:val="0"/>
          <w:color w:val="000000"/>
        </w:rPr>
        <w:t>ộ</w:t>
      </w:r>
      <w:r>
        <w:rPr>
          <w:b w:val="0"/>
          <w:color w:val="000000"/>
        </w:rPr>
        <w:t>i b</w:t>
      </w:r>
      <w:r>
        <w:rPr>
          <w:b w:val="0"/>
          <w:color w:val="000000"/>
        </w:rPr>
        <w:t>ộ</w:t>
      </w:r>
    </w:p>
    <w:p w14:paraId="0B5A7B98" w14:textId="77777777" w:rsidR="00B40AAF" w:rsidRDefault="00746E6D">
      <w:pPr>
        <w:rPr>
          <w:color w:val="000000"/>
        </w:rPr>
      </w:pPr>
      <w:r>
        <w:rPr>
          <w:color w:val="000000"/>
        </w:rPr>
        <w:object w:dxaOrig="9667" w:dyaOrig="3821" w14:anchorId="76319966">
          <v:shape id="_x0000_i1056" type="#_x0000_t75" style="width:483.5pt;height:190.9pt" o:ole="">
            <v:imagedata r:id="rId76" o:title=""/>
          </v:shape>
          <o:OLEObject Type="Embed" ProgID="Visio.Drawing.15" ShapeID="_x0000_i1056" DrawAspect="Content" ObjectID="_1747598231" r:id="rId77"/>
        </w:object>
      </w:r>
    </w:p>
    <w:p w14:paraId="29442640" w14:textId="77777777" w:rsidR="00B40AAF" w:rsidRDefault="00746E6D">
      <w:pPr>
        <w:pStyle w:val="Heading4"/>
        <w:numPr>
          <w:ilvl w:val="3"/>
          <w:numId w:val="1"/>
        </w:numPr>
        <w:rPr>
          <w:color w:val="000000"/>
        </w:rPr>
      </w:pPr>
      <w:r>
        <w:rPr>
          <w:b w:val="0"/>
          <w:color w:val="000000"/>
        </w:rPr>
        <w:lastRenderedPageBreak/>
        <w:t>Nhóm Sơ đ</w:t>
      </w:r>
      <w:r>
        <w:rPr>
          <w:b w:val="0"/>
          <w:color w:val="000000"/>
        </w:rPr>
        <w:t>ồ</w:t>
      </w:r>
      <w:r>
        <w:rPr>
          <w:b w:val="0"/>
          <w:color w:val="000000"/>
        </w:rPr>
        <w:t xml:space="preserve"> Use-case Khai thác, tra c</w:t>
      </w:r>
      <w:r>
        <w:rPr>
          <w:b w:val="0"/>
          <w:color w:val="000000"/>
        </w:rPr>
        <w:t>ứ</w:t>
      </w:r>
      <w:r>
        <w:rPr>
          <w:b w:val="0"/>
          <w:color w:val="000000"/>
        </w:rPr>
        <w:t>u, t</w:t>
      </w:r>
      <w:r>
        <w:rPr>
          <w:b w:val="0"/>
          <w:color w:val="000000"/>
        </w:rPr>
        <w:t>ổ</w:t>
      </w:r>
      <w:r>
        <w:rPr>
          <w:b w:val="0"/>
          <w:color w:val="000000"/>
        </w:rPr>
        <w:t>ng h</w:t>
      </w:r>
      <w:r>
        <w:rPr>
          <w:b w:val="0"/>
          <w:color w:val="000000"/>
        </w:rPr>
        <w:t>ợ</w:t>
      </w:r>
      <w:r>
        <w:rPr>
          <w:b w:val="0"/>
          <w:color w:val="000000"/>
        </w:rPr>
        <w:t>p báo cáo th</w:t>
      </w:r>
      <w:r>
        <w:rPr>
          <w:b w:val="0"/>
          <w:color w:val="000000"/>
        </w:rPr>
        <w:t>ông tin Văn b</w:t>
      </w:r>
      <w:r>
        <w:rPr>
          <w:b w:val="0"/>
          <w:color w:val="000000"/>
        </w:rPr>
        <w:t>ả</w:t>
      </w:r>
      <w:r>
        <w:rPr>
          <w:b w:val="0"/>
          <w:color w:val="000000"/>
        </w:rPr>
        <w:t>n quy ph</w:t>
      </w:r>
      <w:r>
        <w:rPr>
          <w:b w:val="0"/>
          <w:color w:val="000000"/>
        </w:rPr>
        <w:t>ạ</w:t>
      </w:r>
      <w:r>
        <w:rPr>
          <w:b w:val="0"/>
          <w:color w:val="000000"/>
        </w:rPr>
        <w:t>m pháp lu</w:t>
      </w:r>
      <w:r>
        <w:rPr>
          <w:b w:val="0"/>
          <w:color w:val="000000"/>
        </w:rPr>
        <w:t>ậ</w:t>
      </w:r>
      <w:r>
        <w:rPr>
          <w:b w:val="0"/>
          <w:color w:val="000000"/>
        </w:rPr>
        <w:t>t</w:t>
      </w:r>
    </w:p>
    <w:p w14:paraId="367C2949" w14:textId="77777777" w:rsidR="00B40AAF" w:rsidRDefault="00746E6D">
      <w:pPr>
        <w:rPr>
          <w:color w:val="000000"/>
        </w:rPr>
      </w:pPr>
      <w:r>
        <w:rPr>
          <w:color w:val="000000"/>
        </w:rPr>
        <w:object w:dxaOrig="9624" w:dyaOrig="2880" w14:anchorId="67D6DAE2">
          <v:shape id="_x0000_i1057" type="#_x0000_t75" style="width:480.9pt;height:2in" o:ole="">
            <v:imagedata r:id="rId78" o:title=""/>
          </v:shape>
          <o:OLEObject Type="Embed" ProgID="Visio.Drawing.15" ShapeID="_x0000_i1057" DrawAspect="Content" ObjectID="_1747598232" r:id="rId79"/>
        </w:object>
      </w:r>
    </w:p>
    <w:p w14:paraId="5448ACA9" w14:textId="77777777" w:rsidR="00B40AAF" w:rsidRDefault="00746E6D">
      <w:pPr>
        <w:pStyle w:val="Heading4"/>
        <w:numPr>
          <w:ilvl w:val="3"/>
          <w:numId w:val="1"/>
        </w:numPr>
        <w:rPr>
          <w:color w:val="000000"/>
        </w:rPr>
      </w:pPr>
      <w:r>
        <w:rPr>
          <w:b w:val="0"/>
          <w:color w:val="000000"/>
        </w:rPr>
        <w:t>Nhóm Sơ đ</w:t>
      </w:r>
      <w:r>
        <w:rPr>
          <w:b w:val="0"/>
          <w:color w:val="000000"/>
        </w:rPr>
        <w:t>ồ</w:t>
      </w:r>
      <w:r>
        <w:rPr>
          <w:b w:val="0"/>
          <w:color w:val="000000"/>
        </w:rPr>
        <w:t xml:space="preserve"> Use-case Khai thác, tra c</w:t>
      </w:r>
      <w:r>
        <w:rPr>
          <w:b w:val="0"/>
          <w:color w:val="000000"/>
        </w:rPr>
        <w:t>ứ</w:t>
      </w:r>
      <w:r>
        <w:rPr>
          <w:b w:val="0"/>
          <w:color w:val="000000"/>
        </w:rPr>
        <w:t>u, t</w:t>
      </w:r>
      <w:r>
        <w:rPr>
          <w:b w:val="0"/>
          <w:color w:val="000000"/>
        </w:rPr>
        <w:t>ổ</w:t>
      </w:r>
      <w:r>
        <w:rPr>
          <w:b w:val="0"/>
          <w:color w:val="000000"/>
        </w:rPr>
        <w:t>ng h</w:t>
      </w:r>
      <w:r>
        <w:rPr>
          <w:b w:val="0"/>
          <w:color w:val="000000"/>
        </w:rPr>
        <w:t>ợ</w:t>
      </w:r>
      <w:r>
        <w:rPr>
          <w:b w:val="0"/>
          <w:color w:val="000000"/>
        </w:rPr>
        <w:t>p báo cáo thông tin C</w:t>
      </w:r>
      <w:r>
        <w:rPr>
          <w:b w:val="0"/>
          <w:color w:val="000000"/>
        </w:rPr>
        <w:t>ấ</w:t>
      </w:r>
      <w:r>
        <w:rPr>
          <w:b w:val="0"/>
          <w:color w:val="000000"/>
        </w:rPr>
        <w:t>p phép xây d</w:t>
      </w:r>
      <w:r>
        <w:rPr>
          <w:b w:val="0"/>
          <w:color w:val="000000"/>
        </w:rPr>
        <w:t>ự</w:t>
      </w:r>
      <w:r>
        <w:rPr>
          <w:b w:val="0"/>
          <w:color w:val="000000"/>
        </w:rPr>
        <w:t>ng</w:t>
      </w:r>
    </w:p>
    <w:p w14:paraId="0314B2C1" w14:textId="77777777" w:rsidR="00B40AAF" w:rsidRDefault="00746E6D">
      <w:pPr>
        <w:rPr>
          <w:color w:val="000000"/>
        </w:rPr>
      </w:pPr>
      <w:r>
        <w:rPr>
          <w:color w:val="000000"/>
        </w:rPr>
        <w:object w:dxaOrig="9624" w:dyaOrig="2880" w14:anchorId="3898019E">
          <v:shape id="_x0000_i1058" type="#_x0000_t75" style="width:480.9pt;height:2in" o:ole="">
            <v:imagedata r:id="rId80" o:title=""/>
          </v:shape>
          <o:OLEObject Type="Embed" ProgID="Visio.Drawing.15" ShapeID="_x0000_i1058" DrawAspect="Content" ObjectID="_1747598233" r:id="rId81"/>
        </w:object>
      </w:r>
    </w:p>
    <w:p w14:paraId="4C1A440B" w14:textId="77777777" w:rsidR="00B40AAF" w:rsidRDefault="00746E6D">
      <w:pPr>
        <w:pStyle w:val="Heading4"/>
        <w:numPr>
          <w:ilvl w:val="3"/>
          <w:numId w:val="1"/>
        </w:numPr>
        <w:rPr>
          <w:color w:val="000000"/>
        </w:rPr>
      </w:pPr>
      <w:r>
        <w:rPr>
          <w:b w:val="0"/>
          <w:color w:val="000000"/>
        </w:rPr>
        <w:t>Nhóm Sơ đ</w:t>
      </w:r>
      <w:r>
        <w:rPr>
          <w:b w:val="0"/>
          <w:color w:val="000000"/>
        </w:rPr>
        <w:t>ồ</w:t>
      </w:r>
      <w:r>
        <w:rPr>
          <w:b w:val="0"/>
          <w:color w:val="000000"/>
        </w:rPr>
        <w:t xml:space="preserve"> Use-case Khai thác, tra c</w:t>
      </w:r>
      <w:r>
        <w:rPr>
          <w:b w:val="0"/>
          <w:color w:val="000000"/>
        </w:rPr>
        <w:t>ứ</w:t>
      </w:r>
      <w:r>
        <w:rPr>
          <w:b w:val="0"/>
          <w:color w:val="000000"/>
        </w:rPr>
        <w:t>u, t</w:t>
      </w:r>
      <w:r>
        <w:rPr>
          <w:b w:val="0"/>
          <w:color w:val="000000"/>
        </w:rPr>
        <w:t>ổ</w:t>
      </w:r>
      <w:r>
        <w:rPr>
          <w:b w:val="0"/>
          <w:color w:val="000000"/>
        </w:rPr>
        <w:t>ng h</w:t>
      </w:r>
      <w:r>
        <w:rPr>
          <w:b w:val="0"/>
          <w:color w:val="000000"/>
        </w:rPr>
        <w:t>ợ</w:t>
      </w:r>
      <w:r>
        <w:rPr>
          <w:b w:val="0"/>
          <w:color w:val="000000"/>
        </w:rPr>
        <w:t>p báo cáo thông tin Th</w:t>
      </w:r>
      <w:r>
        <w:rPr>
          <w:b w:val="0"/>
          <w:color w:val="000000"/>
        </w:rPr>
        <w:t>ẩ</w:t>
      </w:r>
      <w:r>
        <w:rPr>
          <w:b w:val="0"/>
          <w:color w:val="000000"/>
        </w:rPr>
        <w:t>m đ</w:t>
      </w:r>
      <w:r>
        <w:rPr>
          <w:b w:val="0"/>
          <w:color w:val="000000"/>
        </w:rPr>
        <w:t>ị</w:t>
      </w:r>
      <w:r>
        <w:rPr>
          <w:b w:val="0"/>
          <w:color w:val="000000"/>
        </w:rPr>
        <w:t>nh d</w:t>
      </w:r>
      <w:r>
        <w:rPr>
          <w:b w:val="0"/>
          <w:color w:val="000000"/>
        </w:rPr>
        <w:t>ự</w:t>
      </w:r>
      <w:r>
        <w:rPr>
          <w:b w:val="0"/>
          <w:color w:val="000000"/>
        </w:rPr>
        <w:t xml:space="preserve"> án đ</w:t>
      </w:r>
      <w:r>
        <w:rPr>
          <w:b w:val="0"/>
          <w:color w:val="000000"/>
        </w:rPr>
        <w:t>ầ</w:t>
      </w:r>
      <w:r>
        <w:rPr>
          <w:b w:val="0"/>
          <w:color w:val="000000"/>
        </w:rPr>
        <w:t>u tư xây d</w:t>
      </w:r>
      <w:r>
        <w:rPr>
          <w:b w:val="0"/>
          <w:color w:val="000000"/>
        </w:rPr>
        <w:t>ự</w:t>
      </w:r>
      <w:r>
        <w:rPr>
          <w:b w:val="0"/>
          <w:color w:val="000000"/>
        </w:rPr>
        <w:t>ng</w:t>
      </w:r>
    </w:p>
    <w:p w14:paraId="26B1411A" w14:textId="77777777" w:rsidR="00B40AAF" w:rsidRDefault="00746E6D">
      <w:pPr>
        <w:rPr>
          <w:color w:val="000000"/>
        </w:rPr>
      </w:pPr>
      <w:r>
        <w:rPr>
          <w:color w:val="000000"/>
        </w:rPr>
        <w:object w:dxaOrig="9667" w:dyaOrig="2566" w14:anchorId="3A82EB5B">
          <v:shape id="_x0000_i1059" type="#_x0000_t75" style="width:483.5pt;height:128.15pt" o:ole="">
            <v:imagedata r:id="rId82" o:title=""/>
          </v:shape>
          <o:OLEObject Type="Embed" ProgID="Visio.Drawing.15" ShapeID="_x0000_i1059" DrawAspect="Content" ObjectID="_1747598234" r:id="rId83"/>
        </w:object>
      </w:r>
    </w:p>
    <w:p w14:paraId="791B4A86" w14:textId="77777777" w:rsidR="00B40AAF" w:rsidRDefault="00746E6D">
      <w:pPr>
        <w:pStyle w:val="Heading4"/>
        <w:numPr>
          <w:ilvl w:val="3"/>
          <w:numId w:val="1"/>
        </w:numPr>
        <w:rPr>
          <w:color w:val="000000"/>
        </w:rPr>
      </w:pPr>
      <w:r>
        <w:rPr>
          <w:b w:val="0"/>
          <w:color w:val="000000"/>
        </w:rPr>
        <w:lastRenderedPageBreak/>
        <w:t>Nhóm Sơ đ</w:t>
      </w:r>
      <w:r>
        <w:rPr>
          <w:b w:val="0"/>
          <w:color w:val="000000"/>
        </w:rPr>
        <w:t>ồ</w:t>
      </w:r>
      <w:r>
        <w:rPr>
          <w:b w:val="0"/>
          <w:color w:val="000000"/>
        </w:rPr>
        <w:t xml:space="preserve"> Use-case Khai thác, tra c</w:t>
      </w:r>
      <w:r>
        <w:rPr>
          <w:b w:val="0"/>
          <w:color w:val="000000"/>
        </w:rPr>
        <w:t>ứ</w:t>
      </w:r>
      <w:r>
        <w:rPr>
          <w:b w:val="0"/>
          <w:color w:val="000000"/>
        </w:rPr>
        <w:t>u, t</w:t>
      </w:r>
      <w:r>
        <w:rPr>
          <w:b w:val="0"/>
          <w:color w:val="000000"/>
        </w:rPr>
        <w:t>ổ</w:t>
      </w:r>
      <w:r>
        <w:rPr>
          <w:b w:val="0"/>
          <w:color w:val="000000"/>
        </w:rPr>
        <w:t>ng h</w:t>
      </w:r>
      <w:r>
        <w:rPr>
          <w:b w:val="0"/>
          <w:color w:val="000000"/>
        </w:rPr>
        <w:t>ợ</w:t>
      </w:r>
      <w:r>
        <w:rPr>
          <w:b w:val="0"/>
          <w:color w:val="000000"/>
        </w:rPr>
        <w:t>p báo cáo thông tin Kinh t</w:t>
      </w:r>
      <w:r>
        <w:rPr>
          <w:b w:val="0"/>
          <w:color w:val="000000"/>
        </w:rPr>
        <w:t>ế</w:t>
      </w:r>
      <w:r>
        <w:rPr>
          <w:b w:val="0"/>
          <w:color w:val="000000"/>
        </w:rPr>
        <w:t xml:space="preserve"> xây d</w:t>
      </w:r>
      <w:r>
        <w:rPr>
          <w:b w:val="0"/>
          <w:color w:val="000000"/>
        </w:rPr>
        <w:t>ự</w:t>
      </w:r>
      <w:r>
        <w:rPr>
          <w:b w:val="0"/>
          <w:color w:val="000000"/>
        </w:rPr>
        <w:t>ng</w:t>
      </w:r>
    </w:p>
    <w:p w14:paraId="2706ECD8" w14:textId="77777777" w:rsidR="00B40AAF" w:rsidRDefault="00746E6D">
      <w:pPr>
        <w:rPr>
          <w:color w:val="000000"/>
        </w:rPr>
      </w:pPr>
      <w:r>
        <w:rPr>
          <w:color w:val="000000"/>
        </w:rPr>
        <w:object w:dxaOrig="9624" w:dyaOrig="3222" w14:anchorId="4B8BDD8C">
          <v:shape id="_x0000_i1060" type="#_x0000_t75" style="width:480.9pt;height:161.15pt" o:ole="">
            <v:imagedata r:id="rId84" o:title=""/>
          </v:shape>
          <o:OLEObject Type="Embed" ProgID="Visio.Drawing.15" ShapeID="_x0000_i1060" DrawAspect="Content" ObjectID="_1747598235" r:id="rId85"/>
        </w:object>
      </w:r>
    </w:p>
    <w:p w14:paraId="4FB8DF2D" w14:textId="77777777" w:rsidR="00B40AAF" w:rsidRDefault="00746E6D">
      <w:pPr>
        <w:pStyle w:val="Heading4"/>
        <w:numPr>
          <w:ilvl w:val="3"/>
          <w:numId w:val="1"/>
        </w:numPr>
        <w:rPr>
          <w:color w:val="000000"/>
        </w:rPr>
      </w:pPr>
      <w:r>
        <w:rPr>
          <w:b w:val="0"/>
          <w:color w:val="000000"/>
        </w:rPr>
        <w:t>Nhóm Sơ đ</w:t>
      </w:r>
      <w:r>
        <w:rPr>
          <w:b w:val="0"/>
          <w:color w:val="000000"/>
        </w:rPr>
        <w:t>ồ</w:t>
      </w:r>
      <w:r>
        <w:rPr>
          <w:b w:val="0"/>
          <w:color w:val="000000"/>
        </w:rPr>
        <w:t xml:space="preserve"> Use-case Khai thác, tra c</w:t>
      </w:r>
      <w:r>
        <w:rPr>
          <w:b w:val="0"/>
          <w:color w:val="000000"/>
        </w:rPr>
        <w:t>ứ</w:t>
      </w:r>
      <w:r>
        <w:rPr>
          <w:b w:val="0"/>
          <w:color w:val="000000"/>
        </w:rPr>
        <w:t>u, t</w:t>
      </w:r>
      <w:r>
        <w:rPr>
          <w:b w:val="0"/>
          <w:color w:val="000000"/>
        </w:rPr>
        <w:t>ổ</w:t>
      </w:r>
      <w:r>
        <w:rPr>
          <w:b w:val="0"/>
          <w:color w:val="000000"/>
        </w:rPr>
        <w:t>ng h</w:t>
      </w:r>
      <w:r>
        <w:rPr>
          <w:b w:val="0"/>
          <w:color w:val="000000"/>
        </w:rPr>
        <w:t>ợ</w:t>
      </w:r>
      <w:r>
        <w:rPr>
          <w:b w:val="0"/>
          <w:color w:val="000000"/>
        </w:rPr>
        <w:t>p báo cáo thông tin Pháp ch</w:t>
      </w:r>
      <w:r>
        <w:rPr>
          <w:b w:val="0"/>
          <w:color w:val="000000"/>
        </w:rPr>
        <w:t>ế</w:t>
      </w:r>
      <w:r>
        <w:rPr>
          <w:b w:val="0"/>
          <w:color w:val="000000"/>
        </w:rPr>
        <w:t xml:space="preserve"> xây d</w:t>
      </w:r>
      <w:r>
        <w:rPr>
          <w:b w:val="0"/>
          <w:color w:val="000000"/>
        </w:rPr>
        <w:t>ự</w:t>
      </w:r>
      <w:r>
        <w:rPr>
          <w:b w:val="0"/>
          <w:color w:val="000000"/>
        </w:rPr>
        <w:t>ng</w:t>
      </w:r>
    </w:p>
    <w:p w14:paraId="0256B0D8" w14:textId="77777777" w:rsidR="00B40AAF" w:rsidRDefault="00746E6D">
      <w:pPr>
        <w:rPr>
          <w:color w:val="000000"/>
        </w:rPr>
      </w:pPr>
      <w:r>
        <w:rPr>
          <w:color w:val="000000"/>
        </w:rPr>
        <w:object w:dxaOrig="9624" w:dyaOrig="3222" w14:anchorId="4FBF1561">
          <v:shape id="_x0000_i1061" type="#_x0000_t75" style="width:480.9pt;height:161.15pt" o:ole="">
            <v:imagedata r:id="rId86" o:title=""/>
          </v:shape>
          <o:OLEObject Type="Embed" ProgID="Visio.Drawing.15" ShapeID="_x0000_i1061" DrawAspect="Content" ObjectID="_1747598236" r:id="rId87"/>
        </w:object>
      </w:r>
    </w:p>
    <w:p w14:paraId="52CB0CBC" w14:textId="77777777" w:rsidR="00B40AAF" w:rsidRDefault="00746E6D">
      <w:pPr>
        <w:pStyle w:val="Heading4"/>
        <w:numPr>
          <w:ilvl w:val="3"/>
          <w:numId w:val="1"/>
        </w:numPr>
        <w:rPr>
          <w:color w:val="000000"/>
        </w:rPr>
      </w:pPr>
      <w:r>
        <w:rPr>
          <w:b w:val="0"/>
          <w:color w:val="000000"/>
        </w:rPr>
        <w:t>Nhóm Sơ đ</w:t>
      </w:r>
      <w:r>
        <w:rPr>
          <w:b w:val="0"/>
          <w:color w:val="000000"/>
        </w:rPr>
        <w:t>ồ</w:t>
      </w:r>
      <w:r>
        <w:rPr>
          <w:b w:val="0"/>
          <w:color w:val="000000"/>
        </w:rPr>
        <w:t xml:space="preserve"> Use-case Khai thác</w:t>
      </w:r>
      <w:r>
        <w:rPr>
          <w:b w:val="0"/>
          <w:color w:val="000000"/>
        </w:rPr>
        <w:t>, tra c</w:t>
      </w:r>
      <w:r>
        <w:rPr>
          <w:b w:val="0"/>
          <w:color w:val="000000"/>
        </w:rPr>
        <w:t>ứ</w:t>
      </w:r>
      <w:r>
        <w:rPr>
          <w:b w:val="0"/>
          <w:color w:val="000000"/>
        </w:rPr>
        <w:t>u, t</w:t>
      </w:r>
      <w:r>
        <w:rPr>
          <w:b w:val="0"/>
          <w:color w:val="000000"/>
        </w:rPr>
        <w:t>ổ</w:t>
      </w:r>
      <w:r>
        <w:rPr>
          <w:b w:val="0"/>
          <w:color w:val="000000"/>
        </w:rPr>
        <w:t>ng h</w:t>
      </w:r>
      <w:r>
        <w:rPr>
          <w:b w:val="0"/>
          <w:color w:val="000000"/>
        </w:rPr>
        <w:t>ợ</w:t>
      </w:r>
      <w:r>
        <w:rPr>
          <w:b w:val="0"/>
          <w:color w:val="000000"/>
        </w:rPr>
        <w:t>p báo cáo thông tin Qu</w:t>
      </w:r>
      <w:r>
        <w:rPr>
          <w:b w:val="0"/>
          <w:color w:val="000000"/>
        </w:rPr>
        <w:t>ả</w:t>
      </w:r>
      <w:r>
        <w:rPr>
          <w:b w:val="0"/>
          <w:color w:val="000000"/>
        </w:rPr>
        <w:t>n lý ch</w:t>
      </w:r>
      <w:r>
        <w:rPr>
          <w:b w:val="0"/>
          <w:color w:val="000000"/>
        </w:rPr>
        <w:t>ấ</w:t>
      </w:r>
      <w:r>
        <w:rPr>
          <w:b w:val="0"/>
          <w:color w:val="000000"/>
        </w:rPr>
        <w:t>p thu</w:t>
      </w:r>
      <w:r>
        <w:rPr>
          <w:b w:val="0"/>
          <w:color w:val="000000"/>
        </w:rPr>
        <w:t>ậ</w:t>
      </w:r>
      <w:r>
        <w:rPr>
          <w:b w:val="0"/>
          <w:color w:val="000000"/>
        </w:rPr>
        <w:t>n đ</w:t>
      </w:r>
      <w:r>
        <w:rPr>
          <w:b w:val="0"/>
          <w:color w:val="000000"/>
        </w:rPr>
        <w:t>ầ</w:t>
      </w:r>
      <w:r>
        <w:rPr>
          <w:b w:val="0"/>
          <w:color w:val="000000"/>
        </w:rPr>
        <w:t>u tư</w:t>
      </w:r>
    </w:p>
    <w:p w14:paraId="52B45FF7" w14:textId="77777777" w:rsidR="00B40AAF" w:rsidRDefault="00746E6D">
      <w:pPr>
        <w:rPr>
          <w:color w:val="000000"/>
        </w:rPr>
      </w:pPr>
      <w:r>
        <w:rPr>
          <w:color w:val="000000"/>
        </w:rPr>
        <w:object w:dxaOrig="9866" w:dyaOrig="3678" w14:anchorId="70A41C0D">
          <v:shape id="_x0000_i1062" type="#_x0000_t75" style="width:493.45pt;height:183.65pt" o:ole="">
            <v:imagedata r:id="rId88" o:title=""/>
          </v:shape>
          <o:OLEObject Type="Embed" ProgID="Visio.Drawing.15" ShapeID="_x0000_i1062" DrawAspect="Content" ObjectID="_1747598237" r:id="rId89"/>
        </w:object>
      </w:r>
    </w:p>
    <w:p w14:paraId="6CD26523" w14:textId="77777777" w:rsidR="00B40AAF" w:rsidRDefault="00746E6D">
      <w:pPr>
        <w:pStyle w:val="Heading4"/>
        <w:numPr>
          <w:ilvl w:val="3"/>
          <w:numId w:val="1"/>
        </w:numPr>
        <w:rPr>
          <w:color w:val="000000"/>
        </w:rPr>
      </w:pPr>
      <w:r>
        <w:rPr>
          <w:b w:val="0"/>
          <w:color w:val="000000"/>
        </w:rPr>
        <w:lastRenderedPageBreak/>
        <w:t>Nhóm Sơ đ</w:t>
      </w:r>
      <w:r>
        <w:rPr>
          <w:b w:val="0"/>
          <w:color w:val="000000"/>
        </w:rPr>
        <w:t>ồ</w:t>
      </w:r>
      <w:r>
        <w:rPr>
          <w:b w:val="0"/>
          <w:color w:val="000000"/>
        </w:rPr>
        <w:t xml:space="preserve"> Use-case Khai thác, tra c</w:t>
      </w:r>
      <w:r>
        <w:rPr>
          <w:b w:val="0"/>
          <w:color w:val="000000"/>
        </w:rPr>
        <w:t>ứ</w:t>
      </w:r>
      <w:r>
        <w:rPr>
          <w:b w:val="0"/>
          <w:color w:val="000000"/>
        </w:rPr>
        <w:t>u, t</w:t>
      </w:r>
      <w:r>
        <w:rPr>
          <w:b w:val="0"/>
          <w:color w:val="000000"/>
        </w:rPr>
        <w:t>ổ</w:t>
      </w:r>
      <w:r>
        <w:rPr>
          <w:b w:val="0"/>
          <w:color w:val="000000"/>
        </w:rPr>
        <w:t>ng h</w:t>
      </w:r>
      <w:r>
        <w:rPr>
          <w:b w:val="0"/>
          <w:color w:val="000000"/>
        </w:rPr>
        <w:t>ợ</w:t>
      </w:r>
      <w:r>
        <w:rPr>
          <w:b w:val="0"/>
          <w:color w:val="000000"/>
        </w:rPr>
        <w:t xml:space="preserve">p báo cáo thông tin nhà </w:t>
      </w:r>
      <w:r>
        <w:rPr>
          <w:b w:val="0"/>
          <w:color w:val="000000"/>
        </w:rPr>
        <w:t>ở</w:t>
      </w:r>
      <w:r>
        <w:rPr>
          <w:b w:val="0"/>
          <w:color w:val="000000"/>
        </w:rPr>
        <w:t xml:space="preserve"> xã h</w:t>
      </w:r>
      <w:r>
        <w:rPr>
          <w:b w:val="0"/>
          <w:color w:val="000000"/>
        </w:rPr>
        <w:t>ộ</w:t>
      </w:r>
      <w:r>
        <w:rPr>
          <w:b w:val="0"/>
          <w:color w:val="000000"/>
        </w:rPr>
        <w:t>i, d</w:t>
      </w:r>
      <w:r>
        <w:rPr>
          <w:b w:val="0"/>
          <w:color w:val="000000"/>
        </w:rPr>
        <w:t>ự</w:t>
      </w:r>
      <w:r>
        <w:rPr>
          <w:b w:val="0"/>
          <w:color w:val="000000"/>
        </w:rPr>
        <w:t xml:space="preserve"> án tái đ</w:t>
      </w:r>
      <w:r>
        <w:rPr>
          <w:b w:val="0"/>
          <w:color w:val="000000"/>
        </w:rPr>
        <w:t>ị</w:t>
      </w:r>
      <w:r>
        <w:rPr>
          <w:b w:val="0"/>
          <w:color w:val="000000"/>
        </w:rPr>
        <w:t>nh cư, d</w:t>
      </w:r>
      <w:r>
        <w:rPr>
          <w:b w:val="0"/>
          <w:color w:val="000000"/>
        </w:rPr>
        <w:t>ự</w:t>
      </w:r>
      <w:r>
        <w:rPr>
          <w:b w:val="0"/>
          <w:color w:val="000000"/>
        </w:rPr>
        <w:t xml:space="preserve"> án nhà </w:t>
      </w:r>
      <w:r>
        <w:rPr>
          <w:b w:val="0"/>
          <w:color w:val="000000"/>
        </w:rPr>
        <w:t>ở</w:t>
      </w:r>
      <w:r>
        <w:rPr>
          <w:b w:val="0"/>
          <w:color w:val="000000"/>
        </w:rPr>
        <w:t xml:space="preserve"> nông thôn</w:t>
      </w:r>
    </w:p>
    <w:p w14:paraId="5E7EEAD2" w14:textId="77777777" w:rsidR="00B40AAF" w:rsidRDefault="00746E6D">
      <w:pPr>
        <w:rPr>
          <w:color w:val="000000"/>
        </w:rPr>
      </w:pPr>
      <w:r>
        <w:rPr>
          <w:color w:val="000000"/>
        </w:rPr>
        <w:object w:dxaOrig="9966" w:dyaOrig="3650" w14:anchorId="62D51B8D">
          <v:shape id="_x0000_i1063" type="#_x0000_t75" style="width:498.05pt;height:182.3pt" o:ole="">
            <v:imagedata r:id="rId90" o:title=""/>
          </v:shape>
          <o:OLEObject Type="Embed" ProgID="Visio.Drawing.15" ShapeID="_x0000_i1063" DrawAspect="Content" ObjectID="_1747598238" r:id="rId91"/>
        </w:object>
      </w:r>
    </w:p>
    <w:p w14:paraId="460364E9" w14:textId="77777777" w:rsidR="00B40AAF" w:rsidRDefault="00746E6D">
      <w:pPr>
        <w:pStyle w:val="Heading4"/>
        <w:numPr>
          <w:ilvl w:val="3"/>
          <w:numId w:val="1"/>
        </w:numPr>
        <w:rPr>
          <w:color w:val="000000"/>
        </w:rPr>
      </w:pPr>
      <w:r>
        <w:rPr>
          <w:b w:val="0"/>
          <w:color w:val="000000"/>
        </w:rPr>
        <w:t>Nhóm Sơ đ</w:t>
      </w:r>
      <w:r>
        <w:rPr>
          <w:b w:val="0"/>
          <w:color w:val="000000"/>
        </w:rPr>
        <w:t>ồ</w:t>
      </w:r>
      <w:r>
        <w:rPr>
          <w:b w:val="0"/>
          <w:color w:val="000000"/>
        </w:rPr>
        <w:t xml:space="preserve"> U</w:t>
      </w:r>
      <w:r>
        <w:rPr>
          <w:b w:val="0"/>
          <w:color w:val="000000"/>
        </w:rPr>
        <w:t>se-case Khai thác, tra c</w:t>
      </w:r>
      <w:r>
        <w:rPr>
          <w:b w:val="0"/>
          <w:color w:val="000000"/>
        </w:rPr>
        <w:t>ứ</w:t>
      </w:r>
      <w:r>
        <w:rPr>
          <w:b w:val="0"/>
          <w:color w:val="000000"/>
        </w:rPr>
        <w:t>u, t</w:t>
      </w:r>
      <w:r>
        <w:rPr>
          <w:b w:val="0"/>
          <w:color w:val="000000"/>
        </w:rPr>
        <w:t>ổ</w:t>
      </w:r>
      <w:r>
        <w:rPr>
          <w:b w:val="0"/>
          <w:color w:val="000000"/>
        </w:rPr>
        <w:t>ng h</w:t>
      </w:r>
      <w:r>
        <w:rPr>
          <w:b w:val="0"/>
          <w:color w:val="000000"/>
        </w:rPr>
        <w:t>ợ</w:t>
      </w:r>
      <w:r>
        <w:rPr>
          <w:b w:val="0"/>
          <w:color w:val="000000"/>
        </w:rPr>
        <w:t>p báo cáo thông tin Qu</w:t>
      </w:r>
      <w:r>
        <w:rPr>
          <w:b w:val="0"/>
          <w:color w:val="000000"/>
        </w:rPr>
        <w:t>ả</w:t>
      </w:r>
      <w:r>
        <w:rPr>
          <w:b w:val="0"/>
          <w:color w:val="000000"/>
        </w:rPr>
        <w:t>n lý ch</w:t>
      </w:r>
      <w:r>
        <w:rPr>
          <w:b w:val="0"/>
          <w:color w:val="000000"/>
        </w:rPr>
        <w:t>ấ</w:t>
      </w:r>
      <w:r>
        <w:rPr>
          <w:b w:val="0"/>
          <w:color w:val="000000"/>
        </w:rPr>
        <w:t>t lư</w:t>
      </w:r>
      <w:r>
        <w:rPr>
          <w:b w:val="0"/>
          <w:color w:val="000000"/>
        </w:rPr>
        <w:t>ợ</w:t>
      </w:r>
      <w:r>
        <w:rPr>
          <w:b w:val="0"/>
          <w:color w:val="000000"/>
        </w:rPr>
        <w:t>ng công trình</w:t>
      </w:r>
    </w:p>
    <w:p w14:paraId="0B432AB2" w14:textId="77777777" w:rsidR="00B40AAF" w:rsidRDefault="00746E6D">
      <w:pPr>
        <w:rPr>
          <w:color w:val="000000"/>
        </w:rPr>
      </w:pPr>
      <w:r>
        <w:rPr>
          <w:color w:val="000000"/>
        </w:rPr>
        <w:object w:dxaOrig="9866" w:dyaOrig="3151" w14:anchorId="248EE1BE">
          <v:shape id="_x0000_i1064" type="#_x0000_t75" style="width:493.45pt;height:157.85pt" o:ole="">
            <v:imagedata r:id="rId92" o:title=""/>
          </v:shape>
          <o:OLEObject Type="Embed" ProgID="Visio.Drawing.15" ShapeID="_x0000_i1064" DrawAspect="Content" ObjectID="_1747598239" r:id="rId93"/>
        </w:object>
      </w:r>
    </w:p>
    <w:p w14:paraId="2AC99F4B" w14:textId="77777777" w:rsidR="00B40AAF" w:rsidRDefault="00746E6D">
      <w:pPr>
        <w:pStyle w:val="Heading4"/>
        <w:numPr>
          <w:ilvl w:val="3"/>
          <w:numId w:val="1"/>
        </w:numPr>
        <w:rPr>
          <w:color w:val="000000"/>
        </w:rPr>
      </w:pPr>
      <w:r>
        <w:rPr>
          <w:b w:val="0"/>
          <w:color w:val="000000"/>
        </w:rPr>
        <w:t>Nhóm Sơ đ</w:t>
      </w:r>
      <w:r>
        <w:rPr>
          <w:b w:val="0"/>
          <w:color w:val="000000"/>
        </w:rPr>
        <w:t>ồ</w:t>
      </w:r>
      <w:r>
        <w:rPr>
          <w:b w:val="0"/>
          <w:color w:val="000000"/>
        </w:rPr>
        <w:t xml:space="preserve"> Use-case Khai thác, tra c</w:t>
      </w:r>
      <w:r>
        <w:rPr>
          <w:b w:val="0"/>
          <w:color w:val="000000"/>
        </w:rPr>
        <w:t>ứ</w:t>
      </w:r>
      <w:r>
        <w:rPr>
          <w:b w:val="0"/>
          <w:color w:val="000000"/>
        </w:rPr>
        <w:t>u, t</w:t>
      </w:r>
      <w:r>
        <w:rPr>
          <w:b w:val="0"/>
          <w:color w:val="000000"/>
        </w:rPr>
        <w:t>ổ</w:t>
      </w:r>
      <w:r>
        <w:rPr>
          <w:b w:val="0"/>
          <w:color w:val="000000"/>
        </w:rPr>
        <w:t>ng h</w:t>
      </w:r>
      <w:r>
        <w:rPr>
          <w:b w:val="0"/>
          <w:color w:val="000000"/>
        </w:rPr>
        <w:t>ợ</w:t>
      </w:r>
      <w:r>
        <w:rPr>
          <w:b w:val="0"/>
          <w:color w:val="000000"/>
        </w:rPr>
        <w:t>p báo cáo thông tin Qu</w:t>
      </w:r>
      <w:r>
        <w:rPr>
          <w:b w:val="0"/>
          <w:color w:val="000000"/>
        </w:rPr>
        <w:t>ả</w:t>
      </w:r>
      <w:r>
        <w:rPr>
          <w:b w:val="0"/>
          <w:color w:val="000000"/>
        </w:rPr>
        <w:t>n lý v</w:t>
      </w:r>
      <w:r>
        <w:rPr>
          <w:b w:val="0"/>
          <w:color w:val="000000"/>
        </w:rPr>
        <w:t>ậ</w:t>
      </w:r>
      <w:r>
        <w:rPr>
          <w:b w:val="0"/>
          <w:color w:val="000000"/>
        </w:rPr>
        <w:t>t li</w:t>
      </w:r>
      <w:r>
        <w:rPr>
          <w:b w:val="0"/>
          <w:color w:val="000000"/>
        </w:rPr>
        <w:t>ệ</w:t>
      </w:r>
      <w:r>
        <w:rPr>
          <w:b w:val="0"/>
          <w:color w:val="000000"/>
        </w:rPr>
        <w:t>u xây d</w:t>
      </w:r>
      <w:r>
        <w:rPr>
          <w:b w:val="0"/>
          <w:color w:val="000000"/>
        </w:rPr>
        <w:t>ự</w:t>
      </w:r>
      <w:r>
        <w:rPr>
          <w:b w:val="0"/>
          <w:color w:val="000000"/>
        </w:rPr>
        <w:t>ng</w:t>
      </w:r>
    </w:p>
    <w:p w14:paraId="13F0D5AB" w14:textId="77777777" w:rsidR="00B40AAF" w:rsidRDefault="00746E6D">
      <w:pPr>
        <w:rPr>
          <w:color w:val="000000"/>
        </w:rPr>
      </w:pPr>
      <w:r>
        <w:rPr>
          <w:color w:val="000000"/>
        </w:rPr>
        <w:object w:dxaOrig="9667" w:dyaOrig="3336" w14:anchorId="1876F09F">
          <v:shape id="_x0000_i1065" type="#_x0000_t75" style="width:483.5pt;height:167.1pt" o:ole="">
            <v:imagedata r:id="rId94" o:title=""/>
          </v:shape>
          <o:OLEObject Type="Embed" ProgID="Visio.Drawing.15" ShapeID="_x0000_i1065" DrawAspect="Content" ObjectID="_1747598240" r:id="rId95"/>
        </w:object>
      </w:r>
    </w:p>
    <w:p w14:paraId="1941B74C" w14:textId="77777777" w:rsidR="00B40AAF" w:rsidRDefault="00746E6D">
      <w:pPr>
        <w:pStyle w:val="Heading4"/>
        <w:numPr>
          <w:ilvl w:val="3"/>
          <w:numId w:val="1"/>
        </w:numPr>
        <w:rPr>
          <w:color w:val="000000"/>
        </w:rPr>
      </w:pPr>
      <w:r>
        <w:rPr>
          <w:b w:val="0"/>
          <w:color w:val="000000"/>
        </w:rPr>
        <w:lastRenderedPageBreak/>
        <w:t>Nhóm Sơ đ</w:t>
      </w:r>
      <w:r>
        <w:rPr>
          <w:b w:val="0"/>
          <w:color w:val="000000"/>
        </w:rPr>
        <w:t>ồ</w:t>
      </w:r>
      <w:r>
        <w:rPr>
          <w:b w:val="0"/>
          <w:color w:val="000000"/>
        </w:rPr>
        <w:t xml:space="preserve"> Use-case </w:t>
      </w:r>
      <w:r>
        <w:rPr>
          <w:b w:val="0"/>
          <w:color w:val="000000"/>
        </w:rPr>
        <w:t>Khai thác, tra c</w:t>
      </w:r>
      <w:r>
        <w:rPr>
          <w:b w:val="0"/>
          <w:color w:val="000000"/>
        </w:rPr>
        <w:t>ứ</w:t>
      </w:r>
      <w:r>
        <w:rPr>
          <w:b w:val="0"/>
          <w:color w:val="000000"/>
        </w:rPr>
        <w:t>u, t</w:t>
      </w:r>
      <w:r>
        <w:rPr>
          <w:b w:val="0"/>
          <w:color w:val="000000"/>
        </w:rPr>
        <w:t>ổ</w:t>
      </w:r>
      <w:r>
        <w:rPr>
          <w:b w:val="0"/>
          <w:color w:val="000000"/>
        </w:rPr>
        <w:t>ng h</w:t>
      </w:r>
      <w:r>
        <w:rPr>
          <w:b w:val="0"/>
          <w:color w:val="000000"/>
        </w:rPr>
        <w:t>ợ</w:t>
      </w:r>
      <w:r>
        <w:rPr>
          <w:b w:val="0"/>
          <w:color w:val="000000"/>
        </w:rPr>
        <w:t>p báo cáo thông tin qu</w:t>
      </w:r>
      <w:r>
        <w:rPr>
          <w:b w:val="0"/>
          <w:color w:val="000000"/>
        </w:rPr>
        <w:t>ả</w:t>
      </w:r>
      <w:r>
        <w:rPr>
          <w:b w:val="0"/>
          <w:color w:val="000000"/>
        </w:rPr>
        <w:t xml:space="preserve">n lý chung cư, nhà </w:t>
      </w:r>
      <w:r>
        <w:rPr>
          <w:b w:val="0"/>
          <w:color w:val="000000"/>
        </w:rPr>
        <w:t>ở</w:t>
      </w:r>
      <w:r>
        <w:rPr>
          <w:b w:val="0"/>
          <w:color w:val="000000"/>
        </w:rPr>
        <w:t xml:space="preserve"> cũ thu</w:t>
      </w:r>
      <w:r>
        <w:rPr>
          <w:b w:val="0"/>
          <w:color w:val="000000"/>
        </w:rPr>
        <w:t>ộ</w:t>
      </w:r>
      <w:r>
        <w:rPr>
          <w:b w:val="0"/>
          <w:color w:val="000000"/>
        </w:rPr>
        <w:t>c s</w:t>
      </w:r>
      <w:r>
        <w:rPr>
          <w:b w:val="0"/>
          <w:color w:val="000000"/>
        </w:rPr>
        <w:t>ở</w:t>
      </w:r>
      <w:r>
        <w:rPr>
          <w:b w:val="0"/>
          <w:color w:val="000000"/>
        </w:rPr>
        <w:t xml:space="preserve"> h</w:t>
      </w:r>
      <w:r>
        <w:rPr>
          <w:b w:val="0"/>
          <w:color w:val="000000"/>
        </w:rPr>
        <w:t>ữ</w:t>
      </w:r>
      <w:r>
        <w:rPr>
          <w:b w:val="0"/>
          <w:color w:val="000000"/>
        </w:rPr>
        <w:t>u nhà nư</w:t>
      </w:r>
      <w:r>
        <w:rPr>
          <w:b w:val="0"/>
          <w:color w:val="000000"/>
        </w:rPr>
        <w:t>ớ</w:t>
      </w:r>
      <w:r>
        <w:rPr>
          <w:b w:val="0"/>
          <w:color w:val="000000"/>
        </w:rPr>
        <w:t>c</w:t>
      </w:r>
    </w:p>
    <w:p w14:paraId="09219E9A" w14:textId="77777777" w:rsidR="00B40AAF" w:rsidRDefault="00746E6D">
      <w:pPr>
        <w:rPr>
          <w:color w:val="000000"/>
        </w:rPr>
      </w:pPr>
      <w:r>
        <w:rPr>
          <w:color w:val="000000"/>
        </w:rPr>
        <w:object w:dxaOrig="9838" w:dyaOrig="3008" w14:anchorId="25F9B8E3">
          <v:shape id="_x0000_i1066" type="#_x0000_t75" style="width:492.1pt;height:150.6pt" o:ole="">
            <v:imagedata r:id="rId96" o:title=""/>
          </v:shape>
          <o:OLEObject Type="Embed" ProgID="Visio.Drawing.15" ShapeID="_x0000_i1066" DrawAspect="Content" ObjectID="_1747598241" r:id="rId97"/>
        </w:object>
      </w:r>
    </w:p>
    <w:p w14:paraId="69CE3210" w14:textId="77777777" w:rsidR="00B40AAF" w:rsidRDefault="00746E6D">
      <w:pPr>
        <w:pStyle w:val="Heading4"/>
        <w:numPr>
          <w:ilvl w:val="3"/>
          <w:numId w:val="1"/>
        </w:numPr>
        <w:rPr>
          <w:color w:val="000000"/>
        </w:rPr>
      </w:pPr>
      <w:r>
        <w:rPr>
          <w:b w:val="0"/>
          <w:color w:val="000000"/>
        </w:rPr>
        <w:t>Nhóm Sơ đ</w:t>
      </w:r>
      <w:r>
        <w:rPr>
          <w:b w:val="0"/>
          <w:color w:val="000000"/>
        </w:rPr>
        <w:t>ồ</w:t>
      </w:r>
      <w:r>
        <w:rPr>
          <w:b w:val="0"/>
          <w:color w:val="000000"/>
        </w:rPr>
        <w:t xml:space="preserve"> Use-case Khai thác, tra c</w:t>
      </w:r>
      <w:r>
        <w:rPr>
          <w:b w:val="0"/>
          <w:color w:val="000000"/>
        </w:rPr>
        <w:t>ứ</w:t>
      </w:r>
      <w:r>
        <w:rPr>
          <w:b w:val="0"/>
          <w:color w:val="000000"/>
        </w:rPr>
        <w:t>u, t</w:t>
      </w:r>
      <w:r>
        <w:rPr>
          <w:b w:val="0"/>
          <w:color w:val="000000"/>
        </w:rPr>
        <w:t>ổ</w:t>
      </w:r>
      <w:r>
        <w:rPr>
          <w:b w:val="0"/>
          <w:color w:val="000000"/>
        </w:rPr>
        <w:t>ng h</w:t>
      </w:r>
      <w:r>
        <w:rPr>
          <w:b w:val="0"/>
          <w:color w:val="000000"/>
        </w:rPr>
        <w:t>ợ</w:t>
      </w:r>
      <w:r>
        <w:rPr>
          <w:b w:val="0"/>
          <w:color w:val="000000"/>
        </w:rPr>
        <w:t>p báo cáo thông tin thanh tra</w:t>
      </w:r>
    </w:p>
    <w:p w14:paraId="266391E4" w14:textId="77777777" w:rsidR="00B40AAF" w:rsidRDefault="00746E6D">
      <w:pPr>
        <w:rPr>
          <w:color w:val="000000"/>
        </w:rPr>
      </w:pPr>
      <w:r>
        <w:rPr>
          <w:color w:val="000000"/>
        </w:rPr>
        <w:object w:dxaOrig="9624" w:dyaOrig="2581" w14:anchorId="7836ADFC">
          <v:shape id="_x0000_i1067" type="#_x0000_t75" style="width:480.9pt;height:128.8pt" o:ole="">
            <v:imagedata r:id="rId98" o:title=""/>
          </v:shape>
          <o:OLEObject Type="Embed" ProgID="Visio.Drawing.15" ShapeID="_x0000_i1067" DrawAspect="Content" ObjectID="_1747598242" r:id="rId99"/>
        </w:object>
      </w:r>
    </w:p>
    <w:p w14:paraId="54E097E4" w14:textId="77777777" w:rsidR="00B40AAF" w:rsidRDefault="00746E6D">
      <w:pPr>
        <w:pStyle w:val="Heading4"/>
        <w:numPr>
          <w:ilvl w:val="3"/>
          <w:numId w:val="1"/>
        </w:numPr>
        <w:rPr>
          <w:color w:val="000000"/>
        </w:rPr>
      </w:pPr>
      <w:r>
        <w:rPr>
          <w:b w:val="0"/>
          <w:color w:val="000000"/>
        </w:rPr>
        <w:t>Nhóm Sơ đ</w:t>
      </w:r>
      <w:r>
        <w:rPr>
          <w:b w:val="0"/>
          <w:color w:val="000000"/>
        </w:rPr>
        <w:t>ồ</w:t>
      </w:r>
      <w:r>
        <w:rPr>
          <w:b w:val="0"/>
          <w:color w:val="000000"/>
        </w:rPr>
        <w:t xml:space="preserve"> Use-case Khai </w:t>
      </w:r>
      <w:r>
        <w:rPr>
          <w:b w:val="0"/>
          <w:color w:val="000000"/>
        </w:rPr>
        <w:t>thác, tra c</w:t>
      </w:r>
      <w:r>
        <w:rPr>
          <w:b w:val="0"/>
          <w:color w:val="000000"/>
        </w:rPr>
        <w:t>ứ</w:t>
      </w:r>
      <w:r>
        <w:rPr>
          <w:b w:val="0"/>
          <w:color w:val="000000"/>
        </w:rPr>
        <w:t>u, t</w:t>
      </w:r>
      <w:r>
        <w:rPr>
          <w:b w:val="0"/>
          <w:color w:val="000000"/>
        </w:rPr>
        <w:t>ổ</w:t>
      </w:r>
      <w:r>
        <w:rPr>
          <w:b w:val="0"/>
          <w:color w:val="000000"/>
        </w:rPr>
        <w:t>ng h</w:t>
      </w:r>
      <w:r>
        <w:rPr>
          <w:b w:val="0"/>
          <w:color w:val="000000"/>
        </w:rPr>
        <w:t>ợ</w:t>
      </w:r>
      <w:r>
        <w:rPr>
          <w:b w:val="0"/>
          <w:color w:val="000000"/>
        </w:rPr>
        <w:t>p báo cáo thông tin ch</w:t>
      </w:r>
      <w:r>
        <w:rPr>
          <w:b w:val="0"/>
          <w:color w:val="000000"/>
        </w:rPr>
        <w:t>ứ</w:t>
      </w:r>
      <w:r>
        <w:rPr>
          <w:b w:val="0"/>
          <w:color w:val="000000"/>
        </w:rPr>
        <w:t>ng ch</w:t>
      </w:r>
      <w:r>
        <w:rPr>
          <w:b w:val="0"/>
          <w:color w:val="000000"/>
        </w:rPr>
        <w:t>ỉ</w:t>
      </w:r>
      <w:r>
        <w:rPr>
          <w:b w:val="0"/>
          <w:color w:val="000000"/>
        </w:rPr>
        <w:t xml:space="preserve"> hành ngh</w:t>
      </w:r>
      <w:r>
        <w:rPr>
          <w:b w:val="0"/>
          <w:color w:val="000000"/>
        </w:rPr>
        <w:t>ề</w:t>
      </w:r>
      <w:r>
        <w:rPr>
          <w:b w:val="0"/>
          <w:color w:val="000000"/>
        </w:rPr>
        <w:t xml:space="preserve"> xây d</w:t>
      </w:r>
      <w:r>
        <w:rPr>
          <w:b w:val="0"/>
          <w:color w:val="000000"/>
        </w:rPr>
        <w:t>ự</w:t>
      </w:r>
      <w:r>
        <w:rPr>
          <w:b w:val="0"/>
          <w:color w:val="000000"/>
        </w:rPr>
        <w:t>ng</w:t>
      </w:r>
    </w:p>
    <w:p w14:paraId="472FEB48" w14:textId="77777777" w:rsidR="00B40AAF" w:rsidRDefault="00746E6D">
      <w:pPr>
        <w:rPr>
          <w:color w:val="000000"/>
        </w:rPr>
      </w:pPr>
      <w:r>
        <w:rPr>
          <w:color w:val="000000"/>
        </w:rPr>
        <w:object w:dxaOrig="9624" w:dyaOrig="2581" w14:anchorId="64BD8E5C">
          <v:shape id="_x0000_i1068" type="#_x0000_t75" style="width:480.9pt;height:128.8pt" o:ole="">
            <v:imagedata r:id="rId100" o:title=""/>
          </v:shape>
          <o:OLEObject Type="Embed" ProgID="Visio.Drawing.15" ShapeID="_x0000_i1068" DrawAspect="Content" ObjectID="_1747598243" r:id="rId101"/>
        </w:object>
      </w:r>
    </w:p>
    <w:p w14:paraId="146200C0" w14:textId="77777777" w:rsidR="00B40AAF" w:rsidRDefault="00746E6D">
      <w:pPr>
        <w:pStyle w:val="Heading4"/>
        <w:numPr>
          <w:ilvl w:val="3"/>
          <w:numId w:val="1"/>
        </w:numPr>
        <w:rPr>
          <w:color w:val="000000"/>
        </w:rPr>
      </w:pPr>
      <w:r>
        <w:rPr>
          <w:b w:val="0"/>
          <w:color w:val="000000"/>
        </w:rPr>
        <w:lastRenderedPageBreak/>
        <w:t>Nhóm Sơ đ</w:t>
      </w:r>
      <w:r>
        <w:rPr>
          <w:b w:val="0"/>
          <w:color w:val="000000"/>
        </w:rPr>
        <w:t>ồ</w:t>
      </w:r>
      <w:r>
        <w:rPr>
          <w:b w:val="0"/>
          <w:color w:val="000000"/>
        </w:rPr>
        <w:t xml:space="preserve"> Use-case Khai thác, tra c</w:t>
      </w:r>
      <w:r>
        <w:rPr>
          <w:b w:val="0"/>
          <w:color w:val="000000"/>
        </w:rPr>
        <w:t>ứ</w:t>
      </w:r>
      <w:r>
        <w:rPr>
          <w:b w:val="0"/>
          <w:color w:val="000000"/>
        </w:rPr>
        <w:t>u, t</w:t>
      </w:r>
      <w:r>
        <w:rPr>
          <w:b w:val="0"/>
          <w:color w:val="000000"/>
        </w:rPr>
        <w:t>ổ</w:t>
      </w:r>
      <w:r>
        <w:rPr>
          <w:b w:val="0"/>
          <w:color w:val="000000"/>
        </w:rPr>
        <w:t>ng h</w:t>
      </w:r>
      <w:r>
        <w:rPr>
          <w:b w:val="0"/>
          <w:color w:val="000000"/>
        </w:rPr>
        <w:t>ợ</w:t>
      </w:r>
      <w:r>
        <w:rPr>
          <w:b w:val="0"/>
          <w:color w:val="000000"/>
        </w:rPr>
        <w:t>p báo cáo thông tin Qu</w:t>
      </w:r>
      <w:r>
        <w:rPr>
          <w:b w:val="0"/>
          <w:color w:val="000000"/>
        </w:rPr>
        <w:t>ả</w:t>
      </w:r>
      <w:r>
        <w:rPr>
          <w:b w:val="0"/>
          <w:color w:val="000000"/>
        </w:rPr>
        <w:t>n lý h</w:t>
      </w:r>
      <w:r>
        <w:rPr>
          <w:b w:val="0"/>
          <w:color w:val="000000"/>
        </w:rPr>
        <w:t>ạ</w:t>
      </w:r>
      <w:r>
        <w:rPr>
          <w:b w:val="0"/>
          <w:color w:val="000000"/>
        </w:rPr>
        <w:t xml:space="preserve"> t</w:t>
      </w:r>
      <w:r>
        <w:rPr>
          <w:b w:val="0"/>
          <w:color w:val="000000"/>
        </w:rPr>
        <w:t>ầ</w:t>
      </w:r>
      <w:r>
        <w:rPr>
          <w:b w:val="0"/>
          <w:color w:val="000000"/>
        </w:rPr>
        <w:t>ng</w:t>
      </w:r>
    </w:p>
    <w:p w14:paraId="0EC38631" w14:textId="77777777" w:rsidR="00B40AAF" w:rsidRDefault="00746E6D">
      <w:pPr>
        <w:rPr>
          <w:color w:val="000000"/>
        </w:rPr>
      </w:pPr>
      <w:r>
        <w:rPr>
          <w:color w:val="000000"/>
        </w:rPr>
        <w:object w:dxaOrig="9895" w:dyaOrig="4049" w14:anchorId="570B5C54">
          <v:shape id="_x0000_i1069" type="#_x0000_t75" style="width:494.75pt;height:202.15pt" o:ole="">
            <v:imagedata r:id="rId102" o:title=""/>
          </v:shape>
          <o:OLEObject Type="Embed" ProgID="Visio.Drawing.15" ShapeID="_x0000_i1069" DrawAspect="Content" ObjectID="_1747598244" r:id="rId103"/>
        </w:object>
      </w:r>
    </w:p>
    <w:p w14:paraId="7DFFC15E" w14:textId="77777777" w:rsidR="00B40AAF" w:rsidRDefault="00746E6D">
      <w:pPr>
        <w:pStyle w:val="Heading4"/>
        <w:numPr>
          <w:ilvl w:val="3"/>
          <w:numId w:val="1"/>
        </w:numPr>
        <w:rPr>
          <w:color w:val="000000"/>
        </w:rPr>
      </w:pPr>
      <w:r>
        <w:rPr>
          <w:b w:val="0"/>
          <w:color w:val="000000"/>
        </w:rPr>
        <w:t>Nhóm Sơ đ</w:t>
      </w:r>
      <w:r>
        <w:rPr>
          <w:b w:val="0"/>
          <w:color w:val="000000"/>
        </w:rPr>
        <w:t>ồ</w:t>
      </w:r>
      <w:r>
        <w:rPr>
          <w:b w:val="0"/>
          <w:color w:val="000000"/>
        </w:rPr>
        <w:t xml:space="preserve"> Use-case Khai thác, tra c</w:t>
      </w:r>
      <w:r>
        <w:rPr>
          <w:b w:val="0"/>
          <w:color w:val="000000"/>
        </w:rPr>
        <w:t>ứ</w:t>
      </w:r>
      <w:r>
        <w:rPr>
          <w:b w:val="0"/>
          <w:color w:val="000000"/>
        </w:rPr>
        <w:t>u, t</w:t>
      </w:r>
      <w:r>
        <w:rPr>
          <w:b w:val="0"/>
          <w:color w:val="000000"/>
        </w:rPr>
        <w:t>ổ</w:t>
      </w:r>
      <w:r>
        <w:rPr>
          <w:b w:val="0"/>
          <w:color w:val="000000"/>
        </w:rPr>
        <w:t>ng h</w:t>
      </w:r>
      <w:r>
        <w:rPr>
          <w:b w:val="0"/>
          <w:color w:val="000000"/>
        </w:rPr>
        <w:t>ợ</w:t>
      </w:r>
      <w:r>
        <w:rPr>
          <w:b w:val="0"/>
          <w:color w:val="000000"/>
        </w:rPr>
        <w:t>p báo cáo thông tin Qu</w:t>
      </w:r>
      <w:r>
        <w:rPr>
          <w:b w:val="0"/>
          <w:color w:val="000000"/>
        </w:rPr>
        <w:t>ả</w:t>
      </w:r>
      <w:r>
        <w:rPr>
          <w:b w:val="0"/>
          <w:color w:val="000000"/>
        </w:rPr>
        <w:t>n lý ch</w:t>
      </w:r>
      <w:r>
        <w:rPr>
          <w:b w:val="0"/>
          <w:color w:val="000000"/>
        </w:rPr>
        <w:t>ứ</w:t>
      </w:r>
      <w:r>
        <w:rPr>
          <w:b w:val="0"/>
          <w:color w:val="000000"/>
        </w:rPr>
        <w:t>ng ch</w:t>
      </w:r>
      <w:r>
        <w:rPr>
          <w:b w:val="0"/>
          <w:color w:val="000000"/>
        </w:rPr>
        <w:t>ỉ</w:t>
      </w:r>
      <w:r>
        <w:rPr>
          <w:b w:val="0"/>
          <w:color w:val="000000"/>
        </w:rPr>
        <w:t xml:space="preserve"> môi gi</w:t>
      </w:r>
      <w:r>
        <w:rPr>
          <w:b w:val="0"/>
          <w:color w:val="000000"/>
        </w:rPr>
        <w:t>ớ</w:t>
      </w:r>
      <w:r>
        <w:rPr>
          <w:b w:val="0"/>
          <w:color w:val="000000"/>
        </w:rPr>
        <w:t>i BĐS</w:t>
      </w:r>
    </w:p>
    <w:p w14:paraId="57AA1C7F" w14:textId="77777777" w:rsidR="00B40AAF" w:rsidRDefault="00746E6D">
      <w:pPr>
        <w:rPr>
          <w:color w:val="000000"/>
        </w:rPr>
      </w:pPr>
      <w:r>
        <w:rPr>
          <w:color w:val="000000"/>
        </w:rPr>
        <w:object w:dxaOrig="9624" w:dyaOrig="3636" w14:anchorId="69E1D47C">
          <v:shape id="_x0000_i1070" type="#_x0000_t75" style="width:480.9pt;height:181.65pt" o:ole="">
            <v:imagedata r:id="rId104" o:title=""/>
          </v:shape>
          <o:OLEObject Type="Embed" ProgID="Visio.Drawing.15" ShapeID="_x0000_i1070" DrawAspect="Content" ObjectID="_1747598245" r:id="rId105"/>
        </w:object>
      </w:r>
    </w:p>
    <w:p w14:paraId="34141CF6" w14:textId="77777777" w:rsidR="00B40AAF" w:rsidRPr="00A37CFA" w:rsidRDefault="00746E6D">
      <w:pPr>
        <w:pStyle w:val="Heading2"/>
        <w:numPr>
          <w:ilvl w:val="1"/>
          <w:numId w:val="1"/>
        </w:numPr>
        <w:rPr>
          <w:lang w:val="vi-VN"/>
        </w:rPr>
      </w:pPr>
      <w:bookmarkStart w:id="97" w:name="_heading=h.3ep43zb" w:colFirst="0" w:colLast="0"/>
      <w:bookmarkEnd w:id="97"/>
      <w:r w:rsidRPr="00A37CFA">
        <w:rPr>
          <w:b w:val="0"/>
          <w:lang w:val="vi-VN"/>
        </w:rPr>
        <w:t>Phân h</w:t>
      </w:r>
      <w:r w:rsidRPr="00A37CFA">
        <w:rPr>
          <w:b w:val="0"/>
          <w:lang w:val="vi-VN"/>
        </w:rPr>
        <w:t>ệ</w:t>
      </w:r>
      <w:r w:rsidRPr="00A37CFA">
        <w:rPr>
          <w:b w:val="0"/>
          <w:lang w:val="vi-VN"/>
        </w:rPr>
        <w:t xml:space="preserve"> ch</w:t>
      </w:r>
      <w:r w:rsidRPr="00A37CFA">
        <w:rPr>
          <w:b w:val="0"/>
          <w:lang w:val="vi-VN"/>
        </w:rPr>
        <w:t>ứ</w:t>
      </w:r>
      <w:r w:rsidRPr="00A37CFA">
        <w:rPr>
          <w:b w:val="0"/>
          <w:lang w:val="vi-VN"/>
        </w:rPr>
        <w:t>c năng ph</w:t>
      </w:r>
      <w:r w:rsidRPr="00A37CFA">
        <w:rPr>
          <w:b w:val="0"/>
          <w:lang w:val="vi-VN"/>
        </w:rPr>
        <w:t>ầ</w:t>
      </w:r>
      <w:r w:rsidRPr="00A37CFA">
        <w:rPr>
          <w:b w:val="0"/>
          <w:lang w:val="vi-VN"/>
        </w:rPr>
        <w:t>n m</w:t>
      </w:r>
      <w:r w:rsidRPr="00A37CFA">
        <w:rPr>
          <w:b w:val="0"/>
          <w:lang w:val="vi-VN"/>
        </w:rPr>
        <w:t>ề</w:t>
      </w:r>
      <w:r w:rsidRPr="00A37CFA">
        <w:rPr>
          <w:b w:val="0"/>
          <w:lang w:val="vi-VN"/>
        </w:rPr>
        <w:t>m c</w:t>
      </w:r>
      <w:r w:rsidRPr="00A37CFA">
        <w:rPr>
          <w:b w:val="0"/>
          <w:lang w:val="vi-VN"/>
        </w:rPr>
        <w:t>ấ</w:t>
      </w:r>
      <w:r w:rsidRPr="00A37CFA">
        <w:rPr>
          <w:b w:val="0"/>
          <w:lang w:val="vi-VN"/>
        </w:rPr>
        <w:t>p phép xây d</w:t>
      </w:r>
      <w:r w:rsidRPr="00A37CFA">
        <w:rPr>
          <w:b w:val="0"/>
          <w:lang w:val="vi-VN"/>
        </w:rPr>
        <w:t>ự</w:t>
      </w:r>
      <w:r w:rsidRPr="00A37CFA">
        <w:rPr>
          <w:b w:val="0"/>
          <w:lang w:val="vi-VN"/>
        </w:rPr>
        <w:t>ng b</w:t>
      </w:r>
      <w:r w:rsidRPr="00A37CFA">
        <w:rPr>
          <w:b w:val="0"/>
          <w:lang w:val="vi-VN"/>
        </w:rPr>
        <w:t>ổ</w:t>
      </w:r>
      <w:r w:rsidRPr="00A37CFA">
        <w:rPr>
          <w:b w:val="0"/>
          <w:lang w:val="vi-VN"/>
        </w:rPr>
        <w:t xml:space="preserve"> sung ch</w:t>
      </w:r>
      <w:r w:rsidRPr="00A37CFA">
        <w:rPr>
          <w:b w:val="0"/>
          <w:lang w:val="vi-VN"/>
        </w:rPr>
        <w:t>ứ</w:t>
      </w:r>
      <w:r w:rsidRPr="00A37CFA">
        <w:rPr>
          <w:b w:val="0"/>
          <w:lang w:val="vi-VN"/>
        </w:rPr>
        <w:t>c năng Qu</w:t>
      </w:r>
      <w:r w:rsidRPr="00A37CFA">
        <w:rPr>
          <w:b w:val="0"/>
          <w:lang w:val="vi-VN"/>
        </w:rPr>
        <w:t>ả</w:t>
      </w:r>
      <w:r w:rsidRPr="00A37CFA">
        <w:rPr>
          <w:b w:val="0"/>
          <w:lang w:val="vi-VN"/>
        </w:rPr>
        <w:t>n lý thông tin qu</w:t>
      </w:r>
      <w:r w:rsidRPr="00A37CFA">
        <w:rPr>
          <w:b w:val="0"/>
          <w:lang w:val="vi-VN"/>
        </w:rPr>
        <w:t>ậ</w:t>
      </w:r>
      <w:r w:rsidRPr="00A37CFA">
        <w:rPr>
          <w:b w:val="0"/>
          <w:lang w:val="vi-VN"/>
        </w:rPr>
        <w:t>n, huy</w:t>
      </w:r>
      <w:r w:rsidRPr="00A37CFA">
        <w:rPr>
          <w:b w:val="0"/>
          <w:lang w:val="vi-VN"/>
        </w:rPr>
        <w:t>ệ</w:t>
      </w:r>
      <w:r w:rsidRPr="00A37CFA">
        <w:rPr>
          <w:b w:val="0"/>
          <w:lang w:val="vi-VN"/>
        </w:rPr>
        <w:t>n</w:t>
      </w:r>
    </w:p>
    <w:p w14:paraId="02A7E7A2" w14:textId="77777777" w:rsidR="00B40AAF" w:rsidRDefault="00746E6D">
      <w:pPr>
        <w:pStyle w:val="Heading3"/>
        <w:numPr>
          <w:ilvl w:val="2"/>
          <w:numId w:val="1"/>
        </w:numPr>
        <w:rPr>
          <w:b w:val="0"/>
          <w:color w:val="000000"/>
        </w:rPr>
      </w:pPr>
      <w:bookmarkStart w:id="98" w:name="_heading=h.1tuee74" w:colFirst="0" w:colLast="0"/>
      <w:bookmarkEnd w:id="98"/>
      <w:r>
        <w:rPr>
          <w:b w:val="0"/>
          <w:color w:val="000000"/>
        </w:rPr>
        <w:t>Yêu c</w:t>
      </w:r>
      <w:r>
        <w:rPr>
          <w:b w:val="0"/>
          <w:color w:val="000000"/>
        </w:rPr>
        <w:t>ầ</w:t>
      </w:r>
      <w:r>
        <w:rPr>
          <w:b w:val="0"/>
          <w:color w:val="000000"/>
        </w:rPr>
        <w:t>u ch</w:t>
      </w:r>
      <w:r>
        <w:rPr>
          <w:b w:val="0"/>
          <w:color w:val="000000"/>
        </w:rPr>
        <w:t>ứ</w:t>
      </w:r>
      <w:r>
        <w:rPr>
          <w:b w:val="0"/>
          <w:color w:val="000000"/>
        </w:rPr>
        <w:t>c năng ph</w:t>
      </w:r>
      <w:r>
        <w:rPr>
          <w:b w:val="0"/>
          <w:color w:val="000000"/>
        </w:rPr>
        <w:t>ầ</w:t>
      </w:r>
      <w:r>
        <w:rPr>
          <w:b w:val="0"/>
          <w:color w:val="000000"/>
        </w:rPr>
        <w:t>n m</w:t>
      </w:r>
      <w:r>
        <w:rPr>
          <w:b w:val="0"/>
          <w:color w:val="000000"/>
        </w:rPr>
        <w:t>ề</w:t>
      </w:r>
      <w:r>
        <w:rPr>
          <w:b w:val="0"/>
          <w:color w:val="000000"/>
        </w:rPr>
        <w:t>m</w:t>
      </w:r>
    </w:p>
    <w:p w14:paraId="7E6DD24B"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Xem Ph</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ụ</w:t>
      </w:r>
      <w:r>
        <w:rPr>
          <w:rFonts w:ascii="Cambria" w:eastAsia="Cambria" w:hAnsi="Cambria" w:cs="Cambria"/>
          <w:color w:val="000000"/>
          <w:sz w:val="28"/>
          <w:szCs w:val="28"/>
        </w:rPr>
        <w:t>c 02: B</w:t>
      </w:r>
      <w:r>
        <w:rPr>
          <w:rFonts w:ascii="Cambria" w:eastAsia="Cambria" w:hAnsi="Cambria" w:cs="Cambria"/>
          <w:color w:val="000000"/>
          <w:sz w:val="28"/>
          <w:szCs w:val="28"/>
        </w:rPr>
        <w:t>ả</w:t>
      </w:r>
      <w:r>
        <w:rPr>
          <w:rFonts w:ascii="Cambria" w:eastAsia="Cambria" w:hAnsi="Cambria" w:cs="Cambria"/>
          <w:color w:val="000000"/>
          <w:sz w:val="28"/>
          <w:szCs w:val="28"/>
        </w:rPr>
        <w:t>ng s</w:t>
      </w:r>
      <w:r>
        <w:rPr>
          <w:rFonts w:ascii="Cambria" w:eastAsia="Cambria" w:hAnsi="Cambria" w:cs="Cambria"/>
          <w:color w:val="000000"/>
          <w:sz w:val="28"/>
          <w:szCs w:val="28"/>
        </w:rPr>
        <w:t>ắ</w:t>
      </w:r>
      <w:r>
        <w:rPr>
          <w:rFonts w:ascii="Cambria" w:eastAsia="Cambria" w:hAnsi="Cambria" w:cs="Cambria"/>
          <w:color w:val="000000"/>
          <w:sz w:val="28"/>
          <w:szCs w:val="28"/>
        </w:rPr>
        <w:t>p x</w:t>
      </w:r>
      <w:r>
        <w:rPr>
          <w:rFonts w:ascii="Cambria" w:eastAsia="Cambria" w:hAnsi="Cambria" w:cs="Cambria"/>
          <w:color w:val="000000"/>
          <w:sz w:val="28"/>
          <w:szCs w:val="28"/>
        </w:rPr>
        <w:t>ế</w:t>
      </w:r>
      <w:r>
        <w:rPr>
          <w:rFonts w:ascii="Cambria" w:eastAsia="Cambria" w:hAnsi="Cambria" w:cs="Cambria"/>
          <w:color w:val="000000"/>
          <w:sz w:val="28"/>
          <w:szCs w:val="28"/>
        </w:rPr>
        <w:t>p thứ tự ưu tiên các yêu c</w:t>
      </w:r>
      <w:r>
        <w:rPr>
          <w:rFonts w:ascii="Cambria" w:eastAsia="Cambria" w:hAnsi="Cambria" w:cs="Cambria"/>
          <w:color w:val="000000"/>
          <w:sz w:val="28"/>
          <w:szCs w:val="28"/>
        </w:rPr>
        <w:t>ầ</w:t>
      </w:r>
      <w:r>
        <w:rPr>
          <w:rFonts w:ascii="Cambria" w:eastAsia="Cambria" w:hAnsi="Cambria" w:cs="Cambria"/>
          <w:color w:val="000000"/>
          <w:sz w:val="28"/>
          <w:szCs w:val="28"/>
        </w:rPr>
        <w:t>u ch</w:t>
      </w:r>
      <w:r>
        <w:rPr>
          <w:rFonts w:ascii="Cambria" w:eastAsia="Cambria" w:hAnsi="Cambria" w:cs="Cambria"/>
          <w:color w:val="000000"/>
          <w:sz w:val="28"/>
          <w:szCs w:val="28"/>
        </w:rPr>
        <w:t>ứ</w:t>
      </w:r>
      <w:r>
        <w:rPr>
          <w:rFonts w:ascii="Cambria" w:eastAsia="Cambria" w:hAnsi="Cambria" w:cs="Cambria"/>
          <w:color w:val="000000"/>
          <w:sz w:val="28"/>
          <w:szCs w:val="28"/>
        </w:rPr>
        <w:t>c năng của phần mềm</w:t>
      </w:r>
    </w:p>
    <w:p w14:paraId="56297A0A" w14:textId="77777777" w:rsidR="00B40AAF" w:rsidRDefault="00746E6D">
      <w:pPr>
        <w:pStyle w:val="Heading3"/>
        <w:numPr>
          <w:ilvl w:val="2"/>
          <w:numId w:val="1"/>
        </w:numPr>
        <w:rPr>
          <w:color w:val="000000"/>
        </w:rPr>
      </w:pPr>
      <w:bookmarkStart w:id="99" w:name="_heading=h.4du1wux" w:colFirst="0" w:colLast="0"/>
      <w:bookmarkEnd w:id="99"/>
      <w:r>
        <w:rPr>
          <w:b w:val="0"/>
          <w:color w:val="000000"/>
        </w:rPr>
        <w:lastRenderedPageBreak/>
        <w:t>Yêu c</w:t>
      </w:r>
      <w:r>
        <w:rPr>
          <w:b w:val="0"/>
          <w:color w:val="000000"/>
        </w:rPr>
        <w:t>ầ</w:t>
      </w:r>
      <w:r>
        <w:rPr>
          <w:b w:val="0"/>
          <w:color w:val="000000"/>
        </w:rPr>
        <w:t>u phi ch</w:t>
      </w:r>
      <w:r>
        <w:rPr>
          <w:b w:val="0"/>
          <w:color w:val="000000"/>
        </w:rPr>
        <w:t>ứ</w:t>
      </w:r>
      <w:r>
        <w:rPr>
          <w:b w:val="0"/>
          <w:color w:val="000000"/>
        </w:rPr>
        <w:t>c năng</w:t>
      </w:r>
    </w:p>
    <w:tbl>
      <w:tblPr>
        <w:tblStyle w:val="aff0"/>
        <w:tblW w:w="9205" w:type="dxa"/>
        <w:tblLayout w:type="fixed"/>
        <w:tblLook w:val="0400" w:firstRow="0" w:lastRow="0" w:firstColumn="0" w:lastColumn="0" w:noHBand="0" w:noVBand="1"/>
      </w:tblPr>
      <w:tblGrid>
        <w:gridCol w:w="816"/>
        <w:gridCol w:w="6866"/>
        <w:gridCol w:w="1523"/>
      </w:tblGrid>
      <w:tr w:rsidR="00B40AAF" w14:paraId="72F50FFC" w14:textId="77777777">
        <w:trPr>
          <w:trHeight w:val="397"/>
          <w:tblHeader/>
        </w:trPr>
        <w:tc>
          <w:tcPr>
            <w:tcW w:w="8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3BA6AE" w14:textId="77777777" w:rsidR="00B40AAF" w:rsidRDefault="00746E6D">
            <w:pPr>
              <w:spacing w:before="120" w:after="0" w:line="264" w:lineRule="auto"/>
              <w:jc w:val="center"/>
              <w:rPr>
                <w:b/>
                <w:color w:val="000000"/>
                <w:sz w:val="28"/>
                <w:szCs w:val="28"/>
              </w:rPr>
            </w:pPr>
            <w:r>
              <w:rPr>
                <w:b/>
                <w:color w:val="000000"/>
                <w:sz w:val="28"/>
                <w:szCs w:val="28"/>
              </w:rPr>
              <w:t> STT</w:t>
            </w:r>
          </w:p>
        </w:tc>
        <w:tc>
          <w:tcPr>
            <w:tcW w:w="6866" w:type="dxa"/>
            <w:tcBorders>
              <w:top w:val="single" w:sz="4" w:space="0" w:color="000000"/>
              <w:left w:val="nil"/>
              <w:bottom w:val="single" w:sz="4" w:space="0" w:color="000000"/>
              <w:right w:val="single" w:sz="4" w:space="0" w:color="000000"/>
            </w:tcBorders>
            <w:shd w:val="clear" w:color="auto" w:fill="auto"/>
            <w:vAlign w:val="center"/>
          </w:tcPr>
          <w:p w14:paraId="5B761AE8" w14:textId="77777777" w:rsidR="00B40AAF" w:rsidRDefault="00746E6D">
            <w:pPr>
              <w:spacing w:before="120" w:after="0" w:line="264" w:lineRule="auto"/>
              <w:jc w:val="center"/>
              <w:rPr>
                <w:b/>
                <w:color w:val="000000"/>
                <w:sz w:val="28"/>
                <w:szCs w:val="28"/>
              </w:rPr>
            </w:pPr>
            <w:r>
              <w:rPr>
                <w:b/>
                <w:color w:val="000000"/>
                <w:sz w:val="28"/>
                <w:szCs w:val="28"/>
              </w:rPr>
              <w:t>Yêu cầu phi chức năng</w:t>
            </w:r>
          </w:p>
        </w:tc>
        <w:tc>
          <w:tcPr>
            <w:tcW w:w="1523" w:type="dxa"/>
            <w:tcBorders>
              <w:top w:val="single" w:sz="4" w:space="0" w:color="000000"/>
              <w:left w:val="nil"/>
              <w:bottom w:val="single" w:sz="4" w:space="0" w:color="000000"/>
              <w:right w:val="single" w:sz="4" w:space="0" w:color="000000"/>
            </w:tcBorders>
            <w:shd w:val="clear" w:color="auto" w:fill="auto"/>
            <w:vAlign w:val="center"/>
          </w:tcPr>
          <w:p w14:paraId="5CF30AE0" w14:textId="77777777" w:rsidR="00B40AAF" w:rsidRDefault="00746E6D">
            <w:pPr>
              <w:spacing w:before="120" w:after="0" w:line="264" w:lineRule="auto"/>
              <w:jc w:val="center"/>
              <w:rPr>
                <w:b/>
                <w:color w:val="000000"/>
                <w:sz w:val="28"/>
                <w:szCs w:val="28"/>
              </w:rPr>
            </w:pPr>
            <w:r>
              <w:rPr>
                <w:b/>
                <w:color w:val="000000"/>
                <w:sz w:val="28"/>
                <w:szCs w:val="28"/>
              </w:rPr>
              <w:t> Loại</w:t>
            </w:r>
          </w:p>
        </w:tc>
      </w:tr>
      <w:tr w:rsidR="00B40AAF" w14:paraId="609AC424"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3E7323DE" w14:textId="77777777" w:rsidR="00B40AAF" w:rsidRDefault="00746E6D">
            <w:pPr>
              <w:spacing w:before="120" w:after="0" w:line="264" w:lineRule="auto"/>
              <w:jc w:val="center"/>
              <w:rPr>
                <w:color w:val="000000"/>
                <w:sz w:val="28"/>
                <w:szCs w:val="28"/>
              </w:rPr>
            </w:pPr>
            <w:r>
              <w:rPr>
                <w:color w:val="000000"/>
                <w:sz w:val="28"/>
                <w:szCs w:val="28"/>
              </w:rPr>
              <w:t>1</w:t>
            </w:r>
          </w:p>
        </w:tc>
        <w:tc>
          <w:tcPr>
            <w:tcW w:w="6866" w:type="dxa"/>
            <w:tcBorders>
              <w:top w:val="nil"/>
              <w:left w:val="nil"/>
              <w:bottom w:val="single" w:sz="4" w:space="0" w:color="000000"/>
              <w:right w:val="single" w:sz="4" w:space="0" w:color="000000"/>
            </w:tcBorders>
          </w:tcPr>
          <w:p w14:paraId="6233D616" w14:textId="77777777" w:rsidR="00B40AAF" w:rsidRDefault="00746E6D">
            <w:pPr>
              <w:spacing w:before="120" w:after="0" w:line="264" w:lineRule="auto"/>
              <w:rPr>
                <w:color w:val="000000"/>
                <w:sz w:val="28"/>
                <w:szCs w:val="28"/>
              </w:rPr>
            </w:pPr>
            <w:r>
              <w:rPr>
                <w:color w:val="000000"/>
                <w:sz w:val="28"/>
                <w:szCs w:val="28"/>
              </w:rPr>
              <w:t>Hệ quản trị cơ sở dữ liệu thông dụng như là MS SQL Server hoặc các hệ quản trị mã nguồn mở khác như là PostGre SQL</w:t>
            </w:r>
          </w:p>
        </w:tc>
        <w:tc>
          <w:tcPr>
            <w:tcW w:w="1523" w:type="dxa"/>
            <w:tcBorders>
              <w:top w:val="nil"/>
              <w:left w:val="nil"/>
              <w:bottom w:val="single" w:sz="4" w:space="0" w:color="000000"/>
              <w:right w:val="single" w:sz="4" w:space="0" w:color="000000"/>
            </w:tcBorders>
            <w:vAlign w:val="center"/>
          </w:tcPr>
          <w:p w14:paraId="79A8ED0B" w14:textId="77777777" w:rsidR="00B40AAF" w:rsidRDefault="00746E6D">
            <w:pPr>
              <w:spacing w:before="120" w:after="0" w:line="264" w:lineRule="auto"/>
              <w:jc w:val="center"/>
              <w:rPr>
                <w:color w:val="000000"/>
                <w:sz w:val="28"/>
                <w:szCs w:val="28"/>
              </w:rPr>
            </w:pPr>
            <w:r>
              <w:rPr>
                <w:color w:val="000000"/>
                <w:sz w:val="28"/>
                <w:szCs w:val="28"/>
              </w:rPr>
              <w:t>Cơ sở dữ liệu</w:t>
            </w:r>
          </w:p>
        </w:tc>
      </w:tr>
      <w:tr w:rsidR="00B40AAF" w14:paraId="423BC2E5"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2C6390BD" w14:textId="77777777" w:rsidR="00B40AAF" w:rsidRDefault="00746E6D">
            <w:pPr>
              <w:spacing w:before="120" w:after="0" w:line="264" w:lineRule="auto"/>
              <w:jc w:val="center"/>
              <w:rPr>
                <w:color w:val="000000"/>
                <w:sz w:val="28"/>
                <w:szCs w:val="28"/>
              </w:rPr>
            </w:pPr>
            <w:r>
              <w:rPr>
                <w:color w:val="000000"/>
                <w:sz w:val="28"/>
                <w:szCs w:val="28"/>
              </w:rPr>
              <w:t>2</w:t>
            </w:r>
          </w:p>
        </w:tc>
        <w:tc>
          <w:tcPr>
            <w:tcW w:w="6866" w:type="dxa"/>
            <w:tcBorders>
              <w:top w:val="nil"/>
              <w:left w:val="nil"/>
              <w:bottom w:val="single" w:sz="4" w:space="0" w:color="000000"/>
              <w:right w:val="single" w:sz="4" w:space="0" w:color="000000"/>
            </w:tcBorders>
            <w:vAlign w:val="center"/>
          </w:tcPr>
          <w:p w14:paraId="02B47F93" w14:textId="77777777" w:rsidR="00B40AAF" w:rsidRDefault="00746E6D">
            <w:pPr>
              <w:spacing w:before="120" w:after="0" w:line="264" w:lineRule="auto"/>
              <w:rPr>
                <w:color w:val="000000"/>
                <w:sz w:val="28"/>
                <w:szCs w:val="28"/>
              </w:rPr>
            </w:pPr>
            <w:r>
              <w:rPr>
                <w:color w:val="000000"/>
                <w:sz w:val="28"/>
                <w:szCs w:val="28"/>
              </w:rPr>
              <w:t>Khi dữ liệu tăng trưởng lớn; hệ thống phải đảm bảo thời gian truy xuất dữ liệu, đảm bảo tối thiểu nhất dung lượng lưu trữ, tối ưu trong quá trình thiết kế</w:t>
            </w:r>
          </w:p>
        </w:tc>
        <w:tc>
          <w:tcPr>
            <w:tcW w:w="1523" w:type="dxa"/>
            <w:tcBorders>
              <w:top w:val="nil"/>
              <w:left w:val="nil"/>
              <w:bottom w:val="single" w:sz="4" w:space="0" w:color="000000"/>
              <w:right w:val="single" w:sz="4" w:space="0" w:color="000000"/>
            </w:tcBorders>
            <w:vAlign w:val="center"/>
          </w:tcPr>
          <w:p w14:paraId="618EE6DE" w14:textId="77777777" w:rsidR="00B40AAF" w:rsidRDefault="00746E6D">
            <w:pPr>
              <w:spacing w:before="120" w:after="0" w:line="264" w:lineRule="auto"/>
              <w:jc w:val="center"/>
              <w:rPr>
                <w:color w:val="000000"/>
                <w:sz w:val="28"/>
                <w:szCs w:val="28"/>
              </w:rPr>
            </w:pPr>
            <w:r>
              <w:rPr>
                <w:color w:val="000000"/>
                <w:sz w:val="28"/>
                <w:szCs w:val="28"/>
              </w:rPr>
              <w:t>Cơ sở dữ liệu</w:t>
            </w:r>
          </w:p>
        </w:tc>
      </w:tr>
      <w:tr w:rsidR="00B40AAF" w14:paraId="6DF22553"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09B0996C" w14:textId="77777777" w:rsidR="00B40AAF" w:rsidRDefault="00746E6D">
            <w:pPr>
              <w:spacing w:before="120" w:after="0" w:line="264" w:lineRule="auto"/>
              <w:jc w:val="center"/>
              <w:rPr>
                <w:color w:val="000000"/>
                <w:sz w:val="28"/>
                <w:szCs w:val="28"/>
              </w:rPr>
            </w:pPr>
            <w:r>
              <w:rPr>
                <w:color w:val="000000"/>
                <w:sz w:val="28"/>
                <w:szCs w:val="28"/>
              </w:rPr>
              <w:t>3</w:t>
            </w:r>
          </w:p>
        </w:tc>
        <w:tc>
          <w:tcPr>
            <w:tcW w:w="6866" w:type="dxa"/>
            <w:tcBorders>
              <w:top w:val="nil"/>
              <w:left w:val="nil"/>
              <w:bottom w:val="single" w:sz="4" w:space="0" w:color="000000"/>
              <w:right w:val="single" w:sz="4" w:space="0" w:color="000000"/>
            </w:tcBorders>
            <w:vAlign w:val="center"/>
          </w:tcPr>
          <w:p w14:paraId="56FA699F" w14:textId="77777777" w:rsidR="00B40AAF" w:rsidRDefault="00746E6D">
            <w:pPr>
              <w:spacing w:before="120" w:after="0" w:line="264" w:lineRule="auto"/>
              <w:rPr>
                <w:color w:val="000000"/>
                <w:sz w:val="28"/>
                <w:szCs w:val="28"/>
              </w:rPr>
            </w:pPr>
            <w:r>
              <w:rPr>
                <w:color w:val="000000"/>
                <w:sz w:val="28"/>
                <w:szCs w:val="28"/>
              </w:rPr>
              <w:t>Chuẩn font, giao diện là Unicode TCVN 6901:2000, ngôn ngữ thể hiện trên giao diện ch</w:t>
            </w:r>
            <w:r>
              <w:rPr>
                <w:color w:val="000000"/>
                <w:sz w:val="28"/>
                <w:szCs w:val="28"/>
              </w:rPr>
              <w:t>ương trình là Tiếng Việt</w:t>
            </w:r>
          </w:p>
        </w:tc>
        <w:tc>
          <w:tcPr>
            <w:tcW w:w="1523" w:type="dxa"/>
            <w:tcBorders>
              <w:top w:val="nil"/>
              <w:left w:val="nil"/>
              <w:bottom w:val="single" w:sz="4" w:space="0" w:color="000000"/>
              <w:right w:val="single" w:sz="4" w:space="0" w:color="000000"/>
            </w:tcBorders>
            <w:vAlign w:val="center"/>
          </w:tcPr>
          <w:p w14:paraId="5FB2EB1A"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01E05BEE"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7D8EDC08" w14:textId="77777777" w:rsidR="00B40AAF" w:rsidRDefault="00746E6D">
            <w:pPr>
              <w:spacing w:before="120" w:after="0" w:line="264" w:lineRule="auto"/>
              <w:jc w:val="center"/>
              <w:rPr>
                <w:color w:val="000000"/>
                <w:sz w:val="28"/>
                <w:szCs w:val="28"/>
              </w:rPr>
            </w:pPr>
            <w:r>
              <w:rPr>
                <w:color w:val="000000"/>
                <w:sz w:val="28"/>
                <w:szCs w:val="28"/>
              </w:rPr>
              <w:t>4</w:t>
            </w:r>
          </w:p>
        </w:tc>
        <w:tc>
          <w:tcPr>
            <w:tcW w:w="6866" w:type="dxa"/>
            <w:tcBorders>
              <w:top w:val="nil"/>
              <w:left w:val="nil"/>
              <w:bottom w:val="single" w:sz="4" w:space="0" w:color="000000"/>
              <w:right w:val="single" w:sz="4" w:space="0" w:color="000000"/>
            </w:tcBorders>
            <w:vAlign w:val="center"/>
          </w:tcPr>
          <w:p w14:paraId="6C9C1AE9" w14:textId="77777777" w:rsidR="00B40AAF" w:rsidRDefault="00746E6D">
            <w:pPr>
              <w:spacing w:before="120" w:after="0" w:line="264" w:lineRule="auto"/>
              <w:rPr>
                <w:color w:val="000000"/>
                <w:sz w:val="28"/>
                <w:szCs w:val="28"/>
              </w:rPr>
            </w:pPr>
            <w:r>
              <w:rPr>
                <w:color w:val="000000"/>
                <w:sz w:val="28"/>
                <w:szCs w:val="28"/>
              </w:rPr>
              <w:t>Hệ thống cho phép thay đổi và định nghĩa các thông số, thông tin khi cần thiết mà không sửa lại chương trình</w:t>
            </w:r>
          </w:p>
        </w:tc>
        <w:tc>
          <w:tcPr>
            <w:tcW w:w="1523" w:type="dxa"/>
            <w:tcBorders>
              <w:top w:val="nil"/>
              <w:left w:val="nil"/>
              <w:bottom w:val="single" w:sz="4" w:space="0" w:color="000000"/>
              <w:right w:val="single" w:sz="4" w:space="0" w:color="000000"/>
            </w:tcBorders>
            <w:vAlign w:val="center"/>
          </w:tcPr>
          <w:p w14:paraId="3BC14E29" w14:textId="77777777" w:rsidR="00B40AAF" w:rsidRDefault="00746E6D">
            <w:pPr>
              <w:spacing w:before="120" w:after="0" w:line="264" w:lineRule="auto"/>
              <w:jc w:val="center"/>
              <w:rPr>
                <w:color w:val="000000"/>
                <w:sz w:val="28"/>
                <w:szCs w:val="28"/>
              </w:rPr>
            </w:pPr>
            <w:r>
              <w:rPr>
                <w:color w:val="000000"/>
                <w:sz w:val="28"/>
                <w:szCs w:val="28"/>
              </w:rPr>
              <w:t>Dữ liệu đầu vào</w:t>
            </w:r>
          </w:p>
        </w:tc>
      </w:tr>
      <w:tr w:rsidR="00B40AAF" w14:paraId="7FD45BE6"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1733758E" w14:textId="77777777" w:rsidR="00B40AAF" w:rsidRDefault="00746E6D">
            <w:pPr>
              <w:spacing w:before="120" w:after="0" w:line="264" w:lineRule="auto"/>
              <w:jc w:val="center"/>
              <w:rPr>
                <w:color w:val="000000"/>
                <w:sz w:val="28"/>
                <w:szCs w:val="28"/>
              </w:rPr>
            </w:pPr>
            <w:r>
              <w:rPr>
                <w:color w:val="000000"/>
                <w:sz w:val="28"/>
                <w:szCs w:val="28"/>
              </w:rPr>
              <w:t>5</w:t>
            </w:r>
          </w:p>
        </w:tc>
        <w:tc>
          <w:tcPr>
            <w:tcW w:w="6866" w:type="dxa"/>
            <w:tcBorders>
              <w:top w:val="nil"/>
              <w:left w:val="nil"/>
              <w:bottom w:val="single" w:sz="4" w:space="0" w:color="000000"/>
              <w:right w:val="single" w:sz="4" w:space="0" w:color="000000"/>
            </w:tcBorders>
            <w:vAlign w:val="center"/>
          </w:tcPr>
          <w:p w14:paraId="2C3195FE" w14:textId="77777777" w:rsidR="00B40AAF" w:rsidRDefault="00746E6D">
            <w:pPr>
              <w:spacing w:before="120" w:after="0" w:line="264" w:lineRule="auto"/>
              <w:rPr>
                <w:color w:val="000000"/>
                <w:sz w:val="28"/>
                <w:szCs w:val="28"/>
              </w:rPr>
            </w:pPr>
            <w:r>
              <w:rPr>
                <w:color w:val="000000"/>
                <w:sz w:val="28"/>
                <w:szCs w:val="28"/>
              </w:rPr>
              <w:t>Hệ thống phải đảm bảo số lượng giao dịch nhiều người cùng lúc</w:t>
            </w:r>
          </w:p>
        </w:tc>
        <w:tc>
          <w:tcPr>
            <w:tcW w:w="1523" w:type="dxa"/>
            <w:tcBorders>
              <w:top w:val="nil"/>
              <w:left w:val="nil"/>
              <w:bottom w:val="single" w:sz="4" w:space="0" w:color="000000"/>
              <w:right w:val="single" w:sz="4" w:space="0" w:color="000000"/>
            </w:tcBorders>
            <w:vAlign w:val="center"/>
          </w:tcPr>
          <w:p w14:paraId="0553EDBF" w14:textId="77777777" w:rsidR="00B40AAF" w:rsidRDefault="00746E6D">
            <w:pPr>
              <w:spacing w:before="120" w:after="0" w:line="264" w:lineRule="auto"/>
              <w:jc w:val="center"/>
              <w:rPr>
                <w:color w:val="000000"/>
                <w:sz w:val="28"/>
                <w:szCs w:val="28"/>
              </w:rPr>
            </w:pPr>
            <w:r>
              <w:rPr>
                <w:color w:val="000000"/>
                <w:sz w:val="28"/>
                <w:szCs w:val="28"/>
              </w:rPr>
              <w:t>Yêu cầu truy vấn</w:t>
            </w:r>
          </w:p>
        </w:tc>
      </w:tr>
      <w:tr w:rsidR="00B40AAF" w14:paraId="00B9816C"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10D68A82" w14:textId="77777777" w:rsidR="00B40AAF" w:rsidRDefault="00746E6D">
            <w:pPr>
              <w:spacing w:before="120" w:after="0" w:line="264" w:lineRule="auto"/>
              <w:jc w:val="center"/>
              <w:rPr>
                <w:color w:val="000000"/>
                <w:sz w:val="28"/>
                <w:szCs w:val="28"/>
              </w:rPr>
            </w:pPr>
            <w:r>
              <w:rPr>
                <w:color w:val="000000"/>
                <w:sz w:val="28"/>
                <w:szCs w:val="28"/>
              </w:rPr>
              <w:t>6</w:t>
            </w:r>
          </w:p>
        </w:tc>
        <w:tc>
          <w:tcPr>
            <w:tcW w:w="6866" w:type="dxa"/>
            <w:tcBorders>
              <w:top w:val="nil"/>
              <w:left w:val="nil"/>
              <w:bottom w:val="single" w:sz="4" w:space="0" w:color="000000"/>
              <w:right w:val="single" w:sz="4" w:space="0" w:color="000000"/>
            </w:tcBorders>
            <w:vAlign w:val="center"/>
          </w:tcPr>
          <w:p w14:paraId="118C4BC3" w14:textId="77777777" w:rsidR="00B40AAF" w:rsidRDefault="00746E6D">
            <w:pPr>
              <w:spacing w:before="120" w:after="0" w:line="264" w:lineRule="auto"/>
              <w:rPr>
                <w:color w:val="000000"/>
                <w:sz w:val="28"/>
                <w:szCs w:val="28"/>
              </w:rPr>
            </w:pPr>
            <w:r>
              <w:rPr>
                <w:color w:val="000000"/>
                <w:sz w:val="28"/>
                <w:szCs w:val="28"/>
              </w:rPr>
              <w:t>Phải lưu trữ thông tin sử dụng hệ thống của ng</w:t>
            </w:r>
            <w:r>
              <w:rPr>
                <w:color w:val="000000"/>
                <w:sz w:val="28"/>
                <w:szCs w:val="28"/>
              </w:rPr>
              <w:t>ười dùng (Thời gian đăng nhập, thao tác với dữ liệu, thời gian thao tác)</w:t>
            </w:r>
          </w:p>
        </w:tc>
        <w:tc>
          <w:tcPr>
            <w:tcW w:w="1523" w:type="dxa"/>
            <w:tcBorders>
              <w:top w:val="nil"/>
              <w:left w:val="nil"/>
              <w:bottom w:val="single" w:sz="4" w:space="0" w:color="000000"/>
              <w:right w:val="single" w:sz="4" w:space="0" w:color="000000"/>
            </w:tcBorders>
            <w:vAlign w:val="center"/>
          </w:tcPr>
          <w:p w14:paraId="4E432399"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07FB6BD9"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67A6C1BB" w14:textId="77777777" w:rsidR="00B40AAF" w:rsidRDefault="00746E6D">
            <w:pPr>
              <w:spacing w:before="120" w:after="0" w:line="264" w:lineRule="auto"/>
              <w:jc w:val="center"/>
              <w:rPr>
                <w:color w:val="000000"/>
                <w:sz w:val="28"/>
                <w:szCs w:val="28"/>
              </w:rPr>
            </w:pPr>
            <w:r>
              <w:rPr>
                <w:color w:val="000000"/>
                <w:sz w:val="28"/>
                <w:szCs w:val="28"/>
              </w:rPr>
              <w:t>7</w:t>
            </w:r>
          </w:p>
        </w:tc>
        <w:tc>
          <w:tcPr>
            <w:tcW w:w="6866" w:type="dxa"/>
            <w:tcBorders>
              <w:top w:val="nil"/>
              <w:left w:val="nil"/>
              <w:bottom w:val="single" w:sz="4" w:space="0" w:color="000000"/>
              <w:right w:val="single" w:sz="4" w:space="0" w:color="000000"/>
            </w:tcBorders>
            <w:vAlign w:val="center"/>
          </w:tcPr>
          <w:p w14:paraId="0363174D" w14:textId="77777777" w:rsidR="00B40AAF" w:rsidRDefault="00746E6D">
            <w:pPr>
              <w:spacing w:before="120" w:after="0" w:line="264" w:lineRule="auto"/>
              <w:rPr>
                <w:color w:val="000000"/>
                <w:sz w:val="28"/>
                <w:szCs w:val="28"/>
              </w:rPr>
            </w:pPr>
            <w:r>
              <w:rPr>
                <w:color w:val="000000"/>
                <w:sz w:val="28"/>
                <w:szCs w:val="28"/>
              </w:rPr>
              <w:t>Tuân theo các quy định hiện hành</w:t>
            </w:r>
          </w:p>
        </w:tc>
        <w:tc>
          <w:tcPr>
            <w:tcW w:w="1523" w:type="dxa"/>
            <w:tcBorders>
              <w:top w:val="nil"/>
              <w:left w:val="nil"/>
              <w:bottom w:val="single" w:sz="4" w:space="0" w:color="000000"/>
              <w:right w:val="single" w:sz="4" w:space="0" w:color="000000"/>
            </w:tcBorders>
            <w:vAlign w:val="center"/>
          </w:tcPr>
          <w:p w14:paraId="0B81A74A"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008C4AF3"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53650C84" w14:textId="77777777" w:rsidR="00B40AAF" w:rsidRDefault="00746E6D">
            <w:pPr>
              <w:spacing w:before="120" w:after="0" w:line="264" w:lineRule="auto"/>
              <w:jc w:val="center"/>
              <w:rPr>
                <w:color w:val="000000"/>
                <w:sz w:val="28"/>
                <w:szCs w:val="28"/>
              </w:rPr>
            </w:pPr>
            <w:r>
              <w:rPr>
                <w:color w:val="000000"/>
                <w:sz w:val="28"/>
                <w:szCs w:val="28"/>
              </w:rPr>
              <w:t>8</w:t>
            </w:r>
          </w:p>
        </w:tc>
        <w:tc>
          <w:tcPr>
            <w:tcW w:w="6866" w:type="dxa"/>
            <w:tcBorders>
              <w:top w:val="nil"/>
              <w:left w:val="nil"/>
              <w:bottom w:val="single" w:sz="4" w:space="0" w:color="000000"/>
              <w:right w:val="single" w:sz="4" w:space="0" w:color="000000"/>
            </w:tcBorders>
            <w:vAlign w:val="center"/>
          </w:tcPr>
          <w:p w14:paraId="669E15FE" w14:textId="77777777" w:rsidR="00B40AAF" w:rsidRDefault="00746E6D">
            <w:pPr>
              <w:spacing w:before="120" w:after="0" w:line="264" w:lineRule="auto"/>
              <w:rPr>
                <w:color w:val="000000"/>
                <w:sz w:val="28"/>
                <w:szCs w:val="28"/>
              </w:rPr>
            </w:pPr>
            <w:r>
              <w:rPr>
                <w:color w:val="000000"/>
                <w:sz w:val="28"/>
                <w:szCs w:val="28"/>
              </w:rPr>
              <w:t>Vận hành trên hệ thống mạng LAN, WAN hoặc thông qua VPN</w:t>
            </w:r>
          </w:p>
        </w:tc>
        <w:tc>
          <w:tcPr>
            <w:tcW w:w="1523" w:type="dxa"/>
            <w:tcBorders>
              <w:top w:val="nil"/>
              <w:left w:val="nil"/>
              <w:bottom w:val="single" w:sz="4" w:space="0" w:color="000000"/>
              <w:right w:val="single" w:sz="4" w:space="0" w:color="000000"/>
            </w:tcBorders>
            <w:vAlign w:val="center"/>
          </w:tcPr>
          <w:p w14:paraId="59BE9CA5"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7AD46F38"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2123FA10" w14:textId="77777777" w:rsidR="00B40AAF" w:rsidRDefault="00746E6D">
            <w:pPr>
              <w:spacing w:before="120" w:after="0" w:line="264" w:lineRule="auto"/>
              <w:jc w:val="center"/>
              <w:rPr>
                <w:color w:val="000000"/>
                <w:sz w:val="28"/>
                <w:szCs w:val="28"/>
              </w:rPr>
            </w:pPr>
            <w:r>
              <w:rPr>
                <w:color w:val="000000"/>
                <w:sz w:val="28"/>
                <w:szCs w:val="28"/>
              </w:rPr>
              <w:t>9</w:t>
            </w:r>
          </w:p>
        </w:tc>
        <w:tc>
          <w:tcPr>
            <w:tcW w:w="6866" w:type="dxa"/>
            <w:tcBorders>
              <w:top w:val="nil"/>
              <w:left w:val="nil"/>
              <w:bottom w:val="single" w:sz="4" w:space="0" w:color="000000"/>
              <w:right w:val="single" w:sz="4" w:space="0" w:color="000000"/>
            </w:tcBorders>
            <w:vAlign w:val="center"/>
          </w:tcPr>
          <w:p w14:paraId="7C3CEA9D" w14:textId="77777777" w:rsidR="00B40AAF" w:rsidRDefault="00746E6D">
            <w:pPr>
              <w:spacing w:before="120" w:after="0" w:line="264" w:lineRule="auto"/>
              <w:rPr>
                <w:color w:val="000000"/>
                <w:sz w:val="28"/>
                <w:szCs w:val="28"/>
              </w:rPr>
            </w:pPr>
            <w:r>
              <w:rPr>
                <w:color w:val="000000"/>
                <w:sz w:val="28"/>
                <w:szCs w:val="28"/>
              </w:rPr>
              <w:t>Môi trường vận hành là Microsoft Windows 2012/2016 Server đối với máy chủ và Windows 8/10 đối với máy trạm</w:t>
            </w:r>
          </w:p>
        </w:tc>
        <w:tc>
          <w:tcPr>
            <w:tcW w:w="1523" w:type="dxa"/>
            <w:tcBorders>
              <w:top w:val="nil"/>
              <w:left w:val="nil"/>
              <w:bottom w:val="single" w:sz="4" w:space="0" w:color="000000"/>
              <w:right w:val="single" w:sz="4" w:space="0" w:color="000000"/>
            </w:tcBorders>
            <w:vAlign w:val="center"/>
          </w:tcPr>
          <w:p w14:paraId="48017438" w14:textId="77777777" w:rsidR="00B40AAF" w:rsidRDefault="00746E6D">
            <w:pPr>
              <w:spacing w:before="120" w:after="0" w:line="264" w:lineRule="auto"/>
              <w:jc w:val="center"/>
              <w:rPr>
                <w:color w:val="000000"/>
                <w:sz w:val="28"/>
                <w:szCs w:val="28"/>
              </w:rPr>
            </w:pPr>
            <w:r>
              <w:rPr>
                <w:color w:val="000000"/>
                <w:sz w:val="28"/>
                <w:szCs w:val="28"/>
              </w:rPr>
              <w:t>Yêu cầu chung</w:t>
            </w:r>
          </w:p>
        </w:tc>
      </w:tr>
    </w:tbl>
    <w:p w14:paraId="42BBA03E" w14:textId="77777777" w:rsidR="00B40AAF" w:rsidRDefault="00746E6D">
      <w:pPr>
        <w:pStyle w:val="Heading3"/>
        <w:numPr>
          <w:ilvl w:val="2"/>
          <w:numId w:val="1"/>
        </w:numPr>
        <w:rPr>
          <w:color w:val="000000"/>
        </w:rPr>
      </w:pPr>
      <w:bookmarkStart w:id="100" w:name="_heading=h.2szc72q" w:colFirst="0" w:colLast="0"/>
      <w:bookmarkEnd w:id="100"/>
      <w:r>
        <w:rPr>
          <w:b w:val="0"/>
          <w:color w:val="000000"/>
        </w:rPr>
        <w:t>Danh sách Use-case</w:t>
      </w:r>
    </w:p>
    <w:p w14:paraId="32FF4FC1"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Xem Ph</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ụ</w:t>
      </w:r>
      <w:r>
        <w:rPr>
          <w:rFonts w:ascii="Cambria" w:eastAsia="Cambria" w:hAnsi="Cambria" w:cs="Cambria"/>
          <w:color w:val="000000"/>
          <w:sz w:val="28"/>
          <w:szCs w:val="28"/>
        </w:rPr>
        <w:t>c 02 m</w:t>
      </w:r>
      <w:r>
        <w:rPr>
          <w:rFonts w:ascii="Cambria" w:eastAsia="Cambria" w:hAnsi="Cambria" w:cs="Cambria"/>
          <w:color w:val="000000"/>
          <w:sz w:val="28"/>
          <w:szCs w:val="28"/>
        </w:rPr>
        <w:t>ụ</w:t>
      </w:r>
      <w:r>
        <w:rPr>
          <w:rFonts w:ascii="Cambria" w:eastAsia="Cambria" w:hAnsi="Cambria" w:cs="Cambria"/>
          <w:color w:val="000000"/>
          <w:sz w:val="28"/>
          <w:szCs w:val="28"/>
        </w:rPr>
        <w:t>c B</w:t>
      </w:r>
      <w:r>
        <w:rPr>
          <w:rFonts w:ascii="Cambria" w:eastAsia="Cambria" w:hAnsi="Cambria" w:cs="Cambria"/>
          <w:color w:val="000000"/>
          <w:sz w:val="28"/>
          <w:szCs w:val="28"/>
        </w:rPr>
        <w:t>ả</w:t>
      </w:r>
      <w:r>
        <w:rPr>
          <w:rFonts w:ascii="Cambria" w:eastAsia="Cambria" w:hAnsi="Cambria" w:cs="Cambria"/>
          <w:color w:val="000000"/>
          <w:sz w:val="28"/>
          <w:szCs w:val="28"/>
        </w:rPr>
        <w:t>ng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yêu c</w:t>
      </w:r>
      <w:r>
        <w:rPr>
          <w:rFonts w:ascii="Cambria" w:eastAsia="Cambria" w:hAnsi="Cambria" w:cs="Cambria"/>
          <w:color w:val="000000"/>
          <w:sz w:val="28"/>
          <w:szCs w:val="28"/>
        </w:rPr>
        <w:t>ầ</w:t>
      </w:r>
      <w:r>
        <w:rPr>
          <w:rFonts w:ascii="Cambria" w:eastAsia="Cambria" w:hAnsi="Cambria" w:cs="Cambria"/>
          <w:color w:val="000000"/>
          <w:sz w:val="28"/>
          <w:szCs w:val="28"/>
        </w:rPr>
        <w:t>u ch</w:t>
      </w:r>
      <w:r>
        <w:rPr>
          <w:rFonts w:ascii="Cambria" w:eastAsia="Cambria" w:hAnsi="Cambria" w:cs="Cambria"/>
          <w:color w:val="000000"/>
          <w:sz w:val="28"/>
          <w:szCs w:val="28"/>
        </w:rPr>
        <w:t>ứ</w:t>
      </w:r>
      <w:r>
        <w:rPr>
          <w:rFonts w:ascii="Cambria" w:eastAsia="Cambria" w:hAnsi="Cambria" w:cs="Cambria"/>
          <w:color w:val="000000"/>
          <w:sz w:val="28"/>
          <w:szCs w:val="28"/>
        </w:rPr>
        <w:t>c năng sang trư</w:t>
      </w:r>
      <w:r>
        <w:rPr>
          <w:rFonts w:ascii="Cambria" w:eastAsia="Cambria" w:hAnsi="Cambria" w:cs="Cambria"/>
          <w:color w:val="000000"/>
          <w:sz w:val="28"/>
          <w:szCs w:val="28"/>
        </w:rPr>
        <w:t>ờ</w:t>
      </w:r>
      <w:r>
        <w:rPr>
          <w:rFonts w:ascii="Cambria" w:eastAsia="Cambria" w:hAnsi="Cambria" w:cs="Cambria"/>
          <w:color w:val="000000"/>
          <w:sz w:val="28"/>
          <w:szCs w:val="28"/>
        </w:rPr>
        <w:t>ng h</w:t>
      </w:r>
      <w:r>
        <w:rPr>
          <w:rFonts w:ascii="Cambria" w:eastAsia="Cambria" w:hAnsi="Cambria" w:cs="Cambria"/>
          <w:color w:val="000000"/>
          <w:sz w:val="28"/>
          <w:szCs w:val="28"/>
        </w:rPr>
        <w:t>ợ</w:t>
      </w:r>
      <w:r>
        <w:rPr>
          <w:rFonts w:ascii="Cambria" w:eastAsia="Cambria" w:hAnsi="Cambria" w:cs="Cambria"/>
          <w:color w:val="000000"/>
          <w:sz w:val="28"/>
          <w:szCs w:val="28"/>
        </w:rPr>
        <w:t>p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(Use-case).</w:t>
      </w:r>
    </w:p>
    <w:p w14:paraId="07A361CE" w14:textId="77777777" w:rsidR="00B40AAF" w:rsidRDefault="00746E6D">
      <w:pPr>
        <w:pStyle w:val="Heading3"/>
        <w:numPr>
          <w:ilvl w:val="2"/>
          <w:numId w:val="1"/>
        </w:numPr>
        <w:rPr>
          <w:color w:val="000000"/>
        </w:rPr>
      </w:pPr>
      <w:bookmarkStart w:id="101" w:name="_heading=h.184mhaj" w:colFirst="0" w:colLast="0"/>
      <w:bookmarkEnd w:id="101"/>
      <w:r>
        <w:rPr>
          <w:b w:val="0"/>
          <w:color w:val="000000"/>
        </w:rPr>
        <w:lastRenderedPageBreak/>
        <w:t>Sơ đ</w:t>
      </w:r>
      <w:r>
        <w:rPr>
          <w:b w:val="0"/>
          <w:color w:val="000000"/>
        </w:rPr>
        <w:t>ồ</w:t>
      </w:r>
      <w:r>
        <w:rPr>
          <w:b w:val="0"/>
          <w:color w:val="000000"/>
        </w:rPr>
        <w:t xml:space="preserve"> Use-case </w:t>
      </w:r>
    </w:p>
    <w:p w14:paraId="21EBC247" w14:textId="77777777" w:rsidR="00B40AAF" w:rsidRDefault="00746E6D">
      <w:pPr>
        <w:jc w:val="center"/>
        <w:rPr>
          <w:color w:val="000000"/>
          <w:sz w:val="28"/>
          <w:szCs w:val="28"/>
        </w:rPr>
      </w:pPr>
      <w:r>
        <w:rPr>
          <w:color w:val="000000"/>
        </w:rPr>
        <w:object w:dxaOrig="9624" w:dyaOrig="3165" w14:anchorId="17A18E50">
          <v:shape id="_x0000_i1071" type="#_x0000_t75" style="width:480.9pt;height:158.55pt" o:ole="">
            <v:imagedata r:id="rId106" o:title=""/>
          </v:shape>
          <o:OLEObject Type="Embed" ProgID="Visio.Drawing.15" ShapeID="_x0000_i1071" DrawAspect="Content" ObjectID="_1747598246" r:id="rId107"/>
        </w:object>
      </w:r>
    </w:p>
    <w:p w14:paraId="6C88D83C" w14:textId="77777777" w:rsidR="00B40AAF" w:rsidRPr="00A37CFA" w:rsidRDefault="00746E6D">
      <w:pPr>
        <w:pStyle w:val="Heading2"/>
        <w:numPr>
          <w:ilvl w:val="1"/>
          <w:numId w:val="1"/>
        </w:numPr>
        <w:rPr>
          <w:lang w:val="vi-VN"/>
        </w:rPr>
      </w:pPr>
      <w:bookmarkStart w:id="102" w:name="_heading=h.3s49zyc" w:colFirst="0" w:colLast="0"/>
      <w:bookmarkEnd w:id="102"/>
      <w:r w:rsidRPr="00A37CFA">
        <w:rPr>
          <w:b w:val="0"/>
          <w:lang w:val="vi-VN"/>
        </w:rPr>
        <w:t>Phân h</w:t>
      </w:r>
      <w:r w:rsidRPr="00A37CFA">
        <w:rPr>
          <w:b w:val="0"/>
          <w:lang w:val="vi-VN"/>
        </w:rPr>
        <w:t>ệ</w:t>
      </w:r>
      <w:r w:rsidRPr="00A37CFA">
        <w:rPr>
          <w:b w:val="0"/>
          <w:lang w:val="vi-VN"/>
        </w:rPr>
        <w:t xml:space="preserve"> ch</w:t>
      </w:r>
      <w:r w:rsidRPr="00A37CFA">
        <w:rPr>
          <w:b w:val="0"/>
          <w:lang w:val="vi-VN"/>
        </w:rPr>
        <w:t>ứ</w:t>
      </w:r>
      <w:r w:rsidRPr="00A37CFA">
        <w:rPr>
          <w:b w:val="0"/>
          <w:lang w:val="vi-VN"/>
        </w:rPr>
        <w:t>c năng ph</w:t>
      </w:r>
      <w:r w:rsidRPr="00A37CFA">
        <w:rPr>
          <w:b w:val="0"/>
          <w:lang w:val="vi-VN"/>
        </w:rPr>
        <w:t>ầ</w:t>
      </w:r>
      <w:r w:rsidRPr="00A37CFA">
        <w:rPr>
          <w:b w:val="0"/>
          <w:lang w:val="vi-VN"/>
        </w:rPr>
        <w:t>n m</w:t>
      </w:r>
      <w:r w:rsidRPr="00A37CFA">
        <w:rPr>
          <w:b w:val="0"/>
          <w:lang w:val="vi-VN"/>
        </w:rPr>
        <w:t>ề</w:t>
      </w:r>
      <w:r w:rsidRPr="00A37CFA">
        <w:rPr>
          <w:b w:val="0"/>
          <w:lang w:val="vi-VN"/>
        </w:rPr>
        <w:t>m Qu</w:t>
      </w:r>
      <w:r w:rsidRPr="00A37CFA">
        <w:rPr>
          <w:b w:val="0"/>
          <w:lang w:val="vi-VN"/>
        </w:rPr>
        <w:t>ả</w:t>
      </w:r>
      <w:r w:rsidRPr="00A37CFA">
        <w:rPr>
          <w:b w:val="0"/>
          <w:lang w:val="vi-VN"/>
        </w:rPr>
        <w:t>n lý d</w:t>
      </w:r>
      <w:r w:rsidRPr="00A37CFA">
        <w:rPr>
          <w:b w:val="0"/>
          <w:lang w:val="vi-VN"/>
        </w:rPr>
        <w:t>ự</w:t>
      </w:r>
      <w:r w:rsidRPr="00A37CFA">
        <w:rPr>
          <w:b w:val="0"/>
          <w:lang w:val="vi-VN"/>
        </w:rPr>
        <w:t xml:space="preserve"> án - B</w:t>
      </w:r>
      <w:r w:rsidRPr="00A37CFA">
        <w:rPr>
          <w:b w:val="0"/>
          <w:lang w:val="vi-VN"/>
        </w:rPr>
        <w:t>ổ</w:t>
      </w:r>
      <w:r w:rsidRPr="00A37CFA">
        <w:rPr>
          <w:b w:val="0"/>
          <w:lang w:val="vi-VN"/>
        </w:rPr>
        <w:t xml:space="preserve"> sung tính năng qu</w:t>
      </w:r>
      <w:r w:rsidRPr="00A37CFA">
        <w:rPr>
          <w:b w:val="0"/>
          <w:lang w:val="vi-VN"/>
        </w:rPr>
        <w:t>ả</w:t>
      </w:r>
      <w:r w:rsidRPr="00A37CFA">
        <w:rPr>
          <w:b w:val="0"/>
          <w:lang w:val="vi-VN"/>
        </w:rPr>
        <w:t>n lý Th</w:t>
      </w:r>
      <w:r w:rsidRPr="00A37CFA">
        <w:rPr>
          <w:b w:val="0"/>
          <w:lang w:val="vi-VN"/>
        </w:rPr>
        <w:t>ẩ</w:t>
      </w:r>
      <w:r w:rsidRPr="00A37CFA">
        <w:rPr>
          <w:b w:val="0"/>
          <w:lang w:val="vi-VN"/>
        </w:rPr>
        <w:t>m đ</w:t>
      </w:r>
      <w:r w:rsidRPr="00A37CFA">
        <w:rPr>
          <w:b w:val="0"/>
          <w:lang w:val="vi-VN"/>
        </w:rPr>
        <w:t>ị</w:t>
      </w:r>
      <w:r w:rsidRPr="00A37CFA">
        <w:rPr>
          <w:b w:val="0"/>
          <w:lang w:val="vi-VN"/>
        </w:rPr>
        <w:t xml:space="preserve">nh giá bán nhà </w:t>
      </w:r>
      <w:r w:rsidRPr="00A37CFA">
        <w:rPr>
          <w:b w:val="0"/>
          <w:lang w:val="vi-VN"/>
        </w:rPr>
        <w:t>ở</w:t>
      </w:r>
      <w:r w:rsidRPr="00A37CFA">
        <w:rPr>
          <w:b w:val="0"/>
          <w:lang w:val="vi-VN"/>
        </w:rPr>
        <w:t xml:space="preserve"> xã h</w:t>
      </w:r>
      <w:r w:rsidRPr="00A37CFA">
        <w:rPr>
          <w:b w:val="0"/>
          <w:lang w:val="vi-VN"/>
        </w:rPr>
        <w:t>ộ</w:t>
      </w:r>
      <w:r w:rsidRPr="00A37CFA">
        <w:rPr>
          <w:b w:val="0"/>
          <w:lang w:val="vi-VN"/>
        </w:rPr>
        <w:t>i</w:t>
      </w:r>
    </w:p>
    <w:p w14:paraId="58DC69B6" w14:textId="77777777" w:rsidR="00B40AAF" w:rsidRDefault="00746E6D">
      <w:pPr>
        <w:pStyle w:val="Heading3"/>
        <w:numPr>
          <w:ilvl w:val="2"/>
          <w:numId w:val="1"/>
        </w:numPr>
        <w:rPr>
          <w:b w:val="0"/>
          <w:color w:val="000000"/>
        </w:rPr>
      </w:pPr>
      <w:bookmarkStart w:id="103" w:name="_heading=h.279ka65" w:colFirst="0" w:colLast="0"/>
      <w:bookmarkEnd w:id="103"/>
      <w:r>
        <w:rPr>
          <w:b w:val="0"/>
          <w:color w:val="000000"/>
        </w:rPr>
        <w:t>Yêu c</w:t>
      </w:r>
      <w:r>
        <w:rPr>
          <w:b w:val="0"/>
          <w:color w:val="000000"/>
        </w:rPr>
        <w:t>ầ</w:t>
      </w:r>
      <w:r>
        <w:rPr>
          <w:b w:val="0"/>
          <w:color w:val="000000"/>
        </w:rPr>
        <w:t>u ch</w:t>
      </w:r>
      <w:r>
        <w:rPr>
          <w:b w:val="0"/>
          <w:color w:val="000000"/>
        </w:rPr>
        <w:t>ứ</w:t>
      </w:r>
      <w:r>
        <w:rPr>
          <w:b w:val="0"/>
          <w:color w:val="000000"/>
        </w:rPr>
        <w:t>c năng ph</w:t>
      </w:r>
      <w:r>
        <w:rPr>
          <w:b w:val="0"/>
          <w:color w:val="000000"/>
        </w:rPr>
        <w:t>ầ</w:t>
      </w:r>
      <w:r>
        <w:rPr>
          <w:b w:val="0"/>
          <w:color w:val="000000"/>
        </w:rPr>
        <w:t>n m</w:t>
      </w:r>
      <w:r>
        <w:rPr>
          <w:b w:val="0"/>
          <w:color w:val="000000"/>
        </w:rPr>
        <w:t>ề</w:t>
      </w:r>
      <w:r>
        <w:rPr>
          <w:b w:val="0"/>
          <w:color w:val="000000"/>
        </w:rPr>
        <w:t>m</w:t>
      </w:r>
    </w:p>
    <w:p w14:paraId="1AD044F5"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Xem Ph</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ụ</w:t>
      </w:r>
      <w:r>
        <w:rPr>
          <w:rFonts w:ascii="Cambria" w:eastAsia="Cambria" w:hAnsi="Cambria" w:cs="Cambria"/>
          <w:color w:val="000000"/>
          <w:sz w:val="28"/>
          <w:szCs w:val="28"/>
        </w:rPr>
        <w:t>c 02: B</w:t>
      </w:r>
      <w:r>
        <w:rPr>
          <w:rFonts w:ascii="Cambria" w:eastAsia="Cambria" w:hAnsi="Cambria" w:cs="Cambria"/>
          <w:color w:val="000000"/>
          <w:sz w:val="28"/>
          <w:szCs w:val="28"/>
        </w:rPr>
        <w:t>ả</w:t>
      </w:r>
      <w:r>
        <w:rPr>
          <w:rFonts w:ascii="Cambria" w:eastAsia="Cambria" w:hAnsi="Cambria" w:cs="Cambria"/>
          <w:color w:val="000000"/>
          <w:sz w:val="28"/>
          <w:szCs w:val="28"/>
        </w:rPr>
        <w:t>ng s</w:t>
      </w:r>
      <w:r>
        <w:rPr>
          <w:rFonts w:ascii="Cambria" w:eastAsia="Cambria" w:hAnsi="Cambria" w:cs="Cambria"/>
          <w:color w:val="000000"/>
          <w:sz w:val="28"/>
          <w:szCs w:val="28"/>
        </w:rPr>
        <w:t>ắ</w:t>
      </w:r>
      <w:r>
        <w:rPr>
          <w:rFonts w:ascii="Cambria" w:eastAsia="Cambria" w:hAnsi="Cambria" w:cs="Cambria"/>
          <w:color w:val="000000"/>
          <w:sz w:val="28"/>
          <w:szCs w:val="28"/>
        </w:rPr>
        <w:t>p x</w:t>
      </w:r>
      <w:r>
        <w:rPr>
          <w:rFonts w:ascii="Cambria" w:eastAsia="Cambria" w:hAnsi="Cambria" w:cs="Cambria"/>
          <w:color w:val="000000"/>
          <w:sz w:val="28"/>
          <w:szCs w:val="28"/>
        </w:rPr>
        <w:t>ế</w:t>
      </w:r>
      <w:r>
        <w:rPr>
          <w:rFonts w:ascii="Cambria" w:eastAsia="Cambria" w:hAnsi="Cambria" w:cs="Cambria"/>
          <w:color w:val="000000"/>
          <w:sz w:val="28"/>
          <w:szCs w:val="28"/>
        </w:rPr>
        <w:t>p thứ tự ưu tiên các yêu c</w:t>
      </w:r>
      <w:r>
        <w:rPr>
          <w:rFonts w:ascii="Cambria" w:eastAsia="Cambria" w:hAnsi="Cambria" w:cs="Cambria"/>
          <w:color w:val="000000"/>
          <w:sz w:val="28"/>
          <w:szCs w:val="28"/>
        </w:rPr>
        <w:t>ầ</w:t>
      </w:r>
      <w:r>
        <w:rPr>
          <w:rFonts w:ascii="Cambria" w:eastAsia="Cambria" w:hAnsi="Cambria" w:cs="Cambria"/>
          <w:color w:val="000000"/>
          <w:sz w:val="28"/>
          <w:szCs w:val="28"/>
        </w:rPr>
        <w:t>u ch</w:t>
      </w:r>
      <w:r>
        <w:rPr>
          <w:rFonts w:ascii="Cambria" w:eastAsia="Cambria" w:hAnsi="Cambria" w:cs="Cambria"/>
          <w:color w:val="000000"/>
          <w:sz w:val="28"/>
          <w:szCs w:val="28"/>
        </w:rPr>
        <w:t>ứ</w:t>
      </w:r>
      <w:r>
        <w:rPr>
          <w:rFonts w:ascii="Cambria" w:eastAsia="Cambria" w:hAnsi="Cambria" w:cs="Cambria"/>
          <w:color w:val="000000"/>
          <w:sz w:val="28"/>
          <w:szCs w:val="28"/>
        </w:rPr>
        <w:t>c năng của phần mềm</w:t>
      </w:r>
    </w:p>
    <w:p w14:paraId="42F23CAD" w14:textId="77777777" w:rsidR="00B40AAF" w:rsidRDefault="00746E6D">
      <w:pPr>
        <w:pStyle w:val="Heading3"/>
        <w:numPr>
          <w:ilvl w:val="2"/>
          <w:numId w:val="1"/>
        </w:numPr>
        <w:rPr>
          <w:color w:val="000000"/>
        </w:rPr>
      </w:pPr>
      <w:bookmarkStart w:id="104" w:name="_heading=h.meukdy" w:colFirst="0" w:colLast="0"/>
      <w:bookmarkEnd w:id="104"/>
      <w:r>
        <w:rPr>
          <w:b w:val="0"/>
          <w:color w:val="000000"/>
        </w:rPr>
        <w:t>Yêu c</w:t>
      </w:r>
      <w:r>
        <w:rPr>
          <w:b w:val="0"/>
          <w:color w:val="000000"/>
        </w:rPr>
        <w:t>ầ</w:t>
      </w:r>
      <w:r>
        <w:rPr>
          <w:b w:val="0"/>
          <w:color w:val="000000"/>
        </w:rPr>
        <w:t>u phi ch</w:t>
      </w:r>
      <w:r>
        <w:rPr>
          <w:b w:val="0"/>
          <w:color w:val="000000"/>
        </w:rPr>
        <w:t>ứ</w:t>
      </w:r>
      <w:r>
        <w:rPr>
          <w:b w:val="0"/>
          <w:color w:val="000000"/>
        </w:rPr>
        <w:t>c năng</w:t>
      </w:r>
    </w:p>
    <w:tbl>
      <w:tblPr>
        <w:tblStyle w:val="aff1"/>
        <w:tblW w:w="9205" w:type="dxa"/>
        <w:tblLayout w:type="fixed"/>
        <w:tblLook w:val="0400" w:firstRow="0" w:lastRow="0" w:firstColumn="0" w:lastColumn="0" w:noHBand="0" w:noVBand="1"/>
      </w:tblPr>
      <w:tblGrid>
        <w:gridCol w:w="816"/>
        <w:gridCol w:w="6866"/>
        <w:gridCol w:w="1523"/>
      </w:tblGrid>
      <w:tr w:rsidR="00B40AAF" w14:paraId="3655B7D2" w14:textId="77777777">
        <w:trPr>
          <w:trHeight w:val="397"/>
          <w:tblHeader/>
        </w:trPr>
        <w:tc>
          <w:tcPr>
            <w:tcW w:w="8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0E923C" w14:textId="77777777" w:rsidR="00B40AAF" w:rsidRDefault="00746E6D">
            <w:pPr>
              <w:spacing w:before="120" w:after="0" w:line="264" w:lineRule="auto"/>
              <w:jc w:val="center"/>
              <w:rPr>
                <w:b/>
                <w:color w:val="000000"/>
                <w:sz w:val="28"/>
                <w:szCs w:val="28"/>
              </w:rPr>
            </w:pPr>
            <w:r>
              <w:rPr>
                <w:b/>
                <w:color w:val="000000"/>
                <w:sz w:val="28"/>
                <w:szCs w:val="28"/>
              </w:rPr>
              <w:t> STT</w:t>
            </w:r>
          </w:p>
        </w:tc>
        <w:tc>
          <w:tcPr>
            <w:tcW w:w="6866" w:type="dxa"/>
            <w:tcBorders>
              <w:top w:val="single" w:sz="4" w:space="0" w:color="000000"/>
              <w:left w:val="nil"/>
              <w:bottom w:val="single" w:sz="4" w:space="0" w:color="000000"/>
              <w:right w:val="single" w:sz="4" w:space="0" w:color="000000"/>
            </w:tcBorders>
            <w:shd w:val="clear" w:color="auto" w:fill="auto"/>
            <w:vAlign w:val="center"/>
          </w:tcPr>
          <w:p w14:paraId="640CFC62" w14:textId="77777777" w:rsidR="00B40AAF" w:rsidRDefault="00746E6D">
            <w:pPr>
              <w:spacing w:before="120" w:after="0" w:line="264" w:lineRule="auto"/>
              <w:jc w:val="center"/>
              <w:rPr>
                <w:b/>
                <w:color w:val="000000"/>
                <w:sz w:val="28"/>
                <w:szCs w:val="28"/>
              </w:rPr>
            </w:pPr>
            <w:r>
              <w:rPr>
                <w:b/>
                <w:color w:val="000000"/>
                <w:sz w:val="28"/>
                <w:szCs w:val="28"/>
              </w:rPr>
              <w:t>Yêu cầu phi chức năng</w:t>
            </w:r>
          </w:p>
        </w:tc>
        <w:tc>
          <w:tcPr>
            <w:tcW w:w="1523" w:type="dxa"/>
            <w:tcBorders>
              <w:top w:val="single" w:sz="4" w:space="0" w:color="000000"/>
              <w:left w:val="nil"/>
              <w:bottom w:val="single" w:sz="4" w:space="0" w:color="000000"/>
              <w:right w:val="single" w:sz="4" w:space="0" w:color="000000"/>
            </w:tcBorders>
            <w:shd w:val="clear" w:color="auto" w:fill="auto"/>
            <w:vAlign w:val="center"/>
          </w:tcPr>
          <w:p w14:paraId="613B2DB7" w14:textId="77777777" w:rsidR="00B40AAF" w:rsidRDefault="00746E6D">
            <w:pPr>
              <w:spacing w:before="120" w:after="0" w:line="264" w:lineRule="auto"/>
              <w:jc w:val="center"/>
              <w:rPr>
                <w:b/>
                <w:color w:val="000000"/>
                <w:sz w:val="28"/>
                <w:szCs w:val="28"/>
              </w:rPr>
            </w:pPr>
            <w:r>
              <w:rPr>
                <w:b/>
                <w:color w:val="000000"/>
                <w:sz w:val="28"/>
                <w:szCs w:val="28"/>
              </w:rPr>
              <w:t> Loại</w:t>
            </w:r>
          </w:p>
        </w:tc>
      </w:tr>
      <w:tr w:rsidR="00B40AAF" w14:paraId="2A08784E"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1179D42D" w14:textId="77777777" w:rsidR="00B40AAF" w:rsidRDefault="00746E6D">
            <w:pPr>
              <w:spacing w:before="120" w:after="0" w:line="264" w:lineRule="auto"/>
              <w:jc w:val="center"/>
              <w:rPr>
                <w:color w:val="000000"/>
                <w:sz w:val="28"/>
                <w:szCs w:val="28"/>
              </w:rPr>
            </w:pPr>
            <w:r>
              <w:rPr>
                <w:color w:val="000000"/>
                <w:sz w:val="28"/>
                <w:szCs w:val="28"/>
              </w:rPr>
              <w:t>1</w:t>
            </w:r>
          </w:p>
        </w:tc>
        <w:tc>
          <w:tcPr>
            <w:tcW w:w="6866" w:type="dxa"/>
            <w:tcBorders>
              <w:top w:val="nil"/>
              <w:left w:val="nil"/>
              <w:bottom w:val="single" w:sz="4" w:space="0" w:color="000000"/>
              <w:right w:val="single" w:sz="4" w:space="0" w:color="000000"/>
            </w:tcBorders>
          </w:tcPr>
          <w:p w14:paraId="09CD7082" w14:textId="77777777" w:rsidR="00B40AAF" w:rsidRDefault="00746E6D">
            <w:pPr>
              <w:spacing w:before="120" w:after="0" w:line="264" w:lineRule="auto"/>
              <w:rPr>
                <w:color w:val="000000"/>
                <w:sz w:val="28"/>
                <w:szCs w:val="28"/>
              </w:rPr>
            </w:pPr>
            <w:r>
              <w:rPr>
                <w:color w:val="000000"/>
                <w:sz w:val="28"/>
                <w:szCs w:val="28"/>
              </w:rPr>
              <w:t>Hệ quản trị cơ sở dữ liệu thông dụng như là MS SQL Server hoặc các hệ quản trị mã nguồn mở khác như là PostGre SQL</w:t>
            </w:r>
          </w:p>
        </w:tc>
        <w:tc>
          <w:tcPr>
            <w:tcW w:w="1523" w:type="dxa"/>
            <w:tcBorders>
              <w:top w:val="nil"/>
              <w:left w:val="nil"/>
              <w:bottom w:val="single" w:sz="4" w:space="0" w:color="000000"/>
              <w:right w:val="single" w:sz="4" w:space="0" w:color="000000"/>
            </w:tcBorders>
            <w:vAlign w:val="center"/>
          </w:tcPr>
          <w:p w14:paraId="2961DA82" w14:textId="77777777" w:rsidR="00B40AAF" w:rsidRDefault="00746E6D">
            <w:pPr>
              <w:spacing w:before="120" w:after="0" w:line="264" w:lineRule="auto"/>
              <w:jc w:val="center"/>
              <w:rPr>
                <w:color w:val="000000"/>
                <w:sz w:val="28"/>
                <w:szCs w:val="28"/>
              </w:rPr>
            </w:pPr>
            <w:r>
              <w:rPr>
                <w:color w:val="000000"/>
                <w:sz w:val="28"/>
                <w:szCs w:val="28"/>
              </w:rPr>
              <w:t>Cơ sở dữ liệu</w:t>
            </w:r>
          </w:p>
        </w:tc>
      </w:tr>
      <w:tr w:rsidR="00B40AAF" w14:paraId="487CAEE2"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21FC2254" w14:textId="77777777" w:rsidR="00B40AAF" w:rsidRDefault="00746E6D">
            <w:pPr>
              <w:spacing w:before="120" w:after="0" w:line="264" w:lineRule="auto"/>
              <w:jc w:val="center"/>
              <w:rPr>
                <w:color w:val="000000"/>
                <w:sz w:val="28"/>
                <w:szCs w:val="28"/>
              </w:rPr>
            </w:pPr>
            <w:r>
              <w:rPr>
                <w:color w:val="000000"/>
                <w:sz w:val="28"/>
                <w:szCs w:val="28"/>
              </w:rPr>
              <w:t>2</w:t>
            </w:r>
          </w:p>
        </w:tc>
        <w:tc>
          <w:tcPr>
            <w:tcW w:w="6866" w:type="dxa"/>
            <w:tcBorders>
              <w:top w:val="nil"/>
              <w:left w:val="nil"/>
              <w:bottom w:val="single" w:sz="4" w:space="0" w:color="000000"/>
              <w:right w:val="single" w:sz="4" w:space="0" w:color="000000"/>
            </w:tcBorders>
            <w:vAlign w:val="center"/>
          </w:tcPr>
          <w:p w14:paraId="60BDA9C2" w14:textId="77777777" w:rsidR="00B40AAF" w:rsidRDefault="00746E6D">
            <w:pPr>
              <w:spacing w:before="120" w:after="0" w:line="264" w:lineRule="auto"/>
              <w:rPr>
                <w:color w:val="000000"/>
                <w:sz w:val="28"/>
                <w:szCs w:val="28"/>
              </w:rPr>
            </w:pPr>
            <w:r>
              <w:rPr>
                <w:color w:val="000000"/>
                <w:sz w:val="28"/>
                <w:szCs w:val="28"/>
              </w:rPr>
              <w:t>Khi dữ liệu tăng trưởng lớn; hệ thống phải đảm bảo thời gian truy xuất dữ liệu, đảm bảo tối thiểu nhất dung lượng lưu trữ, t</w:t>
            </w:r>
            <w:r>
              <w:rPr>
                <w:color w:val="000000"/>
                <w:sz w:val="28"/>
                <w:szCs w:val="28"/>
              </w:rPr>
              <w:t>ối ưu trong quá trình thiết kế</w:t>
            </w:r>
          </w:p>
        </w:tc>
        <w:tc>
          <w:tcPr>
            <w:tcW w:w="1523" w:type="dxa"/>
            <w:tcBorders>
              <w:top w:val="nil"/>
              <w:left w:val="nil"/>
              <w:bottom w:val="single" w:sz="4" w:space="0" w:color="000000"/>
              <w:right w:val="single" w:sz="4" w:space="0" w:color="000000"/>
            </w:tcBorders>
            <w:vAlign w:val="center"/>
          </w:tcPr>
          <w:p w14:paraId="67266EFC" w14:textId="77777777" w:rsidR="00B40AAF" w:rsidRDefault="00746E6D">
            <w:pPr>
              <w:spacing w:before="120" w:after="0" w:line="264" w:lineRule="auto"/>
              <w:jc w:val="center"/>
              <w:rPr>
                <w:color w:val="000000"/>
                <w:sz w:val="28"/>
                <w:szCs w:val="28"/>
              </w:rPr>
            </w:pPr>
            <w:r>
              <w:rPr>
                <w:color w:val="000000"/>
                <w:sz w:val="28"/>
                <w:szCs w:val="28"/>
              </w:rPr>
              <w:t>Cơ sở dữ liệu</w:t>
            </w:r>
          </w:p>
        </w:tc>
      </w:tr>
      <w:tr w:rsidR="00B40AAF" w14:paraId="53CA37F1"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724DFF2C" w14:textId="77777777" w:rsidR="00B40AAF" w:rsidRDefault="00746E6D">
            <w:pPr>
              <w:spacing w:before="120" w:after="0" w:line="264" w:lineRule="auto"/>
              <w:jc w:val="center"/>
              <w:rPr>
                <w:color w:val="000000"/>
                <w:sz w:val="28"/>
                <w:szCs w:val="28"/>
              </w:rPr>
            </w:pPr>
            <w:r>
              <w:rPr>
                <w:color w:val="000000"/>
                <w:sz w:val="28"/>
                <w:szCs w:val="28"/>
              </w:rPr>
              <w:t>3</w:t>
            </w:r>
          </w:p>
        </w:tc>
        <w:tc>
          <w:tcPr>
            <w:tcW w:w="6866" w:type="dxa"/>
            <w:tcBorders>
              <w:top w:val="nil"/>
              <w:left w:val="nil"/>
              <w:bottom w:val="single" w:sz="4" w:space="0" w:color="000000"/>
              <w:right w:val="single" w:sz="4" w:space="0" w:color="000000"/>
            </w:tcBorders>
            <w:vAlign w:val="center"/>
          </w:tcPr>
          <w:p w14:paraId="35432A7B" w14:textId="77777777" w:rsidR="00B40AAF" w:rsidRDefault="00746E6D">
            <w:pPr>
              <w:spacing w:before="120" w:after="0" w:line="264" w:lineRule="auto"/>
              <w:rPr>
                <w:color w:val="000000"/>
                <w:sz w:val="28"/>
                <w:szCs w:val="28"/>
              </w:rPr>
            </w:pPr>
            <w:r>
              <w:rPr>
                <w:color w:val="000000"/>
                <w:sz w:val="28"/>
                <w:szCs w:val="28"/>
              </w:rPr>
              <w:t>Chuẩn font, giao diện là Unicode TCVN 6901:2000, ngôn ngữ thể hiện trên giao diện chương trình là Tiếng Việt</w:t>
            </w:r>
          </w:p>
        </w:tc>
        <w:tc>
          <w:tcPr>
            <w:tcW w:w="1523" w:type="dxa"/>
            <w:tcBorders>
              <w:top w:val="nil"/>
              <w:left w:val="nil"/>
              <w:bottom w:val="single" w:sz="4" w:space="0" w:color="000000"/>
              <w:right w:val="single" w:sz="4" w:space="0" w:color="000000"/>
            </w:tcBorders>
            <w:vAlign w:val="center"/>
          </w:tcPr>
          <w:p w14:paraId="6CC16EF2"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4EF00DE5"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0FD10679" w14:textId="77777777" w:rsidR="00B40AAF" w:rsidRDefault="00746E6D">
            <w:pPr>
              <w:spacing w:before="120" w:after="0" w:line="264" w:lineRule="auto"/>
              <w:jc w:val="center"/>
              <w:rPr>
                <w:color w:val="000000"/>
                <w:sz w:val="28"/>
                <w:szCs w:val="28"/>
              </w:rPr>
            </w:pPr>
            <w:r>
              <w:rPr>
                <w:color w:val="000000"/>
                <w:sz w:val="28"/>
                <w:szCs w:val="28"/>
              </w:rPr>
              <w:t>4</w:t>
            </w:r>
          </w:p>
        </w:tc>
        <w:tc>
          <w:tcPr>
            <w:tcW w:w="6866" w:type="dxa"/>
            <w:tcBorders>
              <w:top w:val="nil"/>
              <w:left w:val="nil"/>
              <w:bottom w:val="single" w:sz="4" w:space="0" w:color="000000"/>
              <w:right w:val="single" w:sz="4" w:space="0" w:color="000000"/>
            </w:tcBorders>
            <w:vAlign w:val="center"/>
          </w:tcPr>
          <w:p w14:paraId="60F21557" w14:textId="77777777" w:rsidR="00B40AAF" w:rsidRDefault="00746E6D">
            <w:pPr>
              <w:spacing w:before="120" w:after="0" w:line="264" w:lineRule="auto"/>
              <w:rPr>
                <w:color w:val="000000"/>
                <w:sz w:val="28"/>
                <w:szCs w:val="28"/>
              </w:rPr>
            </w:pPr>
            <w:r>
              <w:rPr>
                <w:color w:val="000000"/>
                <w:sz w:val="28"/>
                <w:szCs w:val="28"/>
              </w:rPr>
              <w:t>Hệ thống cho phép thay đổi và định nghĩa các thông số, thông tin khi cần thiết mà không sửa lại chương trình</w:t>
            </w:r>
          </w:p>
        </w:tc>
        <w:tc>
          <w:tcPr>
            <w:tcW w:w="1523" w:type="dxa"/>
            <w:tcBorders>
              <w:top w:val="nil"/>
              <w:left w:val="nil"/>
              <w:bottom w:val="single" w:sz="4" w:space="0" w:color="000000"/>
              <w:right w:val="single" w:sz="4" w:space="0" w:color="000000"/>
            </w:tcBorders>
            <w:vAlign w:val="center"/>
          </w:tcPr>
          <w:p w14:paraId="42298C16" w14:textId="77777777" w:rsidR="00B40AAF" w:rsidRDefault="00746E6D">
            <w:pPr>
              <w:spacing w:before="120" w:after="0" w:line="264" w:lineRule="auto"/>
              <w:jc w:val="center"/>
              <w:rPr>
                <w:color w:val="000000"/>
                <w:sz w:val="28"/>
                <w:szCs w:val="28"/>
              </w:rPr>
            </w:pPr>
            <w:r>
              <w:rPr>
                <w:color w:val="000000"/>
                <w:sz w:val="28"/>
                <w:szCs w:val="28"/>
              </w:rPr>
              <w:t>Dữ liệu đầu vào</w:t>
            </w:r>
          </w:p>
        </w:tc>
      </w:tr>
      <w:tr w:rsidR="00B40AAF" w14:paraId="6B49F300"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6A51E53A" w14:textId="77777777" w:rsidR="00B40AAF" w:rsidRDefault="00746E6D">
            <w:pPr>
              <w:spacing w:before="120" w:after="0" w:line="264" w:lineRule="auto"/>
              <w:jc w:val="center"/>
              <w:rPr>
                <w:color w:val="000000"/>
                <w:sz w:val="28"/>
                <w:szCs w:val="28"/>
              </w:rPr>
            </w:pPr>
            <w:r>
              <w:rPr>
                <w:color w:val="000000"/>
                <w:sz w:val="28"/>
                <w:szCs w:val="28"/>
              </w:rPr>
              <w:t>5</w:t>
            </w:r>
          </w:p>
        </w:tc>
        <w:tc>
          <w:tcPr>
            <w:tcW w:w="6866" w:type="dxa"/>
            <w:tcBorders>
              <w:top w:val="nil"/>
              <w:left w:val="nil"/>
              <w:bottom w:val="single" w:sz="4" w:space="0" w:color="000000"/>
              <w:right w:val="single" w:sz="4" w:space="0" w:color="000000"/>
            </w:tcBorders>
            <w:vAlign w:val="center"/>
          </w:tcPr>
          <w:p w14:paraId="62D3D682" w14:textId="77777777" w:rsidR="00B40AAF" w:rsidRDefault="00746E6D">
            <w:pPr>
              <w:spacing w:before="120" w:after="0" w:line="264" w:lineRule="auto"/>
              <w:rPr>
                <w:color w:val="000000"/>
                <w:sz w:val="28"/>
                <w:szCs w:val="28"/>
              </w:rPr>
            </w:pPr>
            <w:r>
              <w:rPr>
                <w:color w:val="000000"/>
                <w:sz w:val="28"/>
                <w:szCs w:val="28"/>
              </w:rPr>
              <w:t>Hệ</w:t>
            </w:r>
            <w:r>
              <w:rPr>
                <w:color w:val="000000"/>
                <w:sz w:val="28"/>
                <w:szCs w:val="28"/>
              </w:rPr>
              <w:t xml:space="preserve"> thống phải đảm bảo số lượng giao dịch nhiều người cùng lúc</w:t>
            </w:r>
          </w:p>
        </w:tc>
        <w:tc>
          <w:tcPr>
            <w:tcW w:w="1523" w:type="dxa"/>
            <w:tcBorders>
              <w:top w:val="nil"/>
              <w:left w:val="nil"/>
              <w:bottom w:val="single" w:sz="4" w:space="0" w:color="000000"/>
              <w:right w:val="single" w:sz="4" w:space="0" w:color="000000"/>
            </w:tcBorders>
            <w:vAlign w:val="center"/>
          </w:tcPr>
          <w:p w14:paraId="73D91D67" w14:textId="77777777" w:rsidR="00B40AAF" w:rsidRDefault="00746E6D">
            <w:pPr>
              <w:spacing w:before="120" w:after="0" w:line="264" w:lineRule="auto"/>
              <w:jc w:val="center"/>
              <w:rPr>
                <w:color w:val="000000"/>
                <w:sz w:val="28"/>
                <w:szCs w:val="28"/>
              </w:rPr>
            </w:pPr>
            <w:r>
              <w:rPr>
                <w:color w:val="000000"/>
                <w:sz w:val="28"/>
                <w:szCs w:val="28"/>
              </w:rPr>
              <w:t>Yêu cầu truy vấn</w:t>
            </w:r>
          </w:p>
        </w:tc>
      </w:tr>
      <w:tr w:rsidR="00B40AAF" w14:paraId="434792DF"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0EFC2723" w14:textId="77777777" w:rsidR="00B40AAF" w:rsidRDefault="00746E6D">
            <w:pPr>
              <w:spacing w:before="120" w:after="0" w:line="264" w:lineRule="auto"/>
              <w:jc w:val="center"/>
              <w:rPr>
                <w:color w:val="000000"/>
                <w:sz w:val="28"/>
                <w:szCs w:val="28"/>
              </w:rPr>
            </w:pPr>
            <w:r>
              <w:rPr>
                <w:color w:val="000000"/>
                <w:sz w:val="28"/>
                <w:szCs w:val="28"/>
              </w:rPr>
              <w:t>6</w:t>
            </w:r>
          </w:p>
        </w:tc>
        <w:tc>
          <w:tcPr>
            <w:tcW w:w="6866" w:type="dxa"/>
            <w:tcBorders>
              <w:top w:val="nil"/>
              <w:left w:val="nil"/>
              <w:bottom w:val="single" w:sz="4" w:space="0" w:color="000000"/>
              <w:right w:val="single" w:sz="4" w:space="0" w:color="000000"/>
            </w:tcBorders>
            <w:vAlign w:val="center"/>
          </w:tcPr>
          <w:p w14:paraId="7A761EFC" w14:textId="77777777" w:rsidR="00B40AAF" w:rsidRDefault="00746E6D">
            <w:pPr>
              <w:spacing w:before="120" w:after="0" w:line="264" w:lineRule="auto"/>
              <w:rPr>
                <w:color w:val="000000"/>
                <w:sz w:val="28"/>
                <w:szCs w:val="28"/>
              </w:rPr>
            </w:pPr>
            <w:r>
              <w:rPr>
                <w:color w:val="000000"/>
                <w:sz w:val="28"/>
                <w:szCs w:val="28"/>
              </w:rPr>
              <w:t>Phải lưu trữ thông tin sử dụng hệ thống của người dùng (Thời gian đăng nhập, thao tác với dữ liệu, thời gian thao tác)</w:t>
            </w:r>
          </w:p>
        </w:tc>
        <w:tc>
          <w:tcPr>
            <w:tcW w:w="1523" w:type="dxa"/>
            <w:tcBorders>
              <w:top w:val="nil"/>
              <w:left w:val="nil"/>
              <w:bottom w:val="single" w:sz="4" w:space="0" w:color="000000"/>
              <w:right w:val="single" w:sz="4" w:space="0" w:color="000000"/>
            </w:tcBorders>
            <w:vAlign w:val="center"/>
          </w:tcPr>
          <w:p w14:paraId="208FAF5F"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66BC6479"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2BDA5A2B" w14:textId="77777777" w:rsidR="00B40AAF" w:rsidRDefault="00746E6D">
            <w:pPr>
              <w:spacing w:before="120" w:after="0" w:line="264" w:lineRule="auto"/>
              <w:jc w:val="center"/>
              <w:rPr>
                <w:color w:val="000000"/>
                <w:sz w:val="28"/>
                <w:szCs w:val="28"/>
              </w:rPr>
            </w:pPr>
            <w:r>
              <w:rPr>
                <w:color w:val="000000"/>
                <w:sz w:val="28"/>
                <w:szCs w:val="28"/>
              </w:rPr>
              <w:lastRenderedPageBreak/>
              <w:t>7</w:t>
            </w:r>
          </w:p>
        </w:tc>
        <w:tc>
          <w:tcPr>
            <w:tcW w:w="6866" w:type="dxa"/>
            <w:tcBorders>
              <w:top w:val="nil"/>
              <w:left w:val="nil"/>
              <w:bottom w:val="single" w:sz="4" w:space="0" w:color="000000"/>
              <w:right w:val="single" w:sz="4" w:space="0" w:color="000000"/>
            </w:tcBorders>
            <w:vAlign w:val="center"/>
          </w:tcPr>
          <w:p w14:paraId="72C1DF56" w14:textId="77777777" w:rsidR="00B40AAF" w:rsidRDefault="00746E6D">
            <w:pPr>
              <w:spacing w:before="120" w:after="0" w:line="264" w:lineRule="auto"/>
              <w:rPr>
                <w:color w:val="000000"/>
                <w:sz w:val="28"/>
                <w:szCs w:val="28"/>
              </w:rPr>
            </w:pPr>
            <w:r>
              <w:rPr>
                <w:color w:val="000000"/>
                <w:sz w:val="28"/>
                <w:szCs w:val="28"/>
              </w:rPr>
              <w:t>Tuân theo các quy định hiện hành</w:t>
            </w:r>
          </w:p>
        </w:tc>
        <w:tc>
          <w:tcPr>
            <w:tcW w:w="1523" w:type="dxa"/>
            <w:tcBorders>
              <w:top w:val="nil"/>
              <w:left w:val="nil"/>
              <w:bottom w:val="single" w:sz="4" w:space="0" w:color="000000"/>
              <w:right w:val="single" w:sz="4" w:space="0" w:color="000000"/>
            </w:tcBorders>
            <w:vAlign w:val="center"/>
          </w:tcPr>
          <w:p w14:paraId="12A1DD88"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6E6CEAAD"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64676D64" w14:textId="77777777" w:rsidR="00B40AAF" w:rsidRDefault="00746E6D">
            <w:pPr>
              <w:spacing w:before="120" w:after="0" w:line="264" w:lineRule="auto"/>
              <w:jc w:val="center"/>
              <w:rPr>
                <w:color w:val="000000"/>
                <w:sz w:val="28"/>
                <w:szCs w:val="28"/>
              </w:rPr>
            </w:pPr>
            <w:r>
              <w:rPr>
                <w:color w:val="000000"/>
                <w:sz w:val="28"/>
                <w:szCs w:val="28"/>
              </w:rPr>
              <w:t>8</w:t>
            </w:r>
          </w:p>
        </w:tc>
        <w:tc>
          <w:tcPr>
            <w:tcW w:w="6866" w:type="dxa"/>
            <w:tcBorders>
              <w:top w:val="nil"/>
              <w:left w:val="nil"/>
              <w:bottom w:val="single" w:sz="4" w:space="0" w:color="000000"/>
              <w:right w:val="single" w:sz="4" w:space="0" w:color="000000"/>
            </w:tcBorders>
            <w:vAlign w:val="center"/>
          </w:tcPr>
          <w:p w14:paraId="6EDC83B2" w14:textId="77777777" w:rsidR="00B40AAF" w:rsidRDefault="00746E6D">
            <w:pPr>
              <w:spacing w:before="120" w:after="0" w:line="264" w:lineRule="auto"/>
              <w:rPr>
                <w:color w:val="000000"/>
                <w:sz w:val="28"/>
                <w:szCs w:val="28"/>
              </w:rPr>
            </w:pPr>
            <w:r>
              <w:rPr>
                <w:color w:val="000000"/>
                <w:sz w:val="28"/>
                <w:szCs w:val="28"/>
              </w:rPr>
              <w:t>Vận hành trên hệ thống mạng LAN, WAN hoặc thông qua VPN</w:t>
            </w:r>
          </w:p>
        </w:tc>
        <w:tc>
          <w:tcPr>
            <w:tcW w:w="1523" w:type="dxa"/>
            <w:tcBorders>
              <w:top w:val="nil"/>
              <w:left w:val="nil"/>
              <w:bottom w:val="single" w:sz="4" w:space="0" w:color="000000"/>
              <w:right w:val="single" w:sz="4" w:space="0" w:color="000000"/>
            </w:tcBorders>
            <w:vAlign w:val="center"/>
          </w:tcPr>
          <w:p w14:paraId="1CB532DC"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37C651B3"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6373D6FF" w14:textId="77777777" w:rsidR="00B40AAF" w:rsidRDefault="00746E6D">
            <w:pPr>
              <w:spacing w:before="120" w:after="0" w:line="264" w:lineRule="auto"/>
              <w:jc w:val="center"/>
              <w:rPr>
                <w:color w:val="000000"/>
                <w:sz w:val="28"/>
                <w:szCs w:val="28"/>
              </w:rPr>
            </w:pPr>
            <w:r>
              <w:rPr>
                <w:color w:val="000000"/>
                <w:sz w:val="28"/>
                <w:szCs w:val="28"/>
              </w:rPr>
              <w:t>9</w:t>
            </w:r>
          </w:p>
        </w:tc>
        <w:tc>
          <w:tcPr>
            <w:tcW w:w="6866" w:type="dxa"/>
            <w:tcBorders>
              <w:top w:val="nil"/>
              <w:left w:val="nil"/>
              <w:bottom w:val="single" w:sz="4" w:space="0" w:color="000000"/>
              <w:right w:val="single" w:sz="4" w:space="0" w:color="000000"/>
            </w:tcBorders>
            <w:vAlign w:val="center"/>
          </w:tcPr>
          <w:p w14:paraId="6E0BE10E" w14:textId="77777777" w:rsidR="00B40AAF" w:rsidRDefault="00746E6D">
            <w:pPr>
              <w:spacing w:before="120" w:after="0" w:line="264" w:lineRule="auto"/>
              <w:rPr>
                <w:color w:val="000000"/>
                <w:sz w:val="28"/>
                <w:szCs w:val="28"/>
              </w:rPr>
            </w:pPr>
            <w:r>
              <w:rPr>
                <w:color w:val="000000"/>
                <w:sz w:val="28"/>
                <w:szCs w:val="28"/>
              </w:rPr>
              <w:t>Môi trường vận hành là Microsoft Windows 2012/2016 Server đối với máy chủ và Windows 8/10 đối với máy trạm</w:t>
            </w:r>
          </w:p>
        </w:tc>
        <w:tc>
          <w:tcPr>
            <w:tcW w:w="1523" w:type="dxa"/>
            <w:tcBorders>
              <w:top w:val="nil"/>
              <w:left w:val="nil"/>
              <w:bottom w:val="single" w:sz="4" w:space="0" w:color="000000"/>
              <w:right w:val="single" w:sz="4" w:space="0" w:color="000000"/>
            </w:tcBorders>
            <w:vAlign w:val="center"/>
          </w:tcPr>
          <w:p w14:paraId="58C5CFEB" w14:textId="77777777" w:rsidR="00B40AAF" w:rsidRDefault="00746E6D">
            <w:pPr>
              <w:spacing w:before="120" w:after="0" w:line="264" w:lineRule="auto"/>
              <w:jc w:val="center"/>
              <w:rPr>
                <w:color w:val="000000"/>
                <w:sz w:val="28"/>
                <w:szCs w:val="28"/>
              </w:rPr>
            </w:pPr>
            <w:r>
              <w:rPr>
                <w:color w:val="000000"/>
                <w:sz w:val="28"/>
                <w:szCs w:val="28"/>
              </w:rPr>
              <w:t>Yêu cầu chung</w:t>
            </w:r>
          </w:p>
        </w:tc>
      </w:tr>
    </w:tbl>
    <w:p w14:paraId="4E390603" w14:textId="77777777" w:rsidR="00B40AAF" w:rsidRDefault="00746E6D">
      <w:pPr>
        <w:pStyle w:val="Heading3"/>
        <w:numPr>
          <w:ilvl w:val="2"/>
          <w:numId w:val="1"/>
        </w:numPr>
        <w:rPr>
          <w:color w:val="000000"/>
        </w:rPr>
      </w:pPr>
      <w:bookmarkStart w:id="105" w:name="_heading=h.36ei31r" w:colFirst="0" w:colLast="0"/>
      <w:bookmarkEnd w:id="105"/>
      <w:r>
        <w:rPr>
          <w:b w:val="0"/>
          <w:color w:val="000000"/>
        </w:rPr>
        <w:t>Danh sách U</w:t>
      </w:r>
      <w:r>
        <w:rPr>
          <w:b w:val="0"/>
          <w:color w:val="000000"/>
        </w:rPr>
        <w:t>se-case</w:t>
      </w:r>
    </w:p>
    <w:p w14:paraId="7CA86D97"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Xem Ph</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ụ</w:t>
      </w:r>
      <w:r>
        <w:rPr>
          <w:rFonts w:ascii="Cambria" w:eastAsia="Cambria" w:hAnsi="Cambria" w:cs="Cambria"/>
          <w:color w:val="000000"/>
          <w:sz w:val="28"/>
          <w:szCs w:val="28"/>
        </w:rPr>
        <w:t>c 02 m</w:t>
      </w:r>
      <w:r>
        <w:rPr>
          <w:rFonts w:ascii="Cambria" w:eastAsia="Cambria" w:hAnsi="Cambria" w:cs="Cambria"/>
          <w:color w:val="000000"/>
          <w:sz w:val="28"/>
          <w:szCs w:val="28"/>
        </w:rPr>
        <w:t>ụ</w:t>
      </w:r>
      <w:r>
        <w:rPr>
          <w:rFonts w:ascii="Cambria" w:eastAsia="Cambria" w:hAnsi="Cambria" w:cs="Cambria"/>
          <w:color w:val="000000"/>
          <w:sz w:val="28"/>
          <w:szCs w:val="28"/>
        </w:rPr>
        <w:t>c B</w:t>
      </w:r>
      <w:r>
        <w:rPr>
          <w:rFonts w:ascii="Cambria" w:eastAsia="Cambria" w:hAnsi="Cambria" w:cs="Cambria"/>
          <w:color w:val="000000"/>
          <w:sz w:val="28"/>
          <w:szCs w:val="28"/>
        </w:rPr>
        <w:t>ả</w:t>
      </w:r>
      <w:r>
        <w:rPr>
          <w:rFonts w:ascii="Cambria" w:eastAsia="Cambria" w:hAnsi="Cambria" w:cs="Cambria"/>
          <w:color w:val="000000"/>
          <w:sz w:val="28"/>
          <w:szCs w:val="28"/>
        </w:rPr>
        <w:t>ng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yêu c</w:t>
      </w:r>
      <w:r>
        <w:rPr>
          <w:rFonts w:ascii="Cambria" w:eastAsia="Cambria" w:hAnsi="Cambria" w:cs="Cambria"/>
          <w:color w:val="000000"/>
          <w:sz w:val="28"/>
          <w:szCs w:val="28"/>
        </w:rPr>
        <w:t>ầ</w:t>
      </w:r>
      <w:r>
        <w:rPr>
          <w:rFonts w:ascii="Cambria" w:eastAsia="Cambria" w:hAnsi="Cambria" w:cs="Cambria"/>
          <w:color w:val="000000"/>
          <w:sz w:val="28"/>
          <w:szCs w:val="28"/>
        </w:rPr>
        <w:t>u ch</w:t>
      </w:r>
      <w:r>
        <w:rPr>
          <w:rFonts w:ascii="Cambria" w:eastAsia="Cambria" w:hAnsi="Cambria" w:cs="Cambria"/>
          <w:color w:val="000000"/>
          <w:sz w:val="28"/>
          <w:szCs w:val="28"/>
        </w:rPr>
        <w:t>ứ</w:t>
      </w:r>
      <w:r>
        <w:rPr>
          <w:rFonts w:ascii="Cambria" w:eastAsia="Cambria" w:hAnsi="Cambria" w:cs="Cambria"/>
          <w:color w:val="000000"/>
          <w:sz w:val="28"/>
          <w:szCs w:val="28"/>
        </w:rPr>
        <w:t>c năng sang trư</w:t>
      </w:r>
      <w:r>
        <w:rPr>
          <w:rFonts w:ascii="Cambria" w:eastAsia="Cambria" w:hAnsi="Cambria" w:cs="Cambria"/>
          <w:color w:val="000000"/>
          <w:sz w:val="28"/>
          <w:szCs w:val="28"/>
        </w:rPr>
        <w:t>ờ</w:t>
      </w:r>
      <w:r>
        <w:rPr>
          <w:rFonts w:ascii="Cambria" w:eastAsia="Cambria" w:hAnsi="Cambria" w:cs="Cambria"/>
          <w:color w:val="000000"/>
          <w:sz w:val="28"/>
          <w:szCs w:val="28"/>
        </w:rPr>
        <w:t>ng h</w:t>
      </w:r>
      <w:r>
        <w:rPr>
          <w:rFonts w:ascii="Cambria" w:eastAsia="Cambria" w:hAnsi="Cambria" w:cs="Cambria"/>
          <w:color w:val="000000"/>
          <w:sz w:val="28"/>
          <w:szCs w:val="28"/>
        </w:rPr>
        <w:t>ợ</w:t>
      </w:r>
      <w:r>
        <w:rPr>
          <w:rFonts w:ascii="Cambria" w:eastAsia="Cambria" w:hAnsi="Cambria" w:cs="Cambria"/>
          <w:color w:val="000000"/>
          <w:sz w:val="28"/>
          <w:szCs w:val="28"/>
        </w:rPr>
        <w:t>p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(Use-case).</w:t>
      </w:r>
    </w:p>
    <w:p w14:paraId="64812527" w14:textId="77777777" w:rsidR="00B40AAF" w:rsidRDefault="00746E6D">
      <w:pPr>
        <w:pStyle w:val="Heading3"/>
        <w:numPr>
          <w:ilvl w:val="2"/>
          <w:numId w:val="1"/>
        </w:numPr>
        <w:rPr>
          <w:color w:val="000000"/>
        </w:rPr>
      </w:pPr>
      <w:bookmarkStart w:id="106" w:name="_heading=h.1ljsd9k" w:colFirst="0" w:colLast="0"/>
      <w:bookmarkEnd w:id="106"/>
      <w:r>
        <w:rPr>
          <w:b w:val="0"/>
          <w:color w:val="000000"/>
        </w:rPr>
        <w:t>Sơ đ</w:t>
      </w:r>
      <w:r>
        <w:rPr>
          <w:b w:val="0"/>
          <w:color w:val="000000"/>
        </w:rPr>
        <w:t>ồ</w:t>
      </w:r>
      <w:r>
        <w:rPr>
          <w:b w:val="0"/>
          <w:color w:val="000000"/>
        </w:rPr>
        <w:t xml:space="preserve"> Use-case </w:t>
      </w:r>
    </w:p>
    <w:p w14:paraId="497B2734" w14:textId="77777777" w:rsidR="00B40AAF" w:rsidRDefault="00746E6D">
      <w:pPr>
        <w:jc w:val="center"/>
        <w:rPr>
          <w:color w:val="000000"/>
          <w:sz w:val="28"/>
          <w:szCs w:val="28"/>
        </w:rPr>
      </w:pPr>
      <w:r>
        <w:rPr>
          <w:color w:val="000000"/>
        </w:rPr>
        <w:object w:dxaOrig="9866" w:dyaOrig="4520" w14:anchorId="2BDD50CE">
          <v:shape id="_x0000_i1072" type="#_x0000_t75" style="width:493.45pt;height:225.9pt" o:ole="">
            <v:imagedata r:id="rId108" o:title=""/>
          </v:shape>
          <o:OLEObject Type="Embed" ProgID="Visio.Drawing.15" ShapeID="_x0000_i1072" DrawAspect="Content" ObjectID="_1747598247" r:id="rId109"/>
        </w:object>
      </w:r>
    </w:p>
    <w:p w14:paraId="149BCE29" w14:textId="77777777" w:rsidR="00B40AAF" w:rsidRPr="00A37CFA" w:rsidRDefault="00746E6D">
      <w:pPr>
        <w:pStyle w:val="Heading2"/>
        <w:numPr>
          <w:ilvl w:val="1"/>
          <w:numId w:val="1"/>
        </w:numPr>
        <w:rPr>
          <w:lang w:val="vi-VN"/>
        </w:rPr>
      </w:pPr>
      <w:bookmarkStart w:id="107" w:name="_heading=h.45jfvxd" w:colFirst="0" w:colLast="0"/>
      <w:bookmarkEnd w:id="107"/>
      <w:r w:rsidRPr="00A37CFA">
        <w:rPr>
          <w:b w:val="0"/>
          <w:lang w:val="vi-VN"/>
        </w:rPr>
        <w:t>Phân h</w:t>
      </w:r>
      <w:r w:rsidRPr="00A37CFA">
        <w:rPr>
          <w:b w:val="0"/>
          <w:lang w:val="vi-VN"/>
        </w:rPr>
        <w:t>ệ</w:t>
      </w:r>
      <w:r w:rsidRPr="00A37CFA">
        <w:rPr>
          <w:b w:val="0"/>
          <w:lang w:val="vi-VN"/>
        </w:rPr>
        <w:t xml:space="preserve"> ch</w:t>
      </w:r>
      <w:r w:rsidRPr="00A37CFA">
        <w:rPr>
          <w:b w:val="0"/>
          <w:lang w:val="vi-VN"/>
        </w:rPr>
        <w:t>ứ</w:t>
      </w:r>
      <w:r w:rsidRPr="00A37CFA">
        <w:rPr>
          <w:b w:val="0"/>
          <w:lang w:val="vi-VN"/>
        </w:rPr>
        <w:t>c năng ph</w:t>
      </w:r>
      <w:r w:rsidRPr="00A37CFA">
        <w:rPr>
          <w:b w:val="0"/>
          <w:lang w:val="vi-VN"/>
        </w:rPr>
        <w:t>ầ</w:t>
      </w:r>
      <w:r w:rsidRPr="00A37CFA">
        <w:rPr>
          <w:b w:val="0"/>
          <w:lang w:val="vi-VN"/>
        </w:rPr>
        <w:t>n m</w:t>
      </w:r>
      <w:r w:rsidRPr="00A37CFA">
        <w:rPr>
          <w:b w:val="0"/>
          <w:lang w:val="vi-VN"/>
        </w:rPr>
        <w:t>ề</w:t>
      </w:r>
      <w:r w:rsidRPr="00A37CFA">
        <w:rPr>
          <w:b w:val="0"/>
          <w:lang w:val="vi-VN"/>
        </w:rPr>
        <w:t>m Qu</w:t>
      </w:r>
      <w:r w:rsidRPr="00A37CFA">
        <w:rPr>
          <w:b w:val="0"/>
          <w:lang w:val="vi-VN"/>
        </w:rPr>
        <w:t>ả</w:t>
      </w:r>
      <w:r w:rsidRPr="00A37CFA">
        <w:rPr>
          <w:b w:val="0"/>
          <w:lang w:val="vi-VN"/>
        </w:rPr>
        <w:t>n lý d</w:t>
      </w:r>
      <w:r w:rsidRPr="00A37CFA">
        <w:rPr>
          <w:b w:val="0"/>
          <w:lang w:val="vi-VN"/>
        </w:rPr>
        <w:t>ự</w:t>
      </w:r>
      <w:r w:rsidRPr="00A37CFA">
        <w:rPr>
          <w:b w:val="0"/>
          <w:lang w:val="vi-VN"/>
        </w:rPr>
        <w:t xml:space="preserve"> án - B</w:t>
      </w:r>
      <w:r w:rsidRPr="00A37CFA">
        <w:rPr>
          <w:b w:val="0"/>
          <w:lang w:val="vi-VN"/>
        </w:rPr>
        <w:t>ổ</w:t>
      </w:r>
      <w:r w:rsidRPr="00A37CFA">
        <w:rPr>
          <w:b w:val="0"/>
          <w:lang w:val="vi-VN"/>
        </w:rPr>
        <w:t xml:space="preserve"> sung tính năng qu</w:t>
      </w:r>
      <w:r w:rsidRPr="00A37CFA">
        <w:rPr>
          <w:b w:val="0"/>
          <w:lang w:val="vi-VN"/>
        </w:rPr>
        <w:t>ả</w:t>
      </w:r>
      <w:r w:rsidRPr="00A37CFA">
        <w:rPr>
          <w:b w:val="0"/>
          <w:lang w:val="vi-VN"/>
        </w:rPr>
        <w:t>n lý h</w:t>
      </w:r>
      <w:r w:rsidRPr="00A37CFA">
        <w:rPr>
          <w:b w:val="0"/>
          <w:lang w:val="vi-VN"/>
        </w:rPr>
        <w:t>ồ</w:t>
      </w:r>
      <w:r w:rsidRPr="00A37CFA">
        <w:rPr>
          <w:b w:val="0"/>
          <w:lang w:val="vi-VN"/>
        </w:rPr>
        <w:t xml:space="preserve"> sơ d</w:t>
      </w:r>
      <w:r w:rsidRPr="00A37CFA">
        <w:rPr>
          <w:b w:val="0"/>
          <w:lang w:val="vi-VN"/>
        </w:rPr>
        <w:t>ự</w:t>
      </w:r>
      <w:r w:rsidRPr="00A37CFA">
        <w:rPr>
          <w:b w:val="0"/>
          <w:lang w:val="vi-VN"/>
        </w:rPr>
        <w:t xml:space="preserve"> án đi</w:t>
      </w:r>
      <w:r w:rsidRPr="00A37CFA">
        <w:rPr>
          <w:b w:val="0"/>
          <w:lang w:val="vi-VN"/>
        </w:rPr>
        <w:t>ệ</w:t>
      </w:r>
      <w:r w:rsidRPr="00A37CFA">
        <w:rPr>
          <w:b w:val="0"/>
          <w:lang w:val="vi-VN"/>
        </w:rPr>
        <w:t>n t</w:t>
      </w:r>
      <w:r w:rsidRPr="00A37CFA">
        <w:rPr>
          <w:b w:val="0"/>
          <w:lang w:val="vi-VN"/>
        </w:rPr>
        <w:t>ử</w:t>
      </w:r>
      <w:r w:rsidRPr="00A37CFA">
        <w:rPr>
          <w:b w:val="0"/>
          <w:lang w:val="vi-VN"/>
        </w:rPr>
        <w:t xml:space="preserve"> (T</w:t>
      </w:r>
      <w:r w:rsidRPr="00A37CFA">
        <w:rPr>
          <w:b w:val="0"/>
          <w:lang w:val="vi-VN"/>
        </w:rPr>
        <w:t>ạ</w:t>
      </w:r>
      <w:r w:rsidRPr="00A37CFA">
        <w:rPr>
          <w:b w:val="0"/>
          <w:lang w:val="vi-VN"/>
        </w:rPr>
        <w:t>o mô hình chu</w:t>
      </w:r>
      <w:r w:rsidRPr="00A37CFA">
        <w:rPr>
          <w:b w:val="0"/>
          <w:lang w:val="vi-VN"/>
        </w:rPr>
        <w:t>ẩ</w:t>
      </w:r>
      <w:r w:rsidRPr="00A37CFA">
        <w:rPr>
          <w:b w:val="0"/>
          <w:lang w:val="vi-VN"/>
        </w:rPr>
        <w:t>n liên thông gi</w:t>
      </w:r>
      <w:r w:rsidRPr="00A37CFA">
        <w:rPr>
          <w:b w:val="0"/>
          <w:lang w:val="vi-VN"/>
        </w:rPr>
        <w:t>ữ</w:t>
      </w:r>
      <w:r w:rsidRPr="00A37CFA">
        <w:rPr>
          <w:b w:val="0"/>
          <w:lang w:val="vi-VN"/>
        </w:rPr>
        <w:t>a các phòng ban, rút ng</w:t>
      </w:r>
      <w:r w:rsidRPr="00A37CFA">
        <w:rPr>
          <w:b w:val="0"/>
          <w:lang w:val="vi-VN"/>
        </w:rPr>
        <w:t>ắ</w:t>
      </w:r>
      <w:r w:rsidRPr="00A37CFA">
        <w:rPr>
          <w:b w:val="0"/>
          <w:lang w:val="vi-VN"/>
        </w:rPr>
        <w:t>n th</w:t>
      </w:r>
      <w:r w:rsidRPr="00A37CFA">
        <w:rPr>
          <w:b w:val="0"/>
          <w:lang w:val="vi-VN"/>
        </w:rPr>
        <w:t>ờ</w:t>
      </w:r>
      <w:r w:rsidRPr="00A37CFA">
        <w:rPr>
          <w:b w:val="0"/>
          <w:lang w:val="vi-VN"/>
        </w:rPr>
        <w:t>i gian x</w:t>
      </w:r>
      <w:r w:rsidRPr="00A37CFA">
        <w:rPr>
          <w:b w:val="0"/>
          <w:lang w:val="vi-VN"/>
        </w:rPr>
        <w:t>ử</w:t>
      </w:r>
      <w:r w:rsidRPr="00A37CFA">
        <w:rPr>
          <w:b w:val="0"/>
          <w:lang w:val="vi-VN"/>
        </w:rPr>
        <w:t xml:space="preserve"> lý TTHC liên quan đ</w:t>
      </w:r>
      <w:r w:rsidRPr="00A37CFA">
        <w:rPr>
          <w:b w:val="0"/>
          <w:lang w:val="vi-VN"/>
        </w:rPr>
        <w:t>ế</w:t>
      </w:r>
      <w:r w:rsidRPr="00A37CFA">
        <w:rPr>
          <w:b w:val="0"/>
          <w:lang w:val="vi-VN"/>
        </w:rPr>
        <w:t>n các d</w:t>
      </w:r>
      <w:r w:rsidRPr="00A37CFA">
        <w:rPr>
          <w:b w:val="0"/>
          <w:lang w:val="vi-VN"/>
        </w:rPr>
        <w:t>ự</w:t>
      </w:r>
      <w:r w:rsidRPr="00A37CFA">
        <w:rPr>
          <w:b w:val="0"/>
          <w:lang w:val="vi-VN"/>
        </w:rPr>
        <w:t xml:space="preserve"> án nhà </w:t>
      </w:r>
      <w:r w:rsidRPr="00A37CFA">
        <w:rPr>
          <w:b w:val="0"/>
          <w:lang w:val="vi-VN"/>
        </w:rPr>
        <w:t>ở</w:t>
      </w:r>
      <w:r w:rsidRPr="00A37CFA">
        <w:rPr>
          <w:b w:val="0"/>
          <w:lang w:val="vi-VN"/>
        </w:rPr>
        <w:t xml:space="preserve"> thương m</w:t>
      </w:r>
      <w:r w:rsidRPr="00A37CFA">
        <w:rPr>
          <w:b w:val="0"/>
          <w:lang w:val="vi-VN"/>
        </w:rPr>
        <w:t>ạ</w:t>
      </w:r>
      <w:r w:rsidRPr="00A37CFA">
        <w:rPr>
          <w:b w:val="0"/>
          <w:lang w:val="vi-VN"/>
        </w:rPr>
        <w:t>i)</w:t>
      </w:r>
    </w:p>
    <w:p w14:paraId="3840AD52" w14:textId="77777777" w:rsidR="00B40AAF" w:rsidRDefault="00746E6D">
      <w:pPr>
        <w:pStyle w:val="Heading3"/>
        <w:numPr>
          <w:ilvl w:val="2"/>
          <w:numId w:val="1"/>
        </w:numPr>
        <w:rPr>
          <w:b w:val="0"/>
          <w:color w:val="000000"/>
        </w:rPr>
      </w:pPr>
      <w:bookmarkStart w:id="108" w:name="_heading=h.2koq656" w:colFirst="0" w:colLast="0"/>
      <w:bookmarkEnd w:id="108"/>
      <w:r>
        <w:rPr>
          <w:b w:val="0"/>
          <w:color w:val="000000"/>
        </w:rPr>
        <w:t>Yêu c</w:t>
      </w:r>
      <w:r>
        <w:rPr>
          <w:b w:val="0"/>
          <w:color w:val="000000"/>
        </w:rPr>
        <w:t>ầ</w:t>
      </w:r>
      <w:r>
        <w:rPr>
          <w:b w:val="0"/>
          <w:color w:val="000000"/>
        </w:rPr>
        <w:t>u ch</w:t>
      </w:r>
      <w:r>
        <w:rPr>
          <w:b w:val="0"/>
          <w:color w:val="000000"/>
        </w:rPr>
        <w:t>ứ</w:t>
      </w:r>
      <w:r>
        <w:rPr>
          <w:b w:val="0"/>
          <w:color w:val="000000"/>
        </w:rPr>
        <w:t>c năng ph</w:t>
      </w:r>
      <w:r>
        <w:rPr>
          <w:b w:val="0"/>
          <w:color w:val="000000"/>
        </w:rPr>
        <w:t>ầ</w:t>
      </w:r>
      <w:r>
        <w:rPr>
          <w:b w:val="0"/>
          <w:color w:val="000000"/>
        </w:rPr>
        <w:t>n m</w:t>
      </w:r>
      <w:r>
        <w:rPr>
          <w:b w:val="0"/>
          <w:color w:val="000000"/>
        </w:rPr>
        <w:t>ề</w:t>
      </w:r>
      <w:r>
        <w:rPr>
          <w:b w:val="0"/>
          <w:color w:val="000000"/>
        </w:rPr>
        <w:t>m</w:t>
      </w:r>
    </w:p>
    <w:p w14:paraId="244605FF"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Xem Ph</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ụ</w:t>
      </w:r>
      <w:r>
        <w:rPr>
          <w:rFonts w:ascii="Cambria" w:eastAsia="Cambria" w:hAnsi="Cambria" w:cs="Cambria"/>
          <w:color w:val="000000"/>
          <w:sz w:val="28"/>
          <w:szCs w:val="28"/>
        </w:rPr>
        <w:t>c 02: B</w:t>
      </w:r>
      <w:r>
        <w:rPr>
          <w:rFonts w:ascii="Cambria" w:eastAsia="Cambria" w:hAnsi="Cambria" w:cs="Cambria"/>
          <w:color w:val="000000"/>
          <w:sz w:val="28"/>
          <w:szCs w:val="28"/>
        </w:rPr>
        <w:t>ả</w:t>
      </w:r>
      <w:r>
        <w:rPr>
          <w:rFonts w:ascii="Cambria" w:eastAsia="Cambria" w:hAnsi="Cambria" w:cs="Cambria"/>
          <w:color w:val="000000"/>
          <w:sz w:val="28"/>
          <w:szCs w:val="28"/>
        </w:rPr>
        <w:t>ng s</w:t>
      </w:r>
      <w:r>
        <w:rPr>
          <w:rFonts w:ascii="Cambria" w:eastAsia="Cambria" w:hAnsi="Cambria" w:cs="Cambria"/>
          <w:color w:val="000000"/>
          <w:sz w:val="28"/>
          <w:szCs w:val="28"/>
        </w:rPr>
        <w:t>ắ</w:t>
      </w:r>
      <w:r>
        <w:rPr>
          <w:rFonts w:ascii="Cambria" w:eastAsia="Cambria" w:hAnsi="Cambria" w:cs="Cambria"/>
          <w:color w:val="000000"/>
          <w:sz w:val="28"/>
          <w:szCs w:val="28"/>
        </w:rPr>
        <w:t>p x</w:t>
      </w:r>
      <w:r>
        <w:rPr>
          <w:rFonts w:ascii="Cambria" w:eastAsia="Cambria" w:hAnsi="Cambria" w:cs="Cambria"/>
          <w:color w:val="000000"/>
          <w:sz w:val="28"/>
          <w:szCs w:val="28"/>
        </w:rPr>
        <w:t>ế</w:t>
      </w:r>
      <w:r>
        <w:rPr>
          <w:rFonts w:ascii="Cambria" w:eastAsia="Cambria" w:hAnsi="Cambria" w:cs="Cambria"/>
          <w:color w:val="000000"/>
          <w:sz w:val="28"/>
          <w:szCs w:val="28"/>
        </w:rPr>
        <w:t>p thứ tự ưu tiên các yêu c</w:t>
      </w:r>
      <w:r>
        <w:rPr>
          <w:rFonts w:ascii="Cambria" w:eastAsia="Cambria" w:hAnsi="Cambria" w:cs="Cambria"/>
          <w:color w:val="000000"/>
          <w:sz w:val="28"/>
          <w:szCs w:val="28"/>
        </w:rPr>
        <w:t>ầ</w:t>
      </w:r>
      <w:r>
        <w:rPr>
          <w:rFonts w:ascii="Cambria" w:eastAsia="Cambria" w:hAnsi="Cambria" w:cs="Cambria"/>
          <w:color w:val="000000"/>
          <w:sz w:val="28"/>
          <w:szCs w:val="28"/>
        </w:rPr>
        <w:t>u ch</w:t>
      </w:r>
      <w:r>
        <w:rPr>
          <w:rFonts w:ascii="Cambria" w:eastAsia="Cambria" w:hAnsi="Cambria" w:cs="Cambria"/>
          <w:color w:val="000000"/>
          <w:sz w:val="28"/>
          <w:szCs w:val="28"/>
        </w:rPr>
        <w:t>ứ</w:t>
      </w:r>
      <w:r>
        <w:rPr>
          <w:rFonts w:ascii="Cambria" w:eastAsia="Cambria" w:hAnsi="Cambria" w:cs="Cambria"/>
          <w:color w:val="000000"/>
          <w:sz w:val="28"/>
          <w:szCs w:val="28"/>
        </w:rPr>
        <w:t>c năng của phần mềm</w:t>
      </w:r>
    </w:p>
    <w:p w14:paraId="2D60CDFF" w14:textId="77777777" w:rsidR="00B40AAF" w:rsidRDefault="00746E6D">
      <w:pPr>
        <w:pStyle w:val="Heading3"/>
        <w:numPr>
          <w:ilvl w:val="2"/>
          <w:numId w:val="1"/>
        </w:numPr>
        <w:rPr>
          <w:color w:val="000000"/>
        </w:rPr>
      </w:pPr>
      <w:bookmarkStart w:id="109" w:name="_heading=h.zu0gcz" w:colFirst="0" w:colLast="0"/>
      <w:bookmarkEnd w:id="109"/>
      <w:r>
        <w:rPr>
          <w:b w:val="0"/>
          <w:color w:val="000000"/>
        </w:rPr>
        <w:lastRenderedPageBreak/>
        <w:t>Yêu c</w:t>
      </w:r>
      <w:r>
        <w:rPr>
          <w:b w:val="0"/>
          <w:color w:val="000000"/>
        </w:rPr>
        <w:t>ầ</w:t>
      </w:r>
      <w:r>
        <w:rPr>
          <w:b w:val="0"/>
          <w:color w:val="000000"/>
        </w:rPr>
        <w:t>u phi ch</w:t>
      </w:r>
      <w:r>
        <w:rPr>
          <w:b w:val="0"/>
          <w:color w:val="000000"/>
        </w:rPr>
        <w:t>ứ</w:t>
      </w:r>
      <w:r>
        <w:rPr>
          <w:b w:val="0"/>
          <w:color w:val="000000"/>
        </w:rPr>
        <w:t>c năng</w:t>
      </w:r>
    </w:p>
    <w:tbl>
      <w:tblPr>
        <w:tblStyle w:val="aff2"/>
        <w:tblW w:w="9205" w:type="dxa"/>
        <w:tblLayout w:type="fixed"/>
        <w:tblLook w:val="0400" w:firstRow="0" w:lastRow="0" w:firstColumn="0" w:lastColumn="0" w:noHBand="0" w:noVBand="1"/>
      </w:tblPr>
      <w:tblGrid>
        <w:gridCol w:w="816"/>
        <w:gridCol w:w="6866"/>
        <w:gridCol w:w="1523"/>
      </w:tblGrid>
      <w:tr w:rsidR="00B40AAF" w14:paraId="480C9D3B" w14:textId="77777777">
        <w:trPr>
          <w:trHeight w:val="397"/>
          <w:tblHeader/>
        </w:trPr>
        <w:tc>
          <w:tcPr>
            <w:tcW w:w="8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CB789D" w14:textId="77777777" w:rsidR="00B40AAF" w:rsidRDefault="00746E6D">
            <w:pPr>
              <w:spacing w:before="120" w:after="0" w:line="264" w:lineRule="auto"/>
              <w:jc w:val="center"/>
              <w:rPr>
                <w:b/>
                <w:color w:val="000000"/>
                <w:sz w:val="28"/>
                <w:szCs w:val="28"/>
              </w:rPr>
            </w:pPr>
            <w:r>
              <w:rPr>
                <w:b/>
                <w:color w:val="000000"/>
                <w:sz w:val="28"/>
                <w:szCs w:val="28"/>
              </w:rPr>
              <w:t> STT</w:t>
            </w:r>
          </w:p>
        </w:tc>
        <w:tc>
          <w:tcPr>
            <w:tcW w:w="6866" w:type="dxa"/>
            <w:tcBorders>
              <w:top w:val="single" w:sz="4" w:space="0" w:color="000000"/>
              <w:left w:val="nil"/>
              <w:bottom w:val="single" w:sz="4" w:space="0" w:color="000000"/>
              <w:right w:val="single" w:sz="4" w:space="0" w:color="000000"/>
            </w:tcBorders>
            <w:shd w:val="clear" w:color="auto" w:fill="auto"/>
            <w:vAlign w:val="center"/>
          </w:tcPr>
          <w:p w14:paraId="19DF1C18" w14:textId="77777777" w:rsidR="00B40AAF" w:rsidRDefault="00746E6D">
            <w:pPr>
              <w:spacing w:before="120" w:after="0" w:line="264" w:lineRule="auto"/>
              <w:jc w:val="center"/>
              <w:rPr>
                <w:b/>
                <w:color w:val="000000"/>
                <w:sz w:val="28"/>
                <w:szCs w:val="28"/>
              </w:rPr>
            </w:pPr>
            <w:r>
              <w:rPr>
                <w:b/>
                <w:color w:val="000000"/>
                <w:sz w:val="28"/>
                <w:szCs w:val="28"/>
              </w:rPr>
              <w:t>Yêu cầu phi chức năng</w:t>
            </w:r>
          </w:p>
        </w:tc>
        <w:tc>
          <w:tcPr>
            <w:tcW w:w="1523" w:type="dxa"/>
            <w:tcBorders>
              <w:top w:val="single" w:sz="4" w:space="0" w:color="000000"/>
              <w:left w:val="nil"/>
              <w:bottom w:val="single" w:sz="4" w:space="0" w:color="000000"/>
              <w:right w:val="single" w:sz="4" w:space="0" w:color="000000"/>
            </w:tcBorders>
            <w:shd w:val="clear" w:color="auto" w:fill="auto"/>
            <w:vAlign w:val="center"/>
          </w:tcPr>
          <w:p w14:paraId="1F457E57" w14:textId="77777777" w:rsidR="00B40AAF" w:rsidRDefault="00746E6D">
            <w:pPr>
              <w:spacing w:before="120" w:after="0" w:line="264" w:lineRule="auto"/>
              <w:jc w:val="center"/>
              <w:rPr>
                <w:b/>
                <w:color w:val="000000"/>
                <w:sz w:val="28"/>
                <w:szCs w:val="28"/>
              </w:rPr>
            </w:pPr>
            <w:r>
              <w:rPr>
                <w:b/>
                <w:color w:val="000000"/>
                <w:sz w:val="28"/>
                <w:szCs w:val="28"/>
              </w:rPr>
              <w:t> Loại</w:t>
            </w:r>
          </w:p>
        </w:tc>
      </w:tr>
      <w:tr w:rsidR="00B40AAF" w14:paraId="69AE619F" w14:textId="77777777">
        <w:trPr>
          <w:trHeight w:val="397"/>
        </w:trPr>
        <w:tc>
          <w:tcPr>
            <w:tcW w:w="816" w:type="dxa"/>
            <w:tcBorders>
              <w:top w:val="nil"/>
              <w:left w:val="single" w:sz="4" w:space="0" w:color="000000"/>
              <w:bottom w:val="single" w:sz="4" w:space="0" w:color="000000"/>
              <w:right w:val="single" w:sz="4" w:space="0" w:color="000000"/>
            </w:tcBorders>
            <w:shd w:val="clear" w:color="auto" w:fill="auto"/>
            <w:vAlign w:val="center"/>
          </w:tcPr>
          <w:p w14:paraId="26F8C12B" w14:textId="77777777" w:rsidR="00B40AAF" w:rsidRDefault="00746E6D">
            <w:pPr>
              <w:spacing w:before="120" w:after="0" w:line="264" w:lineRule="auto"/>
              <w:jc w:val="center"/>
              <w:rPr>
                <w:color w:val="000000"/>
                <w:sz w:val="28"/>
                <w:szCs w:val="28"/>
              </w:rPr>
            </w:pPr>
            <w:r>
              <w:rPr>
                <w:color w:val="000000"/>
                <w:sz w:val="28"/>
                <w:szCs w:val="28"/>
              </w:rPr>
              <w:t>1</w:t>
            </w:r>
          </w:p>
        </w:tc>
        <w:tc>
          <w:tcPr>
            <w:tcW w:w="6866" w:type="dxa"/>
            <w:tcBorders>
              <w:top w:val="nil"/>
              <w:left w:val="nil"/>
              <w:bottom w:val="single" w:sz="4" w:space="0" w:color="000000"/>
              <w:right w:val="single" w:sz="4" w:space="0" w:color="000000"/>
            </w:tcBorders>
            <w:shd w:val="clear" w:color="auto" w:fill="auto"/>
          </w:tcPr>
          <w:p w14:paraId="30175534" w14:textId="77777777" w:rsidR="00B40AAF" w:rsidRDefault="00746E6D">
            <w:pPr>
              <w:spacing w:before="120" w:after="0" w:line="264" w:lineRule="auto"/>
              <w:rPr>
                <w:color w:val="000000"/>
                <w:sz w:val="28"/>
                <w:szCs w:val="28"/>
              </w:rPr>
            </w:pPr>
            <w:r>
              <w:rPr>
                <w:color w:val="000000"/>
                <w:sz w:val="28"/>
                <w:szCs w:val="28"/>
              </w:rPr>
              <w:t>Hệ quản trị cơ sở dữ liệu thông dụng như là MS SQL Server hoặc các hệ quản trị mã nguồn mở khác như là PostGre SQL</w:t>
            </w:r>
          </w:p>
        </w:tc>
        <w:tc>
          <w:tcPr>
            <w:tcW w:w="1523" w:type="dxa"/>
            <w:tcBorders>
              <w:top w:val="nil"/>
              <w:left w:val="nil"/>
              <w:bottom w:val="single" w:sz="4" w:space="0" w:color="000000"/>
              <w:right w:val="single" w:sz="4" w:space="0" w:color="000000"/>
            </w:tcBorders>
            <w:shd w:val="clear" w:color="auto" w:fill="auto"/>
            <w:vAlign w:val="center"/>
          </w:tcPr>
          <w:p w14:paraId="0A2C89C8" w14:textId="77777777" w:rsidR="00B40AAF" w:rsidRDefault="00746E6D">
            <w:pPr>
              <w:spacing w:before="120" w:after="0" w:line="264" w:lineRule="auto"/>
              <w:jc w:val="center"/>
              <w:rPr>
                <w:color w:val="000000"/>
                <w:sz w:val="28"/>
                <w:szCs w:val="28"/>
              </w:rPr>
            </w:pPr>
            <w:r>
              <w:rPr>
                <w:color w:val="000000"/>
                <w:sz w:val="28"/>
                <w:szCs w:val="28"/>
              </w:rPr>
              <w:t>Cơ sở dữ liệu</w:t>
            </w:r>
          </w:p>
        </w:tc>
      </w:tr>
      <w:tr w:rsidR="00B40AAF" w14:paraId="20753414"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61E3F1CB" w14:textId="77777777" w:rsidR="00B40AAF" w:rsidRDefault="00746E6D">
            <w:pPr>
              <w:spacing w:before="120" w:after="0" w:line="264" w:lineRule="auto"/>
              <w:jc w:val="center"/>
              <w:rPr>
                <w:color w:val="000000"/>
                <w:sz w:val="28"/>
                <w:szCs w:val="28"/>
              </w:rPr>
            </w:pPr>
            <w:r>
              <w:rPr>
                <w:color w:val="000000"/>
                <w:sz w:val="28"/>
                <w:szCs w:val="28"/>
              </w:rPr>
              <w:t>2</w:t>
            </w:r>
          </w:p>
        </w:tc>
        <w:tc>
          <w:tcPr>
            <w:tcW w:w="6866" w:type="dxa"/>
            <w:tcBorders>
              <w:top w:val="nil"/>
              <w:left w:val="nil"/>
              <w:bottom w:val="single" w:sz="4" w:space="0" w:color="000000"/>
              <w:right w:val="single" w:sz="4" w:space="0" w:color="000000"/>
            </w:tcBorders>
            <w:vAlign w:val="center"/>
          </w:tcPr>
          <w:p w14:paraId="00BFDB35" w14:textId="77777777" w:rsidR="00B40AAF" w:rsidRDefault="00746E6D">
            <w:pPr>
              <w:spacing w:before="120" w:after="0" w:line="264" w:lineRule="auto"/>
              <w:rPr>
                <w:color w:val="000000"/>
                <w:sz w:val="28"/>
                <w:szCs w:val="28"/>
              </w:rPr>
            </w:pPr>
            <w:r>
              <w:rPr>
                <w:color w:val="000000"/>
                <w:sz w:val="28"/>
                <w:szCs w:val="28"/>
              </w:rPr>
              <w:t>Khi dữ liệu tăng trưởng lớn; hệ thống phải đảm bảo thời gian truy xuất dữ liệu, đảm bảo tối thiểu nhất dung lượng lưu trữ, tối ưu trong quá trình thiết kế</w:t>
            </w:r>
          </w:p>
        </w:tc>
        <w:tc>
          <w:tcPr>
            <w:tcW w:w="1523" w:type="dxa"/>
            <w:tcBorders>
              <w:top w:val="nil"/>
              <w:left w:val="nil"/>
              <w:bottom w:val="single" w:sz="4" w:space="0" w:color="000000"/>
              <w:right w:val="single" w:sz="4" w:space="0" w:color="000000"/>
            </w:tcBorders>
            <w:vAlign w:val="center"/>
          </w:tcPr>
          <w:p w14:paraId="5B49274A" w14:textId="77777777" w:rsidR="00B40AAF" w:rsidRDefault="00746E6D">
            <w:pPr>
              <w:spacing w:before="120" w:after="0" w:line="264" w:lineRule="auto"/>
              <w:jc w:val="center"/>
              <w:rPr>
                <w:color w:val="000000"/>
                <w:sz w:val="28"/>
                <w:szCs w:val="28"/>
              </w:rPr>
            </w:pPr>
            <w:r>
              <w:rPr>
                <w:color w:val="000000"/>
                <w:sz w:val="28"/>
                <w:szCs w:val="28"/>
              </w:rPr>
              <w:t>Cơ sở dữ liệu</w:t>
            </w:r>
          </w:p>
        </w:tc>
      </w:tr>
      <w:tr w:rsidR="00B40AAF" w14:paraId="4C84B9AE"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4B5B9B50" w14:textId="77777777" w:rsidR="00B40AAF" w:rsidRDefault="00746E6D">
            <w:pPr>
              <w:spacing w:before="120" w:after="0" w:line="264" w:lineRule="auto"/>
              <w:jc w:val="center"/>
              <w:rPr>
                <w:color w:val="000000"/>
                <w:sz w:val="28"/>
                <w:szCs w:val="28"/>
              </w:rPr>
            </w:pPr>
            <w:r>
              <w:rPr>
                <w:color w:val="000000"/>
                <w:sz w:val="28"/>
                <w:szCs w:val="28"/>
              </w:rPr>
              <w:t>3</w:t>
            </w:r>
          </w:p>
        </w:tc>
        <w:tc>
          <w:tcPr>
            <w:tcW w:w="6866" w:type="dxa"/>
            <w:tcBorders>
              <w:top w:val="nil"/>
              <w:left w:val="nil"/>
              <w:bottom w:val="single" w:sz="4" w:space="0" w:color="000000"/>
              <w:right w:val="single" w:sz="4" w:space="0" w:color="000000"/>
            </w:tcBorders>
            <w:vAlign w:val="center"/>
          </w:tcPr>
          <w:p w14:paraId="146220CF" w14:textId="77777777" w:rsidR="00B40AAF" w:rsidRDefault="00746E6D">
            <w:pPr>
              <w:spacing w:before="120" w:after="0" w:line="264" w:lineRule="auto"/>
              <w:rPr>
                <w:color w:val="000000"/>
                <w:sz w:val="28"/>
                <w:szCs w:val="28"/>
              </w:rPr>
            </w:pPr>
            <w:r>
              <w:rPr>
                <w:color w:val="000000"/>
                <w:sz w:val="28"/>
                <w:szCs w:val="28"/>
              </w:rPr>
              <w:t>Chuẩn font, giao diện là Unicode TCVN 6901:2000, ngôn ngữ thể hiện trên giao diện chương trình là Tiếng Việt</w:t>
            </w:r>
          </w:p>
        </w:tc>
        <w:tc>
          <w:tcPr>
            <w:tcW w:w="1523" w:type="dxa"/>
            <w:tcBorders>
              <w:top w:val="nil"/>
              <w:left w:val="nil"/>
              <w:bottom w:val="single" w:sz="4" w:space="0" w:color="000000"/>
              <w:right w:val="single" w:sz="4" w:space="0" w:color="000000"/>
            </w:tcBorders>
            <w:vAlign w:val="center"/>
          </w:tcPr>
          <w:p w14:paraId="13916963"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7BB4614C"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1AD42354" w14:textId="77777777" w:rsidR="00B40AAF" w:rsidRDefault="00746E6D">
            <w:pPr>
              <w:spacing w:before="120" w:after="0" w:line="264" w:lineRule="auto"/>
              <w:jc w:val="center"/>
              <w:rPr>
                <w:color w:val="000000"/>
                <w:sz w:val="28"/>
                <w:szCs w:val="28"/>
              </w:rPr>
            </w:pPr>
            <w:r>
              <w:rPr>
                <w:color w:val="000000"/>
                <w:sz w:val="28"/>
                <w:szCs w:val="28"/>
              </w:rPr>
              <w:t>4</w:t>
            </w:r>
          </w:p>
        </w:tc>
        <w:tc>
          <w:tcPr>
            <w:tcW w:w="6866" w:type="dxa"/>
            <w:tcBorders>
              <w:top w:val="nil"/>
              <w:left w:val="nil"/>
              <w:bottom w:val="single" w:sz="4" w:space="0" w:color="000000"/>
              <w:right w:val="single" w:sz="4" w:space="0" w:color="000000"/>
            </w:tcBorders>
            <w:vAlign w:val="center"/>
          </w:tcPr>
          <w:p w14:paraId="575BFC32" w14:textId="77777777" w:rsidR="00B40AAF" w:rsidRDefault="00746E6D">
            <w:pPr>
              <w:spacing w:before="120" w:after="0" w:line="264" w:lineRule="auto"/>
              <w:rPr>
                <w:color w:val="000000"/>
                <w:sz w:val="28"/>
                <w:szCs w:val="28"/>
              </w:rPr>
            </w:pPr>
            <w:r>
              <w:rPr>
                <w:color w:val="000000"/>
                <w:sz w:val="28"/>
                <w:szCs w:val="28"/>
              </w:rPr>
              <w:t>Hệ thống cho phép thay đổi và định nghĩa các thông số, thông tin khi cần thiết mà không sửa lại chương trình</w:t>
            </w:r>
          </w:p>
        </w:tc>
        <w:tc>
          <w:tcPr>
            <w:tcW w:w="1523" w:type="dxa"/>
            <w:tcBorders>
              <w:top w:val="nil"/>
              <w:left w:val="nil"/>
              <w:bottom w:val="single" w:sz="4" w:space="0" w:color="000000"/>
              <w:right w:val="single" w:sz="4" w:space="0" w:color="000000"/>
            </w:tcBorders>
            <w:vAlign w:val="center"/>
          </w:tcPr>
          <w:p w14:paraId="7EE6EA38" w14:textId="77777777" w:rsidR="00B40AAF" w:rsidRDefault="00746E6D">
            <w:pPr>
              <w:spacing w:before="120" w:after="0" w:line="264" w:lineRule="auto"/>
              <w:jc w:val="center"/>
              <w:rPr>
                <w:color w:val="000000"/>
                <w:sz w:val="28"/>
                <w:szCs w:val="28"/>
              </w:rPr>
            </w:pPr>
            <w:r>
              <w:rPr>
                <w:color w:val="000000"/>
                <w:sz w:val="28"/>
                <w:szCs w:val="28"/>
              </w:rPr>
              <w:t>Dữ liệu đầu vào</w:t>
            </w:r>
          </w:p>
        </w:tc>
      </w:tr>
      <w:tr w:rsidR="00B40AAF" w14:paraId="0CF63143"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5205A3A8" w14:textId="77777777" w:rsidR="00B40AAF" w:rsidRDefault="00746E6D">
            <w:pPr>
              <w:spacing w:before="120" w:after="0" w:line="264" w:lineRule="auto"/>
              <w:jc w:val="center"/>
              <w:rPr>
                <w:color w:val="000000"/>
                <w:sz w:val="28"/>
                <w:szCs w:val="28"/>
              </w:rPr>
            </w:pPr>
            <w:r>
              <w:rPr>
                <w:color w:val="000000"/>
                <w:sz w:val="28"/>
                <w:szCs w:val="28"/>
              </w:rPr>
              <w:t>5</w:t>
            </w:r>
          </w:p>
        </w:tc>
        <w:tc>
          <w:tcPr>
            <w:tcW w:w="6866" w:type="dxa"/>
            <w:tcBorders>
              <w:top w:val="nil"/>
              <w:left w:val="nil"/>
              <w:bottom w:val="single" w:sz="4" w:space="0" w:color="000000"/>
              <w:right w:val="single" w:sz="4" w:space="0" w:color="000000"/>
            </w:tcBorders>
            <w:vAlign w:val="center"/>
          </w:tcPr>
          <w:p w14:paraId="3D645865" w14:textId="77777777" w:rsidR="00B40AAF" w:rsidRDefault="00746E6D">
            <w:pPr>
              <w:spacing w:before="120" w:after="0" w:line="264" w:lineRule="auto"/>
              <w:rPr>
                <w:color w:val="000000"/>
                <w:sz w:val="28"/>
                <w:szCs w:val="28"/>
              </w:rPr>
            </w:pPr>
            <w:r>
              <w:rPr>
                <w:color w:val="000000"/>
                <w:sz w:val="28"/>
                <w:szCs w:val="28"/>
              </w:rPr>
              <w:t>Hệ</w:t>
            </w:r>
            <w:r>
              <w:rPr>
                <w:color w:val="000000"/>
                <w:sz w:val="28"/>
                <w:szCs w:val="28"/>
              </w:rPr>
              <w:t xml:space="preserve"> thống phải đảm bảo số lượng giao dịch nhiều người cùng lúc</w:t>
            </w:r>
          </w:p>
        </w:tc>
        <w:tc>
          <w:tcPr>
            <w:tcW w:w="1523" w:type="dxa"/>
            <w:tcBorders>
              <w:top w:val="nil"/>
              <w:left w:val="nil"/>
              <w:bottom w:val="single" w:sz="4" w:space="0" w:color="000000"/>
              <w:right w:val="single" w:sz="4" w:space="0" w:color="000000"/>
            </w:tcBorders>
            <w:vAlign w:val="center"/>
          </w:tcPr>
          <w:p w14:paraId="4D9FF7E7" w14:textId="77777777" w:rsidR="00B40AAF" w:rsidRDefault="00746E6D">
            <w:pPr>
              <w:spacing w:before="120" w:after="0" w:line="264" w:lineRule="auto"/>
              <w:jc w:val="center"/>
              <w:rPr>
                <w:color w:val="000000"/>
                <w:sz w:val="28"/>
                <w:szCs w:val="28"/>
              </w:rPr>
            </w:pPr>
            <w:r>
              <w:rPr>
                <w:color w:val="000000"/>
                <w:sz w:val="28"/>
                <w:szCs w:val="28"/>
              </w:rPr>
              <w:t>Yêu cầu truy vấn</w:t>
            </w:r>
          </w:p>
        </w:tc>
      </w:tr>
      <w:tr w:rsidR="00B40AAF" w14:paraId="286EF9B4"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5BCC90BC" w14:textId="77777777" w:rsidR="00B40AAF" w:rsidRDefault="00746E6D">
            <w:pPr>
              <w:spacing w:before="120" w:after="0" w:line="264" w:lineRule="auto"/>
              <w:jc w:val="center"/>
              <w:rPr>
                <w:color w:val="000000"/>
                <w:sz w:val="28"/>
                <w:szCs w:val="28"/>
              </w:rPr>
            </w:pPr>
            <w:r>
              <w:rPr>
                <w:color w:val="000000"/>
                <w:sz w:val="28"/>
                <w:szCs w:val="28"/>
              </w:rPr>
              <w:t>6</w:t>
            </w:r>
          </w:p>
        </w:tc>
        <w:tc>
          <w:tcPr>
            <w:tcW w:w="6866" w:type="dxa"/>
            <w:tcBorders>
              <w:top w:val="nil"/>
              <w:left w:val="nil"/>
              <w:bottom w:val="single" w:sz="4" w:space="0" w:color="000000"/>
              <w:right w:val="single" w:sz="4" w:space="0" w:color="000000"/>
            </w:tcBorders>
            <w:vAlign w:val="center"/>
          </w:tcPr>
          <w:p w14:paraId="51D95B61" w14:textId="77777777" w:rsidR="00B40AAF" w:rsidRDefault="00746E6D">
            <w:pPr>
              <w:spacing w:before="120" w:after="0" w:line="264" w:lineRule="auto"/>
              <w:rPr>
                <w:color w:val="000000"/>
                <w:sz w:val="28"/>
                <w:szCs w:val="28"/>
              </w:rPr>
            </w:pPr>
            <w:r>
              <w:rPr>
                <w:color w:val="000000"/>
                <w:sz w:val="28"/>
                <w:szCs w:val="28"/>
              </w:rPr>
              <w:t>Phải lưu trữ thông tin sử dụng hệ thống của người dùng (Thời gian đăng nhập, thao tác với dữ liệu, thời gian thao tác)</w:t>
            </w:r>
          </w:p>
        </w:tc>
        <w:tc>
          <w:tcPr>
            <w:tcW w:w="1523" w:type="dxa"/>
            <w:tcBorders>
              <w:top w:val="nil"/>
              <w:left w:val="nil"/>
              <w:bottom w:val="single" w:sz="4" w:space="0" w:color="000000"/>
              <w:right w:val="single" w:sz="4" w:space="0" w:color="000000"/>
            </w:tcBorders>
            <w:vAlign w:val="center"/>
          </w:tcPr>
          <w:p w14:paraId="1A938556"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0BE46C7B"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446E307A" w14:textId="77777777" w:rsidR="00B40AAF" w:rsidRDefault="00746E6D">
            <w:pPr>
              <w:spacing w:before="120" w:after="0" w:line="264" w:lineRule="auto"/>
              <w:jc w:val="center"/>
              <w:rPr>
                <w:color w:val="000000"/>
                <w:sz w:val="28"/>
                <w:szCs w:val="28"/>
              </w:rPr>
            </w:pPr>
            <w:r>
              <w:rPr>
                <w:color w:val="000000"/>
                <w:sz w:val="28"/>
                <w:szCs w:val="28"/>
              </w:rPr>
              <w:t>7</w:t>
            </w:r>
          </w:p>
        </w:tc>
        <w:tc>
          <w:tcPr>
            <w:tcW w:w="6866" w:type="dxa"/>
            <w:tcBorders>
              <w:top w:val="nil"/>
              <w:left w:val="nil"/>
              <w:bottom w:val="single" w:sz="4" w:space="0" w:color="000000"/>
              <w:right w:val="single" w:sz="4" w:space="0" w:color="000000"/>
            </w:tcBorders>
            <w:vAlign w:val="center"/>
          </w:tcPr>
          <w:p w14:paraId="52469A1A" w14:textId="77777777" w:rsidR="00B40AAF" w:rsidRDefault="00746E6D">
            <w:pPr>
              <w:spacing w:before="120" w:after="0" w:line="264" w:lineRule="auto"/>
              <w:rPr>
                <w:color w:val="000000"/>
                <w:sz w:val="28"/>
                <w:szCs w:val="28"/>
              </w:rPr>
            </w:pPr>
            <w:r>
              <w:rPr>
                <w:color w:val="000000"/>
                <w:sz w:val="28"/>
                <w:szCs w:val="28"/>
              </w:rPr>
              <w:t>Tuân theo các quy định hiện hành</w:t>
            </w:r>
          </w:p>
        </w:tc>
        <w:tc>
          <w:tcPr>
            <w:tcW w:w="1523" w:type="dxa"/>
            <w:tcBorders>
              <w:top w:val="nil"/>
              <w:left w:val="nil"/>
              <w:bottom w:val="single" w:sz="4" w:space="0" w:color="000000"/>
              <w:right w:val="single" w:sz="4" w:space="0" w:color="000000"/>
            </w:tcBorders>
            <w:vAlign w:val="center"/>
          </w:tcPr>
          <w:p w14:paraId="7992B2DB"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20A97ED4"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552253F8" w14:textId="77777777" w:rsidR="00B40AAF" w:rsidRDefault="00746E6D">
            <w:pPr>
              <w:spacing w:before="120" w:after="0" w:line="264" w:lineRule="auto"/>
              <w:jc w:val="center"/>
              <w:rPr>
                <w:color w:val="000000"/>
                <w:sz w:val="28"/>
                <w:szCs w:val="28"/>
              </w:rPr>
            </w:pPr>
            <w:r>
              <w:rPr>
                <w:color w:val="000000"/>
                <w:sz w:val="28"/>
                <w:szCs w:val="28"/>
              </w:rPr>
              <w:t>8</w:t>
            </w:r>
          </w:p>
        </w:tc>
        <w:tc>
          <w:tcPr>
            <w:tcW w:w="6866" w:type="dxa"/>
            <w:tcBorders>
              <w:top w:val="nil"/>
              <w:left w:val="nil"/>
              <w:bottom w:val="single" w:sz="4" w:space="0" w:color="000000"/>
              <w:right w:val="single" w:sz="4" w:space="0" w:color="000000"/>
            </w:tcBorders>
            <w:vAlign w:val="center"/>
          </w:tcPr>
          <w:p w14:paraId="20FC2E28" w14:textId="77777777" w:rsidR="00B40AAF" w:rsidRDefault="00746E6D">
            <w:pPr>
              <w:spacing w:before="120" w:after="0" w:line="264" w:lineRule="auto"/>
              <w:rPr>
                <w:color w:val="000000"/>
                <w:sz w:val="28"/>
                <w:szCs w:val="28"/>
              </w:rPr>
            </w:pPr>
            <w:r>
              <w:rPr>
                <w:color w:val="000000"/>
                <w:sz w:val="28"/>
                <w:szCs w:val="28"/>
              </w:rPr>
              <w:t>Vận hành trên hệ thống mạng LAN, WAN hoặc thông qua VPN</w:t>
            </w:r>
          </w:p>
        </w:tc>
        <w:tc>
          <w:tcPr>
            <w:tcW w:w="1523" w:type="dxa"/>
            <w:tcBorders>
              <w:top w:val="nil"/>
              <w:left w:val="nil"/>
              <w:bottom w:val="single" w:sz="4" w:space="0" w:color="000000"/>
              <w:right w:val="single" w:sz="4" w:space="0" w:color="000000"/>
            </w:tcBorders>
            <w:vAlign w:val="center"/>
          </w:tcPr>
          <w:p w14:paraId="05837EF0"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35FCB03A"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217342FD" w14:textId="77777777" w:rsidR="00B40AAF" w:rsidRDefault="00746E6D">
            <w:pPr>
              <w:spacing w:before="120" w:after="0" w:line="264" w:lineRule="auto"/>
              <w:jc w:val="center"/>
              <w:rPr>
                <w:color w:val="000000"/>
                <w:sz w:val="28"/>
                <w:szCs w:val="28"/>
              </w:rPr>
            </w:pPr>
            <w:r>
              <w:rPr>
                <w:color w:val="000000"/>
                <w:sz w:val="28"/>
                <w:szCs w:val="28"/>
              </w:rPr>
              <w:t>9</w:t>
            </w:r>
          </w:p>
        </w:tc>
        <w:tc>
          <w:tcPr>
            <w:tcW w:w="6866" w:type="dxa"/>
            <w:tcBorders>
              <w:top w:val="nil"/>
              <w:left w:val="nil"/>
              <w:bottom w:val="single" w:sz="4" w:space="0" w:color="000000"/>
              <w:right w:val="single" w:sz="4" w:space="0" w:color="000000"/>
            </w:tcBorders>
            <w:vAlign w:val="center"/>
          </w:tcPr>
          <w:p w14:paraId="5DDDB1AF" w14:textId="77777777" w:rsidR="00B40AAF" w:rsidRDefault="00746E6D">
            <w:pPr>
              <w:spacing w:before="120" w:after="0" w:line="264" w:lineRule="auto"/>
              <w:rPr>
                <w:color w:val="000000"/>
                <w:sz w:val="28"/>
                <w:szCs w:val="28"/>
              </w:rPr>
            </w:pPr>
            <w:r>
              <w:rPr>
                <w:color w:val="000000"/>
                <w:sz w:val="28"/>
                <w:szCs w:val="28"/>
              </w:rPr>
              <w:t>Môi trường vận hành là Microsoft Windows 2012/2016 Server đối với máy chủ và Windows 8/10 đối với máy trạm</w:t>
            </w:r>
          </w:p>
        </w:tc>
        <w:tc>
          <w:tcPr>
            <w:tcW w:w="1523" w:type="dxa"/>
            <w:tcBorders>
              <w:top w:val="nil"/>
              <w:left w:val="nil"/>
              <w:bottom w:val="single" w:sz="4" w:space="0" w:color="000000"/>
              <w:right w:val="single" w:sz="4" w:space="0" w:color="000000"/>
            </w:tcBorders>
            <w:vAlign w:val="center"/>
          </w:tcPr>
          <w:p w14:paraId="1CF6753F" w14:textId="77777777" w:rsidR="00B40AAF" w:rsidRDefault="00746E6D">
            <w:pPr>
              <w:spacing w:before="120" w:after="0" w:line="264" w:lineRule="auto"/>
              <w:jc w:val="center"/>
              <w:rPr>
                <w:color w:val="000000"/>
                <w:sz w:val="28"/>
                <w:szCs w:val="28"/>
              </w:rPr>
            </w:pPr>
            <w:r>
              <w:rPr>
                <w:color w:val="000000"/>
                <w:sz w:val="28"/>
                <w:szCs w:val="28"/>
              </w:rPr>
              <w:t>Yêu cầu chung</w:t>
            </w:r>
          </w:p>
        </w:tc>
      </w:tr>
    </w:tbl>
    <w:p w14:paraId="3A017FB5" w14:textId="77777777" w:rsidR="00B40AAF" w:rsidRDefault="00746E6D">
      <w:pPr>
        <w:pStyle w:val="Heading3"/>
        <w:numPr>
          <w:ilvl w:val="2"/>
          <w:numId w:val="1"/>
        </w:numPr>
        <w:rPr>
          <w:color w:val="000000"/>
        </w:rPr>
      </w:pPr>
      <w:bookmarkStart w:id="110" w:name="_heading=h.3jtnz0s" w:colFirst="0" w:colLast="0"/>
      <w:bookmarkEnd w:id="110"/>
      <w:r>
        <w:rPr>
          <w:b w:val="0"/>
          <w:color w:val="000000"/>
        </w:rPr>
        <w:t>Danh sách Use-case</w:t>
      </w:r>
    </w:p>
    <w:p w14:paraId="668D060A"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Xem Ph</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ụ</w:t>
      </w:r>
      <w:r>
        <w:rPr>
          <w:rFonts w:ascii="Cambria" w:eastAsia="Cambria" w:hAnsi="Cambria" w:cs="Cambria"/>
          <w:color w:val="000000"/>
          <w:sz w:val="28"/>
          <w:szCs w:val="28"/>
        </w:rPr>
        <w:t>c 02 m</w:t>
      </w:r>
      <w:r>
        <w:rPr>
          <w:rFonts w:ascii="Cambria" w:eastAsia="Cambria" w:hAnsi="Cambria" w:cs="Cambria"/>
          <w:color w:val="000000"/>
          <w:sz w:val="28"/>
          <w:szCs w:val="28"/>
        </w:rPr>
        <w:t>ụ</w:t>
      </w:r>
      <w:r>
        <w:rPr>
          <w:rFonts w:ascii="Cambria" w:eastAsia="Cambria" w:hAnsi="Cambria" w:cs="Cambria"/>
          <w:color w:val="000000"/>
          <w:sz w:val="28"/>
          <w:szCs w:val="28"/>
        </w:rPr>
        <w:t>c B</w:t>
      </w:r>
      <w:r>
        <w:rPr>
          <w:rFonts w:ascii="Cambria" w:eastAsia="Cambria" w:hAnsi="Cambria" w:cs="Cambria"/>
          <w:color w:val="000000"/>
          <w:sz w:val="28"/>
          <w:szCs w:val="28"/>
        </w:rPr>
        <w:t>ả</w:t>
      </w:r>
      <w:r>
        <w:rPr>
          <w:rFonts w:ascii="Cambria" w:eastAsia="Cambria" w:hAnsi="Cambria" w:cs="Cambria"/>
          <w:color w:val="000000"/>
          <w:sz w:val="28"/>
          <w:szCs w:val="28"/>
        </w:rPr>
        <w:t>ng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yêu c</w:t>
      </w:r>
      <w:r>
        <w:rPr>
          <w:rFonts w:ascii="Cambria" w:eastAsia="Cambria" w:hAnsi="Cambria" w:cs="Cambria"/>
          <w:color w:val="000000"/>
          <w:sz w:val="28"/>
          <w:szCs w:val="28"/>
        </w:rPr>
        <w:t>ầ</w:t>
      </w:r>
      <w:r>
        <w:rPr>
          <w:rFonts w:ascii="Cambria" w:eastAsia="Cambria" w:hAnsi="Cambria" w:cs="Cambria"/>
          <w:color w:val="000000"/>
          <w:sz w:val="28"/>
          <w:szCs w:val="28"/>
        </w:rPr>
        <w:t>u ch</w:t>
      </w:r>
      <w:r>
        <w:rPr>
          <w:rFonts w:ascii="Cambria" w:eastAsia="Cambria" w:hAnsi="Cambria" w:cs="Cambria"/>
          <w:color w:val="000000"/>
          <w:sz w:val="28"/>
          <w:szCs w:val="28"/>
        </w:rPr>
        <w:t>ứ</w:t>
      </w:r>
      <w:r>
        <w:rPr>
          <w:rFonts w:ascii="Cambria" w:eastAsia="Cambria" w:hAnsi="Cambria" w:cs="Cambria"/>
          <w:color w:val="000000"/>
          <w:sz w:val="28"/>
          <w:szCs w:val="28"/>
        </w:rPr>
        <w:t>c năng sang trư</w:t>
      </w:r>
      <w:r>
        <w:rPr>
          <w:rFonts w:ascii="Cambria" w:eastAsia="Cambria" w:hAnsi="Cambria" w:cs="Cambria"/>
          <w:color w:val="000000"/>
          <w:sz w:val="28"/>
          <w:szCs w:val="28"/>
        </w:rPr>
        <w:t>ờ</w:t>
      </w:r>
      <w:r>
        <w:rPr>
          <w:rFonts w:ascii="Cambria" w:eastAsia="Cambria" w:hAnsi="Cambria" w:cs="Cambria"/>
          <w:color w:val="000000"/>
          <w:sz w:val="28"/>
          <w:szCs w:val="28"/>
        </w:rPr>
        <w:t>ng h</w:t>
      </w:r>
      <w:r>
        <w:rPr>
          <w:rFonts w:ascii="Cambria" w:eastAsia="Cambria" w:hAnsi="Cambria" w:cs="Cambria"/>
          <w:color w:val="000000"/>
          <w:sz w:val="28"/>
          <w:szCs w:val="28"/>
        </w:rPr>
        <w:t>ợ</w:t>
      </w:r>
      <w:r>
        <w:rPr>
          <w:rFonts w:ascii="Cambria" w:eastAsia="Cambria" w:hAnsi="Cambria" w:cs="Cambria"/>
          <w:color w:val="000000"/>
          <w:sz w:val="28"/>
          <w:szCs w:val="28"/>
        </w:rPr>
        <w:t>p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(Use-case).</w:t>
      </w:r>
    </w:p>
    <w:p w14:paraId="4B2D8BD1" w14:textId="77777777" w:rsidR="00B40AAF" w:rsidRDefault="00746E6D">
      <w:pPr>
        <w:pStyle w:val="Heading3"/>
        <w:numPr>
          <w:ilvl w:val="2"/>
          <w:numId w:val="1"/>
        </w:numPr>
        <w:rPr>
          <w:color w:val="000000"/>
        </w:rPr>
      </w:pPr>
      <w:bookmarkStart w:id="111" w:name="_heading=h.1yyy98l" w:colFirst="0" w:colLast="0"/>
      <w:bookmarkEnd w:id="111"/>
      <w:r>
        <w:rPr>
          <w:b w:val="0"/>
          <w:color w:val="000000"/>
        </w:rPr>
        <w:lastRenderedPageBreak/>
        <w:t>Sơ đ</w:t>
      </w:r>
      <w:r>
        <w:rPr>
          <w:b w:val="0"/>
          <w:color w:val="000000"/>
        </w:rPr>
        <w:t>ồ</w:t>
      </w:r>
      <w:r>
        <w:rPr>
          <w:b w:val="0"/>
          <w:color w:val="000000"/>
        </w:rPr>
        <w:t xml:space="preserve"> Use-case </w:t>
      </w:r>
    </w:p>
    <w:p w14:paraId="2D59B721" w14:textId="77777777" w:rsidR="00B40AAF" w:rsidRDefault="00746E6D">
      <w:pPr>
        <w:jc w:val="center"/>
        <w:rPr>
          <w:color w:val="000000"/>
          <w:sz w:val="28"/>
          <w:szCs w:val="28"/>
        </w:rPr>
      </w:pPr>
      <w:r>
        <w:rPr>
          <w:color w:val="000000"/>
        </w:rPr>
        <w:object w:dxaOrig="9667" w:dyaOrig="3408" w14:anchorId="6471BC16">
          <v:shape id="_x0000_i1073" type="#_x0000_t75" style="width:483.5pt;height:170.4pt" o:ole="">
            <v:imagedata r:id="rId110" o:title=""/>
          </v:shape>
          <o:OLEObject Type="Embed" ProgID="Visio.Drawing.15" ShapeID="_x0000_i1073" DrawAspect="Content" ObjectID="_1747598248" r:id="rId111"/>
        </w:object>
      </w:r>
    </w:p>
    <w:p w14:paraId="65D33D89" w14:textId="77777777" w:rsidR="00B40AAF" w:rsidRPr="00A37CFA" w:rsidRDefault="00746E6D">
      <w:pPr>
        <w:pStyle w:val="Heading2"/>
        <w:numPr>
          <w:ilvl w:val="1"/>
          <w:numId w:val="1"/>
        </w:numPr>
        <w:rPr>
          <w:lang w:val="vi-VN"/>
        </w:rPr>
      </w:pPr>
      <w:bookmarkStart w:id="112" w:name="_heading=h.4iylrwe" w:colFirst="0" w:colLast="0"/>
      <w:bookmarkEnd w:id="112"/>
      <w:r w:rsidRPr="00A37CFA">
        <w:rPr>
          <w:lang w:val="vi-VN"/>
        </w:rPr>
        <w:t>Phân h</w:t>
      </w:r>
      <w:r w:rsidRPr="00A37CFA">
        <w:rPr>
          <w:lang w:val="vi-VN"/>
        </w:rPr>
        <w:t>ệ</w:t>
      </w:r>
      <w:r w:rsidRPr="00A37CFA">
        <w:rPr>
          <w:lang w:val="vi-VN"/>
        </w:rPr>
        <w:t xml:space="preserve"> ch</w:t>
      </w:r>
      <w:r w:rsidRPr="00A37CFA">
        <w:rPr>
          <w:lang w:val="vi-VN"/>
        </w:rPr>
        <w:t>ứ</w:t>
      </w:r>
      <w:r w:rsidRPr="00A37CFA">
        <w:rPr>
          <w:lang w:val="vi-VN"/>
        </w:rPr>
        <w:t>c năng ph</w:t>
      </w:r>
      <w:r w:rsidRPr="00A37CFA">
        <w:rPr>
          <w:lang w:val="vi-VN"/>
        </w:rPr>
        <w:t>ầ</w:t>
      </w:r>
      <w:r w:rsidRPr="00A37CFA">
        <w:rPr>
          <w:lang w:val="vi-VN"/>
        </w:rPr>
        <w:t>n m</w:t>
      </w:r>
      <w:r w:rsidRPr="00A37CFA">
        <w:rPr>
          <w:lang w:val="vi-VN"/>
        </w:rPr>
        <w:t>ề</w:t>
      </w:r>
      <w:r w:rsidRPr="00A37CFA">
        <w:rPr>
          <w:lang w:val="vi-VN"/>
        </w:rPr>
        <w:t>m Qu</w:t>
      </w:r>
      <w:r w:rsidRPr="00A37CFA">
        <w:rPr>
          <w:lang w:val="vi-VN"/>
        </w:rPr>
        <w:t>ả</w:t>
      </w:r>
      <w:r w:rsidRPr="00A37CFA">
        <w:rPr>
          <w:lang w:val="vi-VN"/>
        </w:rPr>
        <w:t>n lý d</w:t>
      </w:r>
      <w:r w:rsidRPr="00A37CFA">
        <w:rPr>
          <w:lang w:val="vi-VN"/>
        </w:rPr>
        <w:t>ự</w:t>
      </w:r>
      <w:r w:rsidRPr="00A37CFA">
        <w:rPr>
          <w:lang w:val="vi-VN"/>
        </w:rPr>
        <w:t xml:space="preserve"> án - B</w:t>
      </w:r>
      <w:r w:rsidRPr="00A37CFA">
        <w:rPr>
          <w:lang w:val="vi-VN"/>
        </w:rPr>
        <w:t>ổ</w:t>
      </w:r>
      <w:r w:rsidRPr="00A37CFA">
        <w:rPr>
          <w:lang w:val="vi-VN"/>
        </w:rPr>
        <w:t xml:space="preserve"> sung thêm tính năng qu</w:t>
      </w:r>
      <w:r w:rsidRPr="00A37CFA">
        <w:rPr>
          <w:lang w:val="vi-VN"/>
        </w:rPr>
        <w:t>ả</w:t>
      </w:r>
      <w:r w:rsidRPr="00A37CFA">
        <w:rPr>
          <w:lang w:val="vi-VN"/>
        </w:rPr>
        <w:t xml:space="preserve">n lý nhà </w:t>
      </w:r>
      <w:r w:rsidRPr="00A37CFA">
        <w:rPr>
          <w:lang w:val="vi-VN"/>
        </w:rPr>
        <w:t>ở</w:t>
      </w:r>
      <w:r w:rsidRPr="00A37CFA">
        <w:rPr>
          <w:lang w:val="vi-VN"/>
        </w:rPr>
        <w:t xml:space="preserve"> tái đ</w:t>
      </w:r>
      <w:r w:rsidRPr="00A37CFA">
        <w:rPr>
          <w:lang w:val="vi-VN"/>
        </w:rPr>
        <w:t>ị</w:t>
      </w:r>
      <w:r w:rsidRPr="00A37CFA">
        <w:rPr>
          <w:lang w:val="vi-VN"/>
        </w:rPr>
        <w:t xml:space="preserve">nh cư, nhà </w:t>
      </w:r>
      <w:r w:rsidRPr="00A37CFA">
        <w:rPr>
          <w:lang w:val="vi-VN"/>
        </w:rPr>
        <w:t>ở</w:t>
      </w:r>
      <w:r w:rsidRPr="00A37CFA">
        <w:rPr>
          <w:lang w:val="vi-VN"/>
        </w:rPr>
        <w:t xml:space="preserve"> nông thôn, chuy</w:t>
      </w:r>
      <w:r w:rsidRPr="00A37CFA">
        <w:rPr>
          <w:lang w:val="vi-VN"/>
        </w:rPr>
        <w:t>ể</w:t>
      </w:r>
      <w:r w:rsidRPr="00A37CFA">
        <w:rPr>
          <w:lang w:val="vi-VN"/>
        </w:rPr>
        <w:t>n như</w:t>
      </w:r>
      <w:r w:rsidRPr="00A37CFA">
        <w:rPr>
          <w:lang w:val="vi-VN"/>
        </w:rPr>
        <w:t>ợ</w:t>
      </w:r>
      <w:r w:rsidRPr="00A37CFA">
        <w:rPr>
          <w:lang w:val="vi-VN"/>
        </w:rPr>
        <w:t>ng d</w:t>
      </w:r>
      <w:r w:rsidRPr="00A37CFA">
        <w:rPr>
          <w:lang w:val="vi-VN"/>
        </w:rPr>
        <w:t>ự</w:t>
      </w:r>
      <w:r w:rsidRPr="00A37CFA">
        <w:rPr>
          <w:lang w:val="vi-VN"/>
        </w:rPr>
        <w:t xml:space="preserve"> án BĐS</w:t>
      </w:r>
    </w:p>
    <w:p w14:paraId="73EC94B9" w14:textId="77777777" w:rsidR="00B40AAF" w:rsidRDefault="00746E6D">
      <w:pPr>
        <w:pStyle w:val="Heading3"/>
        <w:numPr>
          <w:ilvl w:val="2"/>
          <w:numId w:val="1"/>
        </w:numPr>
        <w:rPr>
          <w:color w:val="000000"/>
        </w:rPr>
      </w:pPr>
      <w:bookmarkStart w:id="113" w:name="_heading=h.2y3w247" w:colFirst="0" w:colLast="0"/>
      <w:bookmarkEnd w:id="113"/>
      <w:r>
        <w:rPr>
          <w:color w:val="000000"/>
        </w:rPr>
        <w:t>Yêu c</w:t>
      </w:r>
      <w:r>
        <w:rPr>
          <w:color w:val="000000"/>
        </w:rPr>
        <w:t>ầ</w:t>
      </w:r>
      <w:r>
        <w:rPr>
          <w:color w:val="000000"/>
        </w:rPr>
        <w:t>u ch</w:t>
      </w:r>
      <w:r>
        <w:rPr>
          <w:color w:val="000000"/>
        </w:rPr>
        <w:t>ứ</w:t>
      </w:r>
      <w:r>
        <w:rPr>
          <w:color w:val="000000"/>
        </w:rPr>
        <w:t>c năng ph</w:t>
      </w:r>
      <w:r>
        <w:rPr>
          <w:color w:val="000000"/>
        </w:rPr>
        <w:t>ầ</w:t>
      </w:r>
      <w:r>
        <w:rPr>
          <w:color w:val="000000"/>
        </w:rPr>
        <w:t>n m</w:t>
      </w:r>
      <w:r>
        <w:rPr>
          <w:color w:val="000000"/>
        </w:rPr>
        <w:t>ề</w:t>
      </w:r>
      <w:r>
        <w:rPr>
          <w:color w:val="000000"/>
        </w:rPr>
        <w:t>m</w:t>
      </w:r>
    </w:p>
    <w:p w14:paraId="561262E2"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Xem Ph</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ụ</w:t>
      </w:r>
      <w:r>
        <w:rPr>
          <w:rFonts w:ascii="Cambria" w:eastAsia="Cambria" w:hAnsi="Cambria" w:cs="Cambria"/>
          <w:color w:val="000000"/>
          <w:sz w:val="28"/>
          <w:szCs w:val="28"/>
        </w:rPr>
        <w:t>c 02: B</w:t>
      </w:r>
      <w:r>
        <w:rPr>
          <w:rFonts w:ascii="Cambria" w:eastAsia="Cambria" w:hAnsi="Cambria" w:cs="Cambria"/>
          <w:color w:val="000000"/>
          <w:sz w:val="28"/>
          <w:szCs w:val="28"/>
        </w:rPr>
        <w:t>ả</w:t>
      </w:r>
      <w:r>
        <w:rPr>
          <w:rFonts w:ascii="Cambria" w:eastAsia="Cambria" w:hAnsi="Cambria" w:cs="Cambria"/>
          <w:color w:val="000000"/>
          <w:sz w:val="28"/>
          <w:szCs w:val="28"/>
        </w:rPr>
        <w:t>ng s</w:t>
      </w:r>
      <w:r>
        <w:rPr>
          <w:rFonts w:ascii="Cambria" w:eastAsia="Cambria" w:hAnsi="Cambria" w:cs="Cambria"/>
          <w:color w:val="000000"/>
          <w:sz w:val="28"/>
          <w:szCs w:val="28"/>
        </w:rPr>
        <w:t>ắ</w:t>
      </w:r>
      <w:r>
        <w:rPr>
          <w:rFonts w:ascii="Cambria" w:eastAsia="Cambria" w:hAnsi="Cambria" w:cs="Cambria"/>
          <w:color w:val="000000"/>
          <w:sz w:val="28"/>
          <w:szCs w:val="28"/>
        </w:rPr>
        <w:t>p x</w:t>
      </w:r>
      <w:r>
        <w:rPr>
          <w:rFonts w:ascii="Cambria" w:eastAsia="Cambria" w:hAnsi="Cambria" w:cs="Cambria"/>
          <w:color w:val="000000"/>
          <w:sz w:val="28"/>
          <w:szCs w:val="28"/>
        </w:rPr>
        <w:t>ế</w:t>
      </w:r>
      <w:r>
        <w:rPr>
          <w:rFonts w:ascii="Cambria" w:eastAsia="Cambria" w:hAnsi="Cambria" w:cs="Cambria"/>
          <w:color w:val="000000"/>
          <w:sz w:val="28"/>
          <w:szCs w:val="28"/>
        </w:rPr>
        <w:t>p thứ tự ưu tiên các yêu c</w:t>
      </w:r>
      <w:r>
        <w:rPr>
          <w:rFonts w:ascii="Cambria" w:eastAsia="Cambria" w:hAnsi="Cambria" w:cs="Cambria"/>
          <w:color w:val="000000"/>
          <w:sz w:val="28"/>
          <w:szCs w:val="28"/>
        </w:rPr>
        <w:t>ầ</w:t>
      </w:r>
      <w:r>
        <w:rPr>
          <w:rFonts w:ascii="Cambria" w:eastAsia="Cambria" w:hAnsi="Cambria" w:cs="Cambria"/>
          <w:color w:val="000000"/>
          <w:sz w:val="28"/>
          <w:szCs w:val="28"/>
        </w:rPr>
        <w:t>u ch</w:t>
      </w:r>
      <w:r>
        <w:rPr>
          <w:rFonts w:ascii="Cambria" w:eastAsia="Cambria" w:hAnsi="Cambria" w:cs="Cambria"/>
          <w:color w:val="000000"/>
          <w:sz w:val="28"/>
          <w:szCs w:val="28"/>
        </w:rPr>
        <w:t>ứ</w:t>
      </w:r>
      <w:r>
        <w:rPr>
          <w:rFonts w:ascii="Cambria" w:eastAsia="Cambria" w:hAnsi="Cambria" w:cs="Cambria"/>
          <w:color w:val="000000"/>
          <w:sz w:val="28"/>
          <w:szCs w:val="28"/>
        </w:rPr>
        <w:t>c năng của phần mềm</w:t>
      </w:r>
    </w:p>
    <w:p w14:paraId="1A6864AD" w14:textId="77777777" w:rsidR="00B40AAF" w:rsidRDefault="00746E6D">
      <w:pPr>
        <w:pStyle w:val="Heading3"/>
        <w:numPr>
          <w:ilvl w:val="2"/>
          <w:numId w:val="1"/>
        </w:numPr>
        <w:rPr>
          <w:color w:val="000000"/>
        </w:rPr>
      </w:pPr>
      <w:bookmarkStart w:id="114" w:name="_heading=h.1d96cc0" w:colFirst="0" w:colLast="0"/>
      <w:bookmarkEnd w:id="114"/>
      <w:r>
        <w:rPr>
          <w:color w:val="000000"/>
        </w:rPr>
        <w:t>Yêu c</w:t>
      </w:r>
      <w:r>
        <w:rPr>
          <w:color w:val="000000"/>
        </w:rPr>
        <w:t>ầ</w:t>
      </w:r>
      <w:r>
        <w:rPr>
          <w:color w:val="000000"/>
        </w:rPr>
        <w:t>u phi</w:t>
      </w:r>
      <w:r>
        <w:rPr>
          <w:color w:val="000000"/>
        </w:rPr>
        <w:t xml:space="preserve"> ch</w:t>
      </w:r>
      <w:r>
        <w:rPr>
          <w:color w:val="000000"/>
        </w:rPr>
        <w:t>ứ</w:t>
      </w:r>
      <w:r>
        <w:rPr>
          <w:color w:val="000000"/>
        </w:rPr>
        <w:t>c năng</w:t>
      </w:r>
    </w:p>
    <w:tbl>
      <w:tblPr>
        <w:tblStyle w:val="aff3"/>
        <w:tblW w:w="9205" w:type="dxa"/>
        <w:tblLayout w:type="fixed"/>
        <w:tblLook w:val="0400" w:firstRow="0" w:lastRow="0" w:firstColumn="0" w:lastColumn="0" w:noHBand="0" w:noVBand="1"/>
      </w:tblPr>
      <w:tblGrid>
        <w:gridCol w:w="816"/>
        <w:gridCol w:w="6866"/>
        <w:gridCol w:w="1523"/>
      </w:tblGrid>
      <w:tr w:rsidR="00B40AAF" w14:paraId="70297DB3" w14:textId="77777777">
        <w:trPr>
          <w:trHeight w:val="397"/>
          <w:tblHeader/>
        </w:trPr>
        <w:tc>
          <w:tcPr>
            <w:tcW w:w="8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EAFBE4" w14:textId="77777777" w:rsidR="00B40AAF" w:rsidRDefault="00746E6D">
            <w:pPr>
              <w:spacing w:before="120" w:after="0" w:line="264" w:lineRule="auto"/>
              <w:jc w:val="center"/>
              <w:rPr>
                <w:b/>
                <w:color w:val="000000"/>
                <w:sz w:val="28"/>
                <w:szCs w:val="28"/>
              </w:rPr>
            </w:pPr>
            <w:r>
              <w:rPr>
                <w:b/>
                <w:color w:val="000000"/>
                <w:sz w:val="28"/>
                <w:szCs w:val="28"/>
              </w:rPr>
              <w:t> STT</w:t>
            </w:r>
          </w:p>
        </w:tc>
        <w:tc>
          <w:tcPr>
            <w:tcW w:w="6866" w:type="dxa"/>
            <w:tcBorders>
              <w:top w:val="single" w:sz="4" w:space="0" w:color="000000"/>
              <w:left w:val="nil"/>
              <w:bottom w:val="single" w:sz="4" w:space="0" w:color="000000"/>
              <w:right w:val="single" w:sz="4" w:space="0" w:color="000000"/>
            </w:tcBorders>
            <w:shd w:val="clear" w:color="auto" w:fill="auto"/>
            <w:vAlign w:val="center"/>
          </w:tcPr>
          <w:p w14:paraId="1ECE38C4" w14:textId="77777777" w:rsidR="00B40AAF" w:rsidRDefault="00746E6D">
            <w:pPr>
              <w:spacing w:before="120" w:after="0" w:line="264" w:lineRule="auto"/>
              <w:jc w:val="center"/>
              <w:rPr>
                <w:b/>
                <w:color w:val="000000"/>
                <w:sz w:val="28"/>
                <w:szCs w:val="28"/>
              </w:rPr>
            </w:pPr>
            <w:r>
              <w:rPr>
                <w:b/>
                <w:color w:val="000000"/>
                <w:sz w:val="28"/>
                <w:szCs w:val="28"/>
              </w:rPr>
              <w:t>Yêu cầu phi chức năng</w:t>
            </w:r>
          </w:p>
        </w:tc>
        <w:tc>
          <w:tcPr>
            <w:tcW w:w="1523" w:type="dxa"/>
            <w:tcBorders>
              <w:top w:val="single" w:sz="4" w:space="0" w:color="000000"/>
              <w:left w:val="nil"/>
              <w:bottom w:val="single" w:sz="4" w:space="0" w:color="000000"/>
              <w:right w:val="single" w:sz="4" w:space="0" w:color="000000"/>
            </w:tcBorders>
            <w:shd w:val="clear" w:color="auto" w:fill="auto"/>
            <w:vAlign w:val="center"/>
          </w:tcPr>
          <w:p w14:paraId="68646FFF" w14:textId="77777777" w:rsidR="00B40AAF" w:rsidRDefault="00746E6D">
            <w:pPr>
              <w:spacing w:before="120" w:after="0" w:line="264" w:lineRule="auto"/>
              <w:jc w:val="center"/>
              <w:rPr>
                <w:b/>
                <w:color w:val="000000"/>
                <w:sz w:val="28"/>
                <w:szCs w:val="28"/>
              </w:rPr>
            </w:pPr>
            <w:r>
              <w:rPr>
                <w:b/>
                <w:color w:val="000000"/>
                <w:sz w:val="28"/>
                <w:szCs w:val="28"/>
              </w:rPr>
              <w:t> Loại</w:t>
            </w:r>
          </w:p>
        </w:tc>
      </w:tr>
      <w:tr w:rsidR="00B40AAF" w14:paraId="054B2574"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02C823BB" w14:textId="77777777" w:rsidR="00B40AAF" w:rsidRDefault="00746E6D">
            <w:pPr>
              <w:spacing w:before="120" w:after="0" w:line="264" w:lineRule="auto"/>
              <w:jc w:val="center"/>
              <w:rPr>
                <w:color w:val="000000"/>
                <w:sz w:val="28"/>
                <w:szCs w:val="28"/>
              </w:rPr>
            </w:pPr>
            <w:r>
              <w:rPr>
                <w:color w:val="000000"/>
                <w:sz w:val="28"/>
                <w:szCs w:val="28"/>
              </w:rPr>
              <w:t>1</w:t>
            </w:r>
          </w:p>
        </w:tc>
        <w:tc>
          <w:tcPr>
            <w:tcW w:w="6866" w:type="dxa"/>
            <w:tcBorders>
              <w:top w:val="nil"/>
              <w:left w:val="nil"/>
              <w:bottom w:val="single" w:sz="4" w:space="0" w:color="000000"/>
              <w:right w:val="single" w:sz="4" w:space="0" w:color="000000"/>
            </w:tcBorders>
          </w:tcPr>
          <w:p w14:paraId="530F7F65" w14:textId="77777777" w:rsidR="00B40AAF" w:rsidRDefault="00746E6D">
            <w:pPr>
              <w:spacing w:before="120" w:after="0" w:line="264" w:lineRule="auto"/>
              <w:rPr>
                <w:color w:val="000000"/>
                <w:sz w:val="28"/>
                <w:szCs w:val="28"/>
              </w:rPr>
            </w:pPr>
            <w:r>
              <w:rPr>
                <w:color w:val="000000"/>
                <w:sz w:val="28"/>
                <w:szCs w:val="28"/>
              </w:rPr>
              <w:t>Hệ quản trị cơ sở dữ liệu thông dụng như là MS SQL Server hoặc các hệ quản trị mã nguồn mở khác như là PostGre SQL</w:t>
            </w:r>
          </w:p>
        </w:tc>
        <w:tc>
          <w:tcPr>
            <w:tcW w:w="1523" w:type="dxa"/>
            <w:tcBorders>
              <w:top w:val="nil"/>
              <w:left w:val="nil"/>
              <w:bottom w:val="single" w:sz="4" w:space="0" w:color="000000"/>
              <w:right w:val="single" w:sz="4" w:space="0" w:color="000000"/>
            </w:tcBorders>
            <w:vAlign w:val="center"/>
          </w:tcPr>
          <w:p w14:paraId="149723F5" w14:textId="77777777" w:rsidR="00B40AAF" w:rsidRDefault="00746E6D">
            <w:pPr>
              <w:spacing w:before="120" w:after="0" w:line="264" w:lineRule="auto"/>
              <w:jc w:val="center"/>
              <w:rPr>
                <w:color w:val="000000"/>
                <w:sz w:val="28"/>
                <w:szCs w:val="28"/>
              </w:rPr>
            </w:pPr>
            <w:r>
              <w:rPr>
                <w:color w:val="000000"/>
                <w:sz w:val="28"/>
                <w:szCs w:val="28"/>
              </w:rPr>
              <w:t>Cơ sở dữ liệu</w:t>
            </w:r>
          </w:p>
        </w:tc>
      </w:tr>
      <w:tr w:rsidR="00B40AAF" w14:paraId="014FB7AD"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2EE89681" w14:textId="77777777" w:rsidR="00B40AAF" w:rsidRDefault="00746E6D">
            <w:pPr>
              <w:spacing w:before="120" w:after="0" w:line="264" w:lineRule="auto"/>
              <w:jc w:val="center"/>
              <w:rPr>
                <w:color w:val="000000"/>
                <w:sz w:val="28"/>
                <w:szCs w:val="28"/>
              </w:rPr>
            </w:pPr>
            <w:r>
              <w:rPr>
                <w:color w:val="000000"/>
                <w:sz w:val="28"/>
                <w:szCs w:val="28"/>
              </w:rPr>
              <w:t>2</w:t>
            </w:r>
          </w:p>
        </w:tc>
        <w:tc>
          <w:tcPr>
            <w:tcW w:w="6866" w:type="dxa"/>
            <w:tcBorders>
              <w:top w:val="nil"/>
              <w:left w:val="nil"/>
              <w:bottom w:val="single" w:sz="4" w:space="0" w:color="000000"/>
              <w:right w:val="single" w:sz="4" w:space="0" w:color="000000"/>
            </w:tcBorders>
            <w:vAlign w:val="center"/>
          </w:tcPr>
          <w:p w14:paraId="2BE291A8" w14:textId="77777777" w:rsidR="00B40AAF" w:rsidRDefault="00746E6D">
            <w:pPr>
              <w:spacing w:before="120" w:after="0" w:line="264" w:lineRule="auto"/>
              <w:rPr>
                <w:color w:val="000000"/>
                <w:sz w:val="28"/>
                <w:szCs w:val="28"/>
              </w:rPr>
            </w:pPr>
            <w:r>
              <w:rPr>
                <w:color w:val="000000"/>
                <w:sz w:val="28"/>
                <w:szCs w:val="28"/>
              </w:rPr>
              <w:t>Khi dữ liệu tăng trưởng lớn; hệ thống phải đảm bảo thời gian truy xuất dữ liệu, đảm bảo tối thiểu nhất dung lượng lưu trữ, t</w:t>
            </w:r>
            <w:r>
              <w:rPr>
                <w:color w:val="000000"/>
                <w:sz w:val="28"/>
                <w:szCs w:val="28"/>
              </w:rPr>
              <w:t>ối ưu trong quá trình thiết kế</w:t>
            </w:r>
          </w:p>
        </w:tc>
        <w:tc>
          <w:tcPr>
            <w:tcW w:w="1523" w:type="dxa"/>
            <w:tcBorders>
              <w:top w:val="nil"/>
              <w:left w:val="nil"/>
              <w:bottom w:val="single" w:sz="4" w:space="0" w:color="000000"/>
              <w:right w:val="single" w:sz="4" w:space="0" w:color="000000"/>
            </w:tcBorders>
            <w:vAlign w:val="center"/>
          </w:tcPr>
          <w:p w14:paraId="2DFA95C0" w14:textId="77777777" w:rsidR="00B40AAF" w:rsidRDefault="00746E6D">
            <w:pPr>
              <w:spacing w:before="120" w:after="0" w:line="264" w:lineRule="auto"/>
              <w:jc w:val="center"/>
              <w:rPr>
                <w:color w:val="000000"/>
                <w:sz w:val="28"/>
                <w:szCs w:val="28"/>
              </w:rPr>
            </w:pPr>
            <w:r>
              <w:rPr>
                <w:color w:val="000000"/>
                <w:sz w:val="28"/>
                <w:szCs w:val="28"/>
              </w:rPr>
              <w:t>Cơ sở dữ liệu</w:t>
            </w:r>
          </w:p>
        </w:tc>
      </w:tr>
      <w:tr w:rsidR="00B40AAF" w14:paraId="3C40FA47"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6A4621EA" w14:textId="77777777" w:rsidR="00B40AAF" w:rsidRDefault="00746E6D">
            <w:pPr>
              <w:spacing w:before="120" w:after="0" w:line="264" w:lineRule="auto"/>
              <w:jc w:val="center"/>
              <w:rPr>
                <w:color w:val="000000"/>
                <w:sz w:val="28"/>
                <w:szCs w:val="28"/>
              </w:rPr>
            </w:pPr>
            <w:r>
              <w:rPr>
                <w:color w:val="000000"/>
                <w:sz w:val="28"/>
                <w:szCs w:val="28"/>
              </w:rPr>
              <w:t>3</w:t>
            </w:r>
          </w:p>
        </w:tc>
        <w:tc>
          <w:tcPr>
            <w:tcW w:w="6866" w:type="dxa"/>
            <w:tcBorders>
              <w:top w:val="nil"/>
              <w:left w:val="nil"/>
              <w:bottom w:val="single" w:sz="4" w:space="0" w:color="000000"/>
              <w:right w:val="single" w:sz="4" w:space="0" w:color="000000"/>
            </w:tcBorders>
            <w:vAlign w:val="center"/>
          </w:tcPr>
          <w:p w14:paraId="1F900572" w14:textId="77777777" w:rsidR="00B40AAF" w:rsidRDefault="00746E6D">
            <w:pPr>
              <w:spacing w:before="120" w:after="0" w:line="264" w:lineRule="auto"/>
              <w:rPr>
                <w:color w:val="000000"/>
                <w:sz w:val="28"/>
                <w:szCs w:val="28"/>
              </w:rPr>
            </w:pPr>
            <w:r>
              <w:rPr>
                <w:color w:val="000000"/>
                <w:sz w:val="28"/>
                <w:szCs w:val="28"/>
              </w:rPr>
              <w:t>Chuẩn font, giao diện là Unicode TCVN 6901:2000, ngôn ngữ thể hiện trên giao diện chương trình là Tiếng Việt</w:t>
            </w:r>
          </w:p>
        </w:tc>
        <w:tc>
          <w:tcPr>
            <w:tcW w:w="1523" w:type="dxa"/>
            <w:tcBorders>
              <w:top w:val="nil"/>
              <w:left w:val="nil"/>
              <w:bottom w:val="single" w:sz="4" w:space="0" w:color="000000"/>
              <w:right w:val="single" w:sz="4" w:space="0" w:color="000000"/>
            </w:tcBorders>
            <w:vAlign w:val="center"/>
          </w:tcPr>
          <w:p w14:paraId="732DB9E2"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3E6CC656"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23CE5448" w14:textId="77777777" w:rsidR="00B40AAF" w:rsidRDefault="00746E6D">
            <w:pPr>
              <w:spacing w:before="120" w:after="0" w:line="264" w:lineRule="auto"/>
              <w:jc w:val="center"/>
              <w:rPr>
                <w:color w:val="000000"/>
                <w:sz w:val="28"/>
                <w:szCs w:val="28"/>
              </w:rPr>
            </w:pPr>
            <w:r>
              <w:rPr>
                <w:color w:val="000000"/>
                <w:sz w:val="28"/>
                <w:szCs w:val="28"/>
              </w:rPr>
              <w:t>4</w:t>
            </w:r>
          </w:p>
        </w:tc>
        <w:tc>
          <w:tcPr>
            <w:tcW w:w="6866" w:type="dxa"/>
            <w:tcBorders>
              <w:top w:val="nil"/>
              <w:left w:val="nil"/>
              <w:bottom w:val="single" w:sz="4" w:space="0" w:color="000000"/>
              <w:right w:val="single" w:sz="4" w:space="0" w:color="000000"/>
            </w:tcBorders>
            <w:vAlign w:val="center"/>
          </w:tcPr>
          <w:p w14:paraId="3D840381" w14:textId="77777777" w:rsidR="00B40AAF" w:rsidRDefault="00746E6D">
            <w:pPr>
              <w:spacing w:before="120" w:after="0" w:line="264" w:lineRule="auto"/>
              <w:rPr>
                <w:color w:val="000000"/>
                <w:sz w:val="28"/>
                <w:szCs w:val="28"/>
              </w:rPr>
            </w:pPr>
            <w:r>
              <w:rPr>
                <w:color w:val="000000"/>
                <w:sz w:val="28"/>
                <w:szCs w:val="28"/>
              </w:rPr>
              <w:t>Hệ thống cho phép thay đổi và định nghĩa các thông số, thông tin khi cần thiết mà không sửa lại chương trình</w:t>
            </w:r>
          </w:p>
        </w:tc>
        <w:tc>
          <w:tcPr>
            <w:tcW w:w="1523" w:type="dxa"/>
            <w:tcBorders>
              <w:top w:val="nil"/>
              <w:left w:val="nil"/>
              <w:bottom w:val="single" w:sz="4" w:space="0" w:color="000000"/>
              <w:right w:val="single" w:sz="4" w:space="0" w:color="000000"/>
            </w:tcBorders>
            <w:vAlign w:val="center"/>
          </w:tcPr>
          <w:p w14:paraId="0C87524B" w14:textId="77777777" w:rsidR="00B40AAF" w:rsidRDefault="00746E6D">
            <w:pPr>
              <w:spacing w:before="120" w:after="0" w:line="264" w:lineRule="auto"/>
              <w:jc w:val="center"/>
              <w:rPr>
                <w:color w:val="000000"/>
                <w:sz w:val="28"/>
                <w:szCs w:val="28"/>
              </w:rPr>
            </w:pPr>
            <w:r>
              <w:rPr>
                <w:color w:val="000000"/>
                <w:sz w:val="28"/>
                <w:szCs w:val="28"/>
              </w:rPr>
              <w:t>Dữ liệu đầu vào</w:t>
            </w:r>
          </w:p>
        </w:tc>
      </w:tr>
      <w:tr w:rsidR="00B40AAF" w14:paraId="653B94ED"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6E01A8D5" w14:textId="77777777" w:rsidR="00B40AAF" w:rsidRDefault="00746E6D">
            <w:pPr>
              <w:spacing w:before="120" w:after="0" w:line="264" w:lineRule="auto"/>
              <w:jc w:val="center"/>
              <w:rPr>
                <w:color w:val="000000"/>
                <w:sz w:val="28"/>
                <w:szCs w:val="28"/>
              </w:rPr>
            </w:pPr>
            <w:r>
              <w:rPr>
                <w:color w:val="000000"/>
                <w:sz w:val="28"/>
                <w:szCs w:val="28"/>
              </w:rPr>
              <w:t>5</w:t>
            </w:r>
          </w:p>
        </w:tc>
        <w:tc>
          <w:tcPr>
            <w:tcW w:w="6866" w:type="dxa"/>
            <w:tcBorders>
              <w:top w:val="nil"/>
              <w:left w:val="nil"/>
              <w:bottom w:val="single" w:sz="4" w:space="0" w:color="000000"/>
              <w:right w:val="single" w:sz="4" w:space="0" w:color="000000"/>
            </w:tcBorders>
            <w:vAlign w:val="center"/>
          </w:tcPr>
          <w:p w14:paraId="50B6DA2E" w14:textId="77777777" w:rsidR="00B40AAF" w:rsidRDefault="00746E6D">
            <w:pPr>
              <w:spacing w:before="120" w:after="0" w:line="264" w:lineRule="auto"/>
              <w:rPr>
                <w:color w:val="000000"/>
                <w:sz w:val="28"/>
                <w:szCs w:val="28"/>
              </w:rPr>
            </w:pPr>
            <w:r>
              <w:rPr>
                <w:color w:val="000000"/>
                <w:sz w:val="28"/>
                <w:szCs w:val="28"/>
              </w:rPr>
              <w:t>Hệ thống phải đảm bảo số lượng giao dịch nhiều người cùng lúc</w:t>
            </w:r>
          </w:p>
        </w:tc>
        <w:tc>
          <w:tcPr>
            <w:tcW w:w="1523" w:type="dxa"/>
            <w:tcBorders>
              <w:top w:val="nil"/>
              <w:left w:val="nil"/>
              <w:bottom w:val="single" w:sz="4" w:space="0" w:color="000000"/>
              <w:right w:val="single" w:sz="4" w:space="0" w:color="000000"/>
            </w:tcBorders>
            <w:vAlign w:val="center"/>
          </w:tcPr>
          <w:p w14:paraId="11DCF8A5" w14:textId="77777777" w:rsidR="00B40AAF" w:rsidRDefault="00746E6D">
            <w:pPr>
              <w:spacing w:before="120" w:after="0" w:line="264" w:lineRule="auto"/>
              <w:jc w:val="center"/>
              <w:rPr>
                <w:color w:val="000000"/>
                <w:sz w:val="28"/>
                <w:szCs w:val="28"/>
              </w:rPr>
            </w:pPr>
            <w:r>
              <w:rPr>
                <w:color w:val="000000"/>
                <w:sz w:val="28"/>
                <w:szCs w:val="28"/>
              </w:rPr>
              <w:t>Yêu cầu truy vấn</w:t>
            </w:r>
          </w:p>
        </w:tc>
      </w:tr>
      <w:tr w:rsidR="00B40AAF" w14:paraId="7F886D6F"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39CD30C6" w14:textId="77777777" w:rsidR="00B40AAF" w:rsidRDefault="00746E6D">
            <w:pPr>
              <w:spacing w:before="120" w:after="0" w:line="264" w:lineRule="auto"/>
              <w:jc w:val="center"/>
              <w:rPr>
                <w:color w:val="000000"/>
                <w:sz w:val="28"/>
                <w:szCs w:val="28"/>
              </w:rPr>
            </w:pPr>
            <w:r>
              <w:rPr>
                <w:color w:val="000000"/>
                <w:sz w:val="28"/>
                <w:szCs w:val="28"/>
              </w:rPr>
              <w:lastRenderedPageBreak/>
              <w:t>6</w:t>
            </w:r>
          </w:p>
        </w:tc>
        <w:tc>
          <w:tcPr>
            <w:tcW w:w="6866" w:type="dxa"/>
            <w:tcBorders>
              <w:top w:val="nil"/>
              <w:left w:val="nil"/>
              <w:bottom w:val="single" w:sz="4" w:space="0" w:color="000000"/>
              <w:right w:val="single" w:sz="4" w:space="0" w:color="000000"/>
            </w:tcBorders>
            <w:vAlign w:val="center"/>
          </w:tcPr>
          <w:p w14:paraId="0FD4EC42" w14:textId="77777777" w:rsidR="00B40AAF" w:rsidRDefault="00746E6D">
            <w:pPr>
              <w:spacing w:before="120" w:after="0" w:line="264" w:lineRule="auto"/>
              <w:rPr>
                <w:color w:val="000000"/>
                <w:sz w:val="28"/>
                <w:szCs w:val="28"/>
              </w:rPr>
            </w:pPr>
            <w:r>
              <w:rPr>
                <w:color w:val="000000"/>
                <w:sz w:val="28"/>
                <w:szCs w:val="28"/>
              </w:rPr>
              <w:t>Phải lưu trữ thông tin sử dụng hệ thống của ng</w:t>
            </w:r>
            <w:r>
              <w:rPr>
                <w:color w:val="000000"/>
                <w:sz w:val="28"/>
                <w:szCs w:val="28"/>
              </w:rPr>
              <w:t>ười dùng (Thời gian đăng nhập, thao tác với dữ liệu, thời gian thao tác)</w:t>
            </w:r>
          </w:p>
        </w:tc>
        <w:tc>
          <w:tcPr>
            <w:tcW w:w="1523" w:type="dxa"/>
            <w:tcBorders>
              <w:top w:val="nil"/>
              <w:left w:val="nil"/>
              <w:bottom w:val="single" w:sz="4" w:space="0" w:color="000000"/>
              <w:right w:val="single" w:sz="4" w:space="0" w:color="000000"/>
            </w:tcBorders>
            <w:vAlign w:val="center"/>
          </w:tcPr>
          <w:p w14:paraId="767848A9"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503BCF2A"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2FDB26D9" w14:textId="77777777" w:rsidR="00B40AAF" w:rsidRDefault="00746E6D">
            <w:pPr>
              <w:spacing w:before="120" w:after="0" w:line="264" w:lineRule="auto"/>
              <w:jc w:val="center"/>
              <w:rPr>
                <w:color w:val="000000"/>
                <w:sz w:val="28"/>
                <w:szCs w:val="28"/>
              </w:rPr>
            </w:pPr>
            <w:r>
              <w:rPr>
                <w:color w:val="000000"/>
                <w:sz w:val="28"/>
                <w:szCs w:val="28"/>
              </w:rPr>
              <w:t>7</w:t>
            </w:r>
          </w:p>
        </w:tc>
        <w:tc>
          <w:tcPr>
            <w:tcW w:w="6866" w:type="dxa"/>
            <w:tcBorders>
              <w:top w:val="nil"/>
              <w:left w:val="nil"/>
              <w:bottom w:val="single" w:sz="4" w:space="0" w:color="000000"/>
              <w:right w:val="single" w:sz="4" w:space="0" w:color="000000"/>
            </w:tcBorders>
            <w:vAlign w:val="center"/>
          </w:tcPr>
          <w:p w14:paraId="056E1F7D" w14:textId="77777777" w:rsidR="00B40AAF" w:rsidRDefault="00746E6D">
            <w:pPr>
              <w:spacing w:before="120" w:after="0" w:line="264" w:lineRule="auto"/>
              <w:rPr>
                <w:color w:val="000000"/>
                <w:sz w:val="28"/>
                <w:szCs w:val="28"/>
              </w:rPr>
            </w:pPr>
            <w:r>
              <w:rPr>
                <w:color w:val="000000"/>
                <w:sz w:val="28"/>
                <w:szCs w:val="28"/>
              </w:rPr>
              <w:t>Tuân theo các quy định hiện hành</w:t>
            </w:r>
          </w:p>
        </w:tc>
        <w:tc>
          <w:tcPr>
            <w:tcW w:w="1523" w:type="dxa"/>
            <w:tcBorders>
              <w:top w:val="nil"/>
              <w:left w:val="nil"/>
              <w:bottom w:val="single" w:sz="4" w:space="0" w:color="000000"/>
              <w:right w:val="single" w:sz="4" w:space="0" w:color="000000"/>
            </w:tcBorders>
            <w:vAlign w:val="center"/>
          </w:tcPr>
          <w:p w14:paraId="6CBAAAEA"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62455A0F"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2187575A" w14:textId="77777777" w:rsidR="00B40AAF" w:rsidRDefault="00746E6D">
            <w:pPr>
              <w:spacing w:before="120" w:after="0" w:line="264" w:lineRule="auto"/>
              <w:jc w:val="center"/>
              <w:rPr>
                <w:color w:val="000000"/>
                <w:sz w:val="28"/>
                <w:szCs w:val="28"/>
              </w:rPr>
            </w:pPr>
            <w:r>
              <w:rPr>
                <w:color w:val="000000"/>
                <w:sz w:val="28"/>
                <w:szCs w:val="28"/>
              </w:rPr>
              <w:t>8</w:t>
            </w:r>
          </w:p>
        </w:tc>
        <w:tc>
          <w:tcPr>
            <w:tcW w:w="6866" w:type="dxa"/>
            <w:tcBorders>
              <w:top w:val="nil"/>
              <w:left w:val="nil"/>
              <w:bottom w:val="single" w:sz="4" w:space="0" w:color="000000"/>
              <w:right w:val="single" w:sz="4" w:space="0" w:color="000000"/>
            </w:tcBorders>
            <w:vAlign w:val="center"/>
          </w:tcPr>
          <w:p w14:paraId="602ECA0C" w14:textId="77777777" w:rsidR="00B40AAF" w:rsidRDefault="00746E6D">
            <w:pPr>
              <w:spacing w:before="120" w:after="0" w:line="264" w:lineRule="auto"/>
              <w:rPr>
                <w:color w:val="000000"/>
                <w:sz w:val="28"/>
                <w:szCs w:val="28"/>
              </w:rPr>
            </w:pPr>
            <w:r>
              <w:rPr>
                <w:color w:val="000000"/>
                <w:sz w:val="28"/>
                <w:szCs w:val="28"/>
              </w:rPr>
              <w:t>Vận hành trên hệ thống mạng LAN, WAN hoặc thông qua VPN</w:t>
            </w:r>
          </w:p>
        </w:tc>
        <w:tc>
          <w:tcPr>
            <w:tcW w:w="1523" w:type="dxa"/>
            <w:tcBorders>
              <w:top w:val="nil"/>
              <w:left w:val="nil"/>
              <w:bottom w:val="single" w:sz="4" w:space="0" w:color="000000"/>
              <w:right w:val="single" w:sz="4" w:space="0" w:color="000000"/>
            </w:tcBorders>
            <w:vAlign w:val="center"/>
          </w:tcPr>
          <w:p w14:paraId="7E0A0A98" w14:textId="77777777" w:rsidR="00B40AAF" w:rsidRDefault="00746E6D">
            <w:pPr>
              <w:spacing w:before="120" w:after="0" w:line="264" w:lineRule="auto"/>
              <w:jc w:val="center"/>
              <w:rPr>
                <w:color w:val="000000"/>
                <w:sz w:val="28"/>
                <w:szCs w:val="28"/>
              </w:rPr>
            </w:pPr>
            <w:r>
              <w:rPr>
                <w:color w:val="000000"/>
                <w:sz w:val="28"/>
                <w:szCs w:val="28"/>
              </w:rPr>
              <w:t>Yêu cầu chung</w:t>
            </w:r>
          </w:p>
        </w:tc>
      </w:tr>
      <w:tr w:rsidR="00B40AAF" w14:paraId="03B5FDA3" w14:textId="77777777">
        <w:trPr>
          <w:trHeight w:val="397"/>
        </w:trPr>
        <w:tc>
          <w:tcPr>
            <w:tcW w:w="816" w:type="dxa"/>
            <w:tcBorders>
              <w:top w:val="nil"/>
              <w:left w:val="single" w:sz="4" w:space="0" w:color="000000"/>
              <w:bottom w:val="single" w:sz="4" w:space="0" w:color="000000"/>
              <w:right w:val="single" w:sz="4" w:space="0" w:color="000000"/>
            </w:tcBorders>
            <w:vAlign w:val="center"/>
          </w:tcPr>
          <w:p w14:paraId="199CE092" w14:textId="77777777" w:rsidR="00B40AAF" w:rsidRDefault="00746E6D">
            <w:pPr>
              <w:spacing w:before="120" w:after="0" w:line="264" w:lineRule="auto"/>
              <w:jc w:val="center"/>
              <w:rPr>
                <w:color w:val="000000"/>
                <w:sz w:val="28"/>
                <w:szCs w:val="28"/>
              </w:rPr>
            </w:pPr>
            <w:r>
              <w:rPr>
                <w:color w:val="000000"/>
                <w:sz w:val="28"/>
                <w:szCs w:val="28"/>
              </w:rPr>
              <w:t>9</w:t>
            </w:r>
          </w:p>
        </w:tc>
        <w:tc>
          <w:tcPr>
            <w:tcW w:w="6866" w:type="dxa"/>
            <w:tcBorders>
              <w:top w:val="nil"/>
              <w:left w:val="nil"/>
              <w:bottom w:val="single" w:sz="4" w:space="0" w:color="000000"/>
              <w:right w:val="single" w:sz="4" w:space="0" w:color="000000"/>
            </w:tcBorders>
            <w:vAlign w:val="center"/>
          </w:tcPr>
          <w:p w14:paraId="326002D4" w14:textId="77777777" w:rsidR="00B40AAF" w:rsidRDefault="00746E6D">
            <w:pPr>
              <w:spacing w:before="120" w:after="0" w:line="264" w:lineRule="auto"/>
              <w:rPr>
                <w:color w:val="000000"/>
                <w:sz w:val="28"/>
                <w:szCs w:val="28"/>
              </w:rPr>
            </w:pPr>
            <w:r>
              <w:rPr>
                <w:color w:val="000000"/>
                <w:sz w:val="28"/>
                <w:szCs w:val="28"/>
              </w:rPr>
              <w:t>Môi trường vận hành là Microsoft Windows 2012/2016 Server đối với máy chủ và Windows 8/10 đối với máy trạm</w:t>
            </w:r>
          </w:p>
        </w:tc>
        <w:tc>
          <w:tcPr>
            <w:tcW w:w="1523" w:type="dxa"/>
            <w:tcBorders>
              <w:top w:val="nil"/>
              <w:left w:val="nil"/>
              <w:bottom w:val="single" w:sz="4" w:space="0" w:color="000000"/>
              <w:right w:val="single" w:sz="4" w:space="0" w:color="000000"/>
            </w:tcBorders>
            <w:vAlign w:val="center"/>
          </w:tcPr>
          <w:p w14:paraId="285944ED" w14:textId="77777777" w:rsidR="00B40AAF" w:rsidRDefault="00746E6D">
            <w:pPr>
              <w:spacing w:before="120" w:after="0" w:line="264" w:lineRule="auto"/>
              <w:jc w:val="center"/>
              <w:rPr>
                <w:color w:val="000000"/>
                <w:sz w:val="28"/>
                <w:szCs w:val="28"/>
              </w:rPr>
            </w:pPr>
            <w:r>
              <w:rPr>
                <w:color w:val="000000"/>
                <w:sz w:val="28"/>
                <w:szCs w:val="28"/>
              </w:rPr>
              <w:t>Yêu cầu chung</w:t>
            </w:r>
          </w:p>
        </w:tc>
      </w:tr>
    </w:tbl>
    <w:p w14:paraId="77CFF8E7" w14:textId="77777777" w:rsidR="00B40AAF" w:rsidRDefault="00746E6D">
      <w:pPr>
        <w:pStyle w:val="Heading3"/>
        <w:numPr>
          <w:ilvl w:val="2"/>
          <w:numId w:val="1"/>
        </w:numPr>
        <w:rPr>
          <w:color w:val="000000"/>
        </w:rPr>
      </w:pPr>
      <w:bookmarkStart w:id="115" w:name="_heading=h.3x8tuzt" w:colFirst="0" w:colLast="0"/>
      <w:bookmarkEnd w:id="115"/>
      <w:r>
        <w:rPr>
          <w:color w:val="000000"/>
        </w:rPr>
        <w:t>Danh sách Use-case</w:t>
      </w:r>
    </w:p>
    <w:p w14:paraId="008CB9F2"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Xem Ph</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ụ</w:t>
      </w:r>
      <w:r>
        <w:rPr>
          <w:rFonts w:ascii="Cambria" w:eastAsia="Cambria" w:hAnsi="Cambria" w:cs="Cambria"/>
          <w:color w:val="000000"/>
          <w:sz w:val="28"/>
          <w:szCs w:val="28"/>
        </w:rPr>
        <w:t>c 02 m</w:t>
      </w:r>
      <w:r>
        <w:rPr>
          <w:rFonts w:ascii="Cambria" w:eastAsia="Cambria" w:hAnsi="Cambria" w:cs="Cambria"/>
          <w:color w:val="000000"/>
          <w:sz w:val="28"/>
          <w:szCs w:val="28"/>
        </w:rPr>
        <w:t>ụ</w:t>
      </w:r>
      <w:r>
        <w:rPr>
          <w:rFonts w:ascii="Cambria" w:eastAsia="Cambria" w:hAnsi="Cambria" w:cs="Cambria"/>
          <w:color w:val="000000"/>
          <w:sz w:val="28"/>
          <w:szCs w:val="28"/>
        </w:rPr>
        <w:t>c B</w:t>
      </w:r>
      <w:r>
        <w:rPr>
          <w:rFonts w:ascii="Cambria" w:eastAsia="Cambria" w:hAnsi="Cambria" w:cs="Cambria"/>
          <w:color w:val="000000"/>
          <w:sz w:val="28"/>
          <w:szCs w:val="28"/>
        </w:rPr>
        <w:t>ả</w:t>
      </w:r>
      <w:r>
        <w:rPr>
          <w:rFonts w:ascii="Cambria" w:eastAsia="Cambria" w:hAnsi="Cambria" w:cs="Cambria"/>
          <w:color w:val="000000"/>
          <w:sz w:val="28"/>
          <w:szCs w:val="28"/>
        </w:rPr>
        <w:t>ng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yêu c</w:t>
      </w:r>
      <w:r>
        <w:rPr>
          <w:rFonts w:ascii="Cambria" w:eastAsia="Cambria" w:hAnsi="Cambria" w:cs="Cambria"/>
          <w:color w:val="000000"/>
          <w:sz w:val="28"/>
          <w:szCs w:val="28"/>
        </w:rPr>
        <w:t>ầ</w:t>
      </w:r>
      <w:r>
        <w:rPr>
          <w:rFonts w:ascii="Cambria" w:eastAsia="Cambria" w:hAnsi="Cambria" w:cs="Cambria"/>
          <w:color w:val="000000"/>
          <w:sz w:val="28"/>
          <w:szCs w:val="28"/>
        </w:rPr>
        <w:t>u ch</w:t>
      </w:r>
      <w:r>
        <w:rPr>
          <w:rFonts w:ascii="Cambria" w:eastAsia="Cambria" w:hAnsi="Cambria" w:cs="Cambria"/>
          <w:color w:val="000000"/>
          <w:sz w:val="28"/>
          <w:szCs w:val="28"/>
        </w:rPr>
        <w:t>ứ</w:t>
      </w:r>
      <w:r>
        <w:rPr>
          <w:rFonts w:ascii="Cambria" w:eastAsia="Cambria" w:hAnsi="Cambria" w:cs="Cambria"/>
          <w:color w:val="000000"/>
          <w:sz w:val="28"/>
          <w:szCs w:val="28"/>
        </w:rPr>
        <w:t>c năng sang trư</w:t>
      </w:r>
      <w:r>
        <w:rPr>
          <w:rFonts w:ascii="Cambria" w:eastAsia="Cambria" w:hAnsi="Cambria" w:cs="Cambria"/>
          <w:color w:val="000000"/>
          <w:sz w:val="28"/>
          <w:szCs w:val="28"/>
        </w:rPr>
        <w:t>ờ</w:t>
      </w:r>
      <w:r>
        <w:rPr>
          <w:rFonts w:ascii="Cambria" w:eastAsia="Cambria" w:hAnsi="Cambria" w:cs="Cambria"/>
          <w:color w:val="000000"/>
          <w:sz w:val="28"/>
          <w:szCs w:val="28"/>
        </w:rPr>
        <w:t>ng h</w:t>
      </w:r>
      <w:r>
        <w:rPr>
          <w:rFonts w:ascii="Cambria" w:eastAsia="Cambria" w:hAnsi="Cambria" w:cs="Cambria"/>
          <w:color w:val="000000"/>
          <w:sz w:val="28"/>
          <w:szCs w:val="28"/>
        </w:rPr>
        <w:t>ợ</w:t>
      </w:r>
      <w:r>
        <w:rPr>
          <w:rFonts w:ascii="Cambria" w:eastAsia="Cambria" w:hAnsi="Cambria" w:cs="Cambria"/>
          <w:color w:val="000000"/>
          <w:sz w:val="28"/>
          <w:szCs w:val="28"/>
        </w:rPr>
        <w:t>p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(Use-case).</w:t>
      </w:r>
    </w:p>
    <w:p w14:paraId="31C62E7D" w14:textId="77777777" w:rsidR="00B40AAF" w:rsidRDefault="00746E6D">
      <w:pPr>
        <w:pStyle w:val="Heading3"/>
        <w:numPr>
          <w:ilvl w:val="2"/>
          <w:numId w:val="1"/>
        </w:numPr>
        <w:rPr>
          <w:color w:val="000000"/>
        </w:rPr>
      </w:pPr>
      <w:bookmarkStart w:id="116" w:name="_heading=h.2ce457m" w:colFirst="0" w:colLast="0"/>
      <w:bookmarkEnd w:id="116"/>
      <w:r>
        <w:rPr>
          <w:color w:val="000000"/>
        </w:rPr>
        <w:t>Sơ đ</w:t>
      </w:r>
      <w:r>
        <w:rPr>
          <w:color w:val="000000"/>
        </w:rPr>
        <w:t>ồ</w:t>
      </w:r>
      <w:r>
        <w:rPr>
          <w:color w:val="000000"/>
        </w:rPr>
        <w:t xml:space="preserve"> Use-case </w:t>
      </w:r>
    </w:p>
    <w:p w14:paraId="1AF24662" w14:textId="77777777" w:rsidR="00B40AAF" w:rsidRDefault="00746E6D">
      <w:pPr>
        <w:jc w:val="center"/>
        <w:rPr>
          <w:color w:val="000000"/>
          <w:sz w:val="28"/>
          <w:szCs w:val="28"/>
        </w:rPr>
      </w:pPr>
      <w:r>
        <w:rPr>
          <w:color w:val="000000"/>
        </w:rPr>
        <w:object w:dxaOrig="9909" w:dyaOrig="5232" w14:anchorId="7A497C3E">
          <v:shape id="_x0000_i1074" type="#_x0000_t75" style="width:495.4pt;height:261.6pt" o:ole="">
            <v:imagedata r:id="rId112" o:title=""/>
          </v:shape>
          <o:OLEObject Type="Embed" ProgID="Visio.Drawing.15" ShapeID="_x0000_i1074" DrawAspect="Content" ObjectID="_1747598249" r:id="rId113"/>
        </w:object>
      </w:r>
    </w:p>
    <w:p w14:paraId="5B82DBD4" w14:textId="77777777" w:rsidR="00B40AAF" w:rsidRPr="00A37CFA" w:rsidRDefault="00746E6D">
      <w:pPr>
        <w:pStyle w:val="Heading2"/>
        <w:numPr>
          <w:ilvl w:val="1"/>
          <w:numId w:val="1"/>
        </w:numPr>
        <w:rPr>
          <w:lang w:val="vi-VN"/>
        </w:rPr>
      </w:pPr>
      <w:bookmarkStart w:id="117" w:name="_heading=h.rjefff" w:colFirst="0" w:colLast="0"/>
      <w:bookmarkEnd w:id="117"/>
      <w:r w:rsidRPr="00A37CFA">
        <w:rPr>
          <w:lang w:val="vi-VN"/>
        </w:rPr>
        <w:t>Danh m</w:t>
      </w:r>
      <w:r w:rsidRPr="00A37CFA">
        <w:rPr>
          <w:lang w:val="vi-VN"/>
        </w:rPr>
        <w:t>ụ</w:t>
      </w:r>
      <w:r w:rsidRPr="00A37CFA">
        <w:rPr>
          <w:lang w:val="vi-VN"/>
        </w:rPr>
        <w:t>c quy chu</w:t>
      </w:r>
      <w:r w:rsidRPr="00A37CFA">
        <w:rPr>
          <w:lang w:val="vi-VN"/>
        </w:rPr>
        <w:t>ẩ</w:t>
      </w:r>
      <w:r w:rsidRPr="00A37CFA">
        <w:rPr>
          <w:lang w:val="vi-VN"/>
        </w:rPr>
        <w:t>n, tiêu chu</w:t>
      </w:r>
      <w:r w:rsidRPr="00A37CFA">
        <w:rPr>
          <w:lang w:val="vi-VN"/>
        </w:rPr>
        <w:t>ẩ</w:t>
      </w:r>
      <w:r w:rsidRPr="00A37CFA">
        <w:rPr>
          <w:lang w:val="vi-VN"/>
        </w:rPr>
        <w:t>n k</w:t>
      </w:r>
      <w:r w:rsidRPr="00A37CFA">
        <w:rPr>
          <w:lang w:val="vi-VN"/>
        </w:rPr>
        <w:t>ỹ</w:t>
      </w:r>
      <w:r w:rsidRPr="00A37CFA">
        <w:rPr>
          <w:lang w:val="vi-VN"/>
        </w:rPr>
        <w:t xml:space="preserve"> thu</w:t>
      </w:r>
      <w:r w:rsidRPr="00A37CFA">
        <w:rPr>
          <w:lang w:val="vi-VN"/>
        </w:rPr>
        <w:t>ậ</w:t>
      </w:r>
      <w:r w:rsidRPr="00A37CFA">
        <w:rPr>
          <w:lang w:val="vi-VN"/>
        </w:rPr>
        <w:t>t áp d</w:t>
      </w:r>
      <w:r w:rsidRPr="00A37CFA">
        <w:rPr>
          <w:lang w:val="vi-VN"/>
        </w:rPr>
        <w:t>ụ</w:t>
      </w:r>
      <w:r w:rsidRPr="00A37CFA">
        <w:rPr>
          <w:lang w:val="vi-VN"/>
        </w:rPr>
        <w:t>ng</w:t>
      </w:r>
    </w:p>
    <w:p w14:paraId="46383B61"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highlight w:val="white"/>
        </w:rPr>
      </w:pPr>
      <w:r>
        <w:rPr>
          <w:rFonts w:ascii="Cambria" w:eastAsia="Cambria" w:hAnsi="Cambria" w:cs="Cambria"/>
          <w:color w:val="000000"/>
          <w:sz w:val="28"/>
          <w:szCs w:val="28"/>
          <w:highlight w:val="white"/>
        </w:rPr>
        <w:t>Thông s</w:t>
      </w:r>
      <w:r>
        <w:rPr>
          <w:rFonts w:ascii="Cambria" w:eastAsia="Cambria" w:hAnsi="Cambria" w:cs="Cambria"/>
          <w:color w:val="000000"/>
          <w:sz w:val="28"/>
          <w:szCs w:val="28"/>
          <w:highlight w:val="white"/>
        </w:rPr>
        <w:t>ố</w:t>
      </w:r>
      <w:r>
        <w:rPr>
          <w:rFonts w:ascii="Cambria" w:eastAsia="Cambria" w:hAnsi="Cambria" w:cs="Cambria"/>
          <w:color w:val="000000"/>
          <w:sz w:val="28"/>
          <w:szCs w:val="28"/>
          <w:highlight w:val="white"/>
        </w:rPr>
        <w:t xml:space="preserve"> k</w:t>
      </w:r>
      <w:r>
        <w:rPr>
          <w:rFonts w:ascii="Cambria" w:eastAsia="Cambria" w:hAnsi="Cambria" w:cs="Cambria"/>
          <w:color w:val="000000"/>
          <w:sz w:val="28"/>
          <w:szCs w:val="28"/>
          <w:highlight w:val="white"/>
        </w:rPr>
        <w:t>ỹ</w:t>
      </w:r>
      <w:r>
        <w:rPr>
          <w:rFonts w:ascii="Cambria" w:eastAsia="Cambria" w:hAnsi="Cambria" w:cs="Cambria"/>
          <w:color w:val="000000"/>
          <w:sz w:val="28"/>
          <w:szCs w:val="28"/>
          <w:highlight w:val="white"/>
        </w:rPr>
        <w:t xml:space="preserve"> thu</w:t>
      </w:r>
      <w:r>
        <w:rPr>
          <w:rFonts w:ascii="Cambria" w:eastAsia="Cambria" w:hAnsi="Cambria" w:cs="Cambria"/>
          <w:color w:val="000000"/>
          <w:sz w:val="28"/>
          <w:szCs w:val="28"/>
          <w:highlight w:val="white"/>
        </w:rPr>
        <w:t>ậ</w:t>
      </w:r>
      <w:r>
        <w:rPr>
          <w:rFonts w:ascii="Cambria" w:eastAsia="Cambria" w:hAnsi="Cambria" w:cs="Cambria"/>
          <w:color w:val="000000"/>
          <w:sz w:val="28"/>
          <w:szCs w:val="28"/>
          <w:highlight w:val="white"/>
        </w:rPr>
        <w:t>t áp d</w:t>
      </w:r>
      <w:r>
        <w:rPr>
          <w:rFonts w:ascii="Cambria" w:eastAsia="Cambria" w:hAnsi="Cambria" w:cs="Cambria"/>
          <w:color w:val="000000"/>
          <w:sz w:val="28"/>
          <w:szCs w:val="28"/>
          <w:highlight w:val="white"/>
        </w:rPr>
        <w:t>ụ</w:t>
      </w:r>
      <w:r>
        <w:rPr>
          <w:rFonts w:ascii="Cambria" w:eastAsia="Cambria" w:hAnsi="Cambria" w:cs="Cambria"/>
          <w:color w:val="000000"/>
          <w:sz w:val="28"/>
          <w:szCs w:val="28"/>
          <w:highlight w:val="white"/>
        </w:rPr>
        <w:t>ng phù h</w:t>
      </w:r>
      <w:r>
        <w:rPr>
          <w:rFonts w:ascii="Cambria" w:eastAsia="Cambria" w:hAnsi="Cambria" w:cs="Cambria"/>
          <w:color w:val="000000"/>
          <w:sz w:val="28"/>
          <w:szCs w:val="28"/>
          <w:highlight w:val="white"/>
        </w:rPr>
        <w:t>ợ</w:t>
      </w:r>
      <w:r>
        <w:rPr>
          <w:rFonts w:ascii="Cambria" w:eastAsia="Cambria" w:hAnsi="Cambria" w:cs="Cambria"/>
          <w:color w:val="000000"/>
          <w:sz w:val="28"/>
          <w:szCs w:val="28"/>
          <w:highlight w:val="white"/>
        </w:rPr>
        <w:t>p v</w:t>
      </w:r>
      <w:r>
        <w:rPr>
          <w:rFonts w:ascii="Cambria" w:eastAsia="Cambria" w:hAnsi="Cambria" w:cs="Cambria"/>
          <w:color w:val="000000"/>
          <w:sz w:val="28"/>
          <w:szCs w:val="28"/>
          <w:highlight w:val="white"/>
        </w:rPr>
        <w:t>ớ</w:t>
      </w:r>
      <w:r>
        <w:rPr>
          <w:rFonts w:ascii="Cambria" w:eastAsia="Cambria" w:hAnsi="Cambria" w:cs="Cambria"/>
          <w:color w:val="000000"/>
          <w:sz w:val="28"/>
          <w:szCs w:val="28"/>
          <w:highlight w:val="white"/>
        </w:rPr>
        <w:t>i danh m</w:t>
      </w:r>
      <w:r>
        <w:rPr>
          <w:rFonts w:ascii="Cambria" w:eastAsia="Cambria" w:hAnsi="Cambria" w:cs="Cambria"/>
          <w:color w:val="000000"/>
          <w:sz w:val="28"/>
          <w:szCs w:val="28"/>
          <w:highlight w:val="white"/>
        </w:rPr>
        <w:t>ụ</w:t>
      </w:r>
      <w:r>
        <w:rPr>
          <w:rFonts w:ascii="Cambria" w:eastAsia="Cambria" w:hAnsi="Cambria" w:cs="Cambria"/>
          <w:color w:val="000000"/>
          <w:sz w:val="28"/>
          <w:szCs w:val="28"/>
          <w:highlight w:val="white"/>
        </w:rPr>
        <w:t>c các tiêu chu</w:t>
      </w:r>
      <w:r>
        <w:rPr>
          <w:rFonts w:ascii="Cambria" w:eastAsia="Cambria" w:hAnsi="Cambria" w:cs="Cambria"/>
          <w:color w:val="000000"/>
          <w:sz w:val="28"/>
          <w:szCs w:val="28"/>
          <w:highlight w:val="white"/>
        </w:rPr>
        <w:t>ẩ</w:t>
      </w:r>
      <w:r>
        <w:rPr>
          <w:rFonts w:ascii="Cambria" w:eastAsia="Cambria" w:hAnsi="Cambria" w:cs="Cambria"/>
          <w:color w:val="000000"/>
          <w:sz w:val="28"/>
          <w:szCs w:val="28"/>
          <w:highlight w:val="white"/>
        </w:rPr>
        <w:t xml:space="preserve">n </w:t>
      </w:r>
      <w:r>
        <w:rPr>
          <w:rFonts w:ascii="Cambria" w:eastAsia="Cambria" w:hAnsi="Cambria" w:cs="Cambria"/>
          <w:color w:val="000000"/>
          <w:sz w:val="28"/>
          <w:szCs w:val="28"/>
          <w:highlight w:val="white"/>
        </w:rPr>
        <w:t>ứ</w:t>
      </w:r>
      <w:r>
        <w:rPr>
          <w:rFonts w:ascii="Cambria" w:eastAsia="Cambria" w:hAnsi="Cambria" w:cs="Cambria"/>
          <w:color w:val="000000"/>
          <w:sz w:val="28"/>
          <w:szCs w:val="28"/>
          <w:highlight w:val="white"/>
        </w:rPr>
        <w:t>ng d</w:t>
      </w:r>
      <w:r>
        <w:rPr>
          <w:rFonts w:ascii="Cambria" w:eastAsia="Cambria" w:hAnsi="Cambria" w:cs="Cambria"/>
          <w:color w:val="000000"/>
          <w:sz w:val="28"/>
          <w:szCs w:val="28"/>
          <w:highlight w:val="white"/>
        </w:rPr>
        <w:t>ụ</w:t>
      </w:r>
      <w:r>
        <w:rPr>
          <w:rFonts w:ascii="Cambria" w:eastAsia="Cambria" w:hAnsi="Cambria" w:cs="Cambria"/>
          <w:color w:val="000000"/>
          <w:sz w:val="28"/>
          <w:szCs w:val="28"/>
          <w:highlight w:val="white"/>
        </w:rPr>
        <w:t>ng CNTT trong các cơ quan nhà nư</w:t>
      </w:r>
      <w:r>
        <w:rPr>
          <w:rFonts w:ascii="Cambria" w:eastAsia="Cambria" w:hAnsi="Cambria" w:cs="Cambria"/>
          <w:color w:val="000000"/>
          <w:sz w:val="28"/>
          <w:szCs w:val="28"/>
          <w:highlight w:val="white"/>
        </w:rPr>
        <w:t>ớ</w:t>
      </w:r>
      <w:r>
        <w:rPr>
          <w:rFonts w:ascii="Cambria" w:eastAsia="Cambria" w:hAnsi="Cambria" w:cs="Cambria"/>
          <w:color w:val="000000"/>
          <w:sz w:val="28"/>
          <w:szCs w:val="28"/>
          <w:highlight w:val="white"/>
        </w:rPr>
        <w:t>c đư</w:t>
      </w:r>
      <w:r>
        <w:rPr>
          <w:rFonts w:ascii="Cambria" w:eastAsia="Cambria" w:hAnsi="Cambria" w:cs="Cambria"/>
          <w:color w:val="000000"/>
          <w:sz w:val="28"/>
          <w:szCs w:val="28"/>
          <w:highlight w:val="white"/>
        </w:rPr>
        <w:t>ợ</w:t>
      </w:r>
      <w:r>
        <w:rPr>
          <w:rFonts w:ascii="Cambria" w:eastAsia="Cambria" w:hAnsi="Cambria" w:cs="Cambria"/>
          <w:color w:val="000000"/>
          <w:sz w:val="28"/>
          <w:szCs w:val="28"/>
          <w:highlight w:val="white"/>
        </w:rPr>
        <w:t>c quy đ</w:t>
      </w:r>
      <w:r>
        <w:rPr>
          <w:rFonts w:ascii="Cambria" w:eastAsia="Cambria" w:hAnsi="Cambria" w:cs="Cambria"/>
          <w:color w:val="000000"/>
          <w:sz w:val="28"/>
          <w:szCs w:val="28"/>
          <w:highlight w:val="white"/>
        </w:rPr>
        <w:t>ị</w:t>
      </w:r>
      <w:r>
        <w:rPr>
          <w:rFonts w:ascii="Cambria" w:eastAsia="Cambria" w:hAnsi="Cambria" w:cs="Cambria"/>
          <w:color w:val="000000"/>
          <w:sz w:val="28"/>
          <w:szCs w:val="28"/>
          <w:highlight w:val="white"/>
        </w:rPr>
        <w:t>nh t</w:t>
      </w:r>
      <w:r>
        <w:rPr>
          <w:rFonts w:ascii="Cambria" w:eastAsia="Cambria" w:hAnsi="Cambria" w:cs="Cambria"/>
          <w:color w:val="000000"/>
          <w:sz w:val="28"/>
          <w:szCs w:val="28"/>
          <w:highlight w:val="white"/>
        </w:rPr>
        <w:t>ạ</w:t>
      </w:r>
      <w:r>
        <w:rPr>
          <w:rFonts w:ascii="Cambria" w:eastAsia="Cambria" w:hAnsi="Cambria" w:cs="Cambria"/>
          <w:color w:val="000000"/>
          <w:sz w:val="28"/>
          <w:szCs w:val="28"/>
          <w:highlight w:val="white"/>
        </w:rPr>
        <w:t>i Thông tư s</w:t>
      </w:r>
      <w:r>
        <w:rPr>
          <w:rFonts w:ascii="Cambria" w:eastAsia="Cambria" w:hAnsi="Cambria" w:cs="Cambria"/>
          <w:color w:val="000000"/>
          <w:sz w:val="28"/>
          <w:szCs w:val="28"/>
          <w:highlight w:val="white"/>
        </w:rPr>
        <w:t>ố</w:t>
      </w:r>
      <w:r>
        <w:rPr>
          <w:rFonts w:ascii="Cambria" w:eastAsia="Cambria" w:hAnsi="Cambria" w:cs="Cambria"/>
          <w:color w:val="000000"/>
          <w:sz w:val="28"/>
          <w:szCs w:val="28"/>
          <w:highlight w:val="white"/>
        </w:rPr>
        <w:t xml:space="preserve"> 39/2017/TT-</w:t>
      </w:r>
      <w:r>
        <w:rPr>
          <w:rFonts w:ascii="Cambria" w:eastAsia="Cambria" w:hAnsi="Cambria" w:cs="Cambria"/>
          <w:color w:val="000000"/>
          <w:sz w:val="28"/>
          <w:szCs w:val="28"/>
          <w:highlight w:val="white"/>
        </w:rPr>
        <w:lastRenderedPageBreak/>
        <w:t>BTTTT ngày 15/12/2017 c</w:t>
      </w:r>
      <w:r>
        <w:rPr>
          <w:rFonts w:ascii="Cambria" w:eastAsia="Cambria" w:hAnsi="Cambria" w:cs="Cambria"/>
          <w:color w:val="000000"/>
          <w:sz w:val="28"/>
          <w:szCs w:val="28"/>
          <w:highlight w:val="white"/>
        </w:rPr>
        <w:t>ủ</w:t>
      </w:r>
      <w:r>
        <w:rPr>
          <w:rFonts w:ascii="Cambria" w:eastAsia="Cambria" w:hAnsi="Cambria" w:cs="Cambria"/>
          <w:color w:val="000000"/>
          <w:sz w:val="28"/>
          <w:szCs w:val="28"/>
          <w:highlight w:val="white"/>
        </w:rPr>
        <w:t>a B</w:t>
      </w:r>
      <w:r>
        <w:rPr>
          <w:rFonts w:ascii="Cambria" w:eastAsia="Cambria" w:hAnsi="Cambria" w:cs="Cambria"/>
          <w:color w:val="000000"/>
          <w:sz w:val="28"/>
          <w:szCs w:val="28"/>
          <w:highlight w:val="white"/>
        </w:rPr>
        <w:t>ộ</w:t>
      </w:r>
      <w:r>
        <w:rPr>
          <w:rFonts w:ascii="Cambria" w:eastAsia="Cambria" w:hAnsi="Cambria" w:cs="Cambria"/>
          <w:color w:val="000000"/>
          <w:sz w:val="28"/>
          <w:szCs w:val="28"/>
          <w:highlight w:val="white"/>
        </w:rPr>
        <w:t xml:space="preserve"> Thông tin và Truy</w:t>
      </w:r>
      <w:r>
        <w:rPr>
          <w:rFonts w:ascii="Cambria" w:eastAsia="Cambria" w:hAnsi="Cambria" w:cs="Cambria"/>
          <w:color w:val="000000"/>
          <w:sz w:val="28"/>
          <w:szCs w:val="28"/>
          <w:highlight w:val="white"/>
        </w:rPr>
        <w:t>ề</w:t>
      </w:r>
      <w:r>
        <w:rPr>
          <w:rFonts w:ascii="Cambria" w:eastAsia="Cambria" w:hAnsi="Cambria" w:cs="Cambria"/>
          <w:color w:val="000000"/>
          <w:sz w:val="28"/>
          <w:szCs w:val="28"/>
          <w:highlight w:val="white"/>
        </w:rPr>
        <w:t>n thông ban hành danh m</w:t>
      </w:r>
      <w:r>
        <w:rPr>
          <w:rFonts w:ascii="Cambria" w:eastAsia="Cambria" w:hAnsi="Cambria" w:cs="Cambria"/>
          <w:color w:val="000000"/>
          <w:sz w:val="28"/>
          <w:szCs w:val="28"/>
          <w:highlight w:val="white"/>
        </w:rPr>
        <w:t>ụ</w:t>
      </w:r>
      <w:r>
        <w:rPr>
          <w:rFonts w:ascii="Cambria" w:eastAsia="Cambria" w:hAnsi="Cambria" w:cs="Cambria"/>
          <w:color w:val="000000"/>
          <w:sz w:val="28"/>
          <w:szCs w:val="28"/>
          <w:highlight w:val="white"/>
        </w:rPr>
        <w:t>c tiêu chu</w:t>
      </w:r>
      <w:r>
        <w:rPr>
          <w:rFonts w:ascii="Cambria" w:eastAsia="Cambria" w:hAnsi="Cambria" w:cs="Cambria"/>
          <w:color w:val="000000"/>
          <w:sz w:val="28"/>
          <w:szCs w:val="28"/>
          <w:highlight w:val="white"/>
        </w:rPr>
        <w:t>ẩ</w:t>
      </w:r>
      <w:r>
        <w:rPr>
          <w:rFonts w:ascii="Cambria" w:eastAsia="Cambria" w:hAnsi="Cambria" w:cs="Cambria"/>
          <w:color w:val="000000"/>
          <w:sz w:val="28"/>
          <w:szCs w:val="28"/>
          <w:highlight w:val="white"/>
        </w:rPr>
        <w:t>n k</w:t>
      </w:r>
      <w:r>
        <w:rPr>
          <w:rFonts w:ascii="Cambria" w:eastAsia="Cambria" w:hAnsi="Cambria" w:cs="Cambria"/>
          <w:color w:val="000000"/>
          <w:sz w:val="28"/>
          <w:szCs w:val="28"/>
          <w:highlight w:val="white"/>
        </w:rPr>
        <w:t>ỹ</w:t>
      </w:r>
      <w:r>
        <w:rPr>
          <w:rFonts w:ascii="Cambria" w:eastAsia="Cambria" w:hAnsi="Cambria" w:cs="Cambria"/>
          <w:color w:val="000000"/>
          <w:sz w:val="28"/>
          <w:szCs w:val="28"/>
          <w:highlight w:val="white"/>
        </w:rPr>
        <w:t xml:space="preserve"> thu</w:t>
      </w:r>
      <w:r>
        <w:rPr>
          <w:rFonts w:ascii="Cambria" w:eastAsia="Cambria" w:hAnsi="Cambria" w:cs="Cambria"/>
          <w:color w:val="000000"/>
          <w:sz w:val="28"/>
          <w:szCs w:val="28"/>
          <w:highlight w:val="white"/>
        </w:rPr>
        <w:t>ậ</w:t>
      </w:r>
      <w:r>
        <w:rPr>
          <w:rFonts w:ascii="Cambria" w:eastAsia="Cambria" w:hAnsi="Cambria" w:cs="Cambria"/>
          <w:color w:val="000000"/>
          <w:sz w:val="28"/>
          <w:szCs w:val="28"/>
          <w:highlight w:val="white"/>
        </w:rPr>
        <w:t>t v</w:t>
      </w:r>
      <w:r>
        <w:rPr>
          <w:rFonts w:ascii="Cambria" w:eastAsia="Cambria" w:hAnsi="Cambria" w:cs="Cambria"/>
          <w:color w:val="000000"/>
          <w:sz w:val="28"/>
          <w:szCs w:val="28"/>
          <w:highlight w:val="white"/>
        </w:rPr>
        <w:t>ề</w:t>
      </w:r>
      <w:r>
        <w:rPr>
          <w:rFonts w:ascii="Cambria" w:eastAsia="Cambria" w:hAnsi="Cambria" w:cs="Cambria"/>
          <w:color w:val="000000"/>
          <w:sz w:val="28"/>
          <w:szCs w:val="28"/>
          <w:highlight w:val="white"/>
        </w:rPr>
        <w:t xml:space="preserve"> </w:t>
      </w:r>
      <w:r>
        <w:rPr>
          <w:rFonts w:ascii="Cambria" w:eastAsia="Cambria" w:hAnsi="Cambria" w:cs="Cambria"/>
          <w:color w:val="000000"/>
          <w:sz w:val="28"/>
          <w:szCs w:val="28"/>
          <w:highlight w:val="white"/>
        </w:rPr>
        <w:t>ứ</w:t>
      </w:r>
      <w:r>
        <w:rPr>
          <w:rFonts w:ascii="Cambria" w:eastAsia="Cambria" w:hAnsi="Cambria" w:cs="Cambria"/>
          <w:color w:val="000000"/>
          <w:sz w:val="28"/>
          <w:szCs w:val="28"/>
          <w:highlight w:val="white"/>
        </w:rPr>
        <w:t>ng d</w:t>
      </w:r>
      <w:r>
        <w:rPr>
          <w:rFonts w:ascii="Cambria" w:eastAsia="Cambria" w:hAnsi="Cambria" w:cs="Cambria"/>
          <w:color w:val="000000"/>
          <w:sz w:val="28"/>
          <w:szCs w:val="28"/>
          <w:highlight w:val="white"/>
        </w:rPr>
        <w:t>ụ</w:t>
      </w:r>
      <w:r>
        <w:rPr>
          <w:rFonts w:ascii="Cambria" w:eastAsia="Cambria" w:hAnsi="Cambria" w:cs="Cambria"/>
          <w:color w:val="000000"/>
          <w:sz w:val="28"/>
          <w:szCs w:val="28"/>
          <w:highlight w:val="white"/>
        </w:rPr>
        <w:t>ng công ng</w:t>
      </w:r>
      <w:r>
        <w:rPr>
          <w:rFonts w:ascii="Cambria" w:eastAsia="Cambria" w:hAnsi="Cambria" w:cs="Cambria"/>
          <w:color w:val="000000"/>
          <w:sz w:val="28"/>
          <w:szCs w:val="28"/>
          <w:highlight w:val="white"/>
        </w:rPr>
        <w:t>h</w:t>
      </w:r>
      <w:r>
        <w:rPr>
          <w:rFonts w:ascii="Cambria" w:eastAsia="Cambria" w:hAnsi="Cambria" w:cs="Cambria"/>
          <w:color w:val="000000"/>
          <w:sz w:val="28"/>
          <w:szCs w:val="28"/>
          <w:highlight w:val="white"/>
        </w:rPr>
        <w:t>ệ</w:t>
      </w:r>
      <w:r>
        <w:rPr>
          <w:rFonts w:ascii="Cambria" w:eastAsia="Cambria" w:hAnsi="Cambria" w:cs="Cambria"/>
          <w:color w:val="000000"/>
          <w:sz w:val="28"/>
          <w:szCs w:val="28"/>
          <w:highlight w:val="white"/>
        </w:rPr>
        <w:t xml:space="preserve"> thông tin trong cơ quan nhà nư</w:t>
      </w:r>
      <w:r>
        <w:rPr>
          <w:rFonts w:ascii="Cambria" w:eastAsia="Cambria" w:hAnsi="Cambria" w:cs="Cambria"/>
          <w:color w:val="000000"/>
          <w:sz w:val="28"/>
          <w:szCs w:val="28"/>
          <w:highlight w:val="white"/>
        </w:rPr>
        <w:t>ớ</w:t>
      </w:r>
      <w:r>
        <w:rPr>
          <w:rFonts w:ascii="Cambria" w:eastAsia="Cambria" w:hAnsi="Cambria" w:cs="Cambria"/>
          <w:color w:val="000000"/>
          <w:sz w:val="28"/>
          <w:szCs w:val="28"/>
          <w:highlight w:val="white"/>
        </w:rPr>
        <w:t>c, g</w:t>
      </w:r>
      <w:r>
        <w:rPr>
          <w:rFonts w:ascii="Cambria" w:eastAsia="Cambria" w:hAnsi="Cambria" w:cs="Cambria"/>
          <w:color w:val="000000"/>
          <w:sz w:val="28"/>
          <w:szCs w:val="28"/>
          <w:highlight w:val="white"/>
        </w:rPr>
        <w:t>ồ</w:t>
      </w:r>
      <w:r>
        <w:rPr>
          <w:rFonts w:ascii="Cambria" w:eastAsia="Cambria" w:hAnsi="Cambria" w:cs="Cambria"/>
          <w:color w:val="000000"/>
          <w:sz w:val="28"/>
          <w:szCs w:val="28"/>
          <w:highlight w:val="white"/>
        </w:rPr>
        <w:t>m:</w:t>
      </w:r>
    </w:p>
    <w:p w14:paraId="764AD4D9" w14:textId="77777777" w:rsidR="00B40AAF" w:rsidRDefault="00746E6D">
      <w:pPr>
        <w:pBdr>
          <w:top w:val="nil"/>
          <w:left w:val="nil"/>
          <w:bottom w:val="nil"/>
          <w:right w:val="nil"/>
          <w:between w:val="nil"/>
        </w:pBdr>
        <w:spacing w:before="120" w:after="120" w:line="240" w:lineRule="auto"/>
        <w:rPr>
          <w:color w:val="000000"/>
          <w:sz w:val="28"/>
          <w:szCs w:val="28"/>
        </w:rPr>
      </w:pPr>
      <w:r>
        <w:rPr>
          <w:color w:val="000000"/>
          <w:sz w:val="28"/>
          <w:szCs w:val="28"/>
        </w:rPr>
        <w:t>Các tiêu chuẩn kết nối;</w:t>
      </w:r>
    </w:p>
    <w:p w14:paraId="2FD47627" w14:textId="77777777" w:rsidR="00B40AAF" w:rsidRDefault="00746E6D">
      <w:pPr>
        <w:pBdr>
          <w:top w:val="nil"/>
          <w:left w:val="nil"/>
          <w:bottom w:val="nil"/>
          <w:right w:val="nil"/>
          <w:between w:val="nil"/>
        </w:pBdr>
        <w:spacing w:before="120" w:after="120" w:line="240" w:lineRule="auto"/>
        <w:rPr>
          <w:color w:val="000000"/>
          <w:sz w:val="28"/>
          <w:szCs w:val="28"/>
        </w:rPr>
      </w:pPr>
      <w:r>
        <w:rPr>
          <w:color w:val="000000"/>
          <w:sz w:val="28"/>
          <w:szCs w:val="28"/>
        </w:rPr>
        <w:t>Các tiêu chuẩn tích hợp dữ liệu;</w:t>
      </w:r>
    </w:p>
    <w:p w14:paraId="04C5909C" w14:textId="77777777" w:rsidR="00B40AAF" w:rsidRDefault="00746E6D">
      <w:pPr>
        <w:pBdr>
          <w:top w:val="nil"/>
          <w:left w:val="nil"/>
          <w:bottom w:val="nil"/>
          <w:right w:val="nil"/>
          <w:between w:val="nil"/>
        </w:pBdr>
        <w:spacing w:before="120" w:after="120" w:line="240" w:lineRule="auto"/>
        <w:rPr>
          <w:color w:val="000000"/>
          <w:sz w:val="28"/>
          <w:szCs w:val="28"/>
        </w:rPr>
      </w:pPr>
      <w:r>
        <w:rPr>
          <w:color w:val="000000"/>
          <w:sz w:val="28"/>
          <w:szCs w:val="28"/>
        </w:rPr>
        <w:t>Các tiêu chuẩn truy cập thông tin;</w:t>
      </w:r>
    </w:p>
    <w:p w14:paraId="2A496D5E" w14:textId="77777777" w:rsidR="00B40AAF" w:rsidRDefault="00746E6D">
      <w:pPr>
        <w:pBdr>
          <w:top w:val="nil"/>
          <w:left w:val="nil"/>
          <w:bottom w:val="nil"/>
          <w:right w:val="nil"/>
          <w:between w:val="nil"/>
        </w:pBdr>
        <w:spacing w:before="120" w:after="120" w:line="240" w:lineRule="auto"/>
        <w:rPr>
          <w:color w:val="000000"/>
          <w:sz w:val="28"/>
          <w:szCs w:val="28"/>
        </w:rPr>
      </w:pPr>
      <w:r>
        <w:rPr>
          <w:color w:val="000000"/>
          <w:sz w:val="28"/>
          <w:szCs w:val="28"/>
        </w:rPr>
        <w:t>Các tiêu chuẩn an toàn thông tin.</w:t>
      </w:r>
    </w:p>
    <w:p w14:paraId="5DF56791"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Các tiêu chu</w:t>
      </w:r>
      <w:r>
        <w:rPr>
          <w:rFonts w:ascii="Cambria" w:eastAsia="Cambria" w:hAnsi="Cambria" w:cs="Cambria"/>
          <w:color w:val="000000"/>
          <w:sz w:val="28"/>
          <w:szCs w:val="28"/>
        </w:rPr>
        <w:t>ẩ</w:t>
      </w:r>
      <w:r>
        <w:rPr>
          <w:rFonts w:ascii="Cambria" w:eastAsia="Cambria" w:hAnsi="Cambria" w:cs="Cambria"/>
          <w:color w:val="000000"/>
          <w:sz w:val="28"/>
          <w:szCs w:val="28"/>
        </w:rPr>
        <w:t>n t</w:t>
      </w:r>
      <w:r>
        <w:rPr>
          <w:rFonts w:ascii="Cambria" w:eastAsia="Cambria" w:hAnsi="Cambria" w:cs="Cambria"/>
          <w:color w:val="000000"/>
          <w:sz w:val="28"/>
          <w:szCs w:val="28"/>
        </w:rPr>
        <w:t>ạ</w:t>
      </w:r>
      <w:r>
        <w:rPr>
          <w:rFonts w:ascii="Cambria" w:eastAsia="Cambria" w:hAnsi="Cambria" w:cs="Cambria"/>
          <w:color w:val="000000"/>
          <w:sz w:val="28"/>
          <w:szCs w:val="28"/>
        </w:rPr>
        <w:t>i Thông tư s</w:t>
      </w:r>
      <w:r>
        <w:rPr>
          <w:rFonts w:ascii="Cambria" w:eastAsia="Cambria" w:hAnsi="Cambria" w:cs="Cambria"/>
          <w:color w:val="000000"/>
          <w:sz w:val="28"/>
          <w:szCs w:val="28"/>
        </w:rPr>
        <w:t>ố</w:t>
      </w:r>
      <w:r>
        <w:rPr>
          <w:rFonts w:ascii="Cambria" w:eastAsia="Cambria" w:hAnsi="Cambria" w:cs="Cambria"/>
          <w:color w:val="000000"/>
          <w:sz w:val="28"/>
          <w:szCs w:val="28"/>
        </w:rPr>
        <w:t xml:space="preserve"> 39/2017/TT-BTTTT ngày 15/12/2017 c</w:t>
      </w:r>
      <w:r>
        <w:rPr>
          <w:rFonts w:ascii="Cambria" w:eastAsia="Cambria" w:hAnsi="Cambria" w:cs="Cambria"/>
          <w:color w:val="000000"/>
          <w:sz w:val="28"/>
          <w:szCs w:val="28"/>
        </w:rPr>
        <w:t>ủ</w:t>
      </w:r>
      <w:r>
        <w:rPr>
          <w:rFonts w:ascii="Cambria" w:eastAsia="Cambria" w:hAnsi="Cambria" w:cs="Cambria"/>
          <w:color w:val="000000"/>
          <w:sz w:val="28"/>
          <w:szCs w:val="28"/>
        </w:rPr>
        <w:t>a B</w:t>
      </w:r>
      <w:r>
        <w:rPr>
          <w:rFonts w:ascii="Cambria" w:eastAsia="Cambria" w:hAnsi="Cambria" w:cs="Cambria"/>
          <w:color w:val="000000"/>
          <w:sz w:val="28"/>
          <w:szCs w:val="28"/>
        </w:rPr>
        <w:t>ộ</w:t>
      </w:r>
      <w:r>
        <w:rPr>
          <w:rFonts w:ascii="Cambria" w:eastAsia="Cambria" w:hAnsi="Cambria" w:cs="Cambria"/>
          <w:color w:val="000000"/>
          <w:sz w:val="28"/>
          <w:szCs w:val="28"/>
        </w:rPr>
        <w:t xml:space="preserve"> Thông tin và Truy</w:t>
      </w:r>
      <w:r>
        <w:rPr>
          <w:rFonts w:ascii="Cambria" w:eastAsia="Cambria" w:hAnsi="Cambria" w:cs="Cambria"/>
          <w:color w:val="000000"/>
          <w:sz w:val="28"/>
          <w:szCs w:val="28"/>
        </w:rPr>
        <w:t>ề</w:t>
      </w:r>
      <w:r>
        <w:rPr>
          <w:rFonts w:ascii="Cambria" w:eastAsia="Cambria" w:hAnsi="Cambria" w:cs="Cambria"/>
          <w:color w:val="000000"/>
          <w:sz w:val="28"/>
          <w:szCs w:val="28"/>
        </w:rPr>
        <w:t>n thông:</w:t>
      </w:r>
    </w:p>
    <w:tbl>
      <w:tblPr>
        <w:tblStyle w:val="aff4"/>
        <w:tblW w:w="92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7"/>
        <w:gridCol w:w="1569"/>
        <w:gridCol w:w="2012"/>
        <w:gridCol w:w="3094"/>
        <w:gridCol w:w="1943"/>
      </w:tblGrid>
      <w:tr w:rsidR="00B40AAF" w14:paraId="31653411" w14:textId="77777777">
        <w:trPr>
          <w:trHeight w:val="340"/>
          <w:tblHeader/>
          <w:jc w:val="center"/>
        </w:trPr>
        <w:tc>
          <w:tcPr>
            <w:tcW w:w="587" w:type="dxa"/>
            <w:shd w:val="clear" w:color="auto" w:fill="auto"/>
            <w:tcMar>
              <w:top w:w="0" w:type="dxa"/>
              <w:left w:w="0" w:type="dxa"/>
              <w:bottom w:w="0" w:type="dxa"/>
              <w:right w:w="0" w:type="dxa"/>
            </w:tcMar>
            <w:vAlign w:val="center"/>
          </w:tcPr>
          <w:p w14:paraId="2A931D43" w14:textId="77777777" w:rsidR="00B40AAF" w:rsidRDefault="00746E6D">
            <w:pPr>
              <w:spacing w:before="60" w:after="60"/>
              <w:jc w:val="center"/>
              <w:rPr>
                <w:color w:val="000000"/>
                <w:sz w:val="28"/>
                <w:szCs w:val="28"/>
              </w:rPr>
            </w:pPr>
            <w:r>
              <w:rPr>
                <w:b/>
                <w:color w:val="000000"/>
                <w:sz w:val="28"/>
                <w:szCs w:val="28"/>
              </w:rPr>
              <w:t>STT</w:t>
            </w:r>
          </w:p>
        </w:tc>
        <w:tc>
          <w:tcPr>
            <w:tcW w:w="1569" w:type="dxa"/>
            <w:shd w:val="clear" w:color="auto" w:fill="auto"/>
            <w:tcMar>
              <w:top w:w="0" w:type="dxa"/>
              <w:left w:w="0" w:type="dxa"/>
              <w:bottom w:w="0" w:type="dxa"/>
              <w:right w:w="0" w:type="dxa"/>
            </w:tcMar>
            <w:vAlign w:val="center"/>
          </w:tcPr>
          <w:p w14:paraId="68D66948" w14:textId="77777777" w:rsidR="00B40AAF" w:rsidRDefault="00746E6D">
            <w:pPr>
              <w:spacing w:before="60" w:after="60"/>
              <w:ind w:left="148" w:right="89"/>
              <w:jc w:val="center"/>
              <w:rPr>
                <w:color w:val="000000"/>
                <w:sz w:val="28"/>
                <w:szCs w:val="28"/>
              </w:rPr>
            </w:pPr>
            <w:r>
              <w:rPr>
                <w:b/>
                <w:color w:val="000000"/>
                <w:sz w:val="28"/>
                <w:szCs w:val="28"/>
              </w:rPr>
              <w:t>Loại tiêu chuẩn</w:t>
            </w:r>
          </w:p>
        </w:tc>
        <w:tc>
          <w:tcPr>
            <w:tcW w:w="2012" w:type="dxa"/>
            <w:shd w:val="clear" w:color="auto" w:fill="auto"/>
            <w:tcMar>
              <w:top w:w="0" w:type="dxa"/>
              <w:left w:w="0" w:type="dxa"/>
              <w:bottom w:w="0" w:type="dxa"/>
              <w:right w:w="0" w:type="dxa"/>
            </w:tcMar>
            <w:vAlign w:val="center"/>
          </w:tcPr>
          <w:p w14:paraId="0491D61D" w14:textId="77777777" w:rsidR="00B40AAF" w:rsidRDefault="00746E6D">
            <w:pPr>
              <w:spacing w:before="60" w:after="60"/>
              <w:ind w:left="152" w:right="213"/>
              <w:jc w:val="center"/>
              <w:rPr>
                <w:color w:val="000000"/>
                <w:sz w:val="28"/>
                <w:szCs w:val="28"/>
              </w:rPr>
            </w:pPr>
            <w:r>
              <w:rPr>
                <w:b/>
                <w:color w:val="000000"/>
                <w:sz w:val="28"/>
                <w:szCs w:val="28"/>
              </w:rPr>
              <w:t>Ký hiệu tiêu chuẩn</w:t>
            </w:r>
          </w:p>
        </w:tc>
        <w:tc>
          <w:tcPr>
            <w:tcW w:w="3094" w:type="dxa"/>
            <w:shd w:val="clear" w:color="auto" w:fill="auto"/>
            <w:tcMar>
              <w:top w:w="0" w:type="dxa"/>
              <w:left w:w="0" w:type="dxa"/>
              <w:bottom w:w="0" w:type="dxa"/>
              <w:right w:w="0" w:type="dxa"/>
            </w:tcMar>
            <w:vAlign w:val="center"/>
          </w:tcPr>
          <w:p w14:paraId="69CFB9AD" w14:textId="77777777" w:rsidR="00B40AAF" w:rsidRDefault="00746E6D">
            <w:pPr>
              <w:spacing w:before="60" w:after="60"/>
              <w:ind w:left="71" w:right="60"/>
              <w:jc w:val="center"/>
              <w:rPr>
                <w:color w:val="000000"/>
                <w:sz w:val="28"/>
                <w:szCs w:val="28"/>
              </w:rPr>
            </w:pPr>
            <w:r>
              <w:rPr>
                <w:b/>
                <w:color w:val="000000"/>
                <w:sz w:val="28"/>
                <w:szCs w:val="28"/>
              </w:rPr>
              <w:t>Tên đầy đủ của tiêu chuẩn</w:t>
            </w:r>
          </w:p>
        </w:tc>
        <w:tc>
          <w:tcPr>
            <w:tcW w:w="1943" w:type="dxa"/>
            <w:shd w:val="clear" w:color="auto" w:fill="auto"/>
            <w:tcMar>
              <w:top w:w="0" w:type="dxa"/>
              <w:left w:w="0" w:type="dxa"/>
              <w:bottom w:w="0" w:type="dxa"/>
              <w:right w:w="0" w:type="dxa"/>
            </w:tcMar>
            <w:vAlign w:val="center"/>
          </w:tcPr>
          <w:p w14:paraId="611302F4" w14:textId="77777777" w:rsidR="00B40AAF" w:rsidRDefault="00746E6D">
            <w:pPr>
              <w:spacing w:before="60" w:after="60"/>
              <w:ind w:left="81" w:right="136"/>
              <w:jc w:val="center"/>
              <w:rPr>
                <w:color w:val="000000"/>
                <w:sz w:val="28"/>
                <w:szCs w:val="28"/>
              </w:rPr>
            </w:pPr>
            <w:r>
              <w:rPr>
                <w:b/>
                <w:color w:val="000000"/>
                <w:sz w:val="28"/>
                <w:szCs w:val="28"/>
              </w:rPr>
              <w:t>Quy định áp dụng</w:t>
            </w:r>
          </w:p>
        </w:tc>
      </w:tr>
      <w:tr w:rsidR="00B40AAF" w14:paraId="5509342D" w14:textId="77777777">
        <w:trPr>
          <w:trHeight w:val="340"/>
          <w:jc w:val="center"/>
        </w:trPr>
        <w:tc>
          <w:tcPr>
            <w:tcW w:w="587" w:type="dxa"/>
            <w:shd w:val="clear" w:color="auto" w:fill="FFFFFF"/>
            <w:tcMar>
              <w:top w:w="0" w:type="dxa"/>
              <w:left w:w="0" w:type="dxa"/>
              <w:bottom w:w="0" w:type="dxa"/>
              <w:right w:w="0" w:type="dxa"/>
            </w:tcMar>
            <w:vAlign w:val="center"/>
          </w:tcPr>
          <w:p w14:paraId="128B3975" w14:textId="77777777" w:rsidR="00B40AAF" w:rsidRDefault="00746E6D">
            <w:pPr>
              <w:spacing w:before="60" w:after="60"/>
              <w:jc w:val="center"/>
              <w:rPr>
                <w:color w:val="000000"/>
                <w:sz w:val="28"/>
                <w:szCs w:val="28"/>
              </w:rPr>
            </w:pPr>
            <w:r>
              <w:rPr>
                <w:b/>
                <w:color w:val="000000"/>
                <w:sz w:val="28"/>
                <w:szCs w:val="28"/>
              </w:rPr>
              <w:t>1</w:t>
            </w:r>
          </w:p>
        </w:tc>
        <w:tc>
          <w:tcPr>
            <w:tcW w:w="8618" w:type="dxa"/>
            <w:gridSpan w:val="4"/>
            <w:shd w:val="clear" w:color="auto" w:fill="FFFFFF"/>
            <w:tcMar>
              <w:top w:w="0" w:type="dxa"/>
              <w:left w:w="0" w:type="dxa"/>
              <w:bottom w:w="0" w:type="dxa"/>
              <w:right w:w="0" w:type="dxa"/>
            </w:tcMar>
            <w:vAlign w:val="center"/>
          </w:tcPr>
          <w:p w14:paraId="022809B6" w14:textId="77777777" w:rsidR="00B40AAF" w:rsidRDefault="00746E6D">
            <w:pPr>
              <w:spacing w:before="60" w:after="60"/>
              <w:ind w:left="81" w:right="136"/>
              <w:rPr>
                <w:color w:val="000000"/>
                <w:sz w:val="28"/>
                <w:szCs w:val="28"/>
              </w:rPr>
            </w:pPr>
            <w:r>
              <w:rPr>
                <w:b/>
                <w:color w:val="000000"/>
                <w:sz w:val="28"/>
                <w:szCs w:val="28"/>
              </w:rPr>
              <w:t>Tiêu chuẩn về kết nối</w:t>
            </w:r>
          </w:p>
        </w:tc>
      </w:tr>
      <w:tr w:rsidR="00B40AAF" w14:paraId="402B95E7"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5D2390DE" w14:textId="77777777" w:rsidR="00B40AAF" w:rsidRDefault="00746E6D">
            <w:pPr>
              <w:spacing w:before="60" w:after="60"/>
              <w:jc w:val="center"/>
              <w:rPr>
                <w:color w:val="000000"/>
                <w:sz w:val="28"/>
                <w:szCs w:val="28"/>
              </w:rPr>
            </w:pPr>
            <w:r>
              <w:rPr>
                <w:color w:val="000000"/>
                <w:sz w:val="28"/>
                <w:szCs w:val="28"/>
              </w:rPr>
              <w:t>1.1</w:t>
            </w:r>
          </w:p>
        </w:tc>
        <w:tc>
          <w:tcPr>
            <w:tcW w:w="1569" w:type="dxa"/>
            <w:vMerge w:val="restart"/>
            <w:shd w:val="clear" w:color="auto" w:fill="FFFFFF"/>
            <w:tcMar>
              <w:top w:w="0" w:type="dxa"/>
              <w:left w:w="0" w:type="dxa"/>
              <w:bottom w:w="0" w:type="dxa"/>
              <w:right w:w="0" w:type="dxa"/>
            </w:tcMar>
            <w:vAlign w:val="center"/>
          </w:tcPr>
          <w:p w14:paraId="3879826B" w14:textId="77777777" w:rsidR="00B40AAF" w:rsidRDefault="00746E6D">
            <w:pPr>
              <w:spacing w:before="60" w:after="60"/>
              <w:ind w:left="148" w:right="89"/>
              <w:rPr>
                <w:color w:val="000000"/>
                <w:sz w:val="28"/>
                <w:szCs w:val="28"/>
              </w:rPr>
            </w:pPr>
            <w:r>
              <w:rPr>
                <w:color w:val="000000"/>
                <w:sz w:val="28"/>
                <w:szCs w:val="28"/>
              </w:rPr>
              <w:t>Truyền siêu văn bản</w:t>
            </w:r>
          </w:p>
        </w:tc>
        <w:tc>
          <w:tcPr>
            <w:tcW w:w="2012" w:type="dxa"/>
            <w:shd w:val="clear" w:color="auto" w:fill="FFFFFF"/>
            <w:tcMar>
              <w:top w:w="0" w:type="dxa"/>
              <w:left w:w="0" w:type="dxa"/>
              <w:bottom w:w="0" w:type="dxa"/>
              <w:right w:w="0" w:type="dxa"/>
            </w:tcMar>
            <w:vAlign w:val="center"/>
          </w:tcPr>
          <w:p w14:paraId="288D20AF" w14:textId="77777777" w:rsidR="00B40AAF" w:rsidRDefault="00746E6D">
            <w:pPr>
              <w:spacing w:before="60" w:after="60"/>
              <w:ind w:left="152" w:right="213"/>
              <w:rPr>
                <w:color w:val="000000"/>
                <w:sz w:val="28"/>
                <w:szCs w:val="28"/>
              </w:rPr>
            </w:pPr>
            <w:r>
              <w:rPr>
                <w:color w:val="000000"/>
                <w:sz w:val="28"/>
                <w:szCs w:val="28"/>
              </w:rPr>
              <w:t>HTTP v1.1</w:t>
            </w:r>
          </w:p>
        </w:tc>
        <w:tc>
          <w:tcPr>
            <w:tcW w:w="3094" w:type="dxa"/>
            <w:shd w:val="clear" w:color="auto" w:fill="FFFFFF"/>
            <w:tcMar>
              <w:top w:w="0" w:type="dxa"/>
              <w:left w:w="0" w:type="dxa"/>
              <w:bottom w:w="0" w:type="dxa"/>
              <w:right w:w="0" w:type="dxa"/>
            </w:tcMar>
            <w:vAlign w:val="center"/>
          </w:tcPr>
          <w:p w14:paraId="492B9CEF" w14:textId="77777777" w:rsidR="00B40AAF" w:rsidRDefault="00746E6D">
            <w:pPr>
              <w:spacing w:before="60" w:after="60"/>
              <w:ind w:left="71" w:right="60"/>
              <w:rPr>
                <w:color w:val="000000"/>
                <w:sz w:val="28"/>
                <w:szCs w:val="28"/>
              </w:rPr>
            </w:pPr>
            <w:r>
              <w:rPr>
                <w:color w:val="000000"/>
                <w:sz w:val="28"/>
                <w:szCs w:val="28"/>
              </w:rPr>
              <w:t>Hypertext Transfer Protocol version 1.1</w:t>
            </w:r>
          </w:p>
        </w:tc>
        <w:tc>
          <w:tcPr>
            <w:tcW w:w="1943" w:type="dxa"/>
            <w:shd w:val="clear" w:color="auto" w:fill="FFFFFF"/>
            <w:tcMar>
              <w:top w:w="0" w:type="dxa"/>
              <w:left w:w="0" w:type="dxa"/>
              <w:bottom w:w="0" w:type="dxa"/>
              <w:right w:w="0" w:type="dxa"/>
            </w:tcMar>
            <w:vAlign w:val="center"/>
          </w:tcPr>
          <w:p w14:paraId="293061FB"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7AE4BEBD" w14:textId="77777777">
        <w:trPr>
          <w:trHeight w:val="340"/>
          <w:jc w:val="center"/>
        </w:trPr>
        <w:tc>
          <w:tcPr>
            <w:tcW w:w="587" w:type="dxa"/>
            <w:vMerge/>
            <w:shd w:val="clear" w:color="auto" w:fill="FFFFFF"/>
            <w:tcMar>
              <w:top w:w="0" w:type="dxa"/>
              <w:left w:w="0" w:type="dxa"/>
              <w:bottom w:w="0" w:type="dxa"/>
              <w:right w:w="0" w:type="dxa"/>
            </w:tcMar>
            <w:vAlign w:val="center"/>
          </w:tcPr>
          <w:p w14:paraId="63228FD7"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3FF50B8A"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36C87E35" w14:textId="77777777" w:rsidR="00B40AAF" w:rsidRDefault="00746E6D">
            <w:pPr>
              <w:spacing w:before="60" w:after="60"/>
              <w:ind w:left="152" w:right="213"/>
              <w:rPr>
                <w:color w:val="000000"/>
                <w:sz w:val="28"/>
                <w:szCs w:val="28"/>
              </w:rPr>
            </w:pPr>
            <w:r>
              <w:rPr>
                <w:color w:val="000000"/>
                <w:sz w:val="28"/>
                <w:szCs w:val="28"/>
              </w:rPr>
              <w:t>HTTP v2.0</w:t>
            </w:r>
          </w:p>
        </w:tc>
        <w:tc>
          <w:tcPr>
            <w:tcW w:w="3094" w:type="dxa"/>
            <w:shd w:val="clear" w:color="auto" w:fill="FFFFFF"/>
            <w:tcMar>
              <w:top w:w="0" w:type="dxa"/>
              <w:left w:w="0" w:type="dxa"/>
              <w:bottom w:w="0" w:type="dxa"/>
              <w:right w:w="0" w:type="dxa"/>
            </w:tcMar>
            <w:vAlign w:val="center"/>
          </w:tcPr>
          <w:p w14:paraId="449E7F43" w14:textId="77777777" w:rsidR="00B40AAF" w:rsidRDefault="00746E6D">
            <w:pPr>
              <w:spacing w:before="60" w:after="60"/>
              <w:ind w:left="71" w:right="60"/>
              <w:rPr>
                <w:color w:val="000000"/>
                <w:sz w:val="28"/>
                <w:szCs w:val="28"/>
              </w:rPr>
            </w:pPr>
            <w:r>
              <w:rPr>
                <w:color w:val="000000"/>
                <w:sz w:val="28"/>
                <w:szCs w:val="28"/>
              </w:rPr>
              <w:t>Hypertext Transfer Protocol version 2.0</w:t>
            </w:r>
          </w:p>
        </w:tc>
        <w:tc>
          <w:tcPr>
            <w:tcW w:w="1943" w:type="dxa"/>
            <w:shd w:val="clear" w:color="auto" w:fill="FFFFFF"/>
            <w:tcMar>
              <w:top w:w="0" w:type="dxa"/>
              <w:left w:w="0" w:type="dxa"/>
              <w:bottom w:w="0" w:type="dxa"/>
              <w:right w:w="0" w:type="dxa"/>
            </w:tcMar>
            <w:vAlign w:val="center"/>
          </w:tcPr>
          <w:p w14:paraId="0F84F62C"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206C4F60"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347640D0" w14:textId="77777777" w:rsidR="00B40AAF" w:rsidRDefault="00746E6D">
            <w:pPr>
              <w:spacing w:before="60" w:after="60"/>
              <w:jc w:val="center"/>
              <w:rPr>
                <w:color w:val="000000"/>
                <w:sz w:val="28"/>
                <w:szCs w:val="28"/>
              </w:rPr>
            </w:pPr>
            <w:r>
              <w:rPr>
                <w:color w:val="000000"/>
                <w:sz w:val="28"/>
                <w:szCs w:val="28"/>
              </w:rPr>
              <w:t>1.2</w:t>
            </w:r>
          </w:p>
        </w:tc>
        <w:tc>
          <w:tcPr>
            <w:tcW w:w="1569" w:type="dxa"/>
            <w:vMerge w:val="restart"/>
            <w:shd w:val="clear" w:color="auto" w:fill="FFFFFF"/>
            <w:tcMar>
              <w:top w:w="0" w:type="dxa"/>
              <w:left w:w="0" w:type="dxa"/>
              <w:bottom w:w="0" w:type="dxa"/>
              <w:right w:w="0" w:type="dxa"/>
            </w:tcMar>
            <w:vAlign w:val="center"/>
          </w:tcPr>
          <w:p w14:paraId="37A1319F" w14:textId="77777777" w:rsidR="00B40AAF" w:rsidRDefault="00746E6D">
            <w:pPr>
              <w:spacing w:before="60" w:after="60"/>
              <w:ind w:left="148" w:right="89"/>
              <w:rPr>
                <w:color w:val="000000"/>
                <w:sz w:val="28"/>
                <w:szCs w:val="28"/>
              </w:rPr>
            </w:pPr>
            <w:r>
              <w:rPr>
                <w:color w:val="000000"/>
                <w:sz w:val="28"/>
                <w:szCs w:val="28"/>
              </w:rPr>
              <w:t>Truyền tệp tin</w:t>
            </w:r>
          </w:p>
        </w:tc>
        <w:tc>
          <w:tcPr>
            <w:tcW w:w="2012" w:type="dxa"/>
            <w:shd w:val="clear" w:color="auto" w:fill="FFFFFF"/>
            <w:tcMar>
              <w:top w:w="0" w:type="dxa"/>
              <w:left w:w="0" w:type="dxa"/>
              <w:bottom w:w="0" w:type="dxa"/>
              <w:right w:w="0" w:type="dxa"/>
            </w:tcMar>
            <w:vAlign w:val="center"/>
          </w:tcPr>
          <w:p w14:paraId="3DF9743B" w14:textId="77777777" w:rsidR="00B40AAF" w:rsidRDefault="00746E6D">
            <w:pPr>
              <w:spacing w:before="60" w:after="60"/>
              <w:ind w:left="152" w:right="213"/>
              <w:rPr>
                <w:color w:val="000000"/>
                <w:sz w:val="28"/>
                <w:szCs w:val="28"/>
              </w:rPr>
            </w:pPr>
            <w:r>
              <w:rPr>
                <w:color w:val="000000"/>
                <w:sz w:val="28"/>
                <w:szCs w:val="28"/>
              </w:rPr>
              <w:t>FTP</w:t>
            </w:r>
          </w:p>
        </w:tc>
        <w:tc>
          <w:tcPr>
            <w:tcW w:w="3094" w:type="dxa"/>
            <w:shd w:val="clear" w:color="auto" w:fill="FFFFFF"/>
            <w:tcMar>
              <w:top w:w="0" w:type="dxa"/>
              <w:left w:w="0" w:type="dxa"/>
              <w:bottom w:w="0" w:type="dxa"/>
              <w:right w:w="0" w:type="dxa"/>
            </w:tcMar>
            <w:vAlign w:val="center"/>
          </w:tcPr>
          <w:p w14:paraId="25ECE29D" w14:textId="77777777" w:rsidR="00B40AAF" w:rsidRDefault="00746E6D">
            <w:pPr>
              <w:spacing w:before="60" w:after="60"/>
              <w:ind w:left="71" w:right="60"/>
              <w:rPr>
                <w:color w:val="000000"/>
                <w:sz w:val="28"/>
                <w:szCs w:val="28"/>
              </w:rPr>
            </w:pPr>
            <w:r>
              <w:rPr>
                <w:color w:val="000000"/>
                <w:sz w:val="28"/>
                <w:szCs w:val="28"/>
              </w:rPr>
              <w:t>File Transfer Protocol</w:t>
            </w:r>
          </w:p>
        </w:tc>
        <w:tc>
          <w:tcPr>
            <w:tcW w:w="1943" w:type="dxa"/>
            <w:vMerge w:val="restart"/>
            <w:shd w:val="clear" w:color="auto" w:fill="FFFFFF"/>
            <w:tcMar>
              <w:top w:w="0" w:type="dxa"/>
              <w:left w:w="0" w:type="dxa"/>
              <w:bottom w:w="0" w:type="dxa"/>
              <w:right w:w="0" w:type="dxa"/>
            </w:tcMar>
            <w:vAlign w:val="center"/>
          </w:tcPr>
          <w:p w14:paraId="0BBE5916" w14:textId="77777777" w:rsidR="00B40AAF" w:rsidRDefault="00746E6D">
            <w:pPr>
              <w:spacing w:before="60" w:after="60"/>
              <w:ind w:left="81" w:right="136"/>
              <w:jc w:val="center"/>
              <w:rPr>
                <w:color w:val="000000"/>
                <w:sz w:val="28"/>
                <w:szCs w:val="28"/>
              </w:rPr>
            </w:pPr>
            <w:r>
              <w:rPr>
                <w:color w:val="000000"/>
                <w:sz w:val="28"/>
                <w:szCs w:val="28"/>
              </w:rPr>
              <w:t>Bắt buộc áp dụng một hoặc cả hai tiêu chuẩn</w:t>
            </w:r>
          </w:p>
        </w:tc>
      </w:tr>
      <w:tr w:rsidR="00B40AAF" w14:paraId="2F2A0DBE" w14:textId="77777777">
        <w:trPr>
          <w:trHeight w:val="340"/>
          <w:jc w:val="center"/>
        </w:trPr>
        <w:tc>
          <w:tcPr>
            <w:tcW w:w="587" w:type="dxa"/>
            <w:vMerge/>
            <w:shd w:val="clear" w:color="auto" w:fill="FFFFFF"/>
            <w:tcMar>
              <w:top w:w="0" w:type="dxa"/>
              <w:left w:w="0" w:type="dxa"/>
              <w:bottom w:w="0" w:type="dxa"/>
              <w:right w:w="0" w:type="dxa"/>
            </w:tcMar>
            <w:vAlign w:val="center"/>
          </w:tcPr>
          <w:p w14:paraId="762DDA0F"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58135687"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78EB543A" w14:textId="77777777" w:rsidR="00B40AAF" w:rsidRDefault="00746E6D">
            <w:pPr>
              <w:spacing w:before="60" w:after="60"/>
              <w:ind w:left="152" w:right="213"/>
              <w:rPr>
                <w:color w:val="000000"/>
                <w:sz w:val="28"/>
                <w:szCs w:val="28"/>
              </w:rPr>
            </w:pPr>
            <w:r>
              <w:rPr>
                <w:color w:val="000000"/>
                <w:sz w:val="28"/>
                <w:szCs w:val="28"/>
              </w:rPr>
              <w:t>HTTP v1.1</w:t>
            </w:r>
          </w:p>
        </w:tc>
        <w:tc>
          <w:tcPr>
            <w:tcW w:w="3094" w:type="dxa"/>
            <w:shd w:val="clear" w:color="auto" w:fill="FFFFFF"/>
            <w:tcMar>
              <w:top w:w="0" w:type="dxa"/>
              <w:left w:w="0" w:type="dxa"/>
              <w:bottom w:w="0" w:type="dxa"/>
              <w:right w:w="0" w:type="dxa"/>
            </w:tcMar>
            <w:vAlign w:val="center"/>
          </w:tcPr>
          <w:p w14:paraId="770B3771" w14:textId="77777777" w:rsidR="00B40AAF" w:rsidRDefault="00746E6D">
            <w:pPr>
              <w:spacing w:before="60" w:after="60"/>
              <w:ind w:left="71" w:right="60"/>
              <w:rPr>
                <w:color w:val="000000"/>
                <w:sz w:val="28"/>
                <w:szCs w:val="28"/>
              </w:rPr>
            </w:pPr>
            <w:r>
              <w:rPr>
                <w:color w:val="000000"/>
                <w:sz w:val="28"/>
                <w:szCs w:val="28"/>
              </w:rPr>
              <w:t>Hypertext Transfer Protocol version 1.1</w:t>
            </w:r>
          </w:p>
        </w:tc>
        <w:tc>
          <w:tcPr>
            <w:tcW w:w="1943" w:type="dxa"/>
            <w:vMerge/>
            <w:shd w:val="clear" w:color="auto" w:fill="FFFFFF"/>
            <w:tcMar>
              <w:top w:w="0" w:type="dxa"/>
              <w:left w:w="0" w:type="dxa"/>
              <w:bottom w:w="0" w:type="dxa"/>
              <w:right w:w="0" w:type="dxa"/>
            </w:tcMar>
            <w:vAlign w:val="center"/>
          </w:tcPr>
          <w:p w14:paraId="045AEC5B"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01477C55" w14:textId="77777777">
        <w:trPr>
          <w:trHeight w:val="340"/>
          <w:jc w:val="center"/>
        </w:trPr>
        <w:tc>
          <w:tcPr>
            <w:tcW w:w="587" w:type="dxa"/>
            <w:vMerge/>
            <w:shd w:val="clear" w:color="auto" w:fill="FFFFFF"/>
            <w:tcMar>
              <w:top w:w="0" w:type="dxa"/>
              <w:left w:w="0" w:type="dxa"/>
              <w:bottom w:w="0" w:type="dxa"/>
              <w:right w:w="0" w:type="dxa"/>
            </w:tcMar>
            <w:vAlign w:val="center"/>
          </w:tcPr>
          <w:p w14:paraId="7B5DEBB7"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5D28C670"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00519361" w14:textId="77777777" w:rsidR="00B40AAF" w:rsidRDefault="00746E6D">
            <w:pPr>
              <w:spacing w:before="60" w:after="60"/>
              <w:ind w:left="152" w:right="213"/>
              <w:rPr>
                <w:color w:val="000000"/>
                <w:sz w:val="28"/>
                <w:szCs w:val="28"/>
              </w:rPr>
            </w:pPr>
            <w:r>
              <w:rPr>
                <w:color w:val="000000"/>
                <w:sz w:val="28"/>
                <w:szCs w:val="28"/>
              </w:rPr>
              <w:t>HTTP v2.0</w:t>
            </w:r>
          </w:p>
        </w:tc>
        <w:tc>
          <w:tcPr>
            <w:tcW w:w="3094" w:type="dxa"/>
            <w:shd w:val="clear" w:color="auto" w:fill="FFFFFF"/>
            <w:tcMar>
              <w:top w:w="0" w:type="dxa"/>
              <w:left w:w="0" w:type="dxa"/>
              <w:bottom w:w="0" w:type="dxa"/>
              <w:right w:w="0" w:type="dxa"/>
            </w:tcMar>
            <w:vAlign w:val="center"/>
          </w:tcPr>
          <w:p w14:paraId="548F97CD" w14:textId="77777777" w:rsidR="00B40AAF" w:rsidRDefault="00746E6D">
            <w:pPr>
              <w:spacing w:before="60" w:after="60"/>
              <w:ind w:left="71" w:right="60"/>
              <w:rPr>
                <w:color w:val="000000"/>
                <w:sz w:val="28"/>
                <w:szCs w:val="28"/>
              </w:rPr>
            </w:pPr>
            <w:r>
              <w:rPr>
                <w:color w:val="000000"/>
                <w:sz w:val="28"/>
                <w:szCs w:val="28"/>
              </w:rPr>
              <w:t>Hypertext Transfer Protocol version 2.0</w:t>
            </w:r>
          </w:p>
        </w:tc>
        <w:tc>
          <w:tcPr>
            <w:tcW w:w="1943" w:type="dxa"/>
            <w:shd w:val="clear" w:color="auto" w:fill="FFFFFF"/>
            <w:tcMar>
              <w:top w:w="0" w:type="dxa"/>
              <w:left w:w="0" w:type="dxa"/>
              <w:bottom w:w="0" w:type="dxa"/>
              <w:right w:w="0" w:type="dxa"/>
            </w:tcMar>
            <w:vAlign w:val="center"/>
          </w:tcPr>
          <w:p w14:paraId="23BF69B8"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4A402D81" w14:textId="77777777">
        <w:trPr>
          <w:trHeight w:val="340"/>
          <w:jc w:val="center"/>
        </w:trPr>
        <w:tc>
          <w:tcPr>
            <w:tcW w:w="587" w:type="dxa"/>
            <w:vMerge/>
            <w:shd w:val="clear" w:color="auto" w:fill="FFFFFF"/>
            <w:tcMar>
              <w:top w:w="0" w:type="dxa"/>
              <w:left w:w="0" w:type="dxa"/>
              <w:bottom w:w="0" w:type="dxa"/>
              <w:right w:w="0" w:type="dxa"/>
            </w:tcMar>
            <w:vAlign w:val="center"/>
          </w:tcPr>
          <w:p w14:paraId="2E797D1B"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05C13F71"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61AB8DBB" w14:textId="77777777" w:rsidR="00B40AAF" w:rsidRDefault="00746E6D">
            <w:pPr>
              <w:spacing w:before="60" w:after="60"/>
              <w:ind w:left="152" w:right="213"/>
              <w:rPr>
                <w:color w:val="000000"/>
                <w:sz w:val="28"/>
                <w:szCs w:val="28"/>
              </w:rPr>
            </w:pPr>
            <w:r>
              <w:rPr>
                <w:color w:val="000000"/>
                <w:sz w:val="28"/>
                <w:szCs w:val="28"/>
              </w:rPr>
              <w:t>WebDAV</w:t>
            </w:r>
          </w:p>
        </w:tc>
        <w:tc>
          <w:tcPr>
            <w:tcW w:w="3094" w:type="dxa"/>
            <w:shd w:val="clear" w:color="auto" w:fill="FFFFFF"/>
            <w:tcMar>
              <w:top w:w="0" w:type="dxa"/>
              <w:left w:w="0" w:type="dxa"/>
              <w:bottom w:w="0" w:type="dxa"/>
              <w:right w:w="0" w:type="dxa"/>
            </w:tcMar>
            <w:vAlign w:val="center"/>
          </w:tcPr>
          <w:p w14:paraId="0D691F8F" w14:textId="77777777" w:rsidR="00B40AAF" w:rsidRDefault="00746E6D">
            <w:pPr>
              <w:spacing w:before="60" w:after="60"/>
              <w:ind w:left="71" w:right="60"/>
              <w:rPr>
                <w:color w:val="000000"/>
                <w:sz w:val="28"/>
                <w:szCs w:val="28"/>
              </w:rPr>
            </w:pPr>
            <w:r>
              <w:rPr>
                <w:color w:val="000000"/>
                <w:sz w:val="28"/>
                <w:szCs w:val="28"/>
              </w:rPr>
              <w:t>Web-based Distributed Authoring and Versioning</w:t>
            </w:r>
          </w:p>
        </w:tc>
        <w:tc>
          <w:tcPr>
            <w:tcW w:w="1943" w:type="dxa"/>
            <w:shd w:val="clear" w:color="auto" w:fill="FFFFFF"/>
            <w:tcMar>
              <w:top w:w="0" w:type="dxa"/>
              <w:left w:w="0" w:type="dxa"/>
              <w:bottom w:w="0" w:type="dxa"/>
              <w:right w:w="0" w:type="dxa"/>
            </w:tcMar>
            <w:vAlign w:val="center"/>
          </w:tcPr>
          <w:p w14:paraId="14EC59DD"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34BCA2F9"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1B1E8CE0" w14:textId="77777777" w:rsidR="00B40AAF" w:rsidRDefault="00746E6D">
            <w:pPr>
              <w:spacing w:before="60" w:after="60"/>
              <w:jc w:val="center"/>
              <w:rPr>
                <w:color w:val="000000"/>
                <w:sz w:val="28"/>
                <w:szCs w:val="28"/>
              </w:rPr>
            </w:pPr>
            <w:r>
              <w:rPr>
                <w:color w:val="000000"/>
                <w:sz w:val="28"/>
                <w:szCs w:val="28"/>
              </w:rPr>
              <w:t>1.3</w:t>
            </w:r>
          </w:p>
        </w:tc>
        <w:tc>
          <w:tcPr>
            <w:tcW w:w="1569" w:type="dxa"/>
            <w:vMerge w:val="restart"/>
            <w:shd w:val="clear" w:color="auto" w:fill="FFFFFF"/>
            <w:tcMar>
              <w:top w:w="0" w:type="dxa"/>
              <w:left w:w="0" w:type="dxa"/>
              <w:bottom w:w="0" w:type="dxa"/>
              <w:right w:w="0" w:type="dxa"/>
            </w:tcMar>
            <w:vAlign w:val="center"/>
          </w:tcPr>
          <w:p w14:paraId="7E0F2D23" w14:textId="77777777" w:rsidR="00B40AAF" w:rsidRDefault="00746E6D">
            <w:pPr>
              <w:spacing w:before="60" w:after="60"/>
              <w:ind w:left="148" w:right="89"/>
              <w:rPr>
                <w:color w:val="000000"/>
                <w:sz w:val="28"/>
                <w:szCs w:val="28"/>
              </w:rPr>
            </w:pPr>
            <w:r>
              <w:rPr>
                <w:color w:val="000000"/>
                <w:sz w:val="28"/>
                <w:szCs w:val="28"/>
              </w:rPr>
              <w:t>Truyền, phát luồng âm thanh/ hình ảnh</w:t>
            </w:r>
          </w:p>
        </w:tc>
        <w:tc>
          <w:tcPr>
            <w:tcW w:w="2012" w:type="dxa"/>
            <w:shd w:val="clear" w:color="auto" w:fill="FFFFFF"/>
            <w:tcMar>
              <w:top w:w="0" w:type="dxa"/>
              <w:left w:w="0" w:type="dxa"/>
              <w:bottom w:w="0" w:type="dxa"/>
              <w:right w:w="0" w:type="dxa"/>
            </w:tcMar>
            <w:vAlign w:val="center"/>
          </w:tcPr>
          <w:p w14:paraId="274387A9" w14:textId="77777777" w:rsidR="00B40AAF" w:rsidRDefault="00746E6D">
            <w:pPr>
              <w:spacing w:before="60" w:after="60"/>
              <w:ind w:left="152" w:right="213"/>
              <w:rPr>
                <w:color w:val="000000"/>
                <w:sz w:val="28"/>
                <w:szCs w:val="28"/>
              </w:rPr>
            </w:pPr>
            <w:r>
              <w:rPr>
                <w:color w:val="000000"/>
                <w:sz w:val="28"/>
                <w:szCs w:val="28"/>
              </w:rPr>
              <w:t>RTSP</w:t>
            </w:r>
          </w:p>
        </w:tc>
        <w:tc>
          <w:tcPr>
            <w:tcW w:w="3094" w:type="dxa"/>
            <w:shd w:val="clear" w:color="auto" w:fill="FFFFFF"/>
            <w:tcMar>
              <w:top w:w="0" w:type="dxa"/>
              <w:left w:w="0" w:type="dxa"/>
              <w:bottom w:w="0" w:type="dxa"/>
              <w:right w:w="0" w:type="dxa"/>
            </w:tcMar>
            <w:vAlign w:val="center"/>
          </w:tcPr>
          <w:p w14:paraId="64B82041" w14:textId="77777777" w:rsidR="00B40AAF" w:rsidRDefault="00746E6D">
            <w:pPr>
              <w:spacing w:before="60" w:after="60"/>
              <w:ind w:left="71" w:right="60"/>
              <w:rPr>
                <w:color w:val="000000"/>
                <w:sz w:val="28"/>
                <w:szCs w:val="28"/>
              </w:rPr>
            </w:pPr>
            <w:r>
              <w:rPr>
                <w:color w:val="000000"/>
                <w:sz w:val="28"/>
                <w:szCs w:val="28"/>
              </w:rPr>
              <w:t>Real-time Streaming Protocol</w:t>
            </w:r>
          </w:p>
        </w:tc>
        <w:tc>
          <w:tcPr>
            <w:tcW w:w="1943" w:type="dxa"/>
            <w:shd w:val="clear" w:color="auto" w:fill="FFFFFF"/>
            <w:tcMar>
              <w:top w:w="0" w:type="dxa"/>
              <w:left w:w="0" w:type="dxa"/>
              <w:bottom w:w="0" w:type="dxa"/>
              <w:right w:w="0" w:type="dxa"/>
            </w:tcMar>
            <w:vAlign w:val="center"/>
          </w:tcPr>
          <w:p w14:paraId="06BA50DB"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6EA256A2" w14:textId="77777777">
        <w:trPr>
          <w:trHeight w:val="340"/>
          <w:jc w:val="center"/>
        </w:trPr>
        <w:tc>
          <w:tcPr>
            <w:tcW w:w="587" w:type="dxa"/>
            <w:vMerge/>
            <w:shd w:val="clear" w:color="auto" w:fill="FFFFFF"/>
            <w:tcMar>
              <w:top w:w="0" w:type="dxa"/>
              <w:left w:w="0" w:type="dxa"/>
              <w:bottom w:w="0" w:type="dxa"/>
              <w:right w:w="0" w:type="dxa"/>
            </w:tcMar>
            <w:vAlign w:val="center"/>
          </w:tcPr>
          <w:p w14:paraId="43C4F3E3"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75CD259A"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5A28727D" w14:textId="77777777" w:rsidR="00B40AAF" w:rsidRDefault="00746E6D">
            <w:pPr>
              <w:spacing w:before="60" w:after="60"/>
              <w:ind w:left="152" w:right="213"/>
              <w:rPr>
                <w:color w:val="000000"/>
                <w:sz w:val="28"/>
                <w:szCs w:val="28"/>
              </w:rPr>
            </w:pPr>
            <w:r>
              <w:rPr>
                <w:color w:val="000000"/>
                <w:sz w:val="28"/>
                <w:szCs w:val="28"/>
              </w:rPr>
              <w:t>RTP</w:t>
            </w:r>
          </w:p>
        </w:tc>
        <w:tc>
          <w:tcPr>
            <w:tcW w:w="3094" w:type="dxa"/>
            <w:shd w:val="clear" w:color="auto" w:fill="FFFFFF"/>
            <w:tcMar>
              <w:top w:w="0" w:type="dxa"/>
              <w:left w:w="0" w:type="dxa"/>
              <w:bottom w:w="0" w:type="dxa"/>
              <w:right w:w="0" w:type="dxa"/>
            </w:tcMar>
            <w:vAlign w:val="center"/>
          </w:tcPr>
          <w:p w14:paraId="5CBD14D4" w14:textId="77777777" w:rsidR="00B40AAF" w:rsidRDefault="00746E6D">
            <w:pPr>
              <w:spacing w:before="60" w:after="60"/>
              <w:ind w:left="71" w:right="60"/>
              <w:rPr>
                <w:color w:val="000000"/>
                <w:sz w:val="28"/>
                <w:szCs w:val="28"/>
              </w:rPr>
            </w:pPr>
            <w:r>
              <w:rPr>
                <w:color w:val="000000"/>
                <w:sz w:val="28"/>
                <w:szCs w:val="28"/>
              </w:rPr>
              <w:t>Real-time Transport Protocol</w:t>
            </w:r>
          </w:p>
        </w:tc>
        <w:tc>
          <w:tcPr>
            <w:tcW w:w="1943" w:type="dxa"/>
            <w:shd w:val="clear" w:color="auto" w:fill="FFFFFF"/>
            <w:tcMar>
              <w:top w:w="0" w:type="dxa"/>
              <w:left w:w="0" w:type="dxa"/>
              <w:bottom w:w="0" w:type="dxa"/>
              <w:right w:w="0" w:type="dxa"/>
            </w:tcMar>
            <w:vAlign w:val="center"/>
          </w:tcPr>
          <w:p w14:paraId="5CD4E6AD"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1E07D174" w14:textId="77777777">
        <w:trPr>
          <w:trHeight w:val="340"/>
          <w:jc w:val="center"/>
        </w:trPr>
        <w:tc>
          <w:tcPr>
            <w:tcW w:w="587" w:type="dxa"/>
            <w:vMerge/>
            <w:shd w:val="clear" w:color="auto" w:fill="FFFFFF"/>
            <w:tcMar>
              <w:top w:w="0" w:type="dxa"/>
              <w:left w:w="0" w:type="dxa"/>
              <w:bottom w:w="0" w:type="dxa"/>
              <w:right w:w="0" w:type="dxa"/>
            </w:tcMar>
            <w:vAlign w:val="center"/>
          </w:tcPr>
          <w:p w14:paraId="64E2723F"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5E45BC38"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34528850" w14:textId="77777777" w:rsidR="00B40AAF" w:rsidRDefault="00746E6D">
            <w:pPr>
              <w:spacing w:before="60" w:after="60"/>
              <w:ind w:left="152" w:right="213"/>
              <w:rPr>
                <w:color w:val="000000"/>
                <w:sz w:val="28"/>
                <w:szCs w:val="28"/>
              </w:rPr>
            </w:pPr>
            <w:r>
              <w:rPr>
                <w:color w:val="000000"/>
                <w:sz w:val="28"/>
                <w:szCs w:val="28"/>
              </w:rPr>
              <w:t>RTCP</w:t>
            </w:r>
          </w:p>
        </w:tc>
        <w:tc>
          <w:tcPr>
            <w:tcW w:w="3094" w:type="dxa"/>
            <w:shd w:val="clear" w:color="auto" w:fill="FFFFFF"/>
            <w:tcMar>
              <w:top w:w="0" w:type="dxa"/>
              <w:left w:w="0" w:type="dxa"/>
              <w:bottom w:w="0" w:type="dxa"/>
              <w:right w:w="0" w:type="dxa"/>
            </w:tcMar>
            <w:vAlign w:val="center"/>
          </w:tcPr>
          <w:p w14:paraId="5D4421FA" w14:textId="77777777" w:rsidR="00B40AAF" w:rsidRDefault="00746E6D">
            <w:pPr>
              <w:spacing w:before="60" w:after="60"/>
              <w:ind w:left="71" w:right="60"/>
              <w:rPr>
                <w:color w:val="000000"/>
                <w:sz w:val="28"/>
                <w:szCs w:val="28"/>
              </w:rPr>
            </w:pPr>
            <w:r>
              <w:rPr>
                <w:color w:val="000000"/>
                <w:sz w:val="28"/>
                <w:szCs w:val="28"/>
              </w:rPr>
              <w:t>Real-time Control Protocol</w:t>
            </w:r>
          </w:p>
        </w:tc>
        <w:tc>
          <w:tcPr>
            <w:tcW w:w="1943" w:type="dxa"/>
            <w:shd w:val="clear" w:color="auto" w:fill="FFFFFF"/>
            <w:tcMar>
              <w:top w:w="0" w:type="dxa"/>
              <w:left w:w="0" w:type="dxa"/>
              <w:bottom w:w="0" w:type="dxa"/>
              <w:right w:w="0" w:type="dxa"/>
            </w:tcMar>
            <w:vAlign w:val="center"/>
          </w:tcPr>
          <w:p w14:paraId="19D86783"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4645BDBD" w14:textId="77777777">
        <w:trPr>
          <w:trHeight w:val="340"/>
          <w:jc w:val="center"/>
        </w:trPr>
        <w:tc>
          <w:tcPr>
            <w:tcW w:w="587" w:type="dxa"/>
            <w:shd w:val="clear" w:color="auto" w:fill="FFFFFF"/>
            <w:tcMar>
              <w:top w:w="0" w:type="dxa"/>
              <w:left w:w="0" w:type="dxa"/>
              <w:bottom w:w="0" w:type="dxa"/>
              <w:right w:w="0" w:type="dxa"/>
            </w:tcMar>
            <w:vAlign w:val="center"/>
          </w:tcPr>
          <w:p w14:paraId="2CFAFFD8" w14:textId="77777777" w:rsidR="00B40AAF" w:rsidRDefault="00746E6D">
            <w:pPr>
              <w:spacing w:before="60" w:after="60"/>
              <w:jc w:val="center"/>
              <w:rPr>
                <w:color w:val="000000"/>
                <w:sz w:val="28"/>
                <w:szCs w:val="28"/>
              </w:rPr>
            </w:pPr>
            <w:r>
              <w:rPr>
                <w:color w:val="000000"/>
                <w:sz w:val="28"/>
                <w:szCs w:val="28"/>
              </w:rPr>
              <w:lastRenderedPageBreak/>
              <w:t>1.4</w:t>
            </w:r>
          </w:p>
        </w:tc>
        <w:tc>
          <w:tcPr>
            <w:tcW w:w="1569" w:type="dxa"/>
            <w:shd w:val="clear" w:color="auto" w:fill="FFFFFF"/>
            <w:tcMar>
              <w:top w:w="0" w:type="dxa"/>
              <w:left w:w="0" w:type="dxa"/>
              <w:bottom w:w="0" w:type="dxa"/>
              <w:right w:w="0" w:type="dxa"/>
            </w:tcMar>
            <w:vAlign w:val="center"/>
          </w:tcPr>
          <w:p w14:paraId="3435DDDB" w14:textId="77777777" w:rsidR="00B40AAF" w:rsidRDefault="00746E6D">
            <w:pPr>
              <w:spacing w:before="60" w:after="60"/>
              <w:ind w:left="148" w:right="89"/>
              <w:rPr>
                <w:color w:val="000000"/>
                <w:sz w:val="28"/>
                <w:szCs w:val="28"/>
              </w:rPr>
            </w:pPr>
            <w:r>
              <w:rPr>
                <w:color w:val="000000"/>
                <w:sz w:val="28"/>
                <w:szCs w:val="28"/>
              </w:rPr>
              <w:t>Truy cập và chia sẻ dữ liệu</w:t>
            </w:r>
          </w:p>
        </w:tc>
        <w:tc>
          <w:tcPr>
            <w:tcW w:w="2012" w:type="dxa"/>
            <w:shd w:val="clear" w:color="auto" w:fill="FFFFFF"/>
            <w:tcMar>
              <w:top w:w="0" w:type="dxa"/>
              <w:left w:w="0" w:type="dxa"/>
              <w:bottom w:w="0" w:type="dxa"/>
              <w:right w:w="0" w:type="dxa"/>
            </w:tcMar>
            <w:vAlign w:val="center"/>
          </w:tcPr>
          <w:p w14:paraId="118CF2FA" w14:textId="77777777" w:rsidR="00B40AAF" w:rsidRDefault="00746E6D">
            <w:pPr>
              <w:spacing w:before="60" w:after="60"/>
              <w:ind w:left="152" w:right="213"/>
              <w:rPr>
                <w:color w:val="000000"/>
                <w:sz w:val="28"/>
                <w:szCs w:val="28"/>
              </w:rPr>
            </w:pPr>
            <w:r>
              <w:rPr>
                <w:color w:val="000000"/>
                <w:sz w:val="28"/>
                <w:szCs w:val="28"/>
              </w:rPr>
              <w:t>OData v4</w:t>
            </w:r>
          </w:p>
        </w:tc>
        <w:tc>
          <w:tcPr>
            <w:tcW w:w="3094" w:type="dxa"/>
            <w:shd w:val="clear" w:color="auto" w:fill="FFFFFF"/>
            <w:tcMar>
              <w:top w:w="0" w:type="dxa"/>
              <w:left w:w="0" w:type="dxa"/>
              <w:bottom w:w="0" w:type="dxa"/>
              <w:right w:w="0" w:type="dxa"/>
            </w:tcMar>
            <w:vAlign w:val="center"/>
          </w:tcPr>
          <w:p w14:paraId="6752212F" w14:textId="77777777" w:rsidR="00B40AAF" w:rsidRDefault="00746E6D">
            <w:pPr>
              <w:spacing w:before="60" w:after="60"/>
              <w:ind w:left="71" w:right="60"/>
              <w:rPr>
                <w:color w:val="000000"/>
                <w:sz w:val="28"/>
                <w:szCs w:val="28"/>
              </w:rPr>
            </w:pPr>
            <w:r>
              <w:rPr>
                <w:color w:val="000000"/>
                <w:sz w:val="28"/>
                <w:szCs w:val="28"/>
              </w:rPr>
              <w:t>Open Data Protocol version 4.0</w:t>
            </w:r>
          </w:p>
        </w:tc>
        <w:tc>
          <w:tcPr>
            <w:tcW w:w="1943" w:type="dxa"/>
            <w:shd w:val="clear" w:color="auto" w:fill="FFFFFF"/>
            <w:tcMar>
              <w:top w:w="0" w:type="dxa"/>
              <w:left w:w="0" w:type="dxa"/>
              <w:bottom w:w="0" w:type="dxa"/>
              <w:right w:w="0" w:type="dxa"/>
            </w:tcMar>
            <w:vAlign w:val="center"/>
          </w:tcPr>
          <w:p w14:paraId="54CFE309"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4DEC5DA6" w14:textId="77777777">
        <w:trPr>
          <w:trHeight w:val="340"/>
          <w:jc w:val="center"/>
        </w:trPr>
        <w:tc>
          <w:tcPr>
            <w:tcW w:w="587" w:type="dxa"/>
            <w:shd w:val="clear" w:color="auto" w:fill="FFFFFF"/>
            <w:tcMar>
              <w:top w:w="0" w:type="dxa"/>
              <w:left w:w="0" w:type="dxa"/>
              <w:bottom w:w="0" w:type="dxa"/>
              <w:right w:w="0" w:type="dxa"/>
            </w:tcMar>
            <w:vAlign w:val="center"/>
          </w:tcPr>
          <w:p w14:paraId="7C8CE3F5" w14:textId="77777777" w:rsidR="00B40AAF" w:rsidRDefault="00746E6D">
            <w:pPr>
              <w:spacing w:before="60" w:after="60"/>
              <w:jc w:val="center"/>
              <w:rPr>
                <w:color w:val="000000"/>
                <w:sz w:val="28"/>
                <w:szCs w:val="28"/>
              </w:rPr>
            </w:pPr>
            <w:r>
              <w:rPr>
                <w:color w:val="000000"/>
                <w:sz w:val="28"/>
                <w:szCs w:val="28"/>
              </w:rPr>
              <w:t>1.5</w:t>
            </w:r>
          </w:p>
        </w:tc>
        <w:tc>
          <w:tcPr>
            <w:tcW w:w="1569" w:type="dxa"/>
            <w:shd w:val="clear" w:color="auto" w:fill="FFFFFF"/>
            <w:tcMar>
              <w:top w:w="0" w:type="dxa"/>
              <w:left w:w="0" w:type="dxa"/>
              <w:bottom w:w="0" w:type="dxa"/>
              <w:right w:w="0" w:type="dxa"/>
            </w:tcMar>
            <w:vAlign w:val="center"/>
          </w:tcPr>
          <w:p w14:paraId="44122836" w14:textId="77777777" w:rsidR="00B40AAF" w:rsidRDefault="00746E6D">
            <w:pPr>
              <w:spacing w:before="60" w:after="60"/>
              <w:ind w:left="148" w:right="89"/>
              <w:rPr>
                <w:color w:val="000000"/>
                <w:sz w:val="28"/>
                <w:szCs w:val="28"/>
              </w:rPr>
            </w:pPr>
            <w:r>
              <w:rPr>
                <w:color w:val="000000"/>
                <w:sz w:val="28"/>
                <w:szCs w:val="28"/>
              </w:rPr>
              <w:t>Truyền thư điện tử</w:t>
            </w:r>
          </w:p>
        </w:tc>
        <w:tc>
          <w:tcPr>
            <w:tcW w:w="2012" w:type="dxa"/>
            <w:shd w:val="clear" w:color="auto" w:fill="FFFFFF"/>
            <w:tcMar>
              <w:top w:w="0" w:type="dxa"/>
              <w:left w:w="0" w:type="dxa"/>
              <w:bottom w:w="0" w:type="dxa"/>
              <w:right w:w="0" w:type="dxa"/>
            </w:tcMar>
            <w:vAlign w:val="center"/>
          </w:tcPr>
          <w:p w14:paraId="079D835A" w14:textId="77777777" w:rsidR="00B40AAF" w:rsidRDefault="00746E6D">
            <w:pPr>
              <w:spacing w:before="60" w:after="60"/>
              <w:ind w:left="152" w:right="213"/>
              <w:rPr>
                <w:color w:val="000000"/>
                <w:sz w:val="28"/>
                <w:szCs w:val="28"/>
              </w:rPr>
            </w:pPr>
            <w:r>
              <w:rPr>
                <w:color w:val="000000"/>
                <w:sz w:val="28"/>
                <w:szCs w:val="28"/>
              </w:rPr>
              <w:t>SMTP/ MIME</w:t>
            </w:r>
          </w:p>
        </w:tc>
        <w:tc>
          <w:tcPr>
            <w:tcW w:w="3094" w:type="dxa"/>
            <w:shd w:val="clear" w:color="auto" w:fill="FFFFFF"/>
            <w:tcMar>
              <w:top w:w="0" w:type="dxa"/>
              <w:left w:w="0" w:type="dxa"/>
              <w:bottom w:w="0" w:type="dxa"/>
              <w:right w:w="0" w:type="dxa"/>
            </w:tcMar>
            <w:vAlign w:val="center"/>
          </w:tcPr>
          <w:p w14:paraId="40C4BE1B" w14:textId="77777777" w:rsidR="00B40AAF" w:rsidRDefault="00746E6D">
            <w:pPr>
              <w:spacing w:before="60" w:after="60"/>
              <w:ind w:left="71" w:right="60"/>
              <w:rPr>
                <w:color w:val="000000"/>
                <w:sz w:val="28"/>
                <w:szCs w:val="28"/>
              </w:rPr>
            </w:pPr>
            <w:r>
              <w:rPr>
                <w:color w:val="000000"/>
                <w:sz w:val="28"/>
                <w:szCs w:val="28"/>
              </w:rPr>
              <w:t>Simple Mail Transfer</w:t>
            </w:r>
            <w:r>
              <w:rPr>
                <w:color w:val="000000"/>
                <w:sz w:val="28"/>
                <w:szCs w:val="28"/>
              </w:rPr>
              <w:br/>
              <w:t>Protocol/Multipurpose</w:t>
            </w:r>
            <w:r>
              <w:rPr>
                <w:color w:val="000000"/>
                <w:sz w:val="28"/>
                <w:szCs w:val="28"/>
              </w:rPr>
              <w:br/>
              <w:t>Internet Mail Extensions</w:t>
            </w:r>
          </w:p>
        </w:tc>
        <w:tc>
          <w:tcPr>
            <w:tcW w:w="1943" w:type="dxa"/>
            <w:shd w:val="clear" w:color="auto" w:fill="FFFFFF"/>
            <w:tcMar>
              <w:top w:w="0" w:type="dxa"/>
              <w:left w:w="0" w:type="dxa"/>
              <w:bottom w:w="0" w:type="dxa"/>
              <w:right w:w="0" w:type="dxa"/>
            </w:tcMar>
            <w:vAlign w:val="center"/>
          </w:tcPr>
          <w:p w14:paraId="56BDE44E"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46D529F7"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7FD196EC" w14:textId="77777777" w:rsidR="00B40AAF" w:rsidRDefault="00746E6D">
            <w:pPr>
              <w:spacing w:before="60" w:after="60"/>
              <w:jc w:val="center"/>
              <w:rPr>
                <w:color w:val="000000"/>
                <w:sz w:val="28"/>
                <w:szCs w:val="28"/>
              </w:rPr>
            </w:pPr>
            <w:r>
              <w:rPr>
                <w:color w:val="000000"/>
                <w:sz w:val="28"/>
                <w:szCs w:val="28"/>
              </w:rPr>
              <w:t>1.6</w:t>
            </w:r>
          </w:p>
        </w:tc>
        <w:tc>
          <w:tcPr>
            <w:tcW w:w="1569" w:type="dxa"/>
            <w:vMerge w:val="restart"/>
            <w:shd w:val="clear" w:color="auto" w:fill="FFFFFF"/>
            <w:tcMar>
              <w:top w:w="0" w:type="dxa"/>
              <w:left w:w="0" w:type="dxa"/>
              <w:bottom w:w="0" w:type="dxa"/>
              <w:right w:w="0" w:type="dxa"/>
            </w:tcMar>
            <w:vAlign w:val="center"/>
          </w:tcPr>
          <w:p w14:paraId="2697D1F9" w14:textId="77777777" w:rsidR="00B40AAF" w:rsidRDefault="00746E6D">
            <w:pPr>
              <w:spacing w:before="60" w:after="60"/>
              <w:ind w:left="148" w:right="89"/>
              <w:rPr>
                <w:color w:val="000000"/>
                <w:sz w:val="28"/>
                <w:szCs w:val="28"/>
              </w:rPr>
            </w:pPr>
            <w:r>
              <w:rPr>
                <w:color w:val="000000"/>
                <w:sz w:val="28"/>
                <w:szCs w:val="28"/>
              </w:rPr>
              <w:t>Cung cấp dịch vụ truy cập hộp thư điện tử</w:t>
            </w:r>
          </w:p>
        </w:tc>
        <w:tc>
          <w:tcPr>
            <w:tcW w:w="2012" w:type="dxa"/>
            <w:shd w:val="clear" w:color="auto" w:fill="FFFFFF"/>
            <w:tcMar>
              <w:top w:w="0" w:type="dxa"/>
              <w:left w:w="0" w:type="dxa"/>
              <w:bottom w:w="0" w:type="dxa"/>
              <w:right w:w="0" w:type="dxa"/>
            </w:tcMar>
            <w:vAlign w:val="center"/>
          </w:tcPr>
          <w:p w14:paraId="295F0936" w14:textId="77777777" w:rsidR="00B40AAF" w:rsidRDefault="00746E6D">
            <w:pPr>
              <w:spacing w:before="60" w:after="60"/>
              <w:ind w:left="152" w:right="213"/>
              <w:rPr>
                <w:color w:val="000000"/>
                <w:sz w:val="28"/>
                <w:szCs w:val="28"/>
              </w:rPr>
            </w:pPr>
            <w:r>
              <w:rPr>
                <w:color w:val="000000"/>
                <w:sz w:val="28"/>
                <w:szCs w:val="28"/>
              </w:rPr>
              <w:t>POP3</w:t>
            </w:r>
          </w:p>
        </w:tc>
        <w:tc>
          <w:tcPr>
            <w:tcW w:w="3094" w:type="dxa"/>
            <w:shd w:val="clear" w:color="auto" w:fill="FFFFFF"/>
            <w:tcMar>
              <w:top w:w="0" w:type="dxa"/>
              <w:left w:w="0" w:type="dxa"/>
              <w:bottom w:w="0" w:type="dxa"/>
              <w:right w:w="0" w:type="dxa"/>
            </w:tcMar>
            <w:vAlign w:val="center"/>
          </w:tcPr>
          <w:p w14:paraId="3DF12898" w14:textId="77777777" w:rsidR="00B40AAF" w:rsidRDefault="00746E6D">
            <w:pPr>
              <w:spacing w:before="60" w:after="60"/>
              <w:ind w:left="71" w:right="60"/>
              <w:rPr>
                <w:color w:val="000000"/>
                <w:sz w:val="28"/>
                <w:szCs w:val="28"/>
              </w:rPr>
            </w:pPr>
            <w:r>
              <w:rPr>
                <w:color w:val="000000"/>
                <w:sz w:val="28"/>
                <w:szCs w:val="28"/>
              </w:rPr>
              <w:t>Post Office Protocol version 3</w:t>
            </w:r>
          </w:p>
        </w:tc>
        <w:tc>
          <w:tcPr>
            <w:tcW w:w="1943" w:type="dxa"/>
            <w:vMerge w:val="restart"/>
            <w:shd w:val="clear" w:color="auto" w:fill="FFFFFF"/>
            <w:tcMar>
              <w:top w:w="0" w:type="dxa"/>
              <w:left w:w="0" w:type="dxa"/>
              <w:bottom w:w="0" w:type="dxa"/>
              <w:right w:w="0" w:type="dxa"/>
            </w:tcMar>
            <w:vAlign w:val="center"/>
          </w:tcPr>
          <w:p w14:paraId="67AF3019" w14:textId="77777777" w:rsidR="00B40AAF" w:rsidRDefault="00746E6D">
            <w:pPr>
              <w:spacing w:before="60" w:after="60"/>
              <w:ind w:left="81" w:right="136"/>
              <w:jc w:val="center"/>
              <w:rPr>
                <w:color w:val="000000"/>
                <w:sz w:val="28"/>
                <w:szCs w:val="28"/>
              </w:rPr>
            </w:pPr>
            <w:r>
              <w:rPr>
                <w:color w:val="000000"/>
                <w:sz w:val="28"/>
                <w:szCs w:val="28"/>
              </w:rPr>
              <w:t>Bắt buộc áp dụng cả hai tiêu chuẩn đối với máy chủ</w:t>
            </w:r>
          </w:p>
        </w:tc>
      </w:tr>
      <w:tr w:rsidR="00B40AAF" w14:paraId="5C1AB5B4" w14:textId="77777777">
        <w:trPr>
          <w:trHeight w:val="340"/>
          <w:jc w:val="center"/>
        </w:trPr>
        <w:tc>
          <w:tcPr>
            <w:tcW w:w="587" w:type="dxa"/>
            <w:vMerge/>
            <w:shd w:val="clear" w:color="auto" w:fill="FFFFFF"/>
            <w:tcMar>
              <w:top w:w="0" w:type="dxa"/>
              <w:left w:w="0" w:type="dxa"/>
              <w:bottom w:w="0" w:type="dxa"/>
              <w:right w:w="0" w:type="dxa"/>
            </w:tcMar>
            <w:vAlign w:val="center"/>
          </w:tcPr>
          <w:p w14:paraId="7AB7BE5F"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760F33F3"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4048F1C8" w14:textId="77777777" w:rsidR="00B40AAF" w:rsidRDefault="00746E6D">
            <w:pPr>
              <w:spacing w:before="60" w:after="60"/>
              <w:ind w:left="152" w:right="213"/>
              <w:rPr>
                <w:color w:val="000000"/>
                <w:sz w:val="28"/>
                <w:szCs w:val="28"/>
              </w:rPr>
            </w:pPr>
            <w:r>
              <w:rPr>
                <w:color w:val="000000"/>
                <w:sz w:val="28"/>
                <w:szCs w:val="28"/>
              </w:rPr>
              <w:t>IMAP 4rev1</w:t>
            </w:r>
          </w:p>
        </w:tc>
        <w:tc>
          <w:tcPr>
            <w:tcW w:w="3094" w:type="dxa"/>
            <w:shd w:val="clear" w:color="auto" w:fill="FFFFFF"/>
            <w:tcMar>
              <w:top w:w="0" w:type="dxa"/>
              <w:left w:w="0" w:type="dxa"/>
              <w:bottom w:w="0" w:type="dxa"/>
              <w:right w:w="0" w:type="dxa"/>
            </w:tcMar>
            <w:vAlign w:val="center"/>
          </w:tcPr>
          <w:p w14:paraId="49704CEA" w14:textId="77777777" w:rsidR="00B40AAF" w:rsidRDefault="00746E6D">
            <w:pPr>
              <w:spacing w:before="60" w:after="60"/>
              <w:ind w:left="71" w:right="60"/>
              <w:rPr>
                <w:color w:val="000000"/>
                <w:sz w:val="28"/>
                <w:szCs w:val="28"/>
              </w:rPr>
            </w:pPr>
            <w:r>
              <w:rPr>
                <w:color w:val="000000"/>
                <w:sz w:val="28"/>
                <w:szCs w:val="28"/>
              </w:rPr>
              <w:t>Internet Message Access Protocol version 4 revision 1</w:t>
            </w:r>
          </w:p>
        </w:tc>
        <w:tc>
          <w:tcPr>
            <w:tcW w:w="1943" w:type="dxa"/>
            <w:vMerge/>
            <w:shd w:val="clear" w:color="auto" w:fill="FFFFFF"/>
            <w:tcMar>
              <w:top w:w="0" w:type="dxa"/>
              <w:left w:w="0" w:type="dxa"/>
              <w:bottom w:w="0" w:type="dxa"/>
              <w:right w:w="0" w:type="dxa"/>
            </w:tcMar>
            <w:vAlign w:val="center"/>
          </w:tcPr>
          <w:p w14:paraId="74437CE1"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1F1F0A3C" w14:textId="77777777">
        <w:trPr>
          <w:trHeight w:val="340"/>
          <w:jc w:val="center"/>
        </w:trPr>
        <w:tc>
          <w:tcPr>
            <w:tcW w:w="587" w:type="dxa"/>
            <w:shd w:val="clear" w:color="auto" w:fill="FFFFFF"/>
            <w:tcMar>
              <w:top w:w="0" w:type="dxa"/>
              <w:left w:w="0" w:type="dxa"/>
              <w:bottom w:w="0" w:type="dxa"/>
              <w:right w:w="0" w:type="dxa"/>
            </w:tcMar>
            <w:vAlign w:val="center"/>
          </w:tcPr>
          <w:p w14:paraId="07B99EE0" w14:textId="77777777" w:rsidR="00B40AAF" w:rsidRDefault="00746E6D">
            <w:pPr>
              <w:spacing w:before="60" w:after="60"/>
              <w:jc w:val="center"/>
              <w:rPr>
                <w:color w:val="000000"/>
                <w:sz w:val="28"/>
                <w:szCs w:val="28"/>
              </w:rPr>
            </w:pPr>
            <w:r>
              <w:rPr>
                <w:color w:val="000000"/>
                <w:sz w:val="28"/>
                <w:szCs w:val="28"/>
              </w:rPr>
              <w:t>1.7</w:t>
            </w:r>
          </w:p>
        </w:tc>
        <w:tc>
          <w:tcPr>
            <w:tcW w:w="1569" w:type="dxa"/>
            <w:shd w:val="clear" w:color="auto" w:fill="FFFFFF"/>
            <w:tcMar>
              <w:top w:w="0" w:type="dxa"/>
              <w:left w:w="0" w:type="dxa"/>
              <w:bottom w:w="0" w:type="dxa"/>
              <w:right w:w="0" w:type="dxa"/>
            </w:tcMar>
            <w:vAlign w:val="center"/>
          </w:tcPr>
          <w:p w14:paraId="77109ABD" w14:textId="77777777" w:rsidR="00B40AAF" w:rsidRDefault="00746E6D">
            <w:pPr>
              <w:spacing w:before="60" w:after="60"/>
              <w:ind w:left="148" w:right="89"/>
              <w:rPr>
                <w:color w:val="000000"/>
                <w:sz w:val="28"/>
                <w:szCs w:val="28"/>
              </w:rPr>
            </w:pPr>
            <w:r>
              <w:rPr>
                <w:color w:val="000000"/>
                <w:sz w:val="28"/>
                <w:szCs w:val="28"/>
              </w:rPr>
              <w:t>Truy cập thư mục</w:t>
            </w:r>
          </w:p>
        </w:tc>
        <w:tc>
          <w:tcPr>
            <w:tcW w:w="2012" w:type="dxa"/>
            <w:shd w:val="clear" w:color="auto" w:fill="FFFFFF"/>
            <w:tcMar>
              <w:top w:w="0" w:type="dxa"/>
              <w:left w:w="0" w:type="dxa"/>
              <w:bottom w:w="0" w:type="dxa"/>
              <w:right w:w="0" w:type="dxa"/>
            </w:tcMar>
            <w:vAlign w:val="center"/>
          </w:tcPr>
          <w:p w14:paraId="530D3AAC" w14:textId="77777777" w:rsidR="00B40AAF" w:rsidRDefault="00746E6D">
            <w:pPr>
              <w:spacing w:before="60" w:after="60"/>
              <w:ind w:left="152" w:right="213"/>
              <w:rPr>
                <w:color w:val="000000"/>
                <w:sz w:val="28"/>
                <w:szCs w:val="28"/>
              </w:rPr>
            </w:pPr>
            <w:r>
              <w:rPr>
                <w:color w:val="000000"/>
                <w:sz w:val="28"/>
                <w:szCs w:val="28"/>
              </w:rPr>
              <w:t>LDAP v3</w:t>
            </w:r>
          </w:p>
        </w:tc>
        <w:tc>
          <w:tcPr>
            <w:tcW w:w="3094" w:type="dxa"/>
            <w:shd w:val="clear" w:color="auto" w:fill="FFFFFF"/>
            <w:tcMar>
              <w:top w:w="0" w:type="dxa"/>
              <w:left w:w="0" w:type="dxa"/>
              <w:bottom w:w="0" w:type="dxa"/>
              <w:right w:w="0" w:type="dxa"/>
            </w:tcMar>
            <w:vAlign w:val="center"/>
          </w:tcPr>
          <w:p w14:paraId="3D90B59F" w14:textId="77777777" w:rsidR="00B40AAF" w:rsidRDefault="00746E6D">
            <w:pPr>
              <w:spacing w:before="60" w:after="60"/>
              <w:ind w:left="71" w:right="60"/>
              <w:rPr>
                <w:color w:val="000000"/>
                <w:sz w:val="28"/>
                <w:szCs w:val="28"/>
              </w:rPr>
            </w:pPr>
            <w:r>
              <w:rPr>
                <w:color w:val="000000"/>
                <w:sz w:val="28"/>
                <w:szCs w:val="28"/>
              </w:rPr>
              <w:t>Lightweight Directory Access Protocol version 3</w:t>
            </w:r>
          </w:p>
        </w:tc>
        <w:tc>
          <w:tcPr>
            <w:tcW w:w="1943" w:type="dxa"/>
            <w:shd w:val="clear" w:color="auto" w:fill="FFFFFF"/>
            <w:tcMar>
              <w:top w:w="0" w:type="dxa"/>
              <w:left w:w="0" w:type="dxa"/>
              <w:bottom w:w="0" w:type="dxa"/>
              <w:right w:w="0" w:type="dxa"/>
            </w:tcMar>
            <w:vAlign w:val="center"/>
          </w:tcPr>
          <w:p w14:paraId="73946622"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2F001E87" w14:textId="77777777">
        <w:trPr>
          <w:trHeight w:val="340"/>
          <w:jc w:val="center"/>
        </w:trPr>
        <w:tc>
          <w:tcPr>
            <w:tcW w:w="587" w:type="dxa"/>
            <w:shd w:val="clear" w:color="auto" w:fill="FFFFFF"/>
            <w:tcMar>
              <w:top w:w="0" w:type="dxa"/>
              <w:left w:w="0" w:type="dxa"/>
              <w:bottom w:w="0" w:type="dxa"/>
              <w:right w:w="0" w:type="dxa"/>
            </w:tcMar>
            <w:vAlign w:val="center"/>
          </w:tcPr>
          <w:p w14:paraId="04D85839" w14:textId="77777777" w:rsidR="00B40AAF" w:rsidRDefault="00746E6D">
            <w:pPr>
              <w:spacing w:before="60" w:after="60"/>
              <w:jc w:val="center"/>
              <w:rPr>
                <w:color w:val="000000"/>
                <w:sz w:val="28"/>
                <w:szCs w:val="28"/>
              </w:rPr>
            </w:pPr>
            <w:r>
              <w:rPr>
                <w:color w:val="000000"/>
                <w:sz w:val="28"/>
                <w:szCs w:val="28"/>
              </w:rPr>
              <w:t>1.8</w:t>
            </w:r>
          </w:p>
        </w:tc>
        <w:tc>
          <w:tcPr>
            <w:tcW w:w="1569" w:type="dxa"/>
            <w:shd w:val="clear" w:color="auto" w:fill="FFFFFF"/>
            <w:tcMar>
              <w:top w:w="0" w:type="dxa"/>
              <w:left w:w="0" w:type="dxa"/>
              <w:bottom w:w="0" w:type="dxa"/>
              <w:right w:w="0" w:type="dxa"/>
            </w:tcMar>
            <w:vAlign w:val="center"/>
          </w:tcPr>
          <w:p w14:paraId="7ABD2D90" w14:textId="77777777" w:rsidR="00B40AAF" w:rsidRDefault="00746E6D">
            <w:pPr>
              <w:spacing w:before="60" w:after="60"/>
              <w:ind w:left="148" w:right="89"/>
              <w:rPr>
                <w:color w:val="000000"/>
                <w:sz w:val="28"/>
                <w:szCs w:val="28"/>
              </w:rPr>
            </w:pPr>
            <w:r>
              <w:rPr>
                <w:color w:val="000000"/>
                <w:sz w:val="28"/>
                <w:szCs w:val="28"/>
              </w:rPr>
              <w:t>Dịch vụ tên miền</w:t>
            </w:r>
          </w:p>
        </w:tc>
        <w:tc>
          <w:tcPr>
            <w:tcW w:w="2012" w:type="dxa"/>
            <w:shd w:val="clear" w:color="auto" w:fill="FFFFFF"/>
            <w:tcMar>
              <w:top w:w="0" w:type="dxa"/>
              <w:left w:w="0" w:type="dxa"/>
              <w:bottom w:w="0" w:type="dxa"/>
              <w:right w:w="0" w:type="dxa"/>
            </w:tcMar>
            <w:vAlign w:val="center"/>
          </w:tcPr>
          <w:p w14:paraId="4689E99E" w14:textId="77777777" w:rsidR="00B40AAF" w:rsidRDefault="00746E6D">
            <w:pPr>
              <w:spacing w:before="60" w:after="60"/>
              <w:ind w:left="152" w:right="213"/>
              <w:rPr>
                <w:color w:val="000000"/>
                <w:sz w:val="28"/>
                <w:szCs w:val="28"/>
              </w:rPr>
            </w:pPr>
            <w:r>
              <w:rPr>
                <w:color w:val="000000"/>
                <w:sz w:val="28"/>
                <w:szCs w:val="28"/>
              </w:rPr>
              <w:t>DNS</w:t>
            </w:r>
          </w:p>
        </w:tc>
        <w:tc>
          <w:tcPr>
            <w:tcW w:w="3094" w:type="dxa"/>
            <w:shd w:val="clear" w:color="auto" w:fill="FFFFFF"/>
            <w:tcMar>
              <w:top w:w="0" w:type="dxa"/>
              <w:left w:w="0" w:type="dxa"/>
              <w:bottom w:w="0" w:type="dxa"/>
              <w:right w:w="0" w:type="dxa"/>
            </w:tcMar>
            <w:vAlign w:val="center"/>
          </w:tcPr>
          <w:p w14:paraId="33D4396D" w14:textId="77777777" w:rsidR="00B40AAF" w:rsidRDefault="00746E6D">
            <w:pPr>
              <w:spacing w:before="60" w:after="60"/>
              <w:ind w:left="71" w:right="60"/>
              <w:rPr>
                <w:color w:val="000000"/>
                <w:sz w:val="28"/>
                <w:szCs w:val="28"/>
              </w:rPr>
            </w:pPr>
            <w:r>
              <w:rPr>
                <w:color w:val="000000"/>
                <w:sz w:val="28"/>
                <w:szCs w:val="28"/>
              </w:rPr>
              <w:t>Domain Name System</w:t>
            </w:r>
          </w:p>
        </w:tc>
        <w:tc>
          <w:tcPr>
            <w:tcW w:w="1943" w:type="dxa"/>
            <w:shd w:val="clear" w:color="auto" w:fill="FFFFFF"/>
            <w:tcMar>
              <w:top w:w="0" w:type="dxa"/>
              <w:left w:w="0" w:type="dxa"/>
              <w:bottom w:w="0" w:type="dxa"/>
              <w:right w:w="0" w:type="dxa"/>
            </w:tcMar>
            <w:vAlign w:val="center"/>
          </w:tcPr>
          <w:p w14:paraId="6FABDB11"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584D0DDA" w14:textId="77777777">
        <w:trPr>
          <w:trHeight w:val="340"/>
          <w:jc w:val="center"/>
        </w:trPr>
        <w:tc>
          <w:tcPr>
            <w:tcW w:w="587" w:type="dxa"/>
            <w:shd w:val="clear" w:color="auto" w:fill="FFFFFF"/>
            <w:tcMar>
              <w:top w:w="0" w:type="dxa"/>
              <w:left w:w="0" w:type="dxa"/>
              <w:bottom w:w="0" w:type="dxa"/>
              <w:right w:w="0" w:type="dxa"/>
            </w:tcMar>
            <w:vAlign w:val="center"/>
          </w:tcPr>
          <w:p w14:paraId="329FE48E" w14:textId="77777777" w:rsidR="00B40AAF" w:rsidRDefault="00746E6D">
            <w:pPr>
              <w:spacing w:before="60" w:after="60"/>
              <w:jc w:val="center"/>
              <w:rPr>
                <w:color w:val="000000"/>
                <w:sz w:val="28"/>
                <w:szCs w:val="28"/>
              </w:rPr>
            </w:pPr>
            <w:r>
              <w:rPr>
                <w:color w:val="000000"/>
                <w:sz w:val="28"/>
                <w:szCs w:val="28"/>
              </w:rPr>
              <w:t>1.9</w:t>
            </w:r>
          </w:p>
        </w:tc>
        <w:tc>
          <w:tcPr>
            <w:tcW w:w="1569" w:type="dxa"/>
            <w:shd w:val="clear" w:color="auto" w:fill="FFFFFF"/>
            <w:tcMar>
              <w:top w:w="0" w:type="dxa"/>
              <w:left w:w="0" w:type="dxa"/>
              <w:bottom w:w="0" w:type="dxa"/>
              <w:right w:w="0" w:type="dxa"/>
            </w:tcMar>
            <w:vAlign w:val="center"/>
          </w:tcPr>
          <w:p w14:paraId="3B0FE850" w14:textId="77777777" w:rsidR="00B40AAF" w:rsidRDefault="00746E6D">
            <w:pPr>
              <w:spacing w:before="60" w:after="60"/>
              <w:ind w:left="148" w:right="89"/>
              <w:rPr>
                <w:color w:val="000000"/>
                <w:sz w:val="28"/>
                <w:szCs w:val="28"/>
              </w:rPr>
            </w:pPr>
            <w:r>
              <w:rPr>
                <w:color w:val="000000"/>
                <w:sz w:val="28"/>
                <w:szCs w:val="28"/>
              </w:rPr>
              <w:t>Giao vận mạng có kết nối</w:t>
            </w:r>
          </w:p>
        </w:tc>
        <w:tc>
          <w:tcPr>
            <w:tcW w:w="2012" w:type="dxa"/>
            <w:shd w:val="clear" w:color="auto" w:fill="FFFFFF"/>
            <w:tcMar>
              <w:top w:w="0" w:type="dxa"/>
              <w:left w:w="0" w:type="dxa"/>
              <w:bottom w:w="0" w:type="dxa"/>
              <w:right w:w="0" w:type="dxa"/>
            </w:tcMar>
            <w:vAlign w:val="center"/>
          </w:tcPr>
          <w:p w14:paraId="6C501EE6" w14:textId="77777777" w:rsidR="00B40AAF" w:rsidRDefault="00746E6D">
            <w:pPr>
              <w:spacing w:before="60" w:after="60"/>
              <w:ind w:left="152" w:right="213"/>
              <w:rPr>
                <w:color w:val="000000"/>
                <w:sz w:val="28"/>
                <w:szCs w:val="28"/>
              </w:rPr>
            </w:pPr>
            <w:r>
              <w:rPr>
                <w:color w:val="000000"/>
                <w:sz w:val="28"/>
                <w:szCs w:val="28"/>
              </w:rPr>
              <w:t>TCP</w:t>
            </w:r>
          </w:p>
        </w:tc>
        <w:tc>
          <w:tcPr>
            <w:tcW w:w="3094" w:type="dxa"/>
            <w:shd w:val="clear" w:color="auto" w:fill="FFFFFF"/>
            <w:tcMar>
              <w:top w:w="0" w:type="dxa"/>
              <w:left w:w="0" w:type="dxa"/>
              <w:bottom w:w="0" w:type="dxa"/>
              <w:right w:w="0" w:type="dxa"/>
            </w:tcMar>
            <w:vAlign w:val="center"/>
          </w:tcPr>
          <w:p w14:paraId="58BE5597" w14:textId="77777777" w:rsidR="00B40AAF" w:rsidRDefault="00746E6D">
            <w:pPr>
              <w:spacing w:before="60" w:after="60"/>
              <w:ind w:left="71" w:right="60"/>
              <w:rPr>
                <w:color w:val="000000"/>
                <w:sz w:val="28"/>
                <w:szCs w:val="28"/>
              </w:rPr>
            </w:pPr>
            <w:r>
              <w:rPr>
                <w:color w:val="000000"/>
                <w:sz w:val="28"/>
                <w:szCs w:val="28"/>
              </w:rPr>
              <w:t>Transmission Control Protocol</w:t>
            </w:r>
          </w:p>
        </w:tc>
        <w:tc>
          <w:tcPr>
            <w:tcW w:w="1943" w:type="dxa"/>
            <w:shd w:val="clear" w:color="auto" w:fill="FFFFFF"/>
            <w:tcMar>
              <w:top w:w="0" w:type="dxa"/>
              <w:left w:w="0" w:type="dxa"/>
              <w:bottom w:w="0" w:type="dxa"/>
              <w:right w:w="0" w:type="dxa"/>
            </w:tcMar>
            <w:vAlign w:val="center"/>
          </w:tcPr>
          <w:p w14:paraId="18E65B66"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29E2ED64" w14:textId="77777777">
        <w:trPr>
          <w:trHeight w:val="340"/>
          <w:jc w:val="center"/>
        </w:trPr>
        <w:tc>
          <w:tcPr>
            <w:tcW w:w="587" w:type="dxa"/>
            <w:shd w:val="clear" w:color="auto" w:fill="FFFFFF"/>
            <w:tcMar>
              <w:top w:w="0" w:type="dxa"/>
              <w:left w:w="0" w:type="dxa"/>
              <w:bottom w:w="0" w:type="dxa"/>
              <w:right w:w="0" w:type="dxa"/>
            </w:tcMar>
            <w:vAlign w:val="center"/>
          </w:tcPr>
          <w:p w14:paraId="1F194E12" w14:textId="77777777" w:rsidR="00B40AAF" w:rsidRDefault="00746E6D">
            <w:pPr>
              <w:spacing w:before="60" w:after="60"/>
              <w:jc w:val="center"/>
              <w:rPr>
                <w:color w:val="000000"/>
                <w:sz w:val="28"/>
                <w:szCs w:val="28"/>
              </w:rPr>
            </w:pPr>
            <w:r>
              <w:rPr>
                <w:color w:val="000000"/>
                <w:sz w:val="28"/>
                <w:szCs w:val="28"/>
              </w:rPr>
              <w:t>1.10</w:t>
            </w:r>
          </w:p>
        </w:tc>
        <w:tc>
          <w:tcPr>
            <w:tcW w:w="1569" w:type="dxa"/>
            <w:shd w:val="clear" w:color="auto" w:fill="FFFFFF"/>
            <w:tcMar>
              <w:top w:w="0" w:type="dxa"/>
              <w:left w:w="0" w:type="dxa"/>
              <w:bottom w:w="0" w:type="dxa"/>
              <w:right w:w="0" w:type="dxa"/>
            </w:tcMar>
            <w:vAlign w:val="center"/>
          </w:tcPr>
          <w:p w14:paraId="28D4D544" w14:textId="77777777" w:rsidR="00B40AAF" w:rsidRDefault="00746E6D">
            <w:pPr>
              <w:spacing w:before="60" w:after="60"/>
              <w:ind w:left="148" w:right="89"/>
              <w:rPr>
                <w:color w:val="000000"/>
                <w:sz w:val="28"/>
                <w:szCs w:val="28"/>
              </w:rPr>
            </w:pPr>
            <w:r>
              <w:rPr>
                <w:color w:val="000000"/>
                <w:sz w:val="28"/>
                <w:szCs w:val="28"/>
              </w:rPr>
              <w:t>Giao vận mạng không kết nối</w:t>
            </w:r>
          </w:p>
        </w:tc>
        <w:tc>
          <w:tcPr>
            <w:tcW w:w="2012" w:type="dxa"/>
            <w:shd w:val="clear" w:color="auto" w:fill="FFFFFF"/>
            <w:tcMar>
              <w:top w:w="0" w:type="dxa"/>
              <w:left w:w="0" w:type="dxa"/>
              <w:bottom w:w="0" w:type="dxa"/>
              <w:right w:w="0" w:type="dxa"/>
            </w:tcMar>
            <w:vAlign w:val="center"/>
          </w:tcPr>
          <w:p w14:paraId="08066B8C" w14:textId="77777777" w:rsidR="00B40AAF" w:rsidRDefault="00746E6D">
            <w:pPr>
              <w:spacing w:before="60" w:after="60"/>
              <w:ind w:left="152" w:right="213"/>
              <w:rPr>
                <w:color w:val="000000"/>
                <w:sz w:val="28"/>
                <w:szCs w:val="28"/>
              </w:rPr>
            </w:pPr>
            <w:r>
              <w:rPr>
                <w:color w:val="000000"/>
                <w:sz w:val="28"/>
                <w:szCs w:val="28"/>
              </w:rPr>
              <w:t>UDP</w:t>
            </w:r>
          </w:p>
        </w:tc>
        <w:tc>
          <w:tcPr>
            <w:tcW w:w="3094" w:type="dxa"/>
            <w:shd w:val="clear" w:color="auto" w:fill="FFFFFF"/>
            <w:tcMar>
              <w:top w:w="0" w:type="dxa"/>
              <w:left w:w="0" w:type="dxa"/>
              <w:bottom w:w="0" w:type="dxa"/>
              <w:right w:w="0" w:type="dxa"/>
            </w:tcMar>
            <w:vAlign w:val="center"/>
          </w:tcPr>
          <w:p w14:paraId="7958852A" w14:textId="77777777" w:rsidR="00B40AAF" w:rsidRDefault="00746E6D">
            <w:pPr>
              <w:spacing w:before="60" w:after="60"/>
              <w:ind w:left="71" w:right="60"/>
              <w:rPr>
                <w:color w:val="000000"/>
                <w:sz w:val="28"/>
                <w:szCs w:val="28"/>
              </w:rPr>
            </w:pPr>
            <w:r>
              <w:rPr>
                <w:color w:val="000000"/>
                <w:sz w:val="28"/>
                <w:szCs w:val="28"/>
              </w:rPr>
              <w:t>User Datagram Protocol</w:t>
            </w:r>
          </w:p>
        </w:tc>
        <w:tc>
          <w:tcPr>
            <w:tcW w:w="1943" w:type="dxa"/>
            <w:shd w:val="clear" w:color="auto" w:fill="FFFFFF"/>
            <w:tcMar>
              <w:top w:w="0" w:type="dxa"/>
              <w:left w:w="0" w:type="dxa"/>
              <w:bottom w:w="0" w:type="dxa"/>
              <w:right w:w="0" w:type="dxa"/>
            </w:tcMar>
            <w:vAlign w:val="center"/>
          </w:tcPr>
          <w:p w14:paraId="53F99C02"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5CDA1C22"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01B9E80E" w14:textId="77777777" w:rsidR="00B40AAF" w:rsidRDefault="00746E6D">
            <w:pPr>
              <w:spacing w:before="60" w:after="60"/>
              <w:jc w:val="center"/>
              <w:rPr>
                <w:color w:val="000000"/>
                <w:sz w:val="28"/>
                <w:szCs w:val="28"/>
              </w:rPr>
            </w:pPr>
            <w:r>
              <w:rPr>
                <w:color w:val="000000"/>
                <w:sz w:val="28"/>
                <w:szCs w:val="28"/>
              </w:rPr>
              <w:t>1.11</w:t>
            </w:r>
          </w:p>
        </w:tc>
        <w:tc>
          <w:tcPr>
            <w:tcW w:w="1569" w:type="dxa"/>
            <w:vMerge w:val="restart"/>
            <w:shd w:val="clear" w:color="auto" w:fill="FFFFFF"/>
            <w:tcMar>
              <w:top w:w="0" w:type="dxa"/>
              <w:left w:w="0" w:type="dxa"/>
              <w:bottom w:w="0" w:type="dxa"/>
              <w:right w:w="0" w:type="dxa"/>
            </w:tcMar>
            <w:vAlign w:val="center"/>
          </w:tcPr>
          <w:p w14:paraId="54080294" w14:textId="77777777" w:rsidR="00B40AAF" w:rsidRDefault="00746E6D">
            <w:pPr>
              <w:spacing w:before="60" w:after="60"/>
              <w:ind w:left="148" w:right="89"/>
              <w:rPr>
                <w:color w:val="000000"/>
                <w:sz w:val="28"/>
                <w:szCs w:val="28"/>
              </w:rPr>
            </w:pPr>
            <w:r>
              <w:rPr>
                <w:color w:val="000000"/>
                <w:sz w:val="28"/>
                <w:szCs w:val="28"/>
              </w:rPr>
              <w:t>Liên mạng LAN/WAN</w:t>
            </w:r>
          </w:p>
        </w:tc>
        <w:tc>
          <w:tcPr>
            <w:tcW w:w="2012" w:type="dxa"/>
            <w:shd w:val="clear" w:color="auto" w:fill="FFFFFF"/>
            <w:tcMar>
              <w:top w:w="0" w:type="dxa"/>
              <w:left w:w="0" w:type="dxa"/>
              <w:bottom w:w="0" w:type="dxa"/>
              <w:right w:w="0" w:type="dxa"/>
            </w:tcMar>
            <w:vAlign w:val="center"/>
          </w:tcPr>
          <w:p w14:paraId="5257C906" w14:textId="77777777" w:rsidR="00B40AAF" w:rsidRDefault="00746E6D">
            <w:pPr>
              <w:spacing w:before="60" w:after="60"/>
              <w:ind w:left="152" w:right="213"/>
              <w:rPr>
                <w:color w:val="000000"/>
                <w:sz w:val="28"/>
                <w:szCs w:val="28"/>
              </w:rPr>
            </w:pPr>
            <w:r>
              <w:rPr>
                <w:color w:val="000000"/>
                <w:sz w:val="28"/>
                <w:szCs w:val="28"/>
              </w:rPr>
              <w:t>IPv4</w:t>
            </w:r>
          </w:p>
        </w:tc>
        <w:tc>
          <w:tcPr>
            <w:tcW w:w="3094" w:type="dxa"/>
            <w:shd w:val="clear" w:color="auto" w:fill="FFFFFF"/>
            <w:tcMar>
              <w:top w:w="0" w:type="dxa"/>
              <w:left w:w="0" w:type="dxa"/>
              <w:bottom w:w="0" w:type="dxa"/>
              <w:right w:w="0" w:type="dxa"/>
            </w:tcMar>
            <w:vAlign w:val="center"/>
          </w:tcPr>
          <w:p w14:paraId="0CC7D32F" w14:textId="77777777" w:rsidR="00B40AAF" w:rsidRDefault="00746E6D">
            <w:pPr>
              <w:spacing w:before="60" w:after="60"/>
              <w:ind w:left="71" w:right="60"/>
              <w:rPr>
                <w:color w:val="000000"/>
                <w:sz w:val="28"/>
                <w:szCs w:val="28"/>
              </w:rPr>
            </w:pPr>
            <w:r>
              <w:rPr>
                <w:color w:val="000000"/>
                <w:sz w:val="28"/>
                <w:szCs w:val="28"/>
              </w:rPr>
              <w:t>Internet Protocol version 4</w:t>
            </w:r>
          </w:p>
        </w:tc>
        <w:tc>
          <w:tcPr>
            <w:tcW w:w="1943" w:type="dxa"/>
            <w:shd w:val="clear" w:color="auto" w:fill="FFFFFF"/>
            <w:tcMar>
              <w:top w:w="0" w:type="dxa"/>
              <w:left w:w="0" w:type="dxa"/>
              <w:bottom w:w="0" w:type="dxa"/>
              <w:right w:w="0" w:type="dxa"/>
            </w:tcMar>
            <w:vAlign w:val="center"/>
          </w:tcPr>
          <w:p w14:paraId="68FD6A0B"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0A82F667" w14:textId="77777777">
        <w:trPr>
          <w:trHeight w:val="340"/>
          <w:jc w:val="center"/>
        </w:trPr>
        <w:tc>
          <w:tcPr>
            <w:tcW w:w="587" w:type="dxa"/>
            <w:vMerge/>
            <w:shd w:val="clear" w:color="auto" w:fill="FFFFFF"/>
            <w:tcMar>
              <w:top w:w="0" w:type="dxa"/>
              <w:left w:w="0" w:type="dxa"/>
              <w:bottom w:w="0" w:type="dxa"/>
              <w:right w:w="0" w:type="dxa"/>
            </w:tcMar>
            <w:vAlign w:val="center"/>
          </w:tcPr>
          <w:p w14:paraId="36763306"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6F902B84"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08E26BF4" w14:textId="77777777" w:rsidR="00B40AAF" w:rsidRDefault="00746E6D">
            <w:pPr>
              <w:spacing w:before="60" w:after="60"/>
              <w:ind w:left="152" w:right="213"/>
              <w:rPr>
                <w:color w:val="000000"/>
                <w:sz w:val="28"/>
                <w:szCs w:val="28"/>
              </w:rPr>
            </w:pPr>
            <w:r>
              <w:rPr>
                <w:color w:val="000000"/>
                <w:sz w:val="28"/>
                <w:szCs w:val="28"/>
              </w:rPr>
              <w:t>IPv6</w:t>
            </w:r>
          </w:p>
        </w:tc>
        <w:tc>
          <w:tcPr>
            <w:tcW w:w="3094" w:type="dxa"/>
            <w:shd w:val="clear" w:color="auto" w:fill="FFFFFF"/>
            <w:tcMar>
              <w:top w:w="0" w:type="dxa"/>
              <w:left w:w="0" w:type="dxa"/>
              <w:bottom w:w="0" w:type="dxa"/>
              <w:right w:w="0" w:type="dxa"/>
            </w:tcMar>
            <w:vAlign w:val="center"/>
          </w:tcPr>
          <w:p w14:paraId="71543300" w14:textId="77777777" w:rsidR="00B40AAF" w:rsidRDefault="00746E6D">
            <w:pPr>
              <w:spacing w:before="60" w:after="60"/>
              <w:ind w:left="71" w:right="60"/>
              <w:rPr>
                <w:color w:val="000000"/>
                <w:sz w:val="28"/>
                <w:szCs w:val="28"/>
              </w:rPr>
            </w:pPr>
            <w:r>
              <w:rPr>
                <w:color w:val="000000"/>
                <w:sz w:val="28"/>
                <w:szCs w:val="28"/>
              </w:rPr>
              <w:t>Internet Protocol version 6</w:t>
            </w:r>
          </w:p>
        </w:tc>
        <w:tc>
          <w:tcPr>
            <w:tcW w:w="1943" w:type="dxa"/>
            <w:shd w:val="clear" w:color="auto" w:fill="FFFFFF"/>
            <w:tcMar>
              <w:top w:w="0" w:type="dxa"/>
              <w:left w:w="0" w:type="dxa"/>
              <w:bottom w:w="0" w:type="dxa"/>
              <w:right w:w="0" w:type="dxa"/>
            </w:tcMar>
            <w:vAlign w:val="center"/>
          </w:tcPr>
          <w:p w14:paraId="46356C27" w14:textId="77777777" w:rsidR="00B40AAF" w:rsidRDefault="00746E6D">
            <w:pPr>
              <w:spacing w:before="60" w:after="60"/>
              <w:ind w:left="81" w:right="136"/>
              <w:jc w:val="center"/>
              <w:rPr>
                <w:color w:val="000000"/>
                <w:sz w:val="28"/>
                <w:szCs w:val="28"/>
              </w:rPr>
            </w:pPr>
            <w:r>
              <w:rPr>
                <w:color w:val="000000"/>
                <w:sz w:val="28"/>
                <w:szCs w:val="28"/>
              </w:rPr>
              <w:t>Bắt buộc áp dụng đối với các thiết bị có kết nối Internet</w:t>
            </w:r>
          </w:p>
        </w:tc>
      </w:tr>
      <w:tr w:rsidR="00B40AAF" w14:paraId="2C1BF7BE"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5D3385EA" w14:textId="77777777" w:rsidR="00B40AAF" w:rsidRDefault="00746E6D">
            <w:pPr>
              <w:spacing w:before="60" w:after="60"/>
              <w:jc w:val="center"/>
              <w:rPr>
                <w:color w:val="000000"/>
                <w:sz w:val="28"/>
                <w:szCs w:val="28"/>
              </w:rPr>
            </w:pPr>
            <w:r>
              <w:rPr>
                <w:color w:val="000000"/>
                <w:sz w:val="28"/>
                <w:szCs w:val="28"/>
              </w:rPr>
              <w:lastRenderedPageBreak/>
              <w:t>1.12</w:t>
            </w:r>
          </w:p>
        </w:tc>
        <w:tc>
          <w:tcPr>
            <w:tcW w:w="1569" w:type="dxa"/>
            <w:vMerge w:val="restart"/>
            <w:shd w:val="clear" w:color="auto" w:fill="FFFFFF"/>
            <w:tcMar>
              <w:top w:w="0" w:type="dxa"/>
              <w:left w:w="0" w:type="dxa"/>
              <w:bottom w:w="0" w:type="dxa"/>
              <w:right w:w="0" w:type="dxa"/>
            </w:tcMar>
            <w:vAlign w:val="center"/>
          </w:tcPr>
          <w:p w14:paraId="1CA53A33" w14:textId="77777777" w:rsidR="00B40AAF" w:rsidRDefault="00746E6D">
            <w:pPr>
              <w:spacing w:before="60" w:after="60"/>
              <w:ind w:left="148" w:right="89"/>
              <w:rPr>
                <w:color w:val="000000"/>
                <w:sz w:val="28"/>
                <w:szCs w:val="28"/>
              </w:rPr>
            </w:pPr>
            <w:r>
              <w:rPr>
                <w:color w:val="000000"/>
                <w:sz w:val="28"/>
                <w:szCs w:val="28"/>
              </w:rPr>
              <w:t>Mạng cục bộ không dây</w:t>
            </w:r>
          </w:p>
        </w:tc>
        <w:tc>
          <w:tcPr>
            <w:tcW w:w="2012" w:type="dxa"/>
            <w:shd w:val="clear" w:color="auto" w:fill="FFFFFF"/>
            <w:tcMar>
              <w:top w:w="0" w:type="dxa"/>
              <w:left w:w="0" w:type="dxa"/>
              <w:bottom w:w="0" w:type="dxa"/>
              <w:right w:w="0" w:type="dxa"/>
            </w:tcMar>
            <w:vAlign w:val="center"/>
          </w:tcPr>
          <w:p w14:paraId="09B6885A" w14:textId="77777777" w:rsidR="00B40AAF" w:rsidRDefault="00746E6D">
            <w:pPr>
              <w:spacing w:before="60" w:after="60"/>
              <w:ind w:left="152" w:right="213"/>
              <w:rPr>
                <w:color w:val="000000"/>
                <w:sz w:val="28"/>
                <w:szCs w:val="28"/>
              </w:rPr>
            </w:pPr>
            <w:r>
              <w:rPr>
                <w:color w:val="000000"/>
                <w:sz w:val="28"/>
                <w:szCs w:val="28"/>
              </w:rPr>
              <w:t>IEEE 802.11g</w:t>
            </w:r>
          </w:p>
        </w:tc>
        <w:tc>
          <w:tcPr>
            <w:tcW w:w="3094" w:type="dxa"/>
            <w:shd w:val="clear" w:color="auto" w:fill="FFFFFF"/>
            <w:tcMar>
              <w:top w:w="0" w:type="dxa"/>
              <w:left w:w="0" w:type="dxa"/>
              <w:bottom w:w="0" w:type="dxa"/>
              <w:right w:w="0" w:type="dxa"/>
            </w:tcMar>
            <w:vAlign w:val="center"/>
          </w:tcPr>
          <w:p w14:paraId="3A99A5A9" w14:textId="77777777" w:rsidR="00B40AAF" w:rsidRDefault="00746E6D">
            <w:pPr>
              <w:spacing w:before="60" w:after="60"/>
              <w:ind w:left="71" w:right="60"/>
              <w:rPr>
                <w:color w:val="000000"/>
                <w:sz w:val="28"/>
                <w:szCs w:val="28"/>
              </w:rPr>
            </w:pPr>
            <w:r>
              <w:rPr>
                <w:color w:val="000000"/>
                <w:sz w:val="28"/>
                <w:szCs w:val="28"/>
              </w:rPr>
              <w:t>Institute of Electrical and Electronics Engineers Standard (IEEE) 802.11g</w:t>
            </w:r>
          </w:p>
        </w:tc>
        <w:tc>
          <w:tcPr>
            <w:tcW w:w="1943" w:type="dxa"/>
            <w:shd w:val="clear" w:color="auto" w:fill="FFFFFF"/>
            <w:tcMar>
              <w:top w:w="0" w:type="dxa"/>
              <w:left w:w="0" w:type="dxa"/>
              <w:bottom w:w="0" w:type="dxa"/>
              <w:right w:w="0" w:type="dxa"/>
            </w:tcMar>
            <w:vAlign w:val="center"/>
          </w:tcPr>
          <w:p w14:paraId="33750A61"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3DA90B94" w14:textId="77777777">
        <w:trPr>
          <w:trHeight w:val="340"/>
          <w:jc w:val="center"/>
        </w:trPr>
        <w:tc>
          <w:tcPr>
            <w:tcW w:w="587" w:type="dxa"/>
            <w:vMerge/>
            <w:shd w:val="clear" w:color="auto" w:fill="FFFFFF"/>
            <w:tcMar>
              <w:top w:w="0" w:type="dxa"/>
              <w:left w:w="0" w:type="dxa"/>
              <w:bottom w:w="0" w:type="dxa"/>
              <w:right w:w="0" w:type="dxa"/>
            </w:tcMar>
            <w:vAlign w:val="center"/>
          </w:tcPr>
          <w:p w14:paraId="47FBF8F5"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288AAD0A"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6B1D30E5" w14:textId="77777777" w:rsidR="00B40AAF" w:rsidRDefault="00746E6D">
            <w:pPr>
              <w:spacing w:before="60" w:after="60"/>
              <w:ind w:left="152" w:right="213"/>
              <w:rPr>
                <w:color w:val="000000"/>
                <w:sz w:val="28"/>
                <w:szCs w:val="28"/>
              </w:rPr>
            </w:pPr>
            <w:r>
              <w:rPr>
                <w:color w:val="000000"/>
                <w:sz w:val="28"/>
                <w:szCs w:val="28"/>
              </w:rPr>
              <w:t>IEEE 802.11n</w:t>
            </w:r>
          </w:p>
        </w:tc>
        <w:tc>
          <w:tcPr>
            <w:tcW w:w="3094" w:type="dxa"/>
            <w:shd w:val="clear" w:color="auto" w:fill="FFFFFF"/>
            <w:tcMar>
              <w:top w:w="0" w:type="dxa"/>
              <w:left w:w="0" w:type="dxa"/>
              <w:bottom w:w="0" w:type="dxa"/>
              <w:right w:w="0" w:type="dxa"/>
            </w:tcMar>
            <w:vAlign w:val="center"/>
          </w:tcPr>
          <w:p w14:paraId="59E9C058" w14:textId="77777777" w:rsidR="00B40AAF" w:rsidRDefault="00746E6D">
            <w:pPr>
              <w:spacing w:before="60" w:after="60"/>
              <w:ind w:left="71" w:right="60"/>
              <w:rPr>
                <w:color w:val="000000"/>
                <w:sz w:val="28"/>
                <w:szCs w:val="28"/>
              </w:rPr>
            </w:pPr>
            <w:r>
              <w:rPr>
                <w:color w:val="000000"/>
                <w:sz w:val="28"/>
                <w:szCs w:val="28"/>
              </w:rPr>
              <w:t>Institute of Electrical and Electronics Engineers Standard (IEEE) 802.11n</w:t>
            </w:r>
          </w:p>
        </w:tc>
        <w:tc>
          <w:tcPr>
            <w:tcW w:w="1943" w:type="dxa"/>
            <w:shd w:val="clear" w:color="auto" w:fill="FFFFFF"/>
            <w:tcMar>
              <w:top w:w="0" w:type="dxa"/>
              <w:left w:w="0" w:type="dxa"/>
              <w:bottom w:w="0" w:type="dxa"/>
              <w:right w:w="0" w:type="dxa"/>
            </w:tcMar>
            <w:vAlign w:val="center"/>
          </w:tcPr>
          <w:p w14:paraId="7784D33F"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2252B8B3" w14:textId="77777777">
        <w:trPr>
          <w:trHeight w:val="340"/>
          <w:jc w:val="center"/>
        </w:trPr>
        <w:tc>
          <w:tcPr>
            <w:tcW w:w="587" w:type="dxa"/>
            <w:shd w:val="clear" w:color="auto" w:fill="FFFFFF"/>
            <w:tcMar>
              <w:top w:w="0" w:type="dxa"/>
              <w:left w:w="0" w:type="dxa"/>
              <w:bottom w:w="0" w:type="dxa"/>
              <w:right w:w="0" w:type="dxa"/>
            </w:tcMar>
            <w:vAlign w:val="center"/>
          </w:tcPr>
          <w:p w14:paraId="192DF1A1" w14:textId="77777777" w:rsidR="00B40AAF" w:rsidRDefault="00746E6D">
            <w:pPr>
              <w:spacing w:before="60" w:after="60"/>
              <w:jc w:val="center"/>
              <w:rPr>
                <w:color w:val="000000"/>
                <w:sz w:val="28"/>
                <w:szCs w:val="28"/>
              </w:rPr>
            </w:pPr>
            <w:r>
              <w:rPr>
                <w:color w:val="000000"/>
                <w:sz w:val="28"/>
                <w:szCs w:val="28"/>
              </w:rPr>
              <w:t>1.13</w:t>
            </w:r>
          </w:p>
        </w:tc>
        <w:tc>
          <w:tcPr>
            <w:tcW w:w="1569" w:type="dxa"/>
            <w:shd w:val="clear" w:color="auto" w:fill="FFFFFF"/>
            <w:tcMar>
              <w:top w:w="0" w:type="dxa"/>
              <w:left w:w="0" w:type="dxa"/>
              <w:bottom w:w="0" w:type="dxa"/>
              <w:right w:w="0" w:type="dxa"/>
            </w:tcMar>
            <w:vAlign w:val="center"/>
          </w:tcPr>
          <w:p w14:paraId="129B5E32" w14:textId="77777777" w:rsidR="00B40AAF" w:rsidRDefault="00746E6D">
            <w:pPr>
              <w:spacing w:before="60" w:after="60"/>
              <w:ind w:left="148" w:right="89"/>
              <w:rPr>
                <w:color w:val="000000"/>
                <w:sz w:val="28"/>
                <w:szCs w:val="28"/>
              </w:rPr>
            </w:pPr>
            <w:r>
              <w:rPr>
                <w:color w:val="000000"/>
                <w:sz w:val="28"/>
                <w:szCs w:val="28"/>
              </w:rPr>
              <w:t>Truy cập Internet với thiết bị không dây</w:t>
            </w:r>
          </w:p>
        </w:tc>
        <w:tc>
          <w:tcPr>
            <w:tcW w:w="2012" w:type="dxa"/>
            <w:shd w:val="clear" w:color="auto" w:fill="FFFFFF"/>
            <w:tcMar>
              <w:top w:w="0" w:type="dxa"/>
              <w:left w:w="0" w:type="dxa"/>
              <w:bottom w:w="0" w:type="dxa"/>
              <w:right w:w="0" w:type="dxa"/>
            </w:tcMar>
            <w:vAlign w:val="center"/>
          </w:tcPr>
          <w:p w14:paraId="6D795A2F" w14:textId="77777777" w:rsidR="00B40AAF" w:rsidRDefault="00746E6D">
            <w:pPr>
              <w:spacing w:before="60" w:after="60"/>
              <w:ind w:left="152" w:right="213"/>
              <w:rPr>
                <w:color w:val="000000"/>
                <w:sz w:val="28"/>
                <w:szCs w:val="28"/>
              </w:rPr>
            </w:pPr>
            <w:r>
              <w:rPr>
                <w:color w:val="000000"/>
                <w:sz w:val="28"/>
                <w:szCs w:val="28"/>
              </w:rPr>
              <w:t>WAP v2.0</w:t>
            </w:r>
          </w:p>
        </w:tc>
        <w:tc>
          <w:tcPr>
            <w:tcW w:w="3094" w:type="dxa"/>
            <w:shd w:val="clear" w:color="auto" w:fill="FFFFFF"/>
            <w:tcMar>
              <w:top w:w="0" w:type="dxa"/>
              <w:left w:w="0" w:type="dxa"/>
              <w:bottom w:w="0" w:type="dxa"/>
              <w:right w:w="0" w:type="dxa"/>
            </w:tcMar>
            <w:vAlign w:val="center"/>
          </w:tcPr>
          <w:p w14:paraId="6385BBDA" w14:textId="77777777" w:rsidR="00B40AAF" w:rsidRDefault="00746E6D">
            <w:pPr>
              <w:spacing w:before="60" w:after="60"/>
              <w:ind w:left="71" w:right="60"/>
              <w:rPr>
                <w:color w:val="000000"/>
                <w:sz w:val="28"/>
                <w:szCs w:val="28"/>
              </w:rPr>
            </w:pPr>
            <w:r>
              <w:rPr>
                <w:color w:val="000000"/>
                <w:sz w:val="28"/>
                <w:szCs w:val="28"/>
              </w:rPr>
              <w:t>Wireless Application Protocol version 2.0</w:t>
            </w:r>
          </w:p>
        </w:tc>
        <w:tc>
          <w:tcPr>
            <w:tcW w:w="1943" w:type="dxa"/>
            <w:shd w:val="clear" w:color="auto" w:fill="FFFFFF"/>
            <w:tcMar>
              <w:top w:w="0" w:type="dxa"/>
              <w:left w:w="0" w:type="dxa"/>
              <w:bottom w:w="0" w:type="dxa"/>
              <w:right w:w="0" w:type="dxa"/>
            </w:tcMar>
            <w:vAlign w:val="center"/>
          </w:tcPr>
          <w:p w14:paraId="1C8480ED"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74A4A7EA"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5A847222" w14:textId="77777777" w:rsidR="00B40AAF" w:rsidRDefault="00746E6D">
            <w:pPr>
              <w:spacing w:before="60" w:after="60"/>
              <w:jc w:val="center"/>
              <w:rPr>
                <w:color w:val="000000"/>
                <w:sz w:val="28"/>
                <w:szCs w:val="28"/>
              </w:rPr>
            </w:pPr>
            <w:r>
              <w:rPr>
                <w:color w:val="000000"/>
                <w:sz w:val="28"/>
                <w:szCs w:val="28"/>
              </w:rPr>
              <w:t>1.14</w:t>
            </w:r>
          </w:p>
        </w:tc>
        <w:tc>
          <w:tcPr>
            <w:tcW w:w="1569" w:type="dxa"/>
            <w:vMerge w:val="restart"/>
            <w:shd w:val="clear" w:color="auto" w:fill="FFFFFF"/>
            <w:tcMar>
              <w:top w:w="0" w:type="dxa"/>
              <w:left w:w="0" w:type="dxa"/>
              <w:bottom w:w="0" w:type="dxa"/>
              <w:right w:w="0" w:type="dxa"/>
            </w:tcMar>
            <w:vAlign w:val="center"/>
          </w:tcPr>
          <w:p w14:paraId="261B6AA7" w14:textId="77777777" w:rsidR="00B40AAF" w:rsidRDefault="00746E6D">
            <w:pPr>
              <w:spacing w:before="60" w:after="60"/>
              <w:ind w:left="148" w:right="89"/>
              <w:rPr>
                <w:color w:val="000000"/>
                <w:sz w:val="28"/>
                <w:szCs w:val="28"/>
              </w:rPr>
            </w:pPr>
            <w:r>
              <w:rPr>
                <w:color w:val="000000"/>
                <w:sz w:val="28"/>
                <w:szCs w:val="28"/>
              </w:rPr>
              <w:t>Dịch vụ Web dạng SOAP</w:t>
            </w:r>
          </w:p>
        </w:tc>
        <w:tc>
          <w:tcPr>
            <w:tcW w:w="2012" w:type="dxa"/>
            <w:shd w:val="clear" w:color="auto" w:fill="FFFFFF"/>
            <w:tcMar>
              <w:top w:w="0" w:type="dxa"/>
              <w:left w:w="0" w:type="dxa"/>
              <w:bottom w:w="0" w:type="dxa"/>
              <w:right w:w="0" w:type="dxa"/>
            </w:tcMar>
            <w:vAlign w:val="center"/>
          </w:tcPr>
          <w:p w14:paraId="04D75C84" w14:textId="77777777" w:rsidR="00B40AAF" w:rsidRDefault="00746E6D">
            <w:pPr>
              <w:spacing w:before="60" w:after="60"/>
              <w:ind w:left="152" w:right="213"/>
              <w:rPr>
                <w:color w:val="000000"/>
                <w:sz w:val="28"/>
                <w:szCs w:val="28"/>
              </w:rPr>
            </w:pPr>
            <w:r>
              <w:rPr>
                <w:color w:val="000000"/>
                <w:sz w:val="28"/>
                <w:szCs w:val="28"/>
              </w:rPr>
              <w:t>SOAP v1.2</w:t>
            </w:r>
          </w:p>
        </w:tc>
        <w:tc>
          <w:tcPr>
            <w:tcW w:w="3094" w:type="dxa"/>
            <w:shd w:val="clear" w:color="auto" w:fill="FFFFFF"/>
            <w:tcMar>
              <w:top w:w="0" w:type="dxa"/>
              <w:left w:w="0" w:type="dxa"/>
              <w:bottom w:w="0" w:type="dxa"/>
              <w:right w:w="0" w:type="dxa"/>
            </w:tcMar>
            <w:vAlign w:val="center"/>
          </w:tcPr>
          <w:p w14:paraId="5504F13E" w14:textId="77777777" w:rsidR="00B40AAF" w:rsidRDefault="00746E6D">
            <w:pPr>
              <w:spacing w:before="60" w:after="60"/>
              <w:ind w:left="71" w:right="60"/>
              <w:rPr>
                <w:color w:val="000000"/>
                <w:sz w:val="28"/>
                <w:szCs w:val="28"/>
              </w:rPr>
            </w:pPr>
            <w:r>
              <w:rPr>
                <w:color w:val="000000"/>
                <w:sz w:val="28"/>
                <w:szCs w:val="28"/>
              </w:rPr>
              <w:t>Simple O</w:t>
            </w:r>
            <w:r>
              <w:rPr>
                <w:color w:val="000000"/>
                <w:sz w:val="28"/>
                <w:szCs w:val="28"/>
                <w:highlight w:val="white"/>
              </w:rPr>
              <w:t>b</w:t>
            </w:r>
            <w:r>
              <w:rPr>
                <w:color w:val="000000"/>
                <w:sz w:val="28"/>
                <w:szCs w:val="28"/>
              </w:rPr>
              <w:t>ject Access Protocol version 1.2</w:t>
            </w:r>
          </w:p>
        </w:tc>
        <w:tc>
          <w:tcPr>
            <w:tcW w:w="1943" w:type="dxa"/>
            <w:vMerge w:val="restart"/>
            <w:shd w:val="clear" w:color="auto" w:fill="FFFFFF"/>
            <w:tcMar>
              <w:top w:w="0" w:type="dxa"/>
              <w:left w:w="0" w:type="dxa"/>
              <w:bottom w:w="0" w:type="dxa"/>
              <w:right w:w="0" w:type="dxa"/>
            </w:tcMar>
            <w:vAlign w:val="center"/>
          </w:tcPr>
          <w:p w14:paraId="39A7C7B1" w14:textId="77777777" w:rsidR="00B40AAF" w:rsidRDefault="00746E6D">
            <w:pPr>
              <w:spacing w:before="60" w:after="60"/>
              <w:ind w:left="81" w:right="136"/>
              <w:jc w:val="center"/>
              <w:rPr>
                <w:color w:val="000000"/>
                <w:sz w:val="28"/>
                <w:szCs w:val="28"/>
              </w:rPr>
            </w:pPr>
            <w:r>
              <w:rPr>
                <w:color w:val="000000"/>
                <w:sz w:val="28"/>
                <w:szCs w:val="28"/>
              </w:rPr>
              <w:t>Bắt buộc áp dụng một, hai hoặc cả ba tiêu chuẩn</w:t>
            </w:r>
          </w:p>
        </w:tc>
      </w:tr>
      <w:tr w:rsidR="00B40AAF" w14:paraId="521F9F6F" w14:textId="77777777">
        <w:trPr>
          <w:trHeight w:val="340"/>
          <w:jc w:val="center"/>
        </w:trPr>
        <w:tc>
          <w:tcPr>
            <w:tcW w:w="587" w:type="dxa"/>
            <w:vMerge/>
            <w:shd w:val="clear" w:color="auto" w:fill="FFFFFF"/>
            <w:tcMar>
              <w:top w:w="0" w:type="dxa"/>
              <w:left w:w="0" w:type="dxa"/>
              <w:bottom w:w="0" w:type="dxa"/>
              <w:right w:w="0" w:type="dxa"/>
            </w:tcMar>
            <w:vAlign w:val="center"/>
          </w:tcPr>
          <w:p w14:paraId="6BCABB4F"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5B80B6EA"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73F61A87" w14:textId="77777777" w:rsidR="00B40AAF" w:rsidRDefault="00746E6D">
            <w:pPr>
              <w:spacing w:before="60" w:after="60"/>
              <w:ind w:left="152" w:right="213"/>
              <w:rPr>
                <w:color w:val="000000"/>
                <w:sz w:val="28"/>
                <w:szCs w:val="28"/>
              </w:rPr>
            </w:pPr>
            <w:r>
              <w:rPr>
                <w:color w:val="000000"/>
                <w:sz w:val="28"/>
                <w:szCs w:val="28"/>
              </w:rPr>
              <w:t>WSDL V2.0</w:t>
            </w:r>
          </w:p>
        </w:tc>
        <w:tc>
          <w:tcPr>
            <w:tcW w:w="3094" w:type="dxa"/>
            <w:shd w:val="clear" w:color="auto" w:fill="FFFFFF"/>
            <w:tcMar>
              <w:top w:w="0" w:type="dxa"/>
              <w:left w:w="0" w:type="dxa"/>
              <w:bottom w:w="0" w:type="dxa"/>
              <w:right w:w="0" w:type="dxa"/>
            </w:tcMar>
            <w:vAlign w:val="center"/>
          </w:tcPr>
          <w:p w14:paraId="43649FFC" w14:textId="77777777" w:rsidR="00B40AAF" w:rsidRDefault="00746E6D">
            <w:pPr>
              <w:spacing w:before="60" w:after="60"/>
              <w:ind w:left="71" w:right="60"/>
              <w:rPr>
                <w:color w:val="000000"/>
                <w:sz w:val="28"/>
                <w:szCs w:val="28"/>
              </w:rPr>
            </w:pPr>
            <w:r>
              <w:rPr>
                <w:color w:val="000000"/>
                <w:sz w:val="28"/>
                <w:szCs w:val="28"/>
              </w:rPr>
              <w:t>Web Services Description Language version 2.0</w:t>
            </w:r>
          </w:p>
        </w:tc>
        <w:tc>
          <w:tcPr>
            <w:tcW w:w="1943" w:type="dxa"/>
            <w:vMerge/>
            <w:shd w:val="clear" w:color="auto" w:fill="FFFFFF"/>
            <w:tcMar>
              <w:top w:w="0" w:type="dxa"/>
              <w:left w:w="0" w:type="dxa"/>
              <w:bottom w:w="0" w:type="dxa"/>
              <w:right w:w="0" w:type="dxa"/>
            </w:tcMar>
            <w:vAlign w:val="center"/>
          </w:tcPr>
          <w:p w14:paraId="065A529A"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5C5A186A" w14:textId="77777777">
        <w:trPr>
          <w:trHeight w:val="340"/>
          <w:jc w:val="center"/>
        </w:trPr>
        <w:tc>
          <w:tcPr>
            <w:tcW w:w="587" w:type="dxa"/>
            <w:vMerge/>
            <w:shd w:val="clear" w:color="auto" w:fill="FFFFFF"/>
            <w:tcMar>
              <w:top w:w="0" w:type="dxa"/>
              <w:left w:w="0" w:type="dxa"/>
              <w:bottom w:w="0" w:type="dxa"/>
              <w:right w:w="0" w:type="dxa"/>
            </w:tcMar>
            <w:vAlign w:val="center"/>
          </w:tcPr>
          <w:p w14:paraId="223435B9"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47FDD039"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6F2A08A0" w14:textId="77777777" w:rsidR="00B40AAF" w:rsidRDefault="00746E6D">
            <w:pPr>
              <w:spacing w:before="60" w:after="60"/>
              <w:ind w:left="152" w:right="213"/>
              <w:rPr>
                <w:color w:val="000000"/>
                <w:sz w:val="28"/>
                <w:szCs w:val="28"/>
              </w:rPr>
            </w:pPr>
            <w:r>
              <w:rPr>
                <w:color w:val="000000"/>
                <w:sz w:val="28"/>
                <w:szCs w:val="28"/>
              </w:rPr>
              <w:t>UDDI v3</w:t>
            </w:r>
          </w:p>
        </w:tc>
        <w:tc>
          <w:tcPr>
            <w:tcW w:w="3094" w:type="dxa"/>
            <w:shd w:val="clear" w:color="auto" w:fill="FFFFFF"/>
            <w:tcMar>
              <w:top w:w="0" w:type="dxa"/>
              <w:left w:w="0" w:type="dxa"/>
              <w:bottom w:w="0" w:type="dxa"/>
              <w:right w:w="0" w:type="dxa"/>
            </w:tcMar>
            <w:vAlign w:val="center"/>
          </w:tcPr>
          <w:p w14:paraId="3A99CDDF" w14:textId="77777777" w:rsidR="00B40AAF" w:rsidRDefault="00746E6D">
            <w:pPr>
              <w:spacing w:before="60" w:after="60"/>
              <w:ind w:left="71" w:right="60"/>
              <w:rPr>
                <w:color w:val="000000"/>
                <w:sz w:val="28"/>
                <w:szCs w:val="28"/>
              </w:rPr>
            </w:pPr>
            <w:r>
              <w:rPr>
                <w:color w:val="000000"/>
                <w:sz w:val="28"/>
                <w:szCs w:val="28"/>
              </w:rPr>
              <w:t>Universal Description, Discovery and Integration version 3</w:t>
            </w:r>
          </w:p>
        </w:tc>
        <w:tc>
          <w:tcPr>
            <w:tcW w:w="1943" w:type="dxa"/>
            <w:vMerge/>
            <w:shd w:val="clear" w:color="auto" w:fill="FFFFFF"/>
            <w:tcMar>
              <w:top w:w="0" w:type="dxa"/>
              <w:left w:w="0" w:type="dxa"/>
              <w:bottom w:w="0" w:type="dxa"/>
              <w:right w:w="0" w:type="dxa"/>
            </w:tcMar>
            <w:vAlign w:val="center"/>
          </w:tcPr>
          <w:p w14:paraId="397BC5A5"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160B464B" w14:textId="77777777">
        <w:trPr>
          <w:trHeight w:val="340"/>
          <w:jc w:val="center"/>
        </w:trPr>
        <w:tc>
          <w:tcPr>
            <w:tcW w:w="587" w:type="dxa"/>
            <w:shd w:val="clear" w:color="auto" w:fill="FFFFFF"/>
            <w:tcMar>
              <w:top w:w="0" w:type="dxa"/>
              <w:left w:w="0" w:type="dxa"/>
              <w:bottom w:w="0" w:type="dxa"/>
              <w:right w:w="0" w:type="dxa"/>
            </w:tcMar>
            <w:vAlign w:val="center"/>
          </w:tcPr>
          <w:p w14:paraId="076793AC" w14:textId="77777777" w:rsidR="00B40AAF" w:rsidRDefault="00746E6D">
            <w:pPr>
              <w:spacing w:before="60" w:after="60"/>
              <w:jc w:val="center"/>
              <w:rPr>
                <w:color w:val="000000"/>
                <w:sz w:val="28"/>
                <w:szCs w:val="28"/>
              </w:rPr>
            </w:pPr>
            <w:r>
              <w:rPr>
                <w:color w:val="000000"/>
                <w:sz w:val="28"/>
                <w:szCs w:val="28"/>
              </w:rPr>
              <w:t>1.15</w:t>
            </w:r>
          </w:p>
        </w:tc>
        <w:tc>
          <w:tcPr>
            <w:tcW w:w="1569" w:type="dxa"/>
            <w:shd w:val="clear" w:color="auto" w:fill="FFFFFF"/>
            <w:tcMar>
              <w:top w:w="0" w:type="dxa"/>
              <w:left w:w="0" w:type="dxa"/>
              <w:bottom w:w="0" w:type="dxa"/>
              <w:right w:w="0" w:type="dxa"/>
            </w:tcMar>
            <w:vAlign w:val="center"/>
          </w:tcPr>
          <w:p w14:paraId="2B98D5F2" w14:textId="77777777" w:rsidR="00B40AAF" w:rsidRDefault="00746E6D">
            <w:pPr>
              <w:spacing w:before="60" w:after="60"/>
              <w:ind w:left="148" w:right="89"/>
              <w:rPr>
                <w:color w:val="000000"/>
                <w:sz w:val="28"/>
                <w:szCs w:val="28"/>
              </w:rPr>
            </w:pPr>
            <w:r>
              <w:rPr>
                <w:color w:val="000000"/>
                <w:sz w:val="28"/>
                <w:szCs w:val="28"/>
              </w:rPr>
              <w:t>Dịch vụ Web dạng RESTful</w:t>
            </w:r>
          </w:p>
        </w:tc>
        <w:tc>
          <w:tcPr>
            <w:tcW w:w="2012" w:type="dxa"/>
            <w:shd w:val="clear" w:color="auto" w:fill="FFFFFF"/>
            <w:tcMar>
              <w:top w:w="0" w:type="dxa"/>
              <w:left w:w="0" w:type="dxa"/>
              <w:bottom w:w="0" w:type="dxa"/>
              <w:right w:w="0" w:type="dxa"/>
            </w:tcMar>
            <w:vAlign w:val="center"/>
          </w:tcPr>
          <w:p w14:paraId="2154820D" w14:textId="77777777" w:rsidR="00B40AAF" w:rsidRDefault="00746E6D">
            <w:pPr>
              <w:spacing w:before="60" w:after="60"/>
              <w:ind w:left="152" w:right="213"/>
              <w:rPr>
                <w:color w:val="000000"/>
                <w:sz w:val="28"/>
                <w:szCs w:val="28"/>
              </w:rPr>
            </w:pPr>
            <w:r>
              <w:rPr>
                <w:color w:val="000000"/>
                <w:sz w:val="28"/>
                <w:szCs w:val="28"/>
              </w:rPr>
              <w:t>RESTful web service</w:t>
            </w:r>
          </w:p>
        </w:tc>
        <w:tc>
          <w:tcPr>
            <w:tcW w:w="3094" w:type="dxa"/>
            <w:shd w:val="clear" w:color="auto" w:fill="FFFFFF"/>
            <w:tcMar>
              <w:top w:w="0" w:type="dxa"/>
              <w:left w:w="0" w:type="dxa"/>
              <w:bottom w:w="0" w:type="dxa"/>
              <w:right w:w="0" w:type="dxa"/>
            </w:tcMar>
            <w:vAlign w:val="center"/>
          </w:tcPr>
          <w:p w14:paraId="420DFE18" w14:textId="77777777" w:rsidR="00B40AAF" w:rsidRDefault="00746E6D">
            <w:pPr>
              <w:spacing w:before="60" w:after="60"/>
              <w:ind w:left="71" w:right="60"/>
              <w:rPr>
                <w:color w:val="000000"/>
                <w:sz w:val="28"/>
                <w:szCs w:val="28"/>
              </w:rPr>
            </w:pPr>
            <w:r>
              <w:rPr>
                <w:color w:val="000000"/>
                <w:sz w:val="28"/>
                <w:szCs w:val="28"/>
              </w:rPr>
              <w:t>Representational state transfer</w:t>
            </w:r>
          </w:p>
        </w:tc>
        <w:tc>
          <w:tcPr>
            <w:tcW w:w="1943" w:type="dxa"/>
            <w:shd w:val="clear" w:color="auto" w:fill="FFFFFF"/>
            <w:tcMar>
              <w:top w:w="0" w:type="dxa"/>
              <w:left w:w="0" w:type="dxa"/>
              <w:bottom w:w="0" w:type="dxa"/>
              <w:right w:w="0" w:type="dxa"/>
            </w:tcMar>
            <w:vAlign w:val="center"/>
          </w:tcPr>
          <w:p w14:paraId="2DD9C299"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4574F5D5"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49947580" w14:textId="77777777" w:rsidR="00B40AAF" w:rsidRDefault="00746E6D">
            <w:pPr>
              <w:spacing w:before="60" w:after="60"/>
              <w:jc w:val="center"/>
              <w:rPr>
                <w:color w:val="000000"/>
                <w:sz w:val="28"/>
                <w:szCs w:val="28"/>
              </w:rPr>
            </w:pPr>
            <w:r>
              <w:rPr>
                <w:color w:val="000000"/>
                <w:sz w:val="28"/>
                <w:szCs w:val="28"/>
              </w:rPr>
              <w:t>1.16</w:t>
            </w:r>
          </w:p>
        </w:tc>
        <w:tc>
          <w:tcPr>
            <w:tcW w:w="1569" w:type="dxa"/>
            <w:vMerge w:val="restart"/>
            <w:shd w:val="clear" w:color="auto" w:fill="FFFFFF"/>
            <w:tcMar>
              <w:top w:w="0" w:type="dxa"/>
              <w:left w:w="0" w:type="dxa"/>
              <w:bottom w:w="0" w:type="dxa"/>
              <w:right w:w="0" w:type="dxa"/>
            </w:tcMar>
            <w:vAlign w:val="center"/>
          </w:tcPr>
          <w:p w14:paraId="5F6C8990" w14:textId="77777777" w:rsidR="00B40AAF" w:rsidRDefault="00746E6D">
            <w:pPr>
              <w:spacing w:before="60" w:after="60"/>
              <w:ind w:left="148" w:right="89"/>
              <w:rPr>
                <w:color w:val="000000"/>
                <w:sz w:val="28"/>
                <w:szCs w:val="28"/>
              </w:rPr>
            </w:pPr>
            <w:r>
              <w:rPr>
                <w:color w:val="000000"/>
                <w:sz w:val="28"/>
                <w:szCs w:val="28"/>
              </w:rPr>
              <w:t>Dịch vụ đặc tả Web</w:t>
            </w:r>
          </w:p>
        </w:tc>
        <w:tc>
          <w:tcPr>
            <w:tcW w:w="2012" w:type="dxa"/>
            <w:shd w:val="clear" w:color="auto" w:fill="FFFFFF"/>
            <w:tcMar>
              <w:top w:w="0" w:type="dxa"/>
              <w:left w:w="0" w:type="dxa"/>
              <w:bottom w:w="0" w:type="dxa"/>
              <w:right w:w="0" w:type="dxa"/>
            </w:tcMar>
            <w:vAlign w:val="center"/>
          </w:tcPr>
          <w:p w14:paraId="61E63FE3" w14:textId="77777777" w:rsidR="00B40AAF" w:rsidRDefault="00746E6D">
            <w:pPr>
              <w:spacing w:before="60" w:after="60"/>
              <w:ind w:left="152" w:right="213"/>
              <w:rPr>
                <w:color w:val="000000"/>
                <w:sz w:val="28"/>
                <w:szCs w:val="28"/>
              </w:rPr>
            </w:pPr>
            <w:r>
              <w:rPr>
                <w:color w:val="000000"/>
                <w:sz w:val="28"/>
                <w:szCs w:val="28"/>
              </w:rPr>
              <w:t>WS BPEL v2.0</w:t>
            </w:r>
          </w:p>
        </w:tc>
        <w:tc>
          <w:tcPr>
            <w:tcW w:w="3094" w:type="dxa"/>
            <w:shd w:val="clear" w:color="auto" w:fill="FFFFFF"/>
            <w:tcMar>
              <w:top w:w="0" w:type="dxa"/>
              <w:left w:w="0" w:type="dxa"/>
              <w:bottom w:w="0" w:type="dxa"/>
              <w:right w:w="0" w:type="dxa"/>
            </w:tcMar>
            <w:vAlign w:val="center"/>
          </w:tcPr>
          <w:p w14:paraId="592DDADA" w14:textId="77777777" w:rsidR="00B40AAF" w:rsidRDefault="00746E6D">
            <w:pPr>
              <w:spacing w:before="60" w:after="60"/>
              <w:ind w:left="71" w:right="60"/>
              <w:rPr>
                <w:color w:val="000000"/>
                <w:sz w:val="28"/>
                <w:szCs w:val="28"/>
              </w:rPr>
            </w:pPr>
            <w:r>
              <w:rPr>
                <w:color w:val="000000"/>
                <w:sz w:val="28"/>
                <w:szCs w:val="28"/>
              </w:rPr>
              <w:t>Web Services Business Process Execution Language Version 2.0</w:t>
            </w:r>
          </w:p>
        </w:tc>
        <w:tc>
          <w:tcPr>
            <w:tcW w:w="1943" w:type="dxa"/>
            <w:shd w:val="clear" w:color="auto" w:fill="FFFFFF"/>
            <w:tcMar>
              <w:top w:w="0" w:type="dxa"/>
              <w:left w:w="0" w:type="dxa"/>
              <w:bottom w:w="0" w:type="dxa"/>
              <w:right w:w="0" w:type="dxa"/>
            </w:tcMar>
            <w:vAlign w:val="center"/>
          </w:tcPr>
          <w:p w14:paraId="4F31D2E8"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38C73F8A" w14:textId="77777777">
        <w:trPr>
          <w:trHeight w:val="340"/>
          <w:jc w:val="center"/>
        </w:trPr>
        <w:tc>
          <w:tcPr>
            <w:tcW w:w="587" w:type="dxa"/>
            <w:vMerge/>
            <w:shd w:val="clear" w:color="auto" w:fill="FFFFFF"/>
            <w:tcMar>
              <w:top w:w="0" w:type="dxa"/>
              <w:left w:w="0" w:type="dxa"/>
              <w:bottom w:w="0" w:type="dxa"/>
              <w:right w:w="0" w:type="dxa"/>
            </w:tcMar>
            <w:vAlign w:val="center"/>
          </w:tcPr>
          <w:p w14:paraId="3307C745"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4C746234"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27E85150" w14:textId="77777777" w:rsidR="00B40AAF" w:rsidRDefault="00746E6D">
            <w:pPr>
              <w:spacing w:before="60" w:after="60"/>
              <w:ind w:left="152" w:right="213"/>
              <w:rPr>
                <w:color w:val="000000"/>
                <w:sz w:val="28"/>
                <w:szCs w:val="28"/>
              </w:rPr>
            </w:pPr>
            <w:r>
              <w:rPr>
                <w:color w:val="000000"/>
                <w:sz w:val="28"/>
                <w:szCs w:val="28"/>
              </w:rPr>
              <w:t>WS-I Simple SOAP Binding Profile Version 1.0</w:t>
            </w:r>
          </w:p>
        </w:tc>
        <w:tc>
          <w:tcPr>
            <w:tcW w:w="3094" w:type="dxa"/>
            <w:shd w:val="clear" w:color="auto" w:fill="FFFFFF"/>
            <w:tcMar>
              <w:top w:w="0" w:type="dxa"/>
              <w:left w:w="0" w:type="dxa"/>
              <w:bottom w:w="0" w:type="dxa"/>
              <w:right w:w="0" w:type="dxa"/>
            </w:tcMar>
            <w:vAlign w:val="center"/>
          </w:tcPr>
          <w:p w14:paraId="16843D89" w14:textId="77777777" w:rsidR="00B40AAF" w:rsidRDefault="00746E6D">
            <w:pPr>
              <w:spacing w:before="60" w:after="60"/>
              <w:ind w:left="71" w:right="60"/>
              <w:rPr>
                <w:color w:val="000000"/>
                <w:sz w:val="28"/>
                <w:szCs w:val="28"/>
              </w:rPr>
            </w:pPr>
            <w:r>
              <w:rPr>
                <w:color w:val="000000"/>
                <w:sz w:val="28"/>
                <w:szCs w:val="28"/>
              </w:rPr>
              <w:t>Simple SOAP Binding Profile Version 1.0</w:t>
            </w:r>
          </w:p>
        </w:tc>
        <w:tc>
          <w:tcPr>
            <w:tcW w:w="1943" w:type="dxa"/>
            <w:shd w:val="clear" w:color="auto" w:fill="FFFFFF"/>
            <w:tcMar>
              <w:top w:w="0" w:type="dxa"/>
              <w:left w:w="0" w:type="dxa"/>
              <w:bottom w:w="0" w:type="dxa"/>
              <w:right w:w="0" w:type="dxa"/>
            </w:tcMar>
            <w:vAlign w:val="center"/>
          </w:tcPr>
          <w:p w14:paraId="6A397195"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2DFB13E3" w14:textId="77777777">
        <w:trPr>
          <w:trHeight w:val="340"/>
          <w:jc w:val="center"/>
        </w:trPr>
        <w:tc>
          <w:tcPr>
            <w:tcW w:w="587" w:type="dxa"/>
            <w:vMerge/>
            <w:shd w:val="clear" w:color="auto" w:fill="FFFFFF"/>
            <w:tcMar>
              <w:top w:w="0" w:type="dxa"/>
              <w:left w:w="0" w:type="dxa"/>
              <w:bottom w:w="0" w:type="dxa"/>
              <w:right w:w="0" w:type="dxa"/>
            </w:tcMar>
            <w:vAlign w:val="center"/>
          </w:tcPr>
          <w:p w14:paraId="4EDD65E0"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1E9A2CED"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1BBA3ED1" w14:textId="77777777" w:rsidR="00B40AAF" w:rsidRDefault="00746E6D">
            <w:pPr>
              <w:spacing w:before="60" w:after="60"/>
              <w:ind w:left="152" w:right="213"/>
              <w:rPr>
                <w:color w:val="000000"/>
                <w:sz w:val="28"/>
                <w:szCs w:val="28"/>
              </w:rPr>
            </w:pPr>
            <w:r>
              <w:rPr>
                <w:color w:val="000000"/>
                <w:sz w:val="28"/>
                <w:szCs w:val="28"/>
              </w:rPr>
              <w:t>WS- Federation v1.2</w:t>
            </w:r>
          </w:p>
        </w:tc>
        <w:tc>
          <w:tcPr>
            <w:tcW w:w="3094" w:type="dxa"/>
            <w:shd w:val="clear" w:color="auto" w:fill="FFFFFF"/>
            <w:tcMar>
              <w:top w:w="0" w:type="dxa"/>
              <w:left w:w="0" w:type="dxa"/>
              <w:bottom w:w="0" w:type="dxa"/>
              <w:right w:w="0" w:type="dxa"/>
            </w:tcMar>
            <w:vAlign w:val="center"/>
          </w:tcPr>
          <w:p w14:paraId="53088CAD" w14:textId="77777777" w:rsidR="00B40AAF" w:rsidRDefault="00746E6D">
            <w:pPr>
              <w:spacing w:before="60" w:after="60"/>
              <w:ind w:left="71" w:right="60"/>
              <w:rPr>
                <w:color w:val="000000"/>
                <w:sz w:val="28"/>
                <w:szCs w:val="28"/>
              </w:rPr>
            </w:pPr>
            <w:r>
              <w:rPr>
                <w:color w:val="000000"/>
                <w:sz w:val="28"/>
                <w:szCs w:val="28"/>
              </w:rPr>
              <w:t>Web Services Federation Language Version 1.2</w:t>
            </w:r>
          </w:p>
        </w:tc>
        <w:tc>
          <w:tcPr>
            <w:tcW w:w="1943" w:type="dxa"/>
            <w:shd w:val="clear" w:color="auto" w:fill="FFFFFF"/>
            <w:tcMar>
              <w:top w:w="0" w:type="dxa"/>
              <w:left w:w="0" w:type="dxa"/>
              <w:bottom w:w="0" w:type="dxa"/>
              <w:right w:w="0" w:type="dxa"/>
            </w:tcMar>
            <w:vAlign w:val="center"/>
          </w:tcPr>
          <w:p w14:paraId="0A099DE5"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6A039AC3" w14:textId="77777777">
        <w:trPr>
          <w:trHeight w:val="340"/>
          <w:jc w:val="center"/>
        </w:trPr>
        <w:tc>
          <w:tcPr>
            <w:tcW w:w="587" w:type="dxa"/>
            <w:vMerge/>
            <w:shd w:val="clear" w:color="auto" w:fill="FFFFFF"/>
            <w:tcMar>
              <w:top w:w="0" w:type="dxa"/>
              <w:left w:w="0" w:type="dxa"/>
              <w:bottom w:w="0" w:type="dxa"/>
              <w:right w:w="0" w:type="dxa"/>
            </w:tcMar>
            <w:vAlign w:val="center"/>
          </w:tcPr>
          <w:p w14:paraId="1436C010"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1372DC10"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387118C5" w14:textId="77777777" w:rsidR="00B40AAF" w:rsidRDefault="00746E6D">
            <w:pPr>
              <w:spacing w:before="60" w:after="60"/>
              <w:ind w:left="152" w:right="213"/>
              <w:rPr>
                <w:color w:val="000000"/>
                <w:sz w:val="28"/>
                <w:szCs w:val="28"/>
              </w:rPr>
            </w:pPr>
            <w:r>
              <w:rPr>
                <w:color w:val="000000"/>
                <w:sz w:val="28"/>
                <w:szCs w:val="28"/>
              </w:rPr>
              <w:t>WS- Addressing v1.0</w:t>
            </w:r>
          </w:p>
        </w:tc>
        <w:tc>
          <w:tcPr>
            <w:tcW w:w="3094" w:type="dxa"/>
            <w:shd w:val="clear" w:color="auto" w:fill="FFFFFF"/>
            <w:tcMar>
              <w:top w:w="0" w:type="dxa"/>
              <w:left w:w="0" w:type="dxa"/>
              <w:bottom w:w="0" w:type="dxa"/>
              <w:right w:w="0" w:type="dxa"/>
            </w:tcMar>
            <w:vAlign w:val="center"/>
          </w:tcPr>
          <w:p w14:paraId="65D017EE" w14:textId="77777777" w:rsidR="00B40AAF" w:rsidRDefault="00746E6D">
            <w:pPr>
              <w:spacing w:before="60" w:after="60"/>
              <w:ind w:left="71" w:right="60"/>
              <w:rPr>
                <w:color w:val="000000"/>
                <w:sz w:val="28"/>
                <w:szCs w:val="28"/>
              </w:rPr>
            </w:pPr>
            <w:r>
              <w:rPr>
                <w:color w:val="000000"/>
                <w:sz w:val="28"/>
                <w:szCs w:val="28"/>
              </w:rPr>
              <w:t>Web Services Addressing 1.0</w:t>
            </w:r>
          </w:p>
        </w:tc>
        <w:tc>
          <w:tcPr>
            <w:tcW w:w="1943" w:type="dxa"/>
            <w:shd w:val="clear" w:color="auto" w:fill="FFFFFF"/>
            <w:tcMar>
              <w:top w:w="0" w:type="dxa"/>
              <w:left w:w="0" w:type="dxa"/>
              <w:bottom w:w="0" w:type="dxa"/>
              <w:right w:w="0" w:type="dxa"/>
            </w:tcMar>
            <w:vAlign w:val="center"/>
          </w:tcPr>
          <w:p w14:paraId="7B32E18B"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6F5B856A" w14:textId="77777777">
        <w:trPr>
          <w:trHeight w:val="340"/>
          <w:jc w:val="center"/>
        </w:trPr>
        <w:tc>
          <w:tcPr>
            <w:tcW w:w="587" w:type="dxa"/>
            <w:vMerge/>
            <w:shd w:val="clear" w:color="auto" w:fill="FFFFFF"/>
            <w:tcMar>
              <w:top w:w="0" w:type="dxa"/>
              <w:left w:w="0" w:type="dxa"/>
              <w:bottom w:w="0" w:type="dxa"/>
              <w:right w:w="0" w:type="dxa"/>
            </w:tcMar>
            <w:vAlign w:val="center"/>
          </w:tcPr>
          <w:p w14:paraId="2755220D"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08082631"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3BADD4A2" w14:textId="77777777" w:rsidR="00B40AAF" w:rsidRDefault="00746E6D">
            <w:pPr>
              <w:spacing w:before="60" w:after="60"/>
              <w:ind w:left="152" w:right="213"/>
              <w:rPr>
                <w:color w:val="000000"/>
                <w:sz w:val="28"/>
                <w:szCs w:val="28"/>
              </w:rPr>
            </w:pPr>
            <w:r>
              <w:rPr>
                <w:color w:val="000000"/>
                <w:sz w:val="28"/>
                <w:szCs w:val="28"/>
              </w:rPr>
              <w:t>WS-Coordination Version 1.2</w:t>
            </w:r>
          </w:p>
        </w:tc>
        <w:tc>
          <w:tcPr>
            <w:tcW w:w="3094" w:type="dxa"/>
            <w:shd w:val="clear" w:color="auto" w:fill="FFFFFF"/>
            <w:tcMar>
              <w:top w:w="0" w:type="dxa"/>
              <w:left w:w="0" w:type="dxa"/>
              <w:bottom w:w="0" w:type="dxa"/>
              <w:right w:w="0" w:type="dxa"/>
            </w:tcMar>
            <w:vAlign w:val="center"/>
          </w:tcPr>
          <w:p w14:paraId="16C3127C" w14:textId="77777777" w:rsidR="00B40AAF" w:rsidRDefault="00746E6D">
            <w:pPr>
              <w:spacing w:before="60" w:after="60"/>
              <w:ind w:left="71" w:right="60"/>
              <w:rPr>
                <w:color w:val="000000"/>
                <w:sz w:val="28"/>
                <w:szCs w:val="28"/>
              </w:rPr>
            </w:pPr>
            <w:r>
              <w:rPr>
                <w:color w:val="000000"/>
                <w:sz w:val="28"/>
                <w:szCs w:val="28"/>
              </w:rPr>
              <w:t>Web Services Coordination Version 1.2</w:t>
            </w:r>
          </w:p>
        </w:tc>
        <w:tc>
          <w:tcPr>
            <w:tcW w:w="1943" w:type="dxa"/>
            <w:shd w:val="clear" w:color="auto" w:fill="FFFFFF"/>
            <w:tcMar>
              <w:top w:w="0" w:type="dxa"/>
              <w:left w:w="0" w:type="dxa"/>
              <w:bottom w:w="0" w:type="dxa"/>
              <w:right w:w="0" w:type="dxa"/>
            </w:tcMar>
            <w:vAlign w:val="center"/>
          </w:tcPr>
          <w:p w14:paraId="54A8EB66"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7CB5E63C" w14:textId="77777777">
        <w:trPr>
          <w:trHeight w:val="340"/>
          <w:jc w:val="center"/>
        </w:trPr>
        <w:tc>
          <w:tcPr>
            <w:tcW w:w="587" w:type="dxa"/>
            <w:vMerge/>
            <w:shd w:val="clear" w:color="auto" w:fill="FFFFFF"/>
            <w:tcMar>
              <w:top w:w="0" w:type="dxa"/>
              <w:left w:w="0" w:type="dxa"/>
              <w:bottom w:w="0" w:type="dxa"/>
              <w:right w:w="0" w:type="dxa"/>
            </w:tcMar>
            <w:vAlign w:val="center"/>
          </w:tcPr>
          <w:p w14:paraId="251A19C9"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755C0B9C"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67364679" w14:textId="77777777" w:rsidR="00B40AAF" w:rsidRDefault="00746E6D">
            <w:pPr>
              <w:spacing w:before="60" w:after="60"/>
              <w:ind w:left="152" w:right="213"/>
              <w:rPr>
                <w:color w:val="000000"/>
                <w:sz w:val="28"/>
                <w:szCs w:val="28"/>
              </w:rPr>
            </w:pPr>
            <w:r>
              <w:rPr>
                <w:color w:val="000000"/>
                <w:sz w:val="28"/>
                <w:szCs w:val="28"/>
              </w:rPr>
              <w:t>WS-Policy v1.2</w:t>
            </w:r>
          </w:p>
        </w:tc>
        <w:tc>
          <w:tcPr>
            <w:tcW w:w="3094" w:type="dxa"/>
            <w:shd w:val="clear" w:color="auto" w:fill="FFFFFF"/>
            <w:tcMar>
              <w:top w:w="0" w:type="dxa"/>
              <w:left w:w="0" w:type="dxa"/>
              <w:bottom w:w="0" w:type="dxa"/>
              <w:right w:w="0" w:type="dxa"/>
            </w:tcMar>
            <w:vAlign w:val="center"/>
          </w:tcPr>
          <w:p w14:paraId="283A71E4" w14:textId="77777777" w:rsidR="00B40AAF" w:rsidRDefault="00746E6D">
            <w:pPr>
              <w:spacing w:before="60" w:after="60"/>
              <w:ind w:left="71" w:right="60"/>
              <w:rPr>
                <w:color w:val="000000"/>
                <w:sz w:val="28"/>
                <w:szCs w:val="28"/>
              </w:rPr>
            </w:pPr>
            <w:r>
              <w:rPr>
                <w:color w:val="000000"/>
                <w:sz w:val="28"/>
                <w:szCs w:val="28"/>
              </w:rPr>
              <w:t>Web Services Coordination Version 1.2</w:t>
            </w:r>
          </w:p>
        </w:tc>
        <w:tc>
          <w:tcPr>
            <w:tcW w:w="1943" w:type="dxa"/>
            <w:shd w:val="clear" w:color="auto" w:fill="FFFFFF"/>
            <w:tcMar>
              <w:top w:w="0" w:type="dxa"/>
              <w:left w:w="0" w:type="dxa"/>
              <w:bottom w:w="0" w:type="dxa"/>
              <w:right w:w="0" w:type="dxa"/>
            </w:tcMar>
            <w:vAlign w:val="center"/>
          </w:tcPr>
          <w:p w14:paraId="652FFAD0"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47285FE4" w14:textId="77777777">
        <w:trPr>
          <w:trHeight w:val="340"/>
          <w:jc w:val="center"/>
        </w:trPr>
        <w:tc>
          <w:tcPr>
            <w:tcW w:w="587" w:type="dxa"/>
            <w:vMerge/>
            <w:shd w:val="clear" w:color="auto" w:fill="FFFFFF"/>
            <w:tcMar>
              <w:top w:w="0" w:type="dxa"/>
              <w:left w:w="0" w:type="dxa"/>
              <w:bottom w:w="0" w:type="dxa"/>
              <w:right w:w="0" w:type="dxa"/>
            </w:tcMar>
            <w:vAlign w:val="center"/>
          </w:tcPr>
          <w:p w14:paraId="694E827B"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03F09E1A"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40EDF0C3" w14:textId="77777777" w:rsidR="00B40AAF" w:rsidRDefault="00746E6D">
            <w:pPr>
              <w:spacing w:before="60" w:after="60"/>
              <w:ind w:left="152" w:right="213"/>
              <w:rPr>
                <w:color w:val="000000"/>
                <w:sz w:val="28"/>
                <w:szCs w:val="28"/>
              </w:rPr>
            </w:pPr>
            <w:r>
              <w:rPr>
                <w:color w:val="000000"/>
                <w:sz w:val="28"/>
                <w:szCs w:val="28"/>
              </w:rPr>
              <w:t>OASIS Web Services Business Activity Version 1.2</w:t>
            </w:r>
          </w:p>
        </w:tc>
        <w:tc>
          <w:tcPr>
            <w:tcW w:w="3094" w:type="dxa"/>
            <w:shd w:val="clear" w:color="auto" w:fill="FFFFFF"/>
            <w:tcMar>
              <w:top w:w="0" w:type="dxa"/>
              <w:left w:w="0" w:type="dxa"/>
              <w:bottom w:w="0" w:type="dxa"/>
              <w:right w:w="0" w:type="dxa"/>
            </w:tcMar>
            <w:vAlign w:val="center"/>
          </w:tcPr>
          <w:p w14:paraId="033A2DDA" w14:textId="77777777" w:rsidR="00B40AAF" w:rsidRDefault="00746E6D">
            <w:pPr>
              <w:spacing w:before="60" w:after="60"/>
              <w:ind w:left="71" w:right="60"/>
              <w:rPr>
                <w:color w:val="000000"/>
                <w:sz w:val="28"/>
                <w:szCs w:val="28"/>
              </w:rPr>
            </w:pPr>
            <w:r>
              <w:rPr>
                <w:color w:val="000000"/>
                <w:sz w:val="28"/>
                <w:szCs w:val="28"/>
              </w:rPr>
              <w:t>Web Services Business Activity Version 1.2</w:t>
            </w:r>
          </w:p>
        </w:tc>
        <w:tc>
          <w:tcPr>
            <w:tcW w:w="1943" w:type="dxa"/>
            <w:shd w:val="clear" w:color="auto" w:fill="FFFFFF"/>
            <w:tcMar>
              <w:top w:w="0" w:type="dxa"/>
              <w:left w:w="0" w:type="dxa"/>
              <w:bottom w:w="0" w:type="dxa"/>
              <w:right w:w="0" w:type="dxa"/>
            </w:tcMar>
            <w:vAlign w:val="center"/>
          </w:tcPr>
          <w:p w14:paraId="69FDC2D5"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3DE800B3" w14:textId="77777777">
        <w:trPr>
          <w:trHeight w:val="340"/>
          <w:jc w:val="center"/>
        </w:trPr>
        <w:tc>
          <w:tcPr>
            <w:tcW w:w="587" w:type="dxa"/>
            <w:vMerge/>
            <w:shd w:val="clear" w:color="auto" w:fill="FFFFFF"/>
            <w:tcMar>
              <w:top w:w="0" w:type="dxa"/>
              <w:left w:w="0" w:type="dxa"/>
              <w:bottom w:w="0" w:type="dxa"/>
              <w:right w:w="0" w:type="dxa"/>
            </w:tcMar>
            <w:vAlign w:val="center"/>
          </w:tcPr>
          <w:p w14:paraId="72F377A1"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01415879"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42EBCC89" w14:textId="77777777" w:rsidR="00B40AAF" w:rsidRDefault="00746E6D">
            <w:pPr>
              <w:spacing w:before="60" w:after="60"/>
              <w:ind w:left="152" w:right="213"/>
              <w:rPr>
                <w:color w:val="000000"/>
                <w:sz w:val="28"/>
                <w:szCs w:val="28"/>
              </w:rPr>
            </w:pPr>
            <w:r>
              <w:rPr>
                <w:color w:val="000000"/>
                <w:sz w:val="28"/>
                <w:szCs w:val="28"/>
              </w:rPr>
              <w:t>WS- Discovery Version 1.1</w:t>
            </w:r>
          </w:p>
        </w:tc>
        <w:tc>
          <w:tcPr>
            <w:tcW w:w="3094" w:type="dxa"/>
            <w:shd w:val="clear" w:color="auto" w:fill="FFFFFF"/>
            <w:tcMar>
              <w:top w:w="0" w:type="dxa"/>
              <w:left w:w="0" w:type="dxa"/>
              <w:bottom w:w="0" w:type="dxa"/>
              <w:right w:w="0" w:type="dxa"/>
            </w:tcMar>
            <w:vAlign w:val="center"/>
          </w:tcPr>
          <w:p w14:paraId="6B126E8C" w14:textId="77777777" w:rsidR="00B40AAF" w:rsidRDefault="00746E6D">
            <w:pPr>
              <w:spacing w:before="60" w:after="60"/>
              <w:ind w:left="71" w:right="60"/>
              <w:rPr>
                <w:color w:val="000000"/>
                <w:sz w:val="28"/>
                <w:szCs w:val="28"/>
              </w:rPr>
            </w:pPr>
            <w:r>
              <w:rPr>
                <w:color w:val="000000"/>
                <w:sz w:val="28"/>
                <w:szCs w:val="28"/>
              </w:rPr>
              <w:t>Web Services Dynamic Discovery Version 1.1</w:t>
            </w:r>
          </w:p>
        </w:tc>
        <w:tc>
          <w:tcPr>
            <w:tcW w:w="1943" w:type="dxa"/>
            <w:shd w:val="clear" w:color="auto" w:fill="FFFFFF"/>
            <w:tcMar>
              <w:top w:w="0" w:type="dxa"/>
              <w:left w:w="0" w:type="dxa"/>
              <w:bottom w:w="0" w:type="dxa"/>
              <w:right w:w="0" w:type="dxa"/>
            </w:tcMar>
            <w:vAlign w:val="center"/>
          </w:tcPr>
          <w:p w14:paraId="3D27E0CE"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1F7ACFB7" w14:textId="77777777">
        <w:trPr>
          <w:trHeight w:val="340"/>
          <w:jc w:val="center"/>
        </w:trPr>
        <w:tc>
          <w:tcPr>
            <w:tcW w:w="587" w:type="dxa"/>
            <w:vMerge/>
            <w:shd w:val="clear" w:color="auto" w:fill="FFFFFF"/>
            <w:tcMar>
              <w:top w:w="0" w:type="dxa"/>
              <w:left w:w="0" w:type="dxa"/>
              <w:bottom w:w="0" w:type="dxa"/>
              <w:right w:w="0" w:type="dxa"/>
            </w:tcMar>
            <w:vAlign w:val="center"/>
          </w:tcPr>
          <w:p w14:paraId="086F9FE8"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3D5648B2"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322F9E18" w14:textId="77777777" w:rsidR="00B40AAF" w:rsidRDefault="00746E6D">
            <w:pPr>
              <w:spacing w:before="60" w:after="60"/>
              <w:ind w:left="152" w:right="213"/>
              <w:rPr>
                <w:color w:val="000000"/>
                <w:sz w:val="28"/>
                <w:szCs w:val="28"/>
              </w:rPr>
            </w:pPr>
            <w:r>
              <w:rPr>
                <w:color w:val="000000"/>
                <w:sz w:val="28"/>
                <w:szCs w:val="28"/>
              </w:rPr>
              <w:t>WS- MetadataExc hange</w:t>
            </w:r>
          </w:p>
        </w:tc>
        <w:tc>
          <w:tcPr>
            <w:tcW w:w="3094" w:type="dxa"/>
            <w:shd w:val="clear" w:color="auto" w:fill="FFFFFF"/>
            <w:tcMar>
              <w:top w:w="0" w:type="dxa"/>
              <w:left w:w="0" w:type="dxa"/>
              <w:bottom w:w="0" w:type="dxa"/>
              <w:right w:w="0" w:type="dxa"/>
            </w:tcMar>
            <w:vAlign w:val="center"/>
          </w:tcPr>
          <w:p w14:paraId="67D0D8DB" w14:textId="77777777" w:rsidR="00B40AAF" w:rsidRDefault="00746E6D">
            <w:pPr>
              <w:spacing w:before="60" w:after="60"/>
              <w:ind w:left="71" w:right="60"/>
              <w:rPr>
                <w:color w:val="000000"/>
                <w:sz w:val="28"/>
                <w:szCs w:val="28"/>
              </w:rPr>
            </w:pPr>
            <w:r>
              <w:rPr>
                <w:color w:val="000000"/>
                <w:sz w:val="28"/>
                <w:szCs w:val="28"/>
              </w:rPr>
              <w:t>Web Services Metadata Exchange</w:t>
            </w:r>
          </w:p>
        </w:tc>
        <w:tc>
          <w:tcPr>
            <w:tcW w:w="1943" w:type="dxa"/>
            <w:shd w:val="clear" w:color="auto" w:fill="FFFFFF"/>
            <w:tcMar>
              <w:top w:w="0" w:type="dxa"/>
              <w:left w:w="0" w:type="dxa"/>
              <w:bottom w:w="0" w:type="dxa"/>
              <w:right w:w="0" w:type="dxa"/>
            </w:tcMar>
            <w:vAlign w:val="center"/>
          </w:tcPr>
          <w:p w14:paraId="521C371A"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6B49156B"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457F6F34" w14:textId="77777777" w:rsidR="00B40AAF" w:rsidRDefault="00746E6D">
            <w:pPr>
              <w:spacing w:before="60" w:after="60"/>
              <w:jc w:val="center"/>
              <w:rPr>
                <w:color w:val="000000"/>
                <w:sz w:val="28"/>
                <w:szCs w:val="28"/>
              </w:rPr>
            </w:pPr>
            <w:r>
              <w:rPr>
                <w:color w:val="000000"/>
                <w:sz w:val="28"/>
                <w:szCs w:val="28"/>
              </w:rPr>
              <w:t>1.17</w:t>
            </w:r>
          </w:p>
        </w:tc>
        <w:tc>
          <w:tcPr>
            <w:tcW w:w="1569" w:type="dxa"/>
            <w:vMerge w:val="restart"/>
            <w:shd w:val="clear" w:color="auto" w:fill="FFFFFF"/>
            <w:tcMar>
              <w:top w:w="0" w:type="dxa"/>
              <w:left w:w="0" w:type="dxa"/>
              <w:bottom w:w="0" w:type="dxa"/>
              <w:right w:w="0" w:type="dxa"/>
            </w:tcMar>
            <w:vAlign w:val="center"/>
          </w:tcPr>
          <w:p w14:paraId="44DA01EC" w14:textId="77777777" w:rsidR="00B40AAF" w:rsidRDefault="00746E6D">
            <w:pPr>
              <w:spacing w:before="60" w:after="60"/>
              <w:ind w:left="148" w:right="89"/>
              <w:rPr>
                <w:color w:val="000000"/>
                <w:sz w:val="28"/>
                <w:szCs w:val="28"/>
              </w:rPr>
            </w:pPr>
            <w:r>
              <w:rPr>
                <w:color w:val="000000"/>
                <w:sz w:val="28"/>
                <w:szCs w:val="28"/>
              </w:rPr>
              <w:t>Dịch vụ đồng bộ thời gian</w:t>
            </w:r>
          </w:p>
        </w:tc>
        <w:tc>
          <w:tcPr>
            <w:tcW w:w="2012" w:type="dxa"/>
            <w:shd w:val="clear" w:color="auto" w:fill="FFFFFF"/>
            <w:tcMar>
              <w:top w:w="0" w:type="dxa"/>
              <w:left w:w="0" w:type="dxa"/>
              <w:bottom w:w="0" w:type="dxa"/>
              <w:right w:w="0" w:type="dxa"/>
            </w:tcMar>
            <w:vAlign w:val="center"/>
          </w:tcPr>
          <w:p w14:paraId="7A888104" w14:textId="77777777" w:rsidR="00B40AAF" w:rsidRDefault="00746E6D">
            <w:pPr>
              <w:spacing w:before="60" w:after="60"/>
              <w:ind w:left="152" w:right="213"/>
              <w:rPr>
                <w:color w:val="000000"/>
                <w:sz w:val="28"/>
                <w:szCs w:val="28"/>
              </w:rPr>
            </w:pPr>
            <w:r>
              <w:rPr>
                <w:color w:val="000000"/>
                <w:sz w:val="28"/>
                <w:szCs w:val="28"/>
              </w:rPr>
              <w:t>NTPv3</w:t>
            </w:r>
          </w:p>
        </w:tc>
        <w:tc>
          <w:tcPr>
            <w:tcW w:w="3094" w:type="dxa"/>
            <w:shd w:val="clear" w:color="auto" w:fill="FFFFFF"/>
            <w:tcMar>
              <w:top w:w="0" w:type="dxa"/>
              <w:left w:w="0" w:type="dxa"/>
              <w:bottom w:w="0" w:type="dxa"/>
              <w:right w:w="0" w:type="dxa"/>
            </w:tcMar>
            <w:vAlign w:val="center"/>
          </w:tcPr>
          <w:p w14:paraId="61CA5ED4" w14:textId="77777777" w:rsidR="00B40AAF" w:rsidRDefault="00746E6D">
            <w:pPr>
              <w:spacing w:before="60" w:after="60"/>
              <w:ind w:left="71" w:right="60"/>
              <w:rPr>
                <w:color w:val="000000"/>
                <w:sz w:val="28"/>
                <w:szCs w:val="28"/>
              </w:rPr>
            </w:pPr>
            <w:r>
              <w:rPr>
                <w:color w:val="000000"/>
                <w:sz w:val="28"/>
                <w:szCs w:val="28"/>
              </w:rPr>
              <w:t>Network Time Protocol version 3</w:t>
            </w:r>
          </w:p>
        </w:tc>
        <w:tc>
          <w:tcPr>
            <w:tcW w:w="1943" w:type="dxa"/>
            <w:vMerge w:val="restart"/>
            <w:shd w:val="clear" w:color="auto" w:fill="FFFFFF"/>
            <w:tcMar>
              <w:top w:w="0" w:type="dxa"/>
              <w:left w:w="0" w:type="dxa"/>
              <w:bottom w:w="0" w:type="dxa"/>
              <w:right w:w="0" w:type="dxa"/>
            </w:tcMar>
            <w:vAlign w:val="center"/>
          </w:tcPr>
          <w:p w14:paraId="2BA4C5E8" w14:textId="77777777" w:rsidR="00B40AAF" w:rsidRDefault="00746E6D">
            <w:pPr>
              <w:spacing w:before="60" w:after="60"/>
              <w:ind w:left="81" w:right="136"/>
              <w:jc w:val="center"/>
              <w:rPr>
                <w:color w:val="000000"/>
                <w:sz w:val="28"/>
                <w:szCs w:val="28"/>
              </w:rPr>
            </w:pPr>
            <w:r>
              <w:rPr>
                <w:color w:val="000000"/>
                <w:sz w:val="28"/>
                <w:szCs w:val="28"/>
              </w:rPr>
              <w:t>Bắt buộc áp dụng một trong hai tiêu chuẩn</w:t>
            </w:r>
          </w:p>
        </w:tc>
      </w:tr>
      <w:tr w:rsidR="00B40AAF" w14:paraId="6C82449B" w14:textId="77777777">
        <w:trPr>
          <w:trHeight w:val="340"/>
          <w:jc w:val="center"/>
        </w:trPr>
        <w:tc>
          <w:tcPr>
            <w:tcW w:w="587" w:type="dxa"/>
            <w:vMerge/>
            <w:shd w:val="clear" w:color="auto" w:fill="FFFFFF"/>
            <w:tcMar>
              <w:top w:w="0" w:type="dxa"/>
              <w:left w:w="0" w:type="dxa"/>
              <w:bottom w:w="0" w:type="dxa"/>
              <w:right w:w="0" w:type="dxa"/>
            </w:tcMar>
            <w:vAlign w:val="center"/>
          </w:tcPr>
          <w:p w14:paraId="6DC7964A"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1CDD8ECB"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7ABBC999" w14:textId="77777777" w:rsidR="00B40AAF" w:rsidRDefault="00746E6D">
            <w:pPr>
              <w:spacing w:before="60" w:after="60"/>
              <w:ind w:left="152" w:right="213"/>
              <w:rPr>
                <w:color w:val="000000"/>
                <w:sz w:val="28"/>
                <w:szCs w:val="28"/>
              </w:rPr>
            </w:pPr>
            <w:r>
              <w:rPr>
                <w:color w:val="000000"/>
                <w:sz w:val="28"/>
                <w:szCs w:val="28"/>
              </w:rPr>
              <w:t>NTPv4</w:t>
            </w:r>
          </w:p>
        </w:tc>
        <w:tc>
          <w:tcPr>
            <w:tcW w:w="3094" w:type="dxa"/>
            <w:shd w:val="clear" w:color="auto" w:fill="FFFFFF"/>
            <w:tcMar>
              <w:top w:w="0" w:type="dxa"/>
              <w:left w:w="0" w:type="dxa"/>
              <w:bottom w:w="0" w:type="dxa"/>
              <w:right w:w="0" w:type="dxa"/>
            </w:tcMar>
            <w:vAlign w:val="center"/>
          </w:tcPr>
          <w:p w14:paraId="1131FA35" w14:textId="77777777" w:rsidR="00B40AAF" w:rsidRDefault="00746E6D">
            <w:pPr>
              <w:spacing w:before="60" w:after="60"/>
              <w:ind w:left="71" w:right="60"/>
              <w:rPr>
                <w:color w:val="000000"/>
                <w:sz w:val="28"/>
                <w:szCs w:val="28"/>
              </w:rPr>
            </w:pPr>
            <w:r>
              <w:rPr>
                <w:color w:val="000000"/>
                <w:sz w:val="28"/>
                <w:szCs w:val="28"/>
              </w:rPr>
              <w:t>Network Time Protocol version 4</w:t>
            </w:r>
          </w:p>
        </w:tc>
        <w:tc>
          <w:tcPr>
            <w:tcW w:w="1943" w:type="dxa"/>
            <w:vMerge/>
            <w:shd w:val="clear" w:color="auto" w:fill="FFFFFF"/>
            <w:tcMar>
              <w:top w:w="0" w:type="dxa"/>
              <w:left w:w="0" w:type="dxa"/>
              <w:bottom w:w="0" w:type="dxa"/>
              <w:right w:w="0" w:type="dxa"/>
            </w:tcMar>
            <w:vAlign w:val="center"/>
          </w:tcPr>
          <w:p w14:paraId="45586E0A"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1153C370" w14:textId="77777777">
        <w:trPr>
          <w:trHeight w:val="340"/>
          <w:jc w:val="center"/>
        </w:trPr>
        <w:tc>
          <w:tcPr>
            <w:tcW w:w="587" w:type="dxa"/>
            <w:shd w:val="clear" w:color="auto" w:fill="FFFFFF"/>
            <w:tcMar>
              <w:top w:w="0" w:type="dxa"/>
              <w:left w:w="0" w:type="dxa"/>
              <w:bottom w:w="0" w:type="dxa"/>
              <w:right w:w="0" w:type="dxa"/>
            </w:tcMar>
            <w:vAlign w:val="center"/>
          </w:tcPr>
          <w:p w14:paraId="5C8ED961" w14:textId="77777777" w:rsidR="00B40AAF" w:rsidRDefault="00746E6D">
            <w:pPr>
              <w:spacing w:before="60" w:after="60"/>
              <w:jc w:val="center"/>
              <w:rPr>
                <w:color w:val="000000"/>
                <w:sz w:val="28"/>
                <w:szCs w:val="28"/>
              </w:rPr>
            </w:pPr>
            <w:r>
              <w:rPr>
                <w:b/>
                <w:color w:val="000000"/>
                <w:sz w:val="28"/>
                <w:szCs w:val="28"/>
              </w:rPr>
              <w:t>2</w:t>
            </w:r>
          </w:p>
        </w:tc>
        <w:tc>
          <w:tcPr>
            <w:tcW w:w="8618" w:type="dxa"/>
            <w:gridSpan w:val="4"/>
            <w:shd w:val="clear" w:color="auto" w:fill="FFFFFF"/>
            <w:tcMar>
              <w:top w:w="0" w:type="dxa"/>
              <w:left w:w="0" w:type="dxa"/>
              <w:bottom w:w="0" w:type="dxa"/>
              <w:right w:w="0" w:type="dxa"/>
            </w:tcMar>
            <w:vAlign w:val="center"/>
          </w:tcPr>
          <w:p w14:paraId="6F364DCE" w14:textId="77777777" w:rsidR="00B40AAF" w:rsidRDefault="00746E6D">
            <w:pPr>
              <w:spacing w:before="60" w:after="60"/>
              <w:ind w:left="81" w:right="136"/>
              <w:rPr>
                <w:color w:val="000000"/>
                <w:sz w:val="28"/>
                <w:szCs w:val="28"/>
              </w:rPr>
            </w:pPr>
            <w:r>
              <w:rPr>
                <w:b/>
                <w:color w:val="000000"/>
                <w:sz w:val="28"/>
                <w:szCs w:val="28"/>
              </w:rPr>
              <w:t>Tiêu chuẩn về tích hợp dữ liệu</w:t>
            </w:r>
          </w:p>
        </w:tc>
      </w:tr>
      <w:tr w:rsidR="00B40AAF" w14:paraId="7A72D6BE"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557D4CDE" w14:textId="77777777" w:rsidR="00B40AAF" w:rsidRDefault="00746E6D">
            <w:pPr>
              <w:spacing w:before="60" w:after="60"/>
              <w:jc w:val="center"/>
              <w:rPr>
                <w:color w:val="000000"/>
                <w:sz w:val="28"/>
                <w:szCs w:val="28"/>
              </w:rPr>
            </w:pPr>
            <w:r>
              <w:rPr>
                <w:color w:val="000000"/>
                <w:sz w:val="28"/>
                <w:szCs w:val="28"/>
              </w:rPr>
              <w:lastRenderedPageBreak/>
              <w:t>2.1</w:t>
            </w:r>
          </w:p>
        </w:tc>
        <w:tc>
          <w:tcPr>
            <w:tcW w:w="1569" w:type="dxa"/>
            <w:vMerge w:val="restart"/>
            <w:shd w:val="clear" w:color="auto" w:fill="FFFFFF"/>
            <w:tcMar>
              <w:top w:w="0" w:type="dxa"/>
              <w:left w:w="0" w:type="dxa"/>
              <w:bottom w:w="0" w:type="dxa"/>
              <w:right w:w="0" w:type="dxa"/>
            </w:tcMar>
            <w:vAlign w:val="center"/>
          </w:tcPr>
          <w:p w14:paraId="42FACECB" w14:textId="77777777" w:rsidR="00B40AAF" w:rsidRDefault="00746E6D">
            <w:pPr>
              <w:spacing w:before="60" w:after="60"/>
              <w:ind w:left="148" w:right="89"/>
              <w:rPr>
                <w:color w:val="000000"/>
                <w:sz w:val="28"/>
                <w:szCs w:val="28"/>
              </w:rPr>
            </w:pPr>
            <w:r>
              <w:rPr>
                <w:color w:val="000000"/>
                <w:sz w:val="28"/>
                <w:szCs w:val="28"/>
              </w:rPr>
              <w:t>Ngôn ngữ định dạng văn bản</w:t>
            </w:r>
          </w:p>
        </w:tc>
        <w:tc>
          <w:tcPr>
            <w:tcW w:w="2012" w:type="dxa"/>
            <w:shd w:val="clear" w:color="auto" w:fill="FFFFFF"/>
            <w:tcMar>
              <w:top w:w="0" w:type="dxa"/>
              <w:left w:w="0" w:type="dxa"/>
              <w:bottom w:w="0" w:type="dxa"/>
              <w:right w:w="0" w:type="dxa"/>
            </w:tcMar>
            <w:vAlign w:val="center"/>
          </w:tcPr>
          <w:p w14:paraId="2ADC1C09" w14:textId="77777777" w:rsidR="00B40AAF" w:rsidRDefault="00746E6D">
            <w:pPr>
              <w:spacing w:before="60" w:after="60"/>
              <w:ind w:left="152" w:right="213"/>
              <w:rPr>
                <w:color w:val="000000"/>
                <w:sz w:val="28"/>
                <w:szCs w:val="28"/>
              </w:rPr>
            </w:pPr>
            <w:r>
              <w:rPr>
                <w:color w:val="000000"/>
                <w:sz w:val="28"/>
                <w:szCs w:val="28"/>
              </w:rPr>
              <w:t>XML v1.0 (5</w:t>
            </w:r>
            <w:r>
              <w:rPr>
                <w:color w:val="000000"/>
                <w:sz w:val="28"/>
                <w:szCs w:val="28"/>
                <w:vertAlign w:val="superscript"/>
              </w:rPr>
              <w:t>th</w:t>
            </w:r>
            <w:r>
              <w:rPr>
                <w:color w:val="000000"/>
                <w:sz w:val="28"/>
                <w:szCs w:val="28"/>
              </w:rPr>
              <w:t xml:space="preserve"> Edition)</w:t>
            </w:r>
          </w:p>
        </w:tc>
        <w:tc>
          <w:tcPr>
            <w:tcW w:w="3094" w:type="dxa"/>
            <w:shd w:val="clear" w:color="auto" w:fill="FFFFFF"/>
            <w:tcMar>
              <w:top w:w="0" w:type="dxa"/>
              <w:left w:w="0" w:type="dxa"/>
              <w:bottom w:w="0" w:type="dxa"/>
              <w:right w:w="0" w:type="dxa"/>
            </w:tcMar>
            <w:vAlign w:val="center"/>
          </w:tcPr>
          <w:p w14:paraId="592C5A63" w14:textId="77777777" w:rsidR="00B40AAF" w:rsidRDefault="00746E6D">
            <w:pPr>
              <w:spacing w:before="60" w:after="60"/>
              <w:ind w:left="71" w:right="60"/>
              <w:rPr>
                <w:color w:val="000000"/>
                <w:sz w:val="28"/>
                <w:szCs w:val="28"/>
              </w:rPr>
            </w:pPr>
            <w:r>
              <w:rPr>
                <w:color w:val="000000"/>
                <w:sz w:val="28"/>
                <w:szCs w:val="28"/>
              </w:rPr>
              <w:t>Extensible Markup Language version 1.0 (5</w:t>
            </w:r>
            <w:r>
              <w:rPr>
                <w:color w:val="000000"/>
                <w:sz w:val="28"/>
                <w:szCs w:val="28"/>
                <w:vertAlign w:val="superscript"/>
              </w:rPr>
              <w:t>th</w:t>
            </w:r>
            <w:r>
              <w:rPr>
                <w:color w:val="000000"/>
                <w:sz w:val="28"/>
                <w:szCs w:val="28"/>
              </w:rPr>
              <w:t xml:space="preserve"> Edition)</w:t>
            </w:r>
          </w:p>
        </w:tc>
        <w:tc>
          <w:tcPr>
            <w:tcW w:w="1943" w:type="dxa"/>
            <w:vMerge w:val="restart"/>
            <w:shd w:val="clear" w:color="auto" w:fill="FFFFFF"/>
            <w:tcMar>
              <w:top w:w="0" w:type="dxa"/>
              <w:left w:w="0" w:type="dxa"/>
              <w:bottom w:w="0" w:type="dxa"/>
              <w:right w:w="0" w:type="dxa"/>
            </w:tcMar>
            <w:vAlign w:val="center"/>
          </w:tcPr>
          <w:p w14:paraId="15946EFF" w14:textId="77777777" w:rsidR="00B40AAF" w:rsidRDefault="00746E6D">
            <w:pPr>
              <w:spacing w:before="60" w:after="60"/>
              <w:ind w:left="81" w:right="136"/>
              <w:jc w:val="center"/>
              <w:rPr>
                <w:color w:val="000000"/>
                <w:sz w:val="28"/>
                <w:szCs w:val="28"/>
              </w:rPr>
            </w:pPr>
            <w:r>
              <w:rPr>
                <w:color w:val="000000"/>
                <w:sz w:val="28"/>
                <w:szCs w:val="28"/>
              </w:rPr>
              <w:t>Bắt buộc áp dụng một trong hai tiêu chuẩn</w:t>
            </w:r>
          </w:p>
        </w:tc>
      </w:tr>
      <w:tr w:rsidR="00B40AAF" w14:paraId="6FB55F02" w14:textId="77777777">
        <w:trPr>
          <w:trHeight w:val="340"/>
          <w:jc w:val="center"/>
        </w:trPr>
        <w:tc>
          <w:tcPr>
            <w:tcW w:w="587" w:type="dxa"/>
            <w:vMerge/>
            <w:shd w:val="clear" w:color="auto" w:fill="FFFFFF"/>
            <w:tcMar>
              <w:top w:w="0" w:type="dxa"/>
              <w:left w:w="0" w:type="dxa"/>
              <w:bottom w:w="0" w:type="dxa"/>
              <w:right w:w="0" w:type="dxa"/>
            </w:tcMar>
            <w:vAlign w:val="center"/>
          </w:tcPr>
          <w:p w14:paraId="22A53A60"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37BD3863"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7128FAB0" w14:textId="77777777" w:rsidR="00B40AAF" w:rsidRDefault="00746E6D">
            <w:pPr>
              <w:spacing w:before="60" w:after="60"/>
              <w:ind w:left="152" w:right="213"/>
              <w:rPr>
                <w:color w:val="000000"/>
                <w:sz w:val="28"/>
                <w:szCs w:val="28"/>
              </w:rPr>
            </w:pPr>
            <w:r>
              <w:rPr>
                <w:color w:val="000000"/>
                <w:sz w:val="28"/>
                <w:szCs w:val="28"/>
              </w:rPr>
              <w:t>XML v1.1 (2</w:t>
            </w:r>
            <w:r>
              <w:rPr>
                <w:color w:val="000000"/>
                <w:sz w:val="28"/>
                <w:szCs w:val="28"/>
                <w:vertAlign w:val="superscript"/>
              </w:rPr>
              <w:t>nd</w:t>
            </w:r>
            <w:r>
              <w:rPr>
                <w:color w:val="000000"/>
                <w:sz w:val="28"/>
                <w:szCs w:val="28"/>
              </w:rPr>
              <w:t xml:space="preserve"> Edition)</w:t>
            </w:r>
          </w:p>
        </w:tc>
        <w:tc>
          <w:tcPr>
            <w:tcW w:w="3094" w:type="dxa"/>
            <w:shd w:val="clear" w:color="auto" w:fill="FFFFFF"/>
            <w:tcMar>
              <w:top w:w="0" w:type="dxa"/>
              <w:left w:w="0" w:type="dxa"/>
              <w:bottom w:w="0" w:type="dxa"/>
              <w:right w:w="0" w:type="dxa"/>
            </w:tcMar>
            <w:vAlign w:val="center"/>
          </w:tcPr>
          <w:p w14:paraId="4C263224" w14:textId="77777777" w:rsidR="00B40AAF" w:rsidRDefault="00746E6D">
            <w:pPr>
              <w:spacing w:before="60" w:after="60"/>
              <w:ind w:left="71" w:right="60"/>
              <w:rPr>
                <w:color w:val="000000"/>
                <w:sz w:val="28"/>
                <w:szCs w:val="28"/>
              </w:rPr>
            </w:pPr>
            <w:r>
              <w:rPr>
                <w:color w:val="000000"/>
                <w:sz w:val="28"/>
                <w:szCs w:val="28"/>
              </w:rPr>
              <w:t>Extensible Markup Language version 1.1</w:t>
            </w:r>
          </w:p>
        </w:tc>
        <w:tc>
          <w:tcPr>
            <w:tcW w:w="1943" w:type="dxa"/>
            <w:vMerge/>
            <w:shd w:val="clear" w:color="auto" w:fill="FFFFFF"/>
            <w:tcMar>
              <w:top w:w="0" w:type="dxa"/>
              <w:left w:w="0" w:type="dxa"/>
              <w:bottom w:w="0" w:type="dxa"/>
              <w:right w:w="0" w:type="dxa"/>
            </w:tcMar>
            <w:vAlign w:val="center"/>
          </w:tcPr>
          <w:p w14:paraId="705E60D3"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395FB72C" w14:textId="77777777">
        <w:trPr>
          <w:trHeight w:val="340"/>
          <w:jc w:val="center"/>
        </w:trPr>
        <w:tc>
          <w:tcPr>
            <w:tcW w:w="587" w:type="dxa"/>
            <w:shd w:val="clear" w:color="auto" w:fill="FFFFFF"/>
            <w:tcMar>
              <w:top w:w="0" w:type="dxa"/>
              <w:left w:w="0" w:type="dxa"/>
              <w:bottom w:w="0" w:type="dxa"/>
              <w:right w:w="0" w:type="dxa"/>
            </w:tcMar>
            <w:vAlign w:val="center"/>
          </w:tcPr>
          <w:p w14:paraId="1C0AC059" w14:textId="77777777" w:rsidR="00B40AAF" w:rsidRDefault="00746E6D">
            <w:pPr>
              <w:spacing w:before="60" w:after="60"/>
              <w:jc w:val="center"/>
              <w:rPr>
                <w:color w:val="000000"/>
                <w:sz w:val="28"/>
                <w:szCs w:val="28"/>
              </w:rPr>
            </w:pPr>
            <w:r>
              <w:rPr>
                <w:color w:val="000000"/>
                <w:sz w:val="28"/>
                <w:szCs w:val="28"/>
              </w:rPr>
              <w:t>2.2</w:t>
            </w:r>
          </w:p>
        </w:tc>
        <w:tc>
          <w:tcPr>
            <w:tcW w:w="1569" w:type="dxa"/>
            <w:shd w:val="clear" w:color="auto" w:fill="FFFFFF"/>
            <w:tcMar>
              <w:top w:w="0" w:type="dxa"/>
              <w:left w:w="0" w:type="dxa"/>
              <w:bottom w:w="0" w:type="dxa"/>
              <w:right w:w="0" w:type="dxa"/>
            </w:tcMar>
            <w:vAlign w:val="center"/>
          </w:tcPr>
          <w:p w14:paraId="6381CA1B" w14:textId="77777777" w:rsidR="00B40AAF" w:rsidRDefault="00746E6D">
            <w:pPr>
              <w:spacing w:before="60" w:after="60"/>
              <w:ind w:left="148" w:right="89"/>
              <w:rPr>
                <w:color w:val="000000"/>
                <w:sz w:val="28"/>
                <w:szCs w:val="28"/>
              </w:rPr>
            </w:pPr>
            <w:r>
              <w:rPr>
                <w:color w:val="000000"/>
                <w:sz w:val="28"/>
                <w:szCs w:val="28"/>
              </w:rPr>
              <w:t>Ngôn ngữ định dạng văn bản cho giao dịch điện tử</w:t>
            </w:r>
          </w:p>
        </w:tc>
        <w:tc>
          <w:tcPr>
            <w:tcW w:w="2012" w:type="dxa"/>
            <w:shd w:val="clear" w:color="auto" w:fill="FFFFFF"/>
            <w:tcMar>
              <w:top w:w="0" w:type="dxa"/>
              <w:left w:w="0" w:type="dxa"/>
              <w:bottom w:w="0" w:type="dxa"/>
              <w:right w:w="0" w:type="dxa"/>
            </w:tcMar>
            <w:vAlign w:val="center"/>
          </w:tcPr>
          <w:p w14:paraId="05335B5C" w14:textId="77777777" w:rsidR="00B40AAF" w:rsidRDefault="00746E6D">
            <w:pPr>
              <w:spacing w:before="60" w:after="60"/>
              <w:ind w:left="152" w:right="213"/>
              <w:rPr>
                <w:color w:val="000000"/>
                <w:sz w:val="28"/>
                <w:szCs w:val="28"/>
              </w:rPr>
            </w:pPr>
            <w:r>
              <w:rPr>
                <w:color w:val="000000"/>
                <w:sz w:val="28"/>
                <w:szCs w:val="28"/>
              </w:rPr>
              <w:t>ISO/TS 15000:2014</w:t>
            </w:r>
          </w:p>
        </w:tc>
        <w:tc>
          <w:tcPr>
            <w:tcW w:w="3094" w:type="dxa"/>
            <w:shd w:val="clear" w:color="auto" w:fill="FFFFFF"/>
            <w:tcMar>
              <w:top w:w="0" w:type="dxa"/>
              <w:left w:w="0" w:type="dxa"/>
              <w:bottom w:w="0" w:type="dxa"/>
              <w:right w:w="0" w:type="dxa"/>
            </w:tcMar>
            <w:vAlign w:val="center"/>
          </w:tcPr>
          <w:p w14:paraId="1E447AF7" w14:textId="77777777" w:rsidR="00B40AAF" w:rsidRDefault="00746E6D">
            <w:pPr>
              <w:spacing w:before="60" w:after="60"/>
              <w:ind w:left="71" w:right="60"/>
              <w:rPr>
                <w:color w:val="000000"/>
                <w:sz w:val="28"/>
                <w:szCs w:val="28"/>
              </w:rPr>
            </w:pPr>
            <w:r>
              <w:rPr>
                <w:color w:val="000000"/>
                <w:sz w:val="28"/>
                <w:szCs w:val="28"/>
              </w:rPr>
              <w:t>Electronic Business</w:t>
            </w:r>
            <w:r>
              <w:rPr>
                <w:color w:val="000000"/>
                <w:sz w:val="28"/>
                <w:szCs w:val="28"/>
              </w:rPr>
              <w:br/>
              <w:t>Extensible Markup</w:t>
            </w:r>
            <w:r>
              <w:rPr>
                <w:color w:val="000000"/>
                <w:sz w:val="28"/>
                <w:szCs w:val="28"/>
              </w:rPr>
              <w:br/>
              <w:t>Language (ebXML)</w:t>
            </w:r>
          </w:p>
        </w:tc>
        <w:tc>
          <w:tcPr>
            <w:tcW w:w="1943" w:type="dxa"/>
            <w:shd w:val="clear" w:color="auto" w:fill="FFFFFF"/>
            <w:tcMar>
              <w:top w:w="0" w:type="dxa"/>
              <w:left w:w="0" w:type="dxa"/>
              <w:bottom w:w="0" w:type="dxa"/>
              <w:right w:w="0" w:type="dxa"/>
            </w:tcMar>
            <w:vAlign w:val="center"/>
          </w:tcPr>
          <w:p w14:paraId="442E2574"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4823F1C3" w14:textId="77777777">
        <w:trPr>
          <w:trHeight w:val="340"/>
          <w:jc w:val="center"/>
        </w:trPr>
        <w:tc>
          <w:tcPr>
            <w:tcW w:w="587" w:type="dxa"/>
            <w:shd w:val="clear" w:color="auto" w:fill="FFFFFF"/>
            <w:tcMar>
              <w:top w:w="0" w:type="dxa"/>
              <w:left w:w="0" w:type="dxa"/>
              <w:bottom w:w="0" w:type="dxa"/>
              <w:right w:w="0" w:type="dxa"/>
            </w:tcMar>
            <w:vAlign w:val="center"/>
          </w:tcPr>
          <w:p w14:paraId="2802D945" w14:textId="77777777" w:rsidR="00B40AAF" w:rsidRDefault="00746E6D">
            <w:pPr>
              <w:spacing w:before="60" w:after="60"/>
              <w:jc w:val="center"/>
              <w:rPr>
                <w:color w:val="000000"/>
                <w:sz w:val="28"/>
                <w:szCs w:val="28"/>
              </w:rPr>
            </w:pPr>
            <w:r>
              <w:rPr>
                <w:color w:val="000000"/>
                <w:sz w:val="28"/>
                <w:szCs w:val="28"/>
              </w:rPr>
              <w:t>2.3</w:t>
            </w:r>
          </w:p>
        </w:tc>
        <w:tc>
          <w:tcPr>
            <w:tcW w:w="1569" w:type="dxa"/>
            <w:shd w:val="clear" w:color="auto" w:fill="FFFFFF"/>
            <w:tcMar>
              <w:top w:w="0" w:type="dxa"/>
              <w:left w:w="0" w:type="dxa"/>
              <w:bottom w:w="0" w:type="dxa"/>
              <w:right w:w="0" w:type="dxa"/>
            </w:tcMar>
            <w:vAlign w:val="center"/>
          </w:tcPr>
          <w:p w14:paraId="1055EE15" w14:textId="77777777" w:rsidR="00B40AAF" w:rsidRDefault="00746E6D">
            <w:pPr>
              <w:spacing w:before="60" w:after="60"/>
              <w:ind w:left="148" w:right="89"/>
              <w:rPr>
                <w:color w:val="000000"/>
                <w:sz w:val="28"/>
                <w:szCs w:val="28"/>
              </w:rPr>
            </w:pPr>
            <w:r>
              <w:rPr>
                <w:color w:val="000000"/>
                <w:sz w:val="28"/>
                <w:szCs w:val="28"/>
              </w:rPr>
              <w:t>Định nghĩa các lược đồ trong tài liệu XML</w:t>
            </w:r>
          </w:p>
        </w:tc>
        <w:tc>
          <w:tcPr>
            <w:tcW w:w="2012" w:type="dxa"/>
            <w:shd w:val="clear" w:color="auto" w:fill="FFFFFF"/>
            <w:tcMar>
              <w:top w:w="0" w:type="dxa"/>
              <w:left w:w="0" w:type="dxa"/>
              <w:bottom w:w="0" w:type="dxa"/>
              <w:right w:w="0" w:type="dxa"/>
            </w:tcMar>
            <w:vAlign w:val="center"/>
          </w:tcPr>
          <w:p w14:paraId="4B9B5014" w14:textId="77777777" w:rsidR="00B40AAF" w:rsidRDefault="00746E6D">
            <w:pPr>
              <w:spacing w:before="60" w:after="60"/>
              <w:ind w:left="152" w:right="213"/>
              <w:rPr>
                <w:color w:val="000000"/>
                <w:sz w:val="28"/>
                <w:szCs w:val="28"/>
              </w:rPr>
            </w:pPr>
            <w:r>
              <w:rPr>
                <w:color w:val="000000"/>
                <w:sz w:val="28"/>
                <w:szCs w:val="28"/>
              </w:rPr>
              <w:t>XML Schema V1.1</w:t>
            </w:r>
          </w:p>
        </w:tc>
        <w:tc>
          <w:tcPr>
            <w:tcW w:w="3094" w:type="dxa"/>
            <w:shd w:val="clear" w:color="auto" w:fill="FFFFFF"/>
            <w:tcMar>
              <w:top w:w="0" w:type="dxa"/>
              <w:left w:w="0" w:type="dxa"/>
              <w:bottom w:w="0" w:type="dxa"/>
              <w:right w:w="0" w:type="dxa"/>
            </w:tcMar>
            <w:vAlign w:val="center"/>
          </w:tcPr>
          <w:p w14:paraId="205BEECD" w14:textId="77777777" w:rsidR="00B40AAF" w:rsidRDefault="00746E6D">
            <w:pPr>
              <w:spacing w:before="60" w:after="60"/>
              <w:ind w:left="71" w:right="60"/>
              <w:rPr>
                <w:color w:val="000000"/>
                <w:sz w:val="28"/>
                <w:szCs w:val="28"/>
              </w:rPr>
            </w:pPr>
            <w:r>
              <w:rPr>
                <w:color w:val="000000"/>
                <w:sz w:val="28"/>
                <w:szCs w:val="28"/>
              </w:rPr>
              <w:t>XML Schema version 1.1</w:t>
            </w:r>
          </w:p>
        </w:tc>
        <w:tc>
          <w:tcPr>
            <w:tcW w:w="1943" w:type="dxa"/>
            <w:shd w:val="clear" w:color="auto" w:fill="FFFFFF"/>
            <w:tcMar>
              <w:top w:w="0" w:type="dxa"/>
              <w:left w:w="0" w:type="dxa"/>
              <w:bottom w:w="0" w:type="dxa"/>
              <w:right w:w="0" w:type="dxa"/>
            </w:tcMar>
            <w:vAlign w:val="center"/>
          </w:tcPr>
          <w:p w14:paraId="01E4F8A8"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5260A552" w14:textId="77777777">
        <w:trPr>
          <w:trHeight w:val="340"/>
          <w:jc w:val="center"/>
        </w:trPr>
        <w:tc>
          <w:tcPr>
            <w:tcW w:w="587" w:type="dxa"/>
            <w:shd w:val="clear" w:color="auto" w:fill="FFFFFF"/>
            <w:tcMar>
              <w:top w:w="0" w:type="dxa"/>
              <w:left w:w="0" w:type="dxa"/>
              <w:bottom w:w="0" w:type="dxa"/>
              <w:right w:w="0" w:type="dxa"/>
            </w:tcMar>
            <w:vAlign w:val="center"/>
          </w:tcPr>
          <w:p w14:paraId="25FEB08B" w14:textId="77777777" w:rsidR="00B40AAF" w:rsidRDefault="00746E6D">
            <w:pPr>
              <w:spacing w:before="60" w:after="60"/>
              <w:jc w:val="center"/>
              <w:rPr>
                <w:color w:val="000000"/>
                <w:sz w:val="28"/>
                <w:szCs w:val="28"/>
              </w:rPr>
            </w:pPr>
            <w:r>
              <w:rPr>
                <w:color w:val="000000"/>
                <w:sz w:val="28"/>
                <w:szCs w:val="28"/>
              </w:rPr>
              <w:t>2.4</w:t>
            </w:r>
          </w:p>
        </w:tc>
        <w:tc>
          <w:tcPr>
            <w:tcW w:w="1569" w:type="dxa"/>
            <w:shd w:val="clear" w:color="auto" w:fill="FFFFFF"/>
            <w:tcMar>
              <w:top w:w="0" w:type="dxa"/>
              <w:left w:w="0" w:type="dxa"/>
              <w:bottom w:w="0" w:type="dxa"/>
              <w:right w:w="0" w:type="dxa"/>
            </w:tcMar>
            <w:vAlign w:val="center"/>
          </w:tcPr>
          <w:p w14:paraId="36C781CA" w14:textId="77777777" w:rsidR="00B40AAF" w:rsidRDefault="00746E6D">
            <w:pPr>
              <w:spacing w:before="60" w:after="60"/>
              <w:ind w:left="148" w:right="89"/>
              <w:rPr>
                <w:color w:val="000000"/>
                <w:sz w:val="28"/>
                <w:szCs w:val="28"/>
              </w:rPr>
            </w:pPr>
            <w:r>
              <w:rPr>
                <w:color w:val="000000"/>
                <w:sz w:val="28"/>
                <w:szCs w:val="28"/>
              </w:rPr>
              <w:t>Biến đổi dữ liệu</w:t>
            </w:r>
          </w:p>
        </w:tc>
        <w:tc>
          <w:tcPr>
            <w:tcW w:w="2012" w:type="dxa"/>
            <w:shd w:val="clear" w:color="auto" w:fill="FFFFFF"/>
            <w:tcMar>
              <w:top w:w="0" w:type="dxa"/>
              <w:left w:w="0" w:type="dxa"/>
              <w:bottom w:w="0" w:type="dxa"/>
              <w:right w:w="0" w:type="dxa"/>
            </w:tcMar>
            <w:vAlign w:val="center"/>
          </w:tcPr>
          <w:p w14:paraId="1ECAEC31" w14:textId="77777777" w:rsidR="00B40AAF" w:rsidRDefault="00746E6D">
            <w:pPr>
              <w:spacing w:before="60" w:after="60"/>
              <w:ind w:left="152" w:right="213"/>
              <w:rPr>
                <w:color w:val="000000"/>
                <w:sz w:val="28"/>
                <w:szCs w:val="28"/>
              </w:rPr>
            </w:pPr>
            <w:r>
              <w:rPr>
                <w:color w:val="000000"/>
                <w:sz w:val="28"/>
                <w:szCs w:val="28"/>
              </w:rPr>
              <w:t>XSL</w:t>
            </w:r>
          </w:p>
        </w:tc>
        <w:tc>
          <w:tcPr>
            <w:tcW w:w="3094" w:type="dxa"/>
            <w:shd w:val="clear" w:color="auto" w:fill="FFFFFF"/>
            <w:tcMar>
              <w:top w:w="0" w:type="dxa"/>
              <w:left w:w="0" w:type="dxa"/>
              <w:bottom w:w="0" w:type="dxa"/>
              <w:right w:w="0" w:type="dxa"/>
            </w:tcMar>
            <w:vAlign w:val="center"/>
          </w:tcPr>
          <w:p w14:paraId="69D3C40D" w14:textId="77777777" w:rsidR="00B40AAF" w:rsidRDefault="00746E6D">
            <w:pPr>
              <w:spacing w:before="60" w:after="60"/>
              <w:ind w:left="71" w:right="60"/>
              <w:rPr>
                <w:color w:val="000000"/>
                <w:sz w:val="28"/>
                <w:szCs w:val="28"/>
              </w:rPr>
            </w:pPr>
            <w:r>
              <w:rPr>
                <w:color w:val="000000"/>
                <w:sz w:val="28"/>
                <w:szCs w:val="28"/>
              </w:rPr>
              <w:t>Extensible Stylesheet Language</w:t>
            </w:r>
          </w:p>
        </w:tc>
        <w:tc>
          <w:tcPr>
            <w:tcW w:w="1943" w:type="dxa"/>
            <w:shd w:val="clear" w:color="auto" w:fill="FFFFFF"/>
            <w:tcMar>
              <w:top w:w="0" w:type="dxa"/>
              <w:left w:w="0" w:type="dxa"/>
              <w:bottom w:w="0" w:type="dxa"/>
              <w:right w:w="0" w:type="dxa"/>
            </w:tcMar>
            <w:vAlign w:val="center"/>
          </w:tcPr>
          <w:p w14:paraId="7C152606" w14:textId="77777777" w:rsidR="00B40AAF" w:rsidRDefault="00746E6D">
            <w:pPr>
              <w:spacing w:before="60" w:after="60"/>
              <w:ind w:left="81" w:right="136"/>
              <w:jc w:val="center"/>
              <w:rPr>
                <w:color w:val="000000"/>
                <w:sz w:val="28"/>
                <w:szCs w:val="28"/>
              </w:rPr>
            </w:pPr>
            <w:r>
              <w:rPr>
                <w:color w:val="000000"/>
                <w:sz w:val="28"/>
                <w:szCs w:val="28"/>
              </w:rPr>
              <w:t>Bắt buộc áp dụng phiên bản mới nhất.</w:t>
            </w:r>
          </w:p>
        </w:tc>
      </w:tr>
      <w:tr w:rsidR="00B40AAF" w14:paraId="063FEC96" w14:textId="77777777">
        <w:trPr>
          <w:trHeight w:val="340"/>
          <w:jc w:val="center"/>
        </w:trPr>
        <w:tc>
          <w:tcPr>
            <w:tcW w:w="587" w:type="dxa"/>
            <w:shd w:val="clear" w:color="auto" w:fill="FFFFFF"/>
            <w:tcMar>
              <w:top w:w="0" w:type="dxa"/>
              <w:left w:w="0" w:type="dxa"/>
              <w:bottom w:w="0" w:type="dxa"/>
              <w:right w:w="0" w:type="dxa"/>
            </w:tcMar>
            <w:vAlign w:val="center"/>
          </w:tcPr>
          <w:p w14:paraId="60B31F6B" w14:textId="77777777" w:rsidR="00B40AAF" w:rsidRDefault="00746E6D">
            <w:pPr>
              <w:spacing w:before="60" w:after="60"/>
              <w:jc w:val="center"/>
              <w:rPr>
                <w:color w:val="000000"/>
                <w:sz w:val="28"/>
                <w:szCs w:val="28"/>
              </w:rPr>
            </w:pPr>
            <w:r>
              <w:rPr>
                <w:color w:val="000000"/>
                <w:sz w:val="28"/>
                <w:szCs w:val="28"/>
              </w:rPr>
              <w:t>2.5</w:t>
            </w:r>
          </w:p>
        </w:tc>
        <w:tc>
          <w:tcPr>
            <w:tcW w:w="1569" w:type="dxa"/>
            <w:shd w:val="clear" w:color="auto" w:fill="FFFFFF"/>
            <w:tcMar>
              <w:top w:w="0" w:type="dxa"/>
              <w:left w:w="0" w:type="dxa"/>
              <w:bottom w:w="0" w:type="dxa"/>
              <w:right w:w="0" w:type="dxa"/>
            </w:tcMar>
            <w:vAlign w:val="center"/>
          </w:tcPr>
          <w:p w14:paraId="52C92389" w14:textId="77777777" w:rsidR="00B40AAF" w:rsidRDefault="00746E6D">
            <w:pPr>
              <w:spacing w:before="60" w:after="60"/>
              <w:ind w:left="148" w:right="89"/>
              <w:rPr>
                <w:color w:val="000000"/>
                <w:sz w:val="28"/>
                <w:szCs w:val="28"/>
              </w:rPr>
            </w:pPr>
            <w:r>
              <w:rPr>
                <w:color w:val="000000"/>
                <w:sz w:val="28"/>
                <w:szCs w:val="28"/>
              </w:rPr>
              <w:t>Mô hình hóa đối tượng</w:t>
            </w:r>
          </w:p>
        </w:tc>
        <w:tc>
          <w:tcPr>
            <w:tcW w:w="2012" w:type="dxa"/>
            <w:shd w:val="clear" w:color="auto" w:fill="FFFFFF"/>
            <w:tcMar>
              <w:top w:w="0" w:type="dxa"/>
              <w:left w:w="0" w:type="dxa"/>
              <w:bottom w:w="0" w:type="dxa"/>
              <w:right w:w="0" w:type="dxa"/>
            </w:tcMar>
            <w:vAlign w:val="center"/>
          </w:tcPr>
          <w:p w14:paraId="09652C8B" w14:textId="77777777" w:rsidR="00B40AAF" w:rsidRDefault="00746E6D">
            <w:pPr>
              <w:spacing w:before="60" w:after="60"/>
              <w:ind w:left="152" w:right="213"/>
              <w:rPr>
                <w:color w:val="000000"/>
                <w:sz w:val="28"/>
                <w:szCs w:val="28"/>
              </w:rPr>
            </w:pPr>
            <w:r>
              <w:rPr>
                <w:color w:val="000000"/>
                <w:sz w:val="28"/>
                <w:szCs w:val="28"/>
              </w:rPr>
              <w:t>UML v2.5</w:t>
            </w:r>
          </w:p>
        </w:tc>
        <w:tc>
          <w:tcPr>
            <w:tcW w:w="3094" w:type="dxa"/>
            <w:shd w:val="clear" w:color="auto" w:fill="FFFFFF"/>
            <w:tcMar>
              <w:top w:w="0" w:type="dxa"/>
              <w:left w:w="0" w:type="dxa"/>
              <w:bottom w:w="0" w:type="dxa"/>
              <w:right w:w="0" w:type="dxa"/>
            </w:tcMar>
            <w:vAlign w:val="center"/>
          </w:tcPr>
          <w:p w14:paraId="096A87F2" w14:textId="77777777" w:rsidR="00B40AAF" w:rsidRDefault="00746E6D">
            <w:pPr>
              <w:spacing w:before="60" w:after="60"/>
              <w:ind w:left="71" w:right="60"/>
              <w:rPr>
                <w:color w:val="000000"/>
                <w:sz w:val="28"/>
                <w:szCs w:val="28"/>
              </w:rPr>
            </w:pPr>
            <w:r>
              <w:rPr>
                <w:color w:val="000000"/>
                <w:sz w:val="28"/>
                <w:szCs w:val="28"/>
              </w:rPr>
              <w:t>Unified Modelling Language version 2.5</w:t>
            </w:r>
          </w:p>
        </w:tc>
        <w:tc>
          <w:tcPr>
            <w:tcW w:w="1943" w:type="dxa"/>
            <w:shd w:val="clear" w:color="auto" w:fill="FFFFFF"/>
            <w:tcMar>
              <w:top w:w="0" w:type="dxa"/>
              <w:left w:w="0" w:type="dxa"/>
              <w:bottom w:w="0" w:type="dxa"/>
              <w:right w:w="0" w:type="dxa"/>
            </w:tcMar>
            <w:vAlign w:val="center"/>
          </w:tcPr>
          <w:p w14:paraId="56EE1246"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4D2E6F4E"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5D63F235" w14:textId="77777777" w:rsidR="00B40AAF" w:rsidRDefault="00746E6D">
            <w:pPr>
              <w:spacing w:before="60" w:after="60"/>
              <w:jc w:val="center"/>
              <w:rPr>
                <w:color w:val="000000"/>
                <w:sz w:val="28"/>
                <w:szCs w:val="28"/>
              </w:rPr>
            </w:pPr>
            <w:r>
              <w:rPr>
                <w:color w:val="000000"/>
                <w:sz w:val="28"/>
                <w:szCs w:val="28"/>
              </w:rPr>
              <w:t>2.6</w:t>
            </w:r>
          </w:p>
        </w:tc>
        <w:tc>
          <w:tcPr>
            <w:tcW w:w="1569" w:type="dxa"/>
            <w:vMerge w:val="restart"/>
            <w:shd w:val="clear" w:color="auto" w:fill="FFFFFF"/>
            <w:tcMar>
              <w:top w:w="0" w:type="dxa"/>
              <w:left w:w="0" w:type="dxa"/>
              <w:bottom w:w="0" w:type="dxa"/>
              <w:right w:w="0" w:type="dxa"/>
            </w:tcMar>
            <w:vAlign w:val="center"/>
          </w:tcPr>
          <w:p w14:paraId="5E4FD28A" w14:textId="77777777" w:rsidR="00B40AAF" w:rsidRDefault="00746E6D">
            <w:pPr>
              <w:spacing w:before="60" w:after="60"/>
              <w:ind w:left="148" w:right="89"/>
              <w:rPr>
                <w:color w:val="000000"/>
                <w:sz w:val="28"/>
                <w:szCs w:val="28"/>
              </w:rPr>
            </w:pPr>
            <w:r>
              <w:rPr>
                <w:color w:val="000000"/>
                <w:sz w:val="28"/>
                <w:szCs w:val="28"/>
              </w:rPr>
              <w:t>Mô tả tài nguyên dữ liệu</w:t>
            </w:r>
          </w:p>
        </w:tc>
        <w:tc>
          <w:tcPr>
            <w:tcW w:w="2012" w:type="dxa"/>
            <w:shd w:val="clear" w:color="auto" w:fill="FFFFFF"/>
            <w:tcMar>
              <w:top w:w="0" w:type="dxa"/>
              <w:left w:w="0" w:type="dxa"/>
              <w:bottom w:w="0" w:type="dxa"/>
              <w:right w:w="0" w:type="dxa"/>
            </w:tcMar>
            <w:vAlign w:val="center"/>
          </w:tcPr>
          <w:p w14:paraId="374CD891" w14:textId="77777777" w:rsidR="00B40AAF" w:rsidRDefault="00746E6D">
            <w:pPr>
              <w:spacing w:before="60" w:after="60"/>
              <w:ind w:left="152" w:right="213"/>
              <w:rPr>
                <w:color w:val="000000"/>
                <w:sz w:val="28"/>
                <w:szCs w:val="28"/>
              </w:rPr>
            </w:pPr>
            <w:r>
              <w:rPr>
                <w:color w:val="000000"/>
                <w:sz w:val="28"/>
                <w:szCs w:val="28"/>
              </w:rPr>
              <w:t>RDF</w:t>
            </w:r>
          </w:p>
        </w:tc>
        <w:tc>
          <w:tcPr>
            <w:tcW w:w="3094" w:type="dxa"/>
            <w:shd w:val="clear" w:color="auto" w:fill="FFFFFF"/>
            <w:tcMar>
              <w:top w:w="0" w:type="dxa"/>
              <w:left w:w="0" w:type="dxa"/>
              <w:bottom w:w="0" w:type="dxa"/>
              <w:right w:w="0" w:type="dxa"/>
            </w:tcMar>
            <w:vAlign w:val="center"/>
          </w:tcPr>
          <w:p w14:paraId="1A1D03C0" w14:textId="77777777" w:rsidR="00B40AAF" w:rsidRDefault="00746E6D">
            <w:pPr>
              <w:spacing w:before="60" w:after="60"/>
              <w:ind w:left="71" w:right="60"/>
              <w:rPr>
                <w:color w:val="000000"/>
                <w:sz w:val="28"/>
                <w:szCs w:val="28"/>
              </w:rPr>
            </w:pPr>
            <w:r>
              <w:rPr>
                <w:color w:val="000000"/>
                <w:sz w:val="28"/>
                <w:szCs w:val="28"/>
              </w:rPr>
              <w:t>Resource Description Framework</w:t>
            </w:r>
          </w:p>
        </w:tc>
        <w:tc>
          <w:tcPr>
            <w:tcW w:w="1943" w:type="dxa"/>
            <w:shd w:val="clear" w:color="auto" w:fill="FFFFFF"/>
            <w:tcMar>
              <w:top w:w="0" w:type="dxa"/>
              <w:left w:w="0" w:type="dxa"/>
              <w:bottom w:w="0" w:type="dxa"/>
              <w:right w:w="0" w:type="dxa"/>
            </w:tcMar>
            <w:vAlign w:val="center"/>
          </w:tcPr>
          <w:p w14:paraId="6625A4C1"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104DFD19" w14:textId="77777777">
        <w:trPr>
          <w:trHeight w:val="340"/>
          <w:jc w:val="center"/>
        </w:trPr>
        <w:tc>
          <w:tcPr>
            <w:tcW w:w="587" w:type="dxa"/>
            <w:vMerge/>
            <w:shd w:val="clear" w:color="auto" w:fill="FFFFFF"/>
            <w:tcMar>
              <w:top w:w="0" w:type="dxa"/>
              <w:left w:w="0" w:type="dxa"/>
              <w:bottom w:w="0" w:type="dxa"/>
              <w:right w:w="0" w:type="dxa"/>
            </w:tcMar>
            <w:vAlign w:val="center"/>
          </w:tcPr>
          <w:p w14:paraId="0970F275"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4D12344A"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4E6CE727" w14:textId="77777777" w:rsidR="00B40AAF" w:rsidRDefault="00746E6D">
            <w:pPr>
              <w:spacing w:before="60" w:after="60"/>
              <w:ind w:left="152" w:right="213"/>
              <w:rPr>
                <w:color w:val="000000"/>
                <w:sz w:val="28"/>
                <w:szCs w:val="28"/>
              </w:rPr>
            </w:pPr>
            <w:r>
              <w:rPr>
                <w:color w:val="000000"/>
                <w:sz w:val="28"/>
                <w:szCs w:val="28"/>
              </w:rPr>
              <w:t>OWL</w:t>
            </w:r>
          </w:p>
        </w:tc>
        <w:tc>
          <w:tcPr>
            <w:tcW w:w="3094" w:type="dxa"/>
            <w:shd w:val="clear" w:color="auto" w:fill="FFFFFF"/>
            <w:tcMar>
              <w:top w:w="0" w:type="dxa"/>
              <w:left w:w="0" w:type="dxa"/>
              <w:bottom w:w="0" w:type="dxa"/>
              <w:right w:w="0" w:type="dxa"/>
            </w:tcMar>
            <w:vAlign w:val="center"/>
          </w:tcPr>
          <w:p w14:paraId="42ECAF11" w14:textId="77777777" w:rsidR="00B40AAF" w:rsidRDefault="00746E6D">
            <w:pPr>
              <w:spacing w:before="60" w:after="60"/>
              <w:ind w:left="71" w:right="60"/>
              <w:rPr>
                <w:color w:val="000000"/>
                <w:sz w:val="28"/>
                <w:szCs w:val="28"/>
              </w:rPr>
            </w:pPr>
            <w:r>
              <w:rPr>
                <w:color w:val="000000"/>
                <w:sz w:val="28"/>
                <w:szCs w:val="28"/>
              </w:rPr>
              <w:t>Web Ontology Language</w:t>
            </w:r>
          </w:p>
        </w:tc>
        <w:tc>
          <w:tcPr>
            <w:tcW w:w="1943" w:type="dxa"/>
            <w:shd w:val="clear" w:color="auto" w:fill="FFFFFF"/>
            <w:tcMar>
              <w:top w:w="0" w:type="dxa"/>
              <w:left w:w="0" w:type="dxa"/>
              <w:bottom w:w="0" w:type="dxa"/>
              <w:right w:w="0" w:type="dxa"/>
            </w:tcMar>
            <w:vAlign w:val="center"/>
          </w:tcPr>
          <w:p w14:paraId="0D04E83C"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6C7F47C6" w14:textId="77777777">
        <w:trPr>
          <w:trHeight w:val="340"/>
          <w:jc w:val="center"/>
        </w:trPr>
        <w:tc>
          <w:tcPr>
            <w:tcW w:w="587" w:type="dxa"/>
            <w:shd w:val="clear" w:color="auto" w:fill="FFFFFF"/>
            <w:tcMar>
              <w:top w:w="0" w:type="dxa"/>
              <w:left w:w="0" w:type="dxa"/>
              <w:bottom w:w="0" w:type="dxa"/>
              <w:right w:w="0" w:type="dxa"/>
            </w:tcMar>
            <w:vAlign w:val="center"/>
          </w:tcPr>
          <w:p w14:paraId="1AF35D82" w14:textId="77777777" w:rsidR="00B40AAF" w:rsidRDefault="00746E6D">
            <w:pPr>
              <w:spacing w:before="60" w:after="60"/>
              <w:jc w:val="center"/>
              <w:rPr>
                <w:color w:val="000000"/>
                <w:sz w:val="28"/>
                <w:szCs w:val="28"/>
              </w:rPr>
            </w:pPr>
            <w:r>
              <w:rPr>
                <w:color w:val="000000"/>
                <w:sz w:val="28"/>
                <w:szCs w:val="28"/>
              </w:rPr>
              <w:t>2.7</w:t>
            </w:r>
          </w:p>
        </w:tc>
        <w:tc>
          <w:tcPr>
            <w:tcW w:w="1569" w:type="dxa"/>
            <w:shd w:val="clear" w:color="auto" w:fill="FFFFFF"/>
            <w:tcMar>
              <w:top w:w="0" w:type="dxa"/>
              <w:left w:w="0" w:type="dxa"/>
              <w:bottom w:w="0" w:type="dxa"/>
              <w:right w:w="0" w:type="dxa"/>
            </w:tcMar>
            <w:vAlign w:val="center"/>
          </w:tcPr>
          <w:p w14:paraId="05570B43" w14:textId="77777777" w:rsidR="00B40AAF" w:rsidRDefault="00746E6D">
            <w:pPr>
              <w:spacing w:before="60" w:after="60"/>
              <w:ind w:left="148" w:right="89"/>
              <w:rPr>
                <w:color w:val="000000"/>
                <w:sz w:val="28"/>
                <w:szCs w:val="28"/>
              </w:rPr>
            </w:pPr>
            <w:r>
              <w:rPr>
                <w:color w:val="000000"/>
                <w:sz w:val="28"/>
                <w:szCs w:val="28"/>
              </w:rPr>
              <w:t>Trình diễn bộ kí tự</w:t>
            </w:r>
          </w:p>
        </w:tc>
        <w:tc>
          <w:tcPr>
            <w:tcW w:w="2012" w:type="dxa"/>
            <w:shd w:val="clear" w:color="auto" w:fill="FFFFFF"/>
            <w:tcMar>
              <w:top w:w="0" w:type="dxa"/>
              <w:left w:w="0" w:type="dxa"/>
              <w:bottom w:w="0" w:type="dxa"/>
              <w:right w:w="0" w:type="dxa"/>
            </w:tcMar>
            <w:vAlign w:val="center"/>
          </w:tcPr>
          <w:p w14:paraId="7757C44E" w14:textId="77777777" w:rsidR="00B40AAF" w:rsidRDefault="00746E6D">
            <w:pPr>
              <w:spacing w:before="60" w:after="60"/>
              <w:ind w:left="152" w:right="213"/>
              <w:rPr>
                <w:color w:val="000000"/>
                <w:sz w:val="28"/>
                <w:szCs w:val="28"/>
              </w:rPr>
            </w:pPr>
            <w:r>
              <w:rPr>
                <w:color w:val="000000"/>
                <w:sz w:val="28"/>
                <w:szCs w:val="28"/>
              </w:rPr>
              <w:t>UTF-8</w:t>
            </w:r>
          </w:p>
        </w:tc>
        <w:tc>
          <w:tcPr>
            <w:tcW w:w="3094" w:type="dxa"/>
            <w:shd w:val="clear" w:color="auto" w:fill="FFFFFF"/>
            <w:tcMar>
              <w:top w:w="0" w:type="dxa"/>
              <w:left w:w="0" w:type="dxa"/>
              <w:bottom w:w="0" w:type="dxa"/>
              <w:right w:w="0" w:type="dxa"/>
            </w:tcMar>
            <w:vAlign w:val="center"/>
          </w:tcPr>
          <w:p w14:paraId="7D12E2A9" w14:textId="77777777" w:rsidR="00B40AAF" w:rsidRDefault="00746E6D">
            <w:pPr>
              <w:spacing w:before="60" w:after="60"/>
              <w:ind w:left="71" w:right="60"/>
              <w:rPr>
                <w:color w:val="000000"/>
                <w:sz w:val="28"/>
                <w:szCs w:val="28"/>
              </w:rPr>
            </w:pPr>
            <w:r>
              <w:rPr>
                <w:color w:val="000000"/>
                <w:sz w:val="28"/>
                <w:szCs w:val="28"/>
              </w:rPr>
              <w:t>8-bit Universal Character Set (UES)/Unicode Transformation Format</w:t>
            </w:r>
          </w:p>
        </w:tc>
        <w:tc>
          <w:tcPr>
            <w:tcW w:w="1943" w:type="dxa"/>
            <w:shd w:val="clear" w:color="auto" w:fill="FFFFFF"/>
            <w:tcMar>
              <w:top w:w="0" w:type="dxa"/>
              <w:left w:w="0" w:type="dxa"/>
              <w:bottom w:w="0" w:type="dxa"/>
              <w:right w:w="0" w:type="dxa"/>
            </w:tcMar>
            <w:vAlign w:val="center"/>
          </w:tcPr>
          <w:p w14:paraId="588E7730"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4BAB1ACA" w14:textId="77777777">
        <w:trPr>
          <w:trHeight w:val="340"/>
          <w:jc w:val="center"/>
        </w:trPr>
        <w:tc>
          <w:tcPr>
            <w:tcW w:w="587" w:type="dxa"/>
            <w:shd w:val="clear" w:color="auto" w:fill="FFFFFF"/>
            <w:tcMar>
              <w:top w:w="0" w:type="dxa"/>
              <w:left w:w="0" w:type="dxa"/>
              <w:bottom w:w="0" w:type="dxa"/>
              <w:right w:w="0" w:type="dxa"/>
            </w:tcMar>
            <w:vAlign w:val="center"/>
          </w:tcPr>
          <w:p w14:paraId="69F160E0" w14:textId="77777777" w:rsidR="00B40AAF" w:rsidRDefault="00746E6D">
            <w:pPr>
              <w:spacing w:before="60" w:after="60"/>
              <w:jc w:val="center"/>
              <w:rPr>
                <w:color w:val="000000"/>
                <w:sz w:val="28"/>
                <w:szCs w:val="28"/>
              </w:rPr>
            </w:pPr>
            <w:r>
              <w:rPr>
                <w:color w:val="000000"/>
                <w:sz w:val="28"/>
                <w:szCs w:val="28"/>
              </w:rPr>
              <w:t>2.8</w:t>
            </w:r>
          </w:p>
        </w:tc>
        <w:tc>
          <w:tcPr>
            <w:tcW w:w="1569" w:type="dxa"/>
            <w:shd w:val="clear" w:color="auto" w:fill="FFFFFF"/>
            <w:tcMar>
              <w:top w:w="0" w:type="dxa"/>
              <w:left w:w="0" w:type="dxa"/>
              <w:bottom w:w="0" w:type="dxa"/>
              <w:right w:w="0" w:type="dxa"/>
            </w:tcMar>
            <w:vAlign w:val="center"/>
          </w:tcPr>
          <w:p w14:paraId="6C1E6B95" w14:textId="77777777" w:rsidR="00B40AAF" w:rsidRDefault="00746E6D">
            <w:pPr>
              <w:spacing w:before="60" w:after="60"/>
              <w:ind w:left="148" w:right="89"/>
              <w:rPr>
                <w:color w:val="000000"/>
                <w:sz w:val="28"/>
                <w:szCs w:val="28"/>
              </w:rPr>
            </w:pPr>
            <w:r>
              <w:rPr>
                <w:color w:val="000000"/>
                <w:sz w:val="28"/>
                <w:szCs w:val="28"/>
              </w:rPr>
              <w:t xml:space="preserve">Khuôn thức trao đổi </w:t>
            </w:r>
            <w:r>
              <w:rPr>
                <w:color w:val="000000"/>
                <w:sz w:val="28"/>
                <w:szCs w:val="28"/>
              </w:rPr>
              <w:lastRenderedPageBreak/>
              <w:t>thông tin địa lý</w:t>
            </w:r>
          </w:p>
        </w:tc>
        <w:tc>
          <w:tcPr>
            <w:tcW w:w="2012" w:type="dxa"/>
            <w:shd w:val="clear" w:color="auto" w:fill="FFFFFF"/>
            <w:tcMar>
              <w:top w:w="0" w:type="dxa"/>
              <w:left w:w="0" w:type="dxa"/>
              <w:bottom w:w="0" w:type="dxa"/>
              <w:right w:w="0" w:type="dxa"/>
            </w:tcMar>
            <w:vAlign w:val="center"/>
          </w:tcPr>
          <w:p w14:paraId="661216C8" w14:textId="77777777" w:rsidR="00B40AAF" w:rsidRDefault="00746E6D">
            <w:pPr>
              <w:spacing w:before="60" w:after="60"/>
              <w:ind w:left="152" w:right="213"/>
              <w:rPr>
                <w:color w:val="000000"/>
                <w:sz w:val="28"/>
                <w:szCs w:val="28"/>
              </w:rPr>
            </w:pPr>
            <w:r>
              <w:rPr>
                <w:color w:val="000000"/>
                <w:sz w:val="28"/>
                <w:szCs w:val="28"/>
              </w:rPr>
              <w:lastRenderedPageBreak/>
              <w:t>GML v3.3</w:t>
            </w:r>
          </w:p>
        </w:tc>
        <w:tc>
          <w:tcPr>
            <w:tcW w:w="3094" w:type="dxa"/>
            <w:shd w:val="clear" w:color="auto" w:fill="FFFFFF"/>
            <w:tcMar>
              <w:top w:w="0" w:type="dxa"/>
              <w:left w:w="0" w:type="dxa"/>
              <w:bottom w:w="0" w:type="dxa"/>
              <w:right w:w="0" w:type="dxa"/>
            </w:tcMar>
            <w:vAlign w:val="center"/>
          </w:tcPr>
          <w:p w14:paraId="5F00E6F9" w14:textId="77777777" w:rsidR="00B40AAF" w:rsidRDefault="00746E6D">
            <w:pPr>
              <w:spacing w:before="60" w:after="60"/>
              <w:ind w:left="71" w:right="60"/>
              <w:rPr>
                <w:color w:val="000000"/>
                <w:sz w:val="28"/>
                <w:szCs w:val="28"/>
              </w:rPr>
            </w:pPr>
            <w:r>
              <w:rPr>
                <w:color w:val="000000"/>
                <w:sz w:val="28"/>
                <w:szCs w:val="28"/>
              </w:rPr>
              <w:t>Geography Markup Language version 3.3</w:t>
            </w:r>
          </w:p>
        </w:tc>
        <w:tc>
          <w:tcPr>
            <w:tcW w:w="1943" w:type="dxa"/>
            <w:shd w:val="clear" w:color="auto" w:fill="FFFFFF"/>
            <w:tcMar>
              <w:top w:w="0" w:type="dxa"/>
              <w:left w:w="0" w:type="dxa"/>
              <w:bottom w:w="0" w:type="dxa"/>
              <w:right w:w="0" w:type="dxa"/>
            </w:tcMar>
            <w:vAlign w:val="center"/>
          </w:tcPr>
          <w:p w14:paraId="40A9C303"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391011BD"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7E2F82E8" w14:textId="77777777" w:rsidR="00B40AAF" w:rsidRDefault="00746E6D">
            <w:pPr>
              <w:spacing w:before="60" w:after="60"/>
              <w:jc w:val="center"/>
              <w:rPr>
                <w:color w:val="000000"/>
                <w:sz w:val="28"/>
                <w:szCs w:val="28"/>
              </w:rPr>
            </w:pPr>
            <w:r>
              <w:rPr>
                <w:color w:val="000000"/>
                <w:sz w:val="28"/>
                <w:szCs w:val="28"/>
              </w:rPr>
              <w:t>2.9</w:t>
            </w:r>
          </w:p>
        </w:tc>
        <w:tc>
          <w:tcPr>
            <w:tcW w:w="1569" w:type="dxa"/>
            <w:vMerge w:val="restart"/>
            <w:shd w:val="clear" w:color="auto" w:fill="FFFFFF"/>
            <w:tcMar>
              <w:top w:w="0" w:type="dxa"/>
              <w:left w:w="0" w:type="dxa"/>
              <w:bottom w:w="0" w:type="dxa"/>
              <w:right w:w="0" w:type="dxa"/>
            </w:tcMar>
            <w:vAlign w:val="center"/>
          </w:tcPr>
          <w:p w14:paraId="7FBE0214" w14:textId="77777777" w:rsidR="00B40AAF" w:rsidRDefault="00746E6D">
            <w:pPr>
              <w:spacing w:before="60" w:after="60"/>
              <w:ind w:left="148" w:right="89"/>
              <w:rPr>
                <w:color w:val="000000"/>
                <w:sz w:val="28"/>
                <w:szCs w:val="28"/>
              </w:rPr>
            </w:pPr>
            <w:r>
              <w:rPr>
                <w:color w:val="000000"/>
                <w:sz w:val="28"/>
                <w:szCs w:val="28"/>
              </w:rPr>
              <w:t>Truy cập và cập nhật các thông tin địa lý</w:t>
            </w:r>
          </w:p>
        </w:tc>
        <w:tc>
          <w:tcPr>
            <w:tcW w:w="2012" w:type="dxa"/>
            <w:shd w:val="clear" w:color="auto" w:fill="FFFFFF"/>
            <w:tcMar>
              <w:top w:w="0" w:type="dxa"/>
              <w:left w:w="0" w:type="dxa"/>
              <w:bottom w:w="0" w:type="dxa"/>
              <w:right w:w="0" w:type="dxa"/>
            </w:tcMar>
            <w:vAlign w:val="center"/>
          </w:tcPr>
          <w:p w14:paraId="3762A696" w14:textId="77777777" w:rsidR="00B40AAF" w:rsidRDefault="00746E6D">
            <w:pPr>
              <w:spacing w:before="60" w:after="60"/>
              <w:ind w:left="152" w:right="213"/>
              <w:rPr>
                <w:color w:val="000000"/>
                <w:sz w:val="28"/>
                <w:szCs w:val="28"/>
              </w:rPr>
            </w:pPr>
            <w:r>
              <w:rPr>
                <w:color w:val="000000"/>
                <w:sz w:val="28"/>
                <w:szCs w:val="28"/>
              </w:rPr>
              <w:t>WMS v1.3.0</w:t>
            </w:r>
          </w:p>
        </w:tc>
        <w:tc>
          <w:tcPr>
            <w:tcW w:w="3094" w:type="dxa"/>
            <w:shd w:val="clear" w:color="auto" w:fill="FFFFFF"/>
            <w:tcMar>
              <w:top w:w="0" w:type="dxa"/>
              <w:left w:w="0" w:type="dxa"/>
              <w:bottom w:w="0" w:type="dxa"/>
              <w:right w:w="0" w:type="dxa"/>
            </w:tcMar>
            <w:vAlign w:val="center"/>
          </w:tcPr>
          <w:p w14:paraId="5E9DA2EE" w14:textId="77777777" w:rsidR="00B40AAF" w:rsidRDefault="00746E6D">
            <w:pPr>
              <w:spacing w:before="60" w:after="60"/>
              <w:ind w:left="71" w:right="60"/>
              <w:rPr>
                <w:color w:val="000000"/>
                <w:sz w:val="28"/>
                <w:szCs w:val="28"/>
              </w:rPr>
            </w:pPr>
            <w:r>
              <w:rPr>
                <w:color w:val="000000"/>
                <w:sz w:val="28"/>
                <w:szCs w:val="28"/>
              </w:rPr>
              <w:t>OpenGIS Web Map Service version 1.3.0</w:t>
            </w:r>
          </w:p>
        </w:tc>
        <w:tc>
          <w:tcPr>
            <w:tcW w:w="1943" w:type="dxa"/>
            <w:shd w:val="clear" w:color="auto" w:fill="FFFFFF"/>
            <w:tcMar>
              <w:top w:w="0" w:type="dxa"/>
              <w:left w:w="0" w:type="dxa"/>
              <w:bottom w:w="0" w:type="dxa"/>
              <w:right w:w="0" w:type="dxa"/>
            </w:tcMar>
            <w:vAlign w:val="center"/>
          </w:tcPr>
          <w:p w14:paraId="60806784"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4A26960C" w14:textId="77777777">
        <w:trPr>
          <w:trHeight w:val="340"/>
          <w:jc w:val="center"/>
        </w:trPr>
        <w:tc>
          <w:tcPr>
            <w:tcW w:w="587" w:type="dxa"/>
            <w:vMerge/>
            <w:shd w:val="clear" w:color="auto" w:fill="FFFFFF"/>
            <w:tcMar>
              <w:top w:w="0" w:type="dxa"/>
              <w:left w:w="0" w:type="dxa"/>
              <w:bottom w:w="0" w:type="dxa"/>
              <w:right w:w="0" w:type="dxa"/>
            </w:tcMar>
            <w:vAlign w:val="center"/>
          </w:tcPr>
          <w:p w14:paraId="388550E2"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6D7CC40B"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6679C0F2" w14:textId="77777777" w:rsidR="00B40AAF" w:rsidRDefault="00746E6D">
            <w:pPr>
              <w:spacing w:before="60" w:after="60"/>
              <w:ind w:left="152" w:right="213"/>
              <w:rPr>
                <w:color w:val="000000"/>
                <w:sz w:val="28"/>
                <w:szCs w:val="28"/>
              </w:rPr>
            </w:pPr>
            <w:r>
              <w:rPr>
                <w:color w:val="000000"/>
                <w:sz w:val="28"/>
                <w:szCs w:val="28"/>
              </w:rPr>
              <w:t>WFS v1.1.0</w:t>
            </w:r>
          </w:p>
        </w:tc>
        <w:tc>
          <w:tcPr>
            <w:tcW w:w="3094" w:type="dxa"/>
            <w:shd w:val="clear" w:color="auto" w:fill="FFFFFF"/>
            <w:tcMar>
              <w:top w:w="0" w:type="dxa"/>
              <w:left w:w="0" w:type="dxa"/>
              <w:bottom w:w="0" w:type="dxa"/>
              <w:right w:w="0" w:type="dxa"/>
            </w:tcMar>
            <w:vAlign w:val="center"/>
          </w:tcPr>
          <w:p w14:paraId="67EBF3EE" w14:textId="77777777" w:rsidR="00B40AAF" w:rsidRDefault="00746E6D">
            <w:pPr>
              <w:spacing w:before="60" w:after="60"/>
              <w:ind w:left="71" w:right="60"/>
              <w:rPr>
                <w:color w:val="000000"/>
                <w:sz w:val="28"/>
                <w:szCs w:val="28"/>
              </w:rPr>
            </w:pPr>
            <w:r>
              <w:rPr>
                <w:color w:val="000000"/>
                <w:sz w:val="28"/>
                <w:szCs w:val="28"/>
              </w:rPr>
              <w:t>Web Feature Service version 1.1.0</w:t>
            </w:r>
          </w:p>
        </w:tc>
        <w:tc>
          <w:tcPr>
            <w:tcW w:w="1943" w:type="dxa"/>
            <w:shd w:val="clear" w:color="auto" w:fill="FFFFFF"/>
            <w:tcMar>
              <w:top w:w="0" w:type="dxa"/>
              <w:left w:w="0" w:type="dxa"/>
              <w:bottom w:w="0" w:type="dxa"/>
              <w:right w:w="0" w:type="dxa"/>
            </w:tcMar>
            <w:vAlign w:val="center"/>
          </w:tcPr>
          <w:p w14:paraId="61F9E081"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6EFEC6F5" w14:textId="77777777">
        <w:trPr>
          <w:trHeight w:val="340"/>
          <w:jc w:val="center"/>
        </w:trPr>
        <w:tc>
          <w:tcPr>
            <w:tcW w:w="587" w:type="dxa"/>
            <w:shd w:val="clear" w:color="auto" w:fill="FFFFFF"/>
            <w:tcMar>
              <w:top w:w="0" w:type="dxa"/>
              <w:left w:w="0" w:type="dxa"/>
              <w:bottom w:w="0" w:type="dxa"/>
              <w:right w:w="0" w:type="dxa"/>
            </w:tcMar>
            <w:vAlign w:val="center"/>
          </w:tcPr>
          <w:p w14:paraId="45571463" w14:textId="77777777" w:rsidR="00B40AAF" w:rsidRDefault="00746E6D">
            <w:pPr>
              <w:spacing w:before="60" w:after="60"/>
              <w:jc w:val="center"/>
              <w:rPr>
                <w:color w:val="000000"/>
                <w:sz w:val="28"/>
                <w:szCs w:val="28"/>
              </w:rPr>
            </w:pPr>
            <w:r>
              <w:rPr>
                <w:color w:val="000000"/>
                <w:sz w:val="28"/>
                <w:szCs w:val="28"/>
              </w:rPr>
              <w:t>2.10</w:t>
            </w:r>
          </w:p>
        </w:tc>
        <w:tc>
          <w:tcPr>
            <w:tcW w:w="1569" w:type="dxa"/>
            <w:shd w:val="clear" w:color="auto" w:fill="FFFFFF"/>
            <w:tcMar>
              <w:top w:w="0" w:type="dxa"/>
              <w:left w:w="0" w:type="dxa"/>
              <w:bottom w:w="0" w:type="dxa"/>
              <w:right w:w="0" w:type="dxa"/>
            </w:tcMar>
            <w:vAlign w:val="center"/>
          </w:tcPr>
          <w:p w14:paraId="38B6057D" w14:textId="77777777" w:rsidR="00B40AAF" w:rsidRDefault="00746E6D">
            <w:pPr>
              <w:spacing w:before="60" w:after="60"/>
              <w:ind w:left="148" w:right="89"/>
              <w:rPr>
                <w:color w:val="000000"/>
                <w:sz w:val="28"/>
                <w:szCs w:val="28"/>
              </w:rPr>
            </w:pPr>
            <w:r>
              <w:rPr>
                <w:color w:val="000000"/>
                <w:sz w:val="28"/>
                <w:szCs w:val="28"/>
              </w:rPr>
              <w:t>Trao đổi dữ liệu đặc tả tài liệu XML</w:t>
            </w:r>
          </w:p>
        </w:tc>
        <w:tc>
          <w:tcPr>
            <w:tcW w:w="2012" w:type="dxa"/>
            <w:shd w:val="clear" w:color="auto" w:fill="FFFFFF"/>
            <w:tcMar>
              <w:top w:w="0" w:type="dxa"/>
              <w:left w:w="0" w:type="dxa"/>
              <w:bottom w:w="0" w:type="dxa"/>
              <w:right w:w="0" w:type="dxa"/>
            </w:tcMar>
            <w:vAlign w:val="center"/>
          </w:tcPr>
          <w:p w14:paraId="39FD58FD" w14:textId="77777777" w:rsidR="00B40AAF" w:rsidRDefault="00746E6D">
            <w:pPr>
              <w:spacing w:before="60" w:after="60"/>
              <w:ind w:left="152" w:right="213"/>
              <w:rPr>
                <w:color w:val="000000"/>
                <w:sz w:val="28"/>
                <w:szCs w:val="28"/>
              </w:rPr>
            </w:pPr>
            <w:r>
              <w:rPr>
                <w:color w:val="000000"/>
                <w:sz w:val="28"/>
                <w:szCs w:val="28"/>
              </w:rPr>
              <w:t>XMI v2.4.2</w:t>
            </w:r>
          </w:p>
        </w:tc>
        <w:tc>
          <w:tcPr>
            <w:tcW w:w="3094" w:type="dxa"/>
            <w:shd w:val="clear" w:color="auto" w:fill="FFFFFF"/>
            <w:tcMar>
              <w:top w:w="0" w:type="dxa"/>
              <w:left w:w="0" w:type="dxa"/>
              <w:bottom w:w="0" w:type="dxa"/>
              <w:right w:w="0" w:type="dxa"/>
            </w:tcMar>
            <w:vAlign w:val="center"/>
          </w:tcPr>
          <w:p w14:paraId="474BADD0" w14:textId="77777777" w:rsidR="00B40AAF" w:rsidRDefault="00746E6D">
            <w:pPr>
              <w:spacing w:before="60" w:after="60"/>
              <w:ind w:left="71" w:right="60"/>
              <w:rPr>
                <w:color w:val="000000"/>
                <w:sz w:val="28"/>
                <w:szCs w:val="28"/>
              </w:rPr>
            </w:pPr>
            <w:r>
              <w:rPr>
                <w:color w:val="000000"/>
                <w:sz w:val="28"/>
                <w:szCs w:val="28"/>
              </w:rPr>
              <w:t>XML Metadata Interchange version 2.4.2</w:t>
            </w:r>
          </w:p>
        </w:tc>
        <w:tc>
          <w:tcPr>
            <w:tcW w:w="1943" w:type="dxa"/>
            <w:shd w:val="clear" w:color="auto" w:fill="FFFFFF"/>
            <w:tcMar>
              <w:top w:w="0" w:type="dxa"/>
              <w:left w:w="0" w:type="dxa"/>
              <w:bottom w:w="0" w:type="dxa"/>
              <w:right w:w="0" w:type="dxa"/>
            </w:tcMar>
            <w:vAlign w:val="center"/>
          </w:tcPr>
          <w:p w14:paraId="3D57DE7A"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0A989085" w14:textId="77777777">
        <w:trPr>
          <w:trHeight w:val="340"/>
          <w:jc w:val="center"/>
        </w:trPr>
        <w:tc>
          <w:tcPr>
            <w:tcW w:w="587" w:type="dxa"/>
            <w:shd w:val="clear" w:color="auto" w:fill="FFFFFF"/>
            <w:tcMar>
              <w:top w:w="0" w:type="dxa"/>
              <w:left w:w="0" w:type="dxa"/>
              <w:bottom w:w="0" w:type="dxa"/>
              <w:right w:w="0" w:type="dxa"/>
            </w:tcMar>
            <w:vAlign w:val="center"/>
          </w:tcPr>
          <w:p w14:paraId="3F23A0A3" w14:textId="77777777" w:rsidR="00B40AAF" w:rsidRDefault="00746E6D">
            <w:pPr>
              <w:spacing w:before="60" w:after="60"/>
              <w:jc w:val="center"/>
              <w:rPr>
                <w:color w:val="000000"/>
                <w:sz w:val="28"/>
                <w:szCs w:val="28"/>
              </w:rPr>
            </w:pPr>
            <w:r>
              <w:rPr>
                <w:color w:val="000000"/>
                <w:sz w:val="28"/>
                <w:szCs w:val="28"/>
              </w:rPr>
              <w:t>2.11</w:t>
            </w:r>
          </w:p>
        </w:tc>
        <w:tc>
          <w:tcPr>
            <w:tcW w:w="1569" w:type="dxa"/>
            <w:shd w:val="clear" w:color="auto" w:fill="FFFFFF"/>
            <w:tcMar>
              <w:top w:w="0" w:type="dxa"/>
              <w:left w:w="0" w:type="dxa"/>
              <w:bottom w:w="0" w:type="dxa"/>
              <w:right w:w="0" w:type="dxa"/>
            </w:tcMar>
            <w:vAlign w:val="center"/>
          </w:tcPr>
          <w:p w14:paraId="54D65BF7" w14:textId="77777777" w:rsidR="00B40AAF" w:rsidRDefault="00746E6D">
            <w:pPr>
              <w:spacing w:before="60" w:after="60"/>
              <w:ind w:left="148" w:right="89"/>
              <w:rPr>
                <w:color w:val="000000"/>
                <w:sz w:val="28"/>
                <w:szCs w:val="28"/>
              </w:rPr>
            </w:pPr>
            <w:r>
              <w:rPr>
                <w:color w:val="000000"/>
                <w:sz w:val="28"/>
                <w:szCs w:val="28"/>
              </w:rPr>
              <w:t>Sổ đăng ký siêu dữ liệu (MDR)</w:t>
            </w:r>
          </w:p>
        </w:tc>
        <w:tc>
          <w:tcPr>
            <w:tcW w:w="2012" w:type="dxa"/>
            <w:shd w:val="clear" w:color="auto" w:fill="FFFFFF"/>
            <w:tcMar>
              <w:top w:w="0" w:type="dxa"/>
              <w:left w:w="0" w:type="dxa"/>
              <w:bottom w:w="0" w:type="dxa"/>
              <w:right w:w="0" w:type="dxa"/>
            </w:tcMar>
            <w:vAlign w:val="center"/>
          </w:tcPr>
          <w:p w14:paraId="3E92E8E6" w14:textId="77777777" w:rsidR="00B40AAF" w:rsidRDefault="00746E6D">
            <w:pPr>
              <w:spacing w:before="60" w:after="60"/>
              <w:ind w:left="152" w:right="213"/>
              <w:rPr>
                <w:color w:val="000000"/>
                <w:sz w:val="28"/>
                <w:szCs w:val="28"/>
              </w:rPr>
            </w:pPr>
            <w:r>
              <w:rPr>
                <w:color w:val="000000"/>
                <w:sz w:val="28"/>
                <w:szCs w:val="28"/>
              </w:rPr>
              <w:t>ISO/IEC 11179:2015</w:t>
            </w:r>
          </w:p>
        </w:tc>
        <w:tc>
          <w:tcPr>
            <w:tcW w:w="3094" w:type="dxa"/>
            <w:shd w:val="clear" w:color="auto" w:fill="FFFFFF"/>
            <w:tcMar>
              <w:top w:w="0" w:type="dxa"/>
              <w:left w:w="0" w:type="dxa"/>
              <w:bottom w:w="0" w:type="dxa"/>
              <w:right w:w="0" w:type="dxa"/>
            </w:tcMar>
            <w:vAlign w:val="center"/>
          </w:tcPr>
          <w:p w14:paraId="24FD950D" w14:textId="77777777" w:rsidR="00B40AAF" w:rsidRDefault="00746E6D">
            <w:pPr>
              <w:spacing w:before="60" w:after="60"/>
              <w:ind w:left="71" w:right="60"/>
              <w:rPr>
                <w:color w:val="000000"/>
                <w:sz w:val="28"/>
                <w:szCs w:val="28"/>
              </w:rPr>
            </w:pPr>
            <w:r>
              <w:rPr>
                <w:color w:val="000000"/>
                <w:sz w:val="28"/>
                <w:szCs w:val="28"/>
              </w:rPr>
              <w:t>Sổ đăng ký siêu dữ liệu (Metadata registries - MDR)</w:t>
            </w:r>
          </w:p>
        </w:tc>
        <w:tc>
          <w:tcPr>
            <w:tcW w:w="1943" w:type="dxa"/>
            <w:shd w:val="clear" w:color="auto" w:fill="FFFFFF"/>
            <w:tcMar>
              <w:top w:w="0" w:type="dxa"/>
              <w:left w:w="0" w:type="dxa"/>
              <w:bottom w:w="0" w:type="dxa"/>
              <w:right w:w="0" w:type="dxa"/>
            </w:tcMar>
            <w:vAlign w:val="center"/>
          </w:tcPr>
          <w:p w14:paraId="2F4BD0DE"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350664AC" w14:textId="77777777">
        <w:trPr>
          <w:trHeight w:val="340"/>
          <w:jc w:val="center"/>
        </w:trPr>
        <w:tc>
          <w:tcPr>
            <w:tcW w:w="587" w:type="dxa"/>
            <w:shd w:val="clear" w:color="auto" w:fill="FFFFFF"/>
            <w:tcMar>
              <w:top w:w="0" w:type="dxa"/>
              <w:left w:w="0" w:type="dxa"/>
              <w:bottom w:w="0" w:type="dxa"/>
              <w:right w:w="0" w:type="dxa"/>
            </w:tcMar>
            <w:vAlign w:val="center"/>
          </w:tcPr>
          <w:p w14:paraId="19ECF6D1" w14:textId="77777777" w:rsidR="00B40AAF" w:rsidRDefault="00746E6D">
            <w:pPr>
              <w:spacing w:before="60" w:after="60"/>
              <w:jc w:val="center"/>
              <w:rPr>
                <w:color w:val="000000"/>
                <w:sz w:val="28"/>
                <w:szCs w:val="28"/>
              </w:rPr>
            </w:pPr>
            <w:r>
              <w:rPr>
                <w:color w:val="000000"/>
                <w:sz w:val="28"/>
                <w:szCs w:val="28"/>
              </w:rPr>
              <w:t>2.12</w:t>
            </w:r>
          </w:p>
        </w:tc>
        <w:tc>
          <w:tcPr>
            <w:tcW w:w="1569" w:type="dxa"/>
            <w:shd w:val="clear" w:color="auto" w:fill="FFFFFF"/>
            <w:tcMar>
              <w:top w:w="0" w:type="dxa"/>
              <w:left w:w="0" w:type="dxa"/>
              <w:bottom w:w="0" w:type="dxa"/>
              <w:right w:w="0" w:type="dxa"/>
            </w:tcMar>
            <w:vAlign w:val="center"/>
          </w:tcPr>
          <w:p w14:paraId="32C561C1" w14:textId="77777777" w:rsidR="00B40AAF" w:rsidRDefault="00746E6D">
            <w:pPr>
              <w:spacing w:before="60" w:after="60"/>
              <w:ind w:left="148" w:right="89"/>
              <w:rPr>
                <w:color w:val="000000"/>
                <w:sz w:val="28"/>
                <w:szCs w:val="28"/>
              </w:rPr>
            </w:pPr>
            <w:r>
              <w:rPr>
                <w:color w:val="000000"/>
                <w:sz w:val="28"/>
                <w:szCs w:val="28"/>
              </w:rPr>
              <w:t>Bộ phần tử siêu dữ liệu Dublin Core</w:t>
            </w:r>
          </w:p>
        </w:tc>
        <w:tc>
          <w:tcPr>
            <w:tcW w:w="2012" w:type="dxa"/>
            <w:shd w:val="clear" w:color="auto" w:fill="FFFFFF"/>
            <w:tcMar>
              <w:top w:w="0" w:type="dxa"/>
              <w:left w:w="0" w:type="dxa"/>
              <w:bottom w:w="0" w:type="dxa"/>
              <w:right w:w="0" w:type="dxa"/>
            </w:tcMar>
            <w:vAlign w:val="center"/>
          </w:tcPr>
          <w:p w14:paraId="5943FAEF" w14:textId="77777777" w:rsidR="00B40AAF" w:rsidRDefault="00746E6D">
            <w:pPr>
              <w:spacing w:before="60" w:after="60"/>
              <w:ind w:left="152" w:right="213"/>
              <w:rPr>
                <w:color w:val="000000"/>
                <w:sz w:val="28"/>
                <w:szCs w:val="28"/>
              </w:rPr>
            </w:pPr>
            <w:r>
              <w:rPr>
                <w:color w:val="000000"/>
                <w:sz w:val="28"/>
                <w:szCs w:val="28"/>
              </w:rPr>
              <w:t>ISO 15836- 1:2017</w:t>
            </w:r>
          </w:p>
        </w:tc>
        <w:tc>
          <w:tcPr>
            <w:tcW w:w="3094" w:type="dxa"/>
            <w:shd w:val="clear" w:color="auto" w:fill="FFFFFF"/>
            <w:tcMar>
              <w:top w:w="0" w:type="dxa"/>
              <w:left w:w="0" w:type="dxa"/>
              <w:bottom w:w="0" w:type="dxa"/>
              <w:right w:w="0" w:type="dxa"/>
            </w:tcMar>
            <w:vAlign w:val="center"/>
          </w:tcPr>
          <w:p w14:paraId="1FFE8A27" w14:textId="77777777" w:rsidR="00B40AAF" w:rsidRDefault="00746E6D">
            <w:pPr>
              <w:spacing w:before="60" w:after="60"/>
              <w:ind w:left="71" w:right="60"/>
              <w:rPr>
                <w:color w:val="000000"/>
                <w:sz w:val="28"/>
                <w:szCs w:val="28"/>
              </w:rPr>
            </w:pPr>
            <w:r>
              <w:rPr>
                <w:color w:val="000000"/>
                <w:sz w:val="28"/>
                <w:szCs w:val="28"/>
              </w:rPr>
              <w:t>Bộ phần tử siêu dữ liệu Dublin Core</w:t>
            </w:r>
          </w:p>
        </w:tc>
        <w:tc>
          <w:tcPr>
            <w:tcW w:w="1943" w:type="dxa"/>
            <w:shd w:val="clear" w:color="auto" w:fill="FFFFFF"/>
            <w:tcMar>
              <w:top w:w="0" w:type="dxa"/>
              <w:left w:w="0" w:type="dxa"/>
              <w:bottom w:w="0" w:type="dxa"/>
              <w:right w:w="0" w:type="dxa"/>
            </w:tcMar>
            <w:vAlign w:val="center"/>
          </w:tcPr>
          <w:p w14:paraId="0306C028" w14:textId="77777777" w:rsidR="00B40AAF" w:rsidRDefault="00746E6D">
            <w:pPr>
              <w:spacing w:before="60" w:after="60"/>
              <w:ind w:left="81" w:right="136"/>
              <w:jc w:val="center"/>
              <w:rPr>
                <w:color w:val="000000"/>
                <w:sz w:val="28"/>
                <w:szCs w:val="28"/>
              </w:rPr>
            </w:pPr>
            <w:bookmarkStart w:id="118" w:name="_heading=h.3bj1y38" w:colFirst="0" w:colLast="0"/>
            <w:bookmarkEnd w:id="118"/>
            <w:r>
              <w:rPr>
                <w:color w:val="000000"/>
                <w:sz w:val="28"/>
                <w:szCs w:val="28"/>
              </w:rPr>
              <w:t>Khuyến nghị áp dụng</w:t>
            </w:r>
            <w:hyperlink w:anchor="_heading=h.3kkl7fh">
              <w:r>
                <w:rPr>
                  <w:color w:val="000000"/>
                  <w:sz w:val="28"/>
                  <w:szCs w:val="28"/>
                  <w:u w:val="single"/>
                </w:rPr>
                <w:t>(*)</w:t>
              </w:r>
            </w:hyperlink>
            <w:hyperlink w:anchor="_heading=h.3kkl7fh" w:history="1"/>
          </w:p>
        </w:tc>
      </w:tr>
      <w:tr w:rsidR="00B40AAF" w14:paraId="4794753B" w14:textId="77777777">
        <w:trPr>
          <w:trHeight w:val="340"/>
          <w:jc w:val="center"/>
        </w:trPr>
        <w:tc>
          <w:tcPr>
            <w:tcW w:w="587" w:type="dxa"/>
            <w:shd w:val="clear" w:color="auto" w:fill="FFFFFF"/>
            <w:tcMar>
              <w:top w:w="0" w:type="dxa"/>
              <w:left w:w="0" w:type="dxa"/>
              <w:bottom w:w="0" w:type="dxa"/>
              <w:right w:w="0" w:type="dxa"/>
            </w:tcMar>
            <w:vAlign w:val="center"/>
          </w:tcPr>
          <w:p w14:paraId="5150DF6C" w14:textId="77777777" w:rsidR="00B40AAF" w:rsidRDefault="00746E6D">
            <w:pPr>
              <w:spacing w:before="60" w:after="60"/>
              <w:jc w:val="center"/>
              <w:rPr>
                <w:color w:val="000000"/>
                <w:sz w:val="28"/>
                <w:szCs w:val="28"/>
              </w:rPr>
            </w:pPr>
            <w:r>
              <w:rPr>
                <w:color w:val="000000"/>
                <w:sz w:val="28"/>
                <w:szCs w:val="28"/>
              </w:rPr>
              <w:t>2.13</w:t>
            </w:r>
          </w:p>
        </w:tc>
        <w:tc>
          <w:tcPr>
            <w:tcW w:w="1569" w:type="dxa"/>
            <w:shd w:val="clear" w:color="auto" w:fill="FFFFFF"/>
            <w:tcMar>
              <w:top w:w="0" w:type="dxa"/>
              <w:left w:w="0" w:type="dxa"/>
              <w:bottom w:w="0" w:type="dxa"/>
              <w:right w:w="0" w:type="dxa"/>
            </w:tcMar>
            <w:vAlign w:val="center"/>
          </w:tcPr>
          <w:p w14:paraId="269800E9" w14:textId="77777777" w:rsidR="00B40AAF" w:rsidRDefault="00746E6D">
            <w:pPr>
              <w:spacing w:before="60" w:after="60"/>
              <w:ind w:left="148" w:right="89"/>
              <w:rPr>
                <w:color w:val="000000"/>
                <w:sz w:val="28"/>
                <w:szCs w:val="28"/>
              </w:rPr>
            </w:pPr>
            <w:r>
              <w:rPr>
                <w:color w:val="000000"/>
                <w:sz w:val="28"/>
                <w:szCs w:val="28"/>
              </w:rPr>
              <w:t>Định dạng trao đổi dữ liệu mô tả đối tượng dạng kịch bản JavaScript</w:t>
            </w:r>
          </w:p>
        </w:tc>
        <w:tc>
          <w:tcPr>
            <w:tcW w:w="2012" w:type="dxa"/>
            <w:shd w:val="clear" w:color="auto" w:fill="FFFFFF"/>
            <w:tcMar>
              <w:top w:w="0" w:type="dxa"/>
              <w:left w:w="0" w:type="dxa"/>
              <w:bottom w:w="0" w:type="dxa"/>
              <w:right w:w="0" w:type="dxa"/>
            </w:tcMar>
            <w:vAlign w:val="center"/>
          </w:tcPr>
          <w:p w14:paraId="3067B9D8" w14:textId="77777777" w:rsidR="00B40AAF" w:rsidRDefault="00746E6D">
            <w:pPr>
              <w:spacing w:before="60" w:after="60"/>
              <w:ind w:left="152" w:right="213"/>
              <w:rPr>
                <w:color w:val="000000"/>
                <w:sz w:val="28"/>
                <w:szCs w:val="28"/>
              </w:rPr>
            </w:pPr>
            <w:r>
              <w:rPr>
                <w:color w:val="000000"/>
                <w:sz w:val="28"/>
                <w:szCs w:val="28"/>
              </w:rPr>
              <w:t>JSON RFC 7159</w:t>
            </w:r>
          </w:p>
        </w:tc>
        <w:tc>
          <w:tcPr>
            <w:tcW w:w="3094" w:type="dxa"/>
            <w:shd w:val="clear" w:color="auto" w:fill="FFFFFF"/>
            <w:tcMar>
              <w:top w:w="0" w:type="dxa"/>
              <w:left w:w="0" w:type="dxa"/>
              <w:bottom w:w="0" w:type="dxa"/>
              <w:right w:w="0" w:type="dxa"/>
            </w:tcMar>
            <w:vAlign w:val="center"/>
          </w:tcPr>
          <w:p w14:paraId="16516D16" w14:textId="77777777" w:rsidR="00B40AAF" w:rsidRDefault="00746E6D">
            <w:pPr>
              <w:spacing w:before="60" w:after="60"/>
              <w:ind w:left="71" w:right="60"/>
              <w:rPr>
                <w:color w:val="000000"/>
                <w:sz w:val="28"/>
                <w:szCs w:val="28"/>
              </w:rPr>
            </w:pPr>
            <w:r>
              <w:rPr>
                <w:color w:val="000000"/>
                <w:sz w:val="28"/>
                <w:szCs w:val="28"/>
              </w:rPr>
              <w:t>JavaScript O</w:t>
            </w:r>
            <w:r>
              <w:rPr>
                <w:color w:val="000000"/>
                <w:sz w:val="28"/>
                <w:szCs w:val="28"/>
                <w:highlight w:val="white"/>
              </w:rPr>
              <w:t>b</w:t>
            </w:r>
            <w:r>
              <w:rPr>
                <w:color w:val="000000"/>
                <w:sz w:val="28"/>
                <w:szCs w:val="28"/>
              </w:rPr>
              <w:t>ject Notation</w:t>
            </w:r>
          </w:p>
        </w:tc>
        <w:tc>
          <w:tcPr>
            <w:tcW w:w="1943" w:type="dxa"/>
            <w:shd w:val="clear" w:color="auto" w:fill="FFFFFF"/>
            <w:tcMar>
              <w:top w:w="0" w:type="dxa"/>
              <w:left w:w="0" w:type="dxa"/>
              <w:bottom w:w="0" w:type="dxa"/>
              <w:right w:w="0" w:type="dxa"/>
            </w:tcMar>
            <w:vAlign w:val="center"/>
          </w:tcPr>
          <w:p w14:paraId="4CD2A1C2"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73DB79B6" w14:textId="77777777">
        <w:trPr>
          <w:trHeight w:val="340"/>
          <w:jc w:val="center"/>
        </w:trPr>
        <w:tc>
          <w:tcPr>
            <w:tcW w:w="587" w:type="dxa"/>
            <w:shd w:val="clear" w:color="auto" w:fill="FFFFFF"/>
            <w:tcMar>
              <w:top w:w="0" w:type="dxa"/>
              <w:left w:w="0" w:type="dxa"/>
              <w:bottom w:w="0" w:type="dxa"/>
              <w:right w:w="0" w:type="dxa"/>
            </w:tcMar>
            <w:vAlign w:val="center"/>
          </w:tcPr>
          <w:p w14:paraId="25622589" w14:textId="77777777" w:rsidR="00B40AAF" w:rsidRDefault="00746E6D">
            <w:pPr>
              <w:spacing w:before="60" w:after="60"/>
              <w:jc w:val="center"/>
              <w:rPr>
                <w:color w:val="000000"/>
                <w:sz w:val="28"/>
                <w:szCs w:val="28"/>
              </w:rPr>
            </w:pPr>
            <w:r>
              <w:rPr>
                <w:color w:val="000000"/>
                <w:sz w:val="28"/>
                <w:szCs w:val="28"/>
              </w:rPr>
              <w:t>2.14</w:t>
            </w:r>
          </w:p>
        </w:tc>
        <w:tc>
          <w:tcPr>
            <w:tcW w:w="1569" w:type="dxa"/>
            <w:shd w:val="clear" w:color="auto" w:fill="FFFFFF"/>
            <w:tcMar>
              <w:top w:w="0" w:type="dxa"/>
              <w:left w:w="0" w:type="dxa"/>
              <w:bottom w:w="0" w:type="dxa"/>
              <w:right w:w="0" w:type="dxa"/>
            </w:tcMar>
            <w:vAlign w:val="center"/>
          </w:tcPr>
          <w:p w14:paraId="4146CF16" w14:textId="77777777" w:rsidR="00B40AAF" w:rsidRDefault="00746E6D">
            <w:pPr>
              <w:spacing w:before="60" w:after="60"/>
              <w:ind w:left="148" w:right="89"/>
              <w:rPr>
                <w:color w:val="000000"/>
                <w:sz w:val="28"/>
                <w:szCs w:val="28"/>
              </w:rPr>
            </w:pPr>
            <w:r>
              <w:rPr>
                <w:color w:val="000000"/>
                <w:sz w:val="28"/>
                <w:szCs w:val="28"/>
              </w:rPr>
              <w:t>Ngôn ngữ mô hình quy trình nghiệp vụ</w:t>
            </w:r>
          </w:p>
        </w:tc>
        <w:tc>
          <w:tcPr>
            <w:tcW w:w="2012" w:type="dxa"/>
            <w:shd w:val="clear" w:color="auto" w:fill="FFFFFF"/>
            <w:tcMar>
              <w:top w:w="0" w:type="dxa"/>
              <w:left w:w="0" w:type="dxa"/>
              <w:bottom w:w="0" w:type="dxa"/>
              <w:right w:w="0" w:type="dxa"/>
            </w:tcMar>
            <w:vAlign w:val="center"/>
          </w:tcPr>
          <w:p w14:paraId="5483626C" w14:textId="77777777" w:rsidR="00B40AAF" w:rsidRDefault="00746E6D">
            <w:pPr>
              <w:spacing w:before="60" w:after="60"/>
              <w:ind w:left="152" w:right="213"/>
              <w:rPr>
                <w:color w:val="000000"/>
                <w:sz w:val="28"/>
                <w:szCs w:val="28"/>
              </w:rPr>
            </w:pPr>
            <w:r>
              <w:rPr>
                <w:color w:val="000000"/>
                <w:sz w:val="28"/>
                <w:szCs w:val="28"/>
              </w:rPr>
              <w:t>BPMN 2.0</w:t>
            </w:r>
          </w:p>
        </w:tc>
        <w:tc>
          <w:tcPr>
            <w:tcW w:w="3094" w:type="dxa"/>
            <w:shd w:val="clear" w:color="auto" w:fill="FFFFFF"/>
            <w:tcMar>
              <w:top w:w="0" w:type="dxa"/>
              <w:left w:w="0" w:type="dxa"/>
              <w:bottom w:w="0" w:type="dxa"/>
              <w:right w:w="0" w:type="dxa"/>
            </w:tcMar>
            <w:vAlign w:val="center"/>
          </w:tcPr>
          <w:p w14:paraId="4F63A47F" w14:textId="77777777" w:rsidR="00B40AAF" w:rsidRDefault="00746E6D">
            <w:pPr>
              <w:spacing w:before="60" w:after="60"/>
              <w:ind w:left="71" w:right="60"/>
              <w:rPr>
                <w:color w:val="000000"/>
                <w:sz w:val="28"/>
                <w:szCs w:val="28"/>
              </w:rPr>
            </w:pPr>
            <w:r>
              <w:rPr>
                <w:color w:val="000000"/>
                <w:sz w:val="28"/>
                <w:szCs w:val="28"/>
              </w:rPr>
              <w:t>Business Process Model and Notation version 2.0</w:t>
            </w:r>
          </w:p>
        </w:tc>
        <w:tc>
          <w:tcPr>
            <w:tcW w:w="1943" w:type="dxa"/>
            <w:shd w:val="clear" w:color="auto" w:fill="FFFFFF"/>
            <w:tcMar>
              <w:top w:w="0" w:type="dxa"/>
              <w:left w:w="0" w:type="dxa"/>
              <w:bottom w:w="0" w:type="dxa"/>
              <w:right w:w="0" w:type="dxa"/>
            </w:tcMar>
            <w:vAlign w:val="center"/>
          </w:tcPr>
          <w:p w14:paraId="3CAA7F1E"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11DFB8B1" w14:textId="77777777">
        <w:trPr>
          <w:trHeight w:val="340"/>
          <w:jc w:val="center"/>
        </w:trPr>
        <w:tc>
          <w:tcPr>
            <w:tcW w:w="587" w:type="dxa"/>
            <w:shd w:val="clear" w:color="auto" w:fill="FFFFFF"/>
            <w:tcMar>
              <w:top w:w="0" w:type="dxa"/>
              <w:left w:w="0" w:type="dxa"/>
              <w:bottom w:w="0" w:type="dxa"/>
              <w:right w:w="0" w:type="dxa"/>
            </w:tcMar>
            <w:vAlign w:val="center"/>
          </w:tcPr>
          <w:p w14:paraId="45D936D3" w14:textId="77777777" w:rsidR="00B40AAF" w:rsidRDefault="00746E6D">
            <w:pPr>
              <w:spacing w:before="60" w:after="60"/>
              <w:jc w:val="center"/>
              <w:rPr>
                <w:color w:val="000000"/>
                <w:sz w:val="28"/>
                <w:szCs w:val="28"/>
              </w:rPr>
            </w:pPr>
            <w:r>
              <w:rPr>
                <w:b/>
                <w:color w:val="000000"/>
                <w:sz w:val="28"/>
                <w:szCs w:val="28"/>
              </w:rPr>
              <w:t>3</w:t>
            </w:r>
          </w:p>
        </w:tc>
        <w:tc>
          <w:tcPr>
            <w:tcW w:w="8618" w:type="dxa"/>
            <w:gridSpan w:val="4"/>
            <w:shd w:val="clear" w:color="auto" w:fill="FFFFFF"/>
            <w:tcMar>
              <w:top w:w="0" w:type="dxa"/>
              <w:left w:w="0" w:type="dxa"/>
              <w:bottom w:w="0" w:type="dxa"/>
              <w:right w:w="0" w:type="dxa"/>
            </w:tcMar>
            <w:vAlign w:val="center"/>
          </w:tcPr>
          <w:p w14:paraId="3919124C" w14:textId="77777777" w:rsidR="00B40AAF" w:rsidRDefault="00746E6D">
            <w:pPr>
              <w:spacing w:before="60" w:after="60"/>
              <w:ind w:left="81" w:right="136"/>
              <w:rPr>
                <w:color w:val="000000"/>
                <w:sz w:val="28"/>
                <w:szCs w:val="28"/>
              </w:rPr>
            </w:pPr>
            <w:r>
              <w:rPr>
                <w:b/>
                <w:color w:val="000000"/>
                <w:sz w:val="28"/>
                <w:szCs w:val="28"/>
              </w:rPr>
              <w:t>Tiêu chuẩn về truy cập thông tin</w:t>
            </w:r>
          </w:p>
        </w:tc>
      </w:tr>
      <w:tr w:rsidR="00B40AAF" w14:paraId="4882140C"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4EBD11ED" w14:textId="77777777" w:rsidR="00B40AAF" w:rsidRDefault="00746E6D">
            <w:pPr>
              <w:spacing w:before="60" w:after="60"/>
              <w:jc w:val="center"/>
              <w:rPr>
                <w:color w:val="000000"/>
                <w:sz w:val="28"/>
                <w:szCs w:val="28"/>
              </w:rPr>
            </w:pPr>
            <w:r>
              <w:rPr>
                <w:color w:val="000000"/>
                <w:sz w:val="28"/>
                <w:szCs w:val="28"/>
              </w:rPr>
              <w:lastRenderedPageBreak/>
              <w:t>3.1</w:t>
            </w:r>
          </w:p>
        </w:tc>
        <w:tc>
          <w:tcPr>
            <w:tcW w:w="1569" w:type="dxa"/>
            <w:vMerge w:val="restart"/>
            <w:shd w:val="clear" w:color="auto" w:fill="FFFFFF"/>
            <w:tcMar>
              <w:top w:w="0" w:type="dxa"/>
              <w:left w:w="0" w:type="dxa"/>
              <w:bottom w:w="0" w:type="dxa"/>
              <w:right w:w="0" w:type="dxa"/>
            </w:tcMar>
            <w:vAlign w:val="center"/>
          </w:tcPr>
          <w:p w14:paraId="466590B5" w14:textId="77777777" w:rsidR="00B40AAF" w:rsidRDefault="00746E6D">
            <w:pPr>
              <w:spacing w:before="60" w:after="60"/>
              <w:ind w:left="148" w:right="89"/>
              <w:rPr>
                <w:color w:val="000000"/>
                <w:sz w:val="28"/>
                <w:szCs w:val="28"/>
              </w:rPr>
            </w:pPr>
            <w:r>
              <w:rPr>
                <w:color w:val="000000"/>
                <w:sz w:val="28"/>
                <w:szCs w:val="28"/>
              </w:rPr>
              <w:t>Chuẩn nội dung Web</w:t>
            </w:r>
          </w:p>
        </w:tc>
        <w:tc>
          <w:tcPr>
            <w:tcW w:w="2012" w:type="dxa"/>
            <w:shd w:val="clear" w:color="auto" w:fill="FFFFFF"/>
            <w:tcMar>
              <w:top w:w="0" w:type="dxa"/>
              <w:left w:w="0" w:type="dxa"/>
              <w:bottom w:w="0" w:type="dxa"/>
              <w:right w:w="0" w:type="dxa"/>
            </w:tcMar>
            <w:vAlign w:val="center"/>
          </w:tcPr>
          <w:p w14:paraId="416D40E7" w14:textId="77777777" w:rsidR="00B40AAF" w:rsidRDefault="00746E6D">
            <w:pPr>
              <w:spacing w:before="60" w:after="60"/>
              <w:ind w:left="152" w:right="213"/>
              <w:rPr>
                <w:color w:val="000000"/>
                <w:sz w:val="28"/>
                <w:szCs w:val="28"/>
              </w:rPr>
            </w:pPr>
            <w:r>
              <w:rPr>
                <w:color w:val="000000"/>
                <w:sz w:val="28"/>
                <w:szCs w:val="28"/>
              </w:rPr>
              <w:t>HTML v4.01</w:t>
            </w:r>
          </w:p>
        </w:tc>
        <w:tc>
          <w:tcPr>
            <w:tcW w:w="3094" w:type="dxa"/>
            <w:shd w:val="clear" w:color="auto" w:fill="FFFFFF"/>
            <w:tcMar>
              <w:top w:w="0" w:type="dxa"/>
              <w:left w:w="0" w:type="dxa"/>
              <w:bottom w:w="0" w:type="dxa"/>
              <w:right w:w="0" w:type="dxa"/>
            </w:tcMar>
            <w:vAlign w:val="center"/>
          </w:tcPr>
          <w:p w14:paraId="175FACE5" w14:textId="77777777" w:rsidR="00B40AAF" w:rsidRDefault="00746E6D">
            <w:pPr>
              <w:spacing w:before="60" w:after="60"/>
              <w:ind w:left="71" w:right="60"/>
              <w:rPr>
                <w:color w:val="000000"/>
                <w:sz w:val="28"/>
                <w:szCs w:val="28"/>
              </w:rPr>
            </w:pPr>
            <w:r>
              <w:rPr>
                <w:color w:val="000000"/>
                <w:sz w:val="28"/>
                <w:szCs w:val="28"/>
              </w:rPr>
              <w:t>Hypertext Markup Language version 4.01</w:t>
            </w:r>
          </w:p>
        </w:tc>
        <w:tc>
          <w:tcPr>
            <w:tcW w:w="1943" w:type="dxa"/>
            <w:shd w:val="clear" w:color="auto" w:fill="FFFFFF"/>
            <w:tcMar>
              <w:top w:w="0" w:type="dxa"/>
              <w:left w:w="0" w:type="dxa"/>
              <w:bottom w:w="0" w:type="dxa"/>
              <w:right w:w="0" w:type="dxa"/>
            </w:tcMar>
            <w:vAlign w:val="center"/>
          </w:tcPr>
          <w:p w14:paraId="4C7891E6"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79D788D4" w14:textId="77777777">
        <w:trPr>
          <w:trHeight w:val="340"/>
          <w:jc w:val="center"/>
        </w:trPr>
        <w:tc>
          <w:tcPr>
            <w:tcW w:w="587" w:type="dxa"/>
            <w:vMerge/>
            <w:shd w:val="clear" w:color="auto" w:fill="FFFFFF"/>
            <w:tcMar>
              <w:top w:w="0" w:type="dxa"/>
              <w:left w:w="0" w:type="dxa"/>
              <w:bottom w:w="0" w:type="dxa"/>
              <w:right w:w="0" w:type="dxa"/>
            </w:tcMar>
            <w:vAlign w:val="center"/>
          </w:tcPr>
          <w:p w14:paraId="4147F4FD"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008E6595"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71DBA62B" w14:textId="77777777" w:rsidR="00B40AAF" w:rsidRDefault="00746E6D">
            <w:pPr>
              <w:spacing w:before="60" w:after="60"/>
              <w:ind w:left="152" w:right="213"/>
              <w:rPr>
                <w:color w:val="000000"/>
                <w:sz w:val="28"/>
                <w:szCs w:val="28"/>
              </w:rPr>
            </w:pPr>
            <w:r>
              <w:rPr>
                <w:color w:val="000000"/>
                <w:sz w:val="28"/>
                <w:szCs w:val="28"/>
              </w:rPr>
              <w:t>WCAG 2.0</w:t>
            </w:r>
          </w:p>
        </w:tc>
        <w:tc>
          <w:tcPr>
            <w:tcW w:w="3094" w:type="dxa"/>
            <w:shd w:val="clear" w:color="auto" w:fill="FFFFFF"/>
            <w:tcMar>
              <w:top w:w="0" w:type="dxa"/>
              <w:left w:w="0" w:type="dxa"/>
              <w:bottom w:w="0" w:type="dxa"/>
              <w:right w:w="0" w:type="dxa"/>
            </w:tcMar>
            <w:vAlign w:val="center"/>
          </w:tcPr>
          <w:p w14:paraId="1282C3CD" w14:textId="77777777" w:rsidR="00B40AAF" w:rsidRDefault="00746E6D">
            <w:pPr>
              <w:spacing w:before="60" w:after="60"/>
              <w:ind w:left="71" w:right="60"/>
              <w:rPr>
                <w:color w:val="000000"/>
                <w:sz w:val="28"/>
                <w:szCs w:val="28"/>
              </w:rPr>
            </w:pPr>
            <w:r>
              <w:rPr>
                <w:color w:val="000000"/>
                <w:sz w:val="28"/>
                <w:szCs w:val="28"/>
              </w:rPr>
              <w:t>W3C Web Content Accessibility Guidelines (WCAG) 2.0</w:t>
            </w:r>
          </w:p>
        </w:tc>
        <w:tc>
          <w:tcPr>
            <w:tcW w:w="1943" w:type="dxa"/>
            <w:shd w:val="clear" w:color="auto" w:fill="FFFFFF"/>
            <w:tcMar>
              <w:top w:w="0" w:type="dxa"/>
              <w:left w:w="0" w:type="dxa"/>
              <w:bottom w:w="0" w:type="dxa"/>
              <w:right w:w="0" w:type="dxa"/>
            </w:tcMar>
            <w:vAlign w:val="center"/>
          </w:tcPr>
          <w:p w14:paraId="3D9E3802"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5AC7C0E1" w14:textId="77777777">
        <w:trPr>
          <w:trHeight w:val="340"/>
          <w:jc w:val="center"/>
        </w:trPr>
        <w:tc>
          <w:tcPr>
            <w:tcW w:w="587" w:type="dxa"/>
            <w:vMerge/>
            <w:shd w:val="clear" w:color="auto" w:fill="FFFFFF"/>
            <w:tcMar>
              <w:top w:w="0" w:type="dxa"/>
              <w:left w:w="0" w:type="dxa"/>
              <w:bottom w:w="0" w:type="dxa"/>
              <w:right w:w="0" w:type="dxa"/>
            </w:tcMar>
            <w:vAlign w:val="center"/>
          </w:tcPr>
          <w:p w14:paraId="5CA920A1"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5F55A4D1"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73A0C814" w14:textId="77777777" w:rsidR="00B40AAF" w:rsidRDefault="00746E6D">
            <w:pPr>
              <w:spacing w:before="60" w:after="60"/>
              <w:ind w:left="152" w:right="213"/>
              <w:rPr>
                <w:color w:val="000000"/>
                <w:sz w:val="28"/>
                <w:szCs w:val="28"/>
              </w:rPr>
            </w:pPr>
            <w:r>
              <w:rPr>
                <w:color w:val="000000"/>
                <w:sz w:val="28"/>
                <w:szCs w:val="28"/>
              </w:rPr>
              <w:t>HTML 5</w:t>
            </w:r>
          </w:p>
        </w:tc>
        <w:tc>
          <w:tcPr>
            <w:tcW w:w="3094" w:type="dxa"/>
            <w:shd w:val="clear" w:color="auto" w:fill="FFFFFF"/>
            <w:tcMar>
              <w:top w:w="0" w:type="dxa"/>
              <w:left w:w="0" w:type="dxa"/>
              <w:bottom w:w="0" w:type="dxa"/>
              <w:right w:w="0" w:type="dxa"/>
            </w:tcMar>
            <w:vAlign w:val="center"/>
          </w:tcPr>
          <w:p w14:paraId="7A28A584" w14:textId="77777777" w:rsidR="00B40AAF" w:rsidRDefault="00746E6D">
            <w:pPr>
              <w:spacing w:before="60" w:after="60"/>
              <w:ind w:left="71" w:right="60"/>
              <w:rPr>
                <w:color w:val="000000"/>
                <w:sz w:val="28"/>
                <w:szCs w:val="28"/>
              </w:rPr>
            </w:pPr>
            <w:r>
              <w:rPr>
                <w:color w:val="000000"/>
                <w:sz w:val="28"/>
                <w:szCs w:val="28"/>
              </w:rPr>
              <w:t>Hypertext Markup Language version 5</w:t>
            </w:r>
          </w:p>
        </w:tc>
        <w:tc>
          <w:tcPr>
            <w:tcW w:w="1943" w:type="dxa"/>
            <w:shd w:val="clear" w:color="auto" w:fill="FFFFFF"/>
            <w:tcMar>
              <w:top w:w="0" w:type="dxa"/>
              <w:left w:w="0" w:type="dxa"/>
              <w:bottom w:w="0" w:type="dxa"/>
              <w:right w:w="0" w:type="dxa"/>
            </w:tcMar>
            <w:vAlign w:val="center"/>
          </w:tcPr>
          <w:p w14:paraId="0462BBB5"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1C566D3B" w14:textId="77777777">
        <w:trPr>
          <w:trHeight w:val="340"/>
          <w:jc w:val="center"/>
        </w:trPr>
        <w:tc>
          <w:tcPr>
            <w:tcW w:w="587" w:type="dxa"/>
            <w:shd w:val="clear" w:color="auto" w:fill="FFFFFF"/>
            <w:tcMar>
              <w:top w:w="0" w:type="dxa"/>
              <w:left w:w="0" w:type="dxa"/>
              <w:bottom w:w="0" w:type="dxa"/>
              <w:right w:w="0" w:type="dxa"/>
            </w:tcMar>
            <w:vAlign w:val="center"/>
          </w:tcPr>
          <w:p w14:paraId="3C3F656F" w14:textId="77777777" w:rsidR="00B40AAF" w:rsidRDefault="00746E6D">
            <w:pPr>
              <w:spacing w:before="60" w:after="60"/>
              <w:jc w:val="center"/>
              <w:rPr>
                <w:color w:val="000000"/>
                <w:sz w:val="28"/>
                <w:szCs w:val="28"/>
              </w:rPr>
            </w:pPr>
            <w:r>
              <w:rPr>
                <w:color w:val="000000"/>
                <w:sz w:val="28"/>
                <w:szCs w:val="28"/>
              </w:rPr>
              <w:t>3.2</w:t>
            </w:r>
          </w:p>
        </w:tc>
        <w:tc>
          <w:tcPr>
            <w:tcW w:w="1569" w:type="dxa"/>
            <w:shd w:val="clear" w:color="auto" w:fill="FFFFFF"/>
            <w:tcMar>
              <w:top w:w="0" w:type="dxa"/>
              <w:left w:w="0" w:type="dxa"/>
              <w:bottom w:w="0" w:type="dxa"/>
              <w:right w:w="0" w:type="dxa"/>
            </w:tcMar>
            <w:vAlign w:val="center"/>
          </w:tcPr>
          <w:p w14:paraId="67232A2A" w14:textId="77777777" w:rsidR="00B40AAF" w:rsidRDefault="00746E6D">
            <w:pPr>
              <w:spacing w:before="60" w:after="60"/>
              <w:ind w:left="148" w:right="89"/>
              <w:rPr>
                <w:color w:val="000000"/>
                <w:sz w:val="28"/>
                <w:szCs w:val="28"/>
              </w:rPr>
            </w:pPr>
            <w:r>
              <w:rPr>
                <w:color w:val="000000"/>
                <w:sz w:val="28"/>
                <w:szCs w:val="28"/>
              </w:rPr>
              <w:t>Chuẩn nội dung Web mở rộng</w:t>
            </w:r>
          </w:p>
        </w:tc>
        <w:tc>
          <w:tcPr>
            <w:tcW w:w="2012" w:type="dxa"/>
            <w:shd w:val="clear" w:color="auto" w:fill="FFFFFF"/>
            <w:tcMar>
              <w:top w:w="0" w:type="dxa"/>
              <w:left w:w="0" w:type="dxa"/>
              <w:bottom w:w="0" w:type="dxa"/>
              <w:right w:w="0" w:type="dxa"/>
            </w:tcMar>
            <w:vAlign w:val="center"/>
          </w:tcPr>
          <w:p w14:paraId="4B157B1A" w14:textId="77777777" w:rsidR="00B40AAF" w:rsidRDefault="00746E6D">
            <w:pPr>
              <w:spacing w:before="60" w:after="60"/>
              <w:ind w:left="152" w:right="213"/>
              <w:rPr>
                <w:color w:val="000000"/>
                <w:sz w:val="28"/>
                <w:szCs w:val="28"/>
              </w:rPr>
            </w:pPr>
            <w:r>
              <w:rPr>
                <w:color w:val="000000"/>
                <w:sz w:val="28"/>
                <w:szCs w:val="28"/>
              </w:rPr>
              <w:t>XHTML v1.1</w:t>
            </w:r>
          </w:p>
        </w:tc>
        <w:tc>
          <w:tcPr>
            <w:tcW w:w="3094" w:type="dxa"/>
            <w:shd w:val="clear" w:color="auto" w:fill="FFFFFF"/>
            <w:tcMar>
              <w:top w:w="0" w:type="dxa"/>
              <w:left w:w="0" w:type="dxa"/>
              <w:bottom w:w="0" w:type="dxa"/>
              <w:right w:w="0" w:type="dxa"/>
            </w:tcMar>
            <w:vAlign w:val="center"/>
          </w:tcPr>
          <w:p w14:paraId="1220793A" w14:textId="77777777" w:rsidR="00B40AAF" w:rsidRDefault="00746E6D">
            <w:pPr>
              <w:spacing w:before="60" w:after="60"/>
              <w:ind w:left="71" w:right="60"/>
              <w:rPr>
                <w:color w:val="000000"/>
                <w:sz w:val="28"/>
                <w:szCs w:val="28"/>
              </w:rPr>
            </w:pPr>
            <w:r>
              <w:rPr>
                <w:color w:val="000000"/>
                <w:sz w:val="28"/>
                <w:szCs w:val="28"/>
              </w:rPr>
              <w:t>Extensible Hypertext Markup Language version 1.1</w:t>
            </w:r>
          </w:p>
        </w:tc>
        <w:tc>
          <w:tcPr>
            <w:tcW w:w="1943" w:type="dxa"/>
            <w:shd w:val="clear" w:color="auto" w:fill="FFFFFF"/>
            <w:tcMar>
              <w:top w:w="0" w:type="dxa"/>
              <w:left w:w="0" w:type="dxa"/>
              <w:bottom w:w="0" w:type="dxa"/>
              <w:right w:w="0" w:type="dxa"/>
            </w:tcMar>
            <w:vAlign w:val="center"/>
          </w:tcPr>
          <w:p w14:paraId="02D76550"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37BC0D1A"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3AA928A2" w14:textId="77777777" w:rsidR="00B40AAF" w:rsidRDefault="00746E6D">
            <w:pPr>
              <w:spacing w:before="60" w:after="60"/>
              <w:jc w:val="center"/>
              <w:rPr>
                <w:color w:val="000000"/>
                <w:sz w:val="28"/>
                <w:szCs w:val="28"/>
              </w:rPr>
            </w:pPr>
            <w:r>
              <w:rPr>
                <w:color w:val="000000"/>
                <w:sz w:val="28"/>
                <w:szCs w:val="28"/>
              </w:rPr>
              <w:t>3.3</w:t>
            </w:r>
          </w:p>
        </w:tc>
        <w:tc>
          <w:tcPr>
            <w:tcW w:w="1569" w:type="dxa"/>
            <w:vMerge w:val="restart"/>
            <w:shd w:val="clear" w:color="auto" w:fill="FFFFFF"/>
            <w:tcMar>
              <w:top w:w="0" w:type="dxa"/>
              <w:left w:w="0" w:type="dxa"/>
              <w:bottom w:w="0" w:type="dxa"/>
              <w:right w:w="0" w:type="dxa"/>
            </w:tcMar>
            <w:vAlign w:val="center"/>
          </w:tcPr>
          <w:p w14:paraId="0688A22D" w14:textId="77777777" w:rsidR="00B40AAF" w:rsidRDefault="00746E6D">
            <w:pPr>
              <w:spacing w:before="60" w:after="60"/>
              <w:ind w:left="148" w:right="89"/>
              <w:rPr>
                <w:color w:val="000000"/>
                <w:sz w:val="28"/>
                <w:szCs w:val="28"/>
              </w:rPr>
            </w:pPr>
            <w:r>
              <w:rPr>
                <w:color w:val="000000"/>
                <w:sz w:val="28"/>
                <w:szCs w:val="28"/>
              </w:rPr>
              <w:t>Giao diện người dùng</w:t>
            </w:r>
          </w:p>
        </w:tc>
        <w:tc>
          <w:tcPr>
            <w:tcW w:w="2012" w:type="dxa"/>
            <w:shd w:val="clear" w:color="auto" w:fill="FFFFFF"/>
            <w:tcMar>
              <w:top w:w="0" w:type="dxa"/>
              <w:left w:w="0" w:type="dxa"/>
              <w:bottom w:w="0" w:type="dxa"/>
              <w:right w:w="0" w:type="dxa"/>
            </w:tcMar>
            <w:vAlign w:val="center"/>
          </w:tcPr>
          <w:p w14:paraId="42C24B39" w14:textId="77777777" w:rsidR="00B40AAF" w:rsidRDefault="00746E6D">
            <w:pPr>
              <w:spacing w:before="60" w:after="60"/>
              <w:ind w:left="152" w:right="213"/>
              <w:rPr>
                <w:color w:val="000000"/>
                <w:sz w:val="28"/>
                <w:szCs w:val="28"/>
              </w:rPr>
            </w:pPr>
            <w:r>
              <w:rPr>
                <w:color w:val="000000"/>
                <w:sz w:val="28"/>
                <w:szCs w:val="28"/>
              </w:rPr>
              <w:t>CSS2</w:t>
            </w:r>
          </w:p>
        </w:tc>
        <w:tc>
          <w:tcPr>
            <w:tcW w:w="3094" w:type="dxa"/>
            <w:shd w:val="clear" w:color="auto" w:fill="FFFFFF"/>
            <w:tcMar>
              <w:top w:w="0" w:type="dxa"/>
              <w:left w:w="0" w:type="dxa"/>
              <w:bottom w:w="0" w:type="dxa"/>
              <w:right w:w="0" w:type="dxa"/>
            </w:tcMar>
            <w:vAlign w:val="center"/>
          </w:tcPr>
          <w:p w14:paraId="32CCB05C" w14:textId="77777777" w:rsidR="00B40AAF" w:rsidRDefault="00746E6D">
            <w:pPr>
              <w:spacing w:before="60" w:after="60"/>
              <w:ind w:left="71" w:right="60"/>
              <w:rPr>
                <w:color w:val="000000"/>
                <w:sz w:val="28"/>
                <w:szCs w:val="28"/>
              </w:rPr>
            </w:pPr>
            <w:r>
              <w:rPr>
                <w:color w:val="000000"/>
                <w:sz w:val="28"/>
                <w:szCs w:val="28"/>
              </w:rPr>
              <w:t>Cascading Style Sheets Language Level 2</w:t>
            </w:r>
          </w:p>
        </w:tc>
        <w:tc>
          <w:tcPr>
            <w:tcW w:w="1943" w:type="dxa"/>
            <w:vMerge w:val="restart"/>
            <w:shd w:val="clear" w:color="auto" w:fill="FFFFFF"/>
            <w:tcMar>
              <w:top w:w="0" w:type="dxa"/>
              <w:left w:w="0" w:type="dxa"/>
              <w:bottom w:w="0" w:type="dxa"/>
              <w:right w:w="0" w:type="dxa"/>
            </w:tcMar>
            <w:vAlign w:val="center"/>
          </w:tcPr>
          <w:p w14:paraId="71968D6A" w14:textId="77777777" w:rsidR="00B40AAF" w:rsidRDefault="00746E6D">
            <w:pPr>
              <w:spacing w:before="60" w:after="60"/>
              <w:ind w:left="81" w:right="136"/>
              <w:jc w:val="center"/>
              <w:rPr>
                <w:color w:val="000000"/>
                <w:sz w:val="28"/>
                <w:szCs w:val="28"/>
              </w:rPr>
            </w:pPr>
            <w:r>
              <w:rPr>
                <w:color w:val="000000"/>
                <w:sz w:val="28"/>
                <w:szCs w:val="28"/>
              </w:rPr>
              <w:t>Bắt buộc áp dụng một trong ba tiêu chuẩn</w:t>
            </w:r>
          </w:p>
        </w:tc>
      </w:tr>
      <w:tr w:rsidR="00B40AAF" w14:paraId="20753EE7" w14:textId="77777777">
        <w:trPr>
          <w:trHeight w:val="340"/>
          <w:jc w:val="center"/>
        </w:trPr>
        <w:tc>
          <w:tcPr>
            <w:tcW w:w="587" w:type="dxa"/>
            <w:vMerge/>
            <w:shd w:val="clear" w:color="auto" w:fill="FFFFFF"/>
            <w:tcMar>
              <w:top w:w="0" w:type="dxa"/>
              <w:left w:w="0" w:type="dxa"/>
              <w:bottom w:w="0" w:type="dxa"/>
              <w:right w:w="0" w:type="dxa"/>
            </w:tcMar>
            <w:vAlign w:val="center"/>
          </w:tcPr>
          <w:p w14:paraId="444F6002"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34230418"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3E60DE9E" w14:textId="77777777" w:rsidR="00B40AAF" w:rsidRDefault="00746E6D">
            <w:pPr>
              <w:spacing w:before="60" w:after="60"/>
              <w:ind w:left="152" w:right="213"/>
              <w:rPr>
                <w:color w:val="000000"/>
                <w:sz w:val="28"/>
                <w:szCs w:val="28"/>
              </w:rPr>
            </w:pPr>
            <w:r>
              <w:rPr>
                <w:color w:val="000000"/>
                <w:sz w:val="28"/>
                <w:szCs w:val="28"/>
              </w:rPr>
              <w:t>CSS3</w:t>
            </w:r>
          </w:p>
        </w:tc>
        <w:tc>
          <w:tcPr>
            <w:tcW w:w="3094" w:type="dxa"/>
            <w:shd w:val="clear" w:color="auto" w:fill="FFFFFF"/>
            <w:tcMar>
              <w:top w:w="0" w:type="dxa"/>
              <w:left w:w="0" w:type="dxa"/>
              <w:bottom w:w="0" w:type="dxa"/>
              <w:right w:w="0" w:type="dxa"/>
            </w:tcMar>
            <w:vAlign w:val="center"/>
          </w:tcPr>
          <w:p w14:paraId="25491B55" w14:textId="77777777" w:rsidR="00B40AAF" w:rsidRDefault="00746E6D">
            <w:pPr>
              <w:spacing w:before="60" w:after="60"/>
              <w:ind w:left="71" w:right="60"/>
              <w:rPr>
                <w:color w:val="000000"/>
                <w:sz w:val="28"/>
                <w:szCs w:val="28"/>
              </w:rPr>
            </w:pPr>
            <w:r>
              <w:rPr>
                <w:color w:val="000000"/>
                <w:sz w:val="28"/>
                <w:szCs w:val="28"/>
              </w:rPr>
              <w:t>Cascading Style Sheets Language Level 3</w:t>
            </w:r>
          </w:p>
        </w:tc>
        <w:tc>
          <w:tcPr>
            <w:tcW w:w="1943" w:type="dxa"/>
            <w:vMerge/>
            <w:shd w:val="clear" w:color="auto" w:fill="FFFFFF"/>
            <w:tcMar>
              <w:top w:w="0" w:type="dxa"/>
              <w:left w:w="0" w:type="dxa"/>
              <w:bottom w:w="0" w:type="dxa"/>
              <w:right w:w="0" w:type="dxa"/>
            </w:tcMar>
            <w:vAlign w:val="center"/>
          </w:tcPr>
          <w:p w14:paraId="00AA4DBF"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35812126" w14:textId="77777777">
        <w:trPr>
          <w:trHeight w:val="340"/>
          <w:jc w:val="center"/>
        </w:trPr>
        <w:tc>
          <w:tcPr>
            <w:tcW w:w="587" w:type="dxa"/>
            <w:vMerge/>
            <w:shd w:val="clear" w:color="auto" w:fill="FFFFFF"/>
            <w:tcMar>
              <w:top w:w="0" w:type="dxa"/>
              <w:left w:w="0" w:type="dxa"/>
              <w:bottom w:w="0" w:type="dxa"/>
              <w:right w:w="0" w:type="dxa"/>
            </w:tcMar>
            <w:vAlign w:val="center"/>
          </w:tcPr>
          <w:p w14:paraId="4CFAE555"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503CC2CF"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460A67F3" w14:textId="77777777" w:rsidR="00B40AAF" w:rsidRDefault="00746E6D">
            <w:pPr>
              <w:spacing w:before="60" w:after="60"/>
              <w:ind w:left="152" w:right="213"/>
              <w:rPr>
                <w:color w:val="000000"/>
                <w:sz w:val="28"/>
                <w:szCs w:val="28"/>
              </w:rPr>
            </w:pPr>
            <w:r>
              <w:rPr>
                <w:color w:val="000000"/>
                <w:sz w:val="28"/>
                <w:szCs w:val="28"/>
              </w:rPr>
              <w:t>XSL</w:t>
            </w:r>
          </w:p>
        </w:tc>
        <w:tc>
          <w:tcPr>
            <w:tcW w:w="3094" w:type="dxa"/>
            <w:shd w:val="clear" w:color="auto" w:fill="FFFFFF"/>
            <w:tcMar>
              <w:top w:w="0" w:type="dxa"/>
              <w:left w:w="0" w:type="dxa"/>
              <w:bottom w:w="0" w:type="dxa"/>
              <w:right w:w="0" w:type="dxa"/>
            </w:tcMar>
            <w:vAlign w:val="center"/>
          </w:tcPr>
          <w:p w14:paraId="1842AC92" w14:textId="77777777" w:rsidR="00B40AAF" w:rsidRDefault="00746E6D">
            <w:pPr>
              <w:spacing w:before="60" w:after="60"/>
              <w:ind w:left="71" w:right="60"/>
              <w:rPr>
                <w:color w:val="000000"/>
                <w:sz w:val="28"/>
                <w:szCs w:val="28"/>
              </w:rPr>
            </w:pPr>
            <w:r>
              <w:rPr>
                <w:color w:val="000000"/>
                <w:sz w:val="28"/>
                <w:szCs w:val="28"/>
              </w:rPr>
              <w:t>Extensible Stylesheet Language version</w:t>
            </w:r>
          </w:p>
        </w:tc>
        <w:tc>
          <w:tcPr>
            <w:tcW w:w="1943" w:type="dxa"/>
            <w:vMerge/>
            <w:shd w:val="clear" w:color="auto" w:fill="FFFFFF"/>
            <w:tcMar>
              <w:top w:w="0" w:type="dxa"/>
              <w:left w:w="0" w:type="dxa"/>
              <w:bottom w:w="0" w:type="dxa"/>
              <w:right w:w="0" w:type="dxa"/>
            </w:tcMar>
            <w:vAlign w:val="center"/>
          </w:tcPr>
          <w:p w14:paraId="50E327F7"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3AD3B12A"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35E1704B" w14:textId="77777777" w:rsidR="00B40AAF" w:rsidRDefault="00746E6D">
            <w:pPr>
              <w:spacing w:before="60" w:after="60"/>
              <w:jc w:val="center"/>
              <w:rPr>
                <w:color w:val="000000"/>
                <w:sz w:val="28"/>
                <w:szCs w:val="28"/>
              </w:rPr>
            </w:pPr>
            <w:r>
              <w:rPr>
                <w:color w:val="000000"/>
                <w:sz w:val="28"/>
                <w:szCs w:val="28"/>
              </w:rPr>
              <w:t>3.4</w:t>
            </w:r>
          </w:p>
        </w:tc>
        <w:tc>
          <w:tcPr>
            <w:tcW w:w="1569" w:type="dxa"/>
            <w:vMerge w:val="restart"/>
            <w:shd w:val="clear" w:color="auto" w:fill="FFFFFF"/>
            <w:tcMar>
              <w:top w:w="0" w:type="dxa"/>
              <w:left w:w="0" w:type="dxa"/>
              <w:bottom w:w="0" w:type="dxa"/>
              <w:right w:w="0" w:type="dxa"/>
            </w:tcMar>
            <w:vAlign w:val="center"/>
          </w:tcPr>
          <w:p w14:paraId="249DBDA5" w14:textId="77777777" w:rsidR="00B40AAF" w:rsidRDefault="00746E6D">
            <w:pPr>
              <w:spacing w:before="60" w:after="60"/>
              <w:ind w:left="148" w:right="89"/>
              <w:rPr>
                <w:color w:val="000000"/>
                <w:sz w:val="28"/>
                <w:szCs w:val="28"/>
              </w:rPr>
            </w:pPr>
            <w:r>
              <w:rPr>
                <w:color w:val="000000"/>
                <w:sz w:val="28"/>
                <w:szCs w:val="28"/>
              </w:rPr>
              <w:t>Văn bản</w:t>
            </w:r>
          </w:p>
        </w:tc>
        <w:tc>
          <w:tcPr>
            <w:tcW w:w="2012" w:type="dxa"/>
            <w:shd w:val="clear" w:color="auto" w:fill="FFFFFF"/>
            <w:tcMar>
              <w:top w:w="0" w:type="dxa"/>
              <w:left w:w="0" w:type="dxa"/>
              <w:bottom w:w="0" w:type="dxa"/>
              <w:right w:w="0" w:type="dxa"/>
            </w:tcMar>
            <w:vAlign w:val="center"/>
          </w:tcPr>
          <w:p w14:paraId="528138F5" w14:textId="77777777" w:rsidR="00B40AAF" w:rsidRDefault="00746E6D">
            <w:pPr>
              <w:spacing w:before="60" w:after="60"/>
              <w:ind w:left="152" w:right="213"/>
              <w:rPr>
                <w:color w:val="000000"/>
                <w:sz w:val="28"/>
                <w:szCs w:val="28"/>
              </w:rPr>
            </w:pPr>
            <w:r>
              <w:rPr>
                <w:color w:val="000000"/>
                <w:sz w:val="28"/>
                <w:szCs w:val="28"/>
              </w:rPr>
              <w:t>(.txt)</w:t>
            </w:r>
          </w:p>
        </w:tc>
        <w:tc>
          <w:tcPr>
            <w:tcW w:w="3094" w:type="dxa"/>
            <w:shd w:val="clear" w:color="auto" w:fill="FFFFFF"/>
            <w:tcMar>
              <w:top w:w="0" w:type="dxa"/>
              <w:left w:w="0" w:type="dxa"/>
              <w:bottom w:w="0" w:type="dxa"/>
              <w:right w:w="0" w:type="dxa"/>
            </w:tcMar>
            <w:vAlign w:val="center"/>
          </w:tcPr>
          <w:p w14:paraId="4272FCED" w14:textId="77777777" w:rsidR="00B40AAF" w:rsidRDefault="00746E6D">
            <w:pPr>
              <w:spacing w:before="60" w:after="60"/>
              <w:ind w:left="71" w:right="60"/>
              <w:rPr>
                <w:color w:val="000000"/>
                <w:sz w:val="28"/>
                <w:szCs w:val="28"/>
              </w:rPr>
            </w:pPr>
            <w:r>
              <w:rPr>
                <w:color w:val="000000"/>
                <w:sz w:val="28"/>
                <w:szCs w:val="28"/>
              </w:rPr>
              <w:t>Định dạng Plain Text (.txt): Dành cho các tài liệu cơ bản không có cấu trúc</w:t>
            </w:r>
          </w:p>
        </w:tc>
        <w:tc>
          <w:tcPr>
            <w:tcW w:w="1943" w:type="dxa"/>
            <w:shd w:val="clear" w:color="auto" w:fill="FFFFFF"/>
            <w:tcMar>
              <w:top w:w="0" w:type="dxa"/>
              <w:left w:w="0" w:type="dxa"/>
              <w:bottom w:w="0" w:type="dxa"/>
              <w:right w:w="0" w:type="dxa"/>
            </w:tcMar>
            <w:vAlign w:val="center"/>
          </w:tcPr>
          <w:p w14:paraId="505DD57B"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491E0616" w14:textId="77777777">
        <w:trPr>
          <w:trHeight w:val="340"/>
          <w:jc w:val="center"/>
        </w:trPr>
        <w:tc>
          <w:tcPr>
            <w:tcW w:w="587" w:type="dxa"/>
            <w:vMerge/>
            <w:shd w:val="clear" w:color="auto" w:fill="FFFFFF"/>
            <w:tcMar>
              <w:top w:w="0" w:type="dxa"/>
              <w:left w:w="0" w:type="dxa"/>
              <w:bottom w:w="0" w:type="dxa"/>
              <w:right w:w="0" w:type="dxa"/>
            </w:tcMar>
            <w:vAlign w:val="center"/>
          </w:tcPr>
          <w:p w14:paraId="66407E29"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5334C5EE"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2A9A2FE7" w14:textId="77777777" w:rsidR="00B40AAF" w:rsidRDefault="00746E6D">
            <w:pPr>
              <w:spacing w:before="60" w:after="60"/>
              <w:ind w:left="152" w:right="213"/>
              <w:rPr>
                <w:color w:val="000000"/>
                <w:sz w:val="28"/>
                <w:szCs w:val="28"/>
              </w:rPr>
            </w:pPr>
            <w:r>
              <w:rPr>
                <w:color w:val="000000"/>
                <w:sz w:val="28"/>
                <w:szCs w:val="28"/>
              </w:rPr>
              <w:t>(.rtf) v1.8, v1.9.1</w:t>
            </w:r>
          </w:p>
        </w:tc>
        <w:tc>
          <w:tcPr>
            <w:tcW w:w="3094" w:type="dxa"/>
            <w:shd w:val="clear" w:color="auto" w:fill="FFFFFF"/>
            <w:tcMar>
              <w:top w:w="0" w:type="dxa"/>
              <w:left w:w="0" w:type="dxa"/>
              <w:bottom w:w="0" w:type="dxa"/>
              <w:right w:w="0" w:type="dxa"/>
            </w:tcMar>
            <w:vAlign w:val="center"/>
          </w:tcPr>
          <w:p w14:paraId="782C6EBB" w14:textId="77777777" w:rsidR="00B40AAF" w:rsidRDefault="00746E6D">
            <w:pPr>
              <w:spacing w:before="60" w:after="60"/>
              <w:ind w:left="71" w:right="60"/>
              <w:rPr>
                <w:color w:val="000000"/>
                <w:sz w:val="28"/>
                <w:szCs w:val="28"/>
              </w:rPr>
            </w:pPr>
            <w:r>
              <w:rPr>
                <w:color w:val="000000"/>
                <w:sz w:val="28"/>
                <w:szCs w:val="28"/>
              </w:rPr>
              <w:t>Định dạng Rich Text (.rtf) phiên bản 1.8, 1.9.1: Dành cho các tài liệu có thể trao đổi giữa các nền khác nhau</w:t>
            </w:r>
          </w:p>
        </w:tc>
        <w:tc>
          <w:tcPr>
            <w:tcW w:w="1943" w:type="dxa"/>
            <w:shd w:val="clear" w:color="auto" w:fill="FFFFFF"/>
            <w:tcMar>
              <w:top w:w="0" w:type="dxa"/>
              <w:left w:w="0" w:type="dxa"/>
              <w:bottom w:w="0" w:type="dxa"/>
              <w:right w:w="0" w:type="dxa"/>
            </w:tcMar>
            <w:vAlign w:val="center"/>
          </w:tcPr>
          <w:p w14:paraId="5BA0F684"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3ADC0032" w14:textId="77777777">
        <w:trPr>
          <w:trHeight w:val="340"/>
          <w:jc w:val="center"/>
        </w:trPr>
        <w:tc>
          <w:tcPr>
            <w:tcW w:w="587" w:type="dxa"/>
            <w:vMerge/>
            <w:shd w:val="clear" w:color="auto" w:fill="FFFFFF"/>
            <w:tcMar>
              <w:top w:w="0" w:type="dxa"/>
              <w:left w:w="0" w:type="dxa"/>
              <w:bottom w:w="0" w:type="dxa"/>
              <w:right w:w="0" w:type="dxa"/>
            </w:tcMar>
            <w:vAlign w:val="center"/>
          </w:tcPr>
          <w:p w14:paraId="1FDC558F"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62CB0113"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20F52399" w14:textId="77777777" w:rsidR="00B40AAF" w:rsidRDefault="00746E6D">
            <w:pPr>
              <w:spacing w:before="60" w:after="60"/>
              <w:ind w:left="152" w:right="213"/>
              <w:rPr>
                <w:color w:val="000000"/>
                <w:sz w:val="28"/>
                <w:szCs w:val="28"/>
              </w:rPr>
            </w:pPr>
            <w:r>
              <w:rPr>
                <w:color w:val="000000"/>
                <w:sz w:val="28"/>
                <w:szCs w:val="28"/>
              </w:rPr>
              <w:t>(.docx)</w:t>
            </w:r>
          </w:p>
        </w:tc>
        <w:tc>
          <w:tcPr>
            <w:tcW w:w="3094" w:type="dxa"/>
            <w:shd w:val="clear" w:color="auto" w:fill="FFFFFF"/>
            <w:tcMar>
              <w:top w:w="0" w:type="dxa"/>
              <w:left w:w="0" w:type="dxa"/>
              <w:bottom w:w="0" w:type="dxa"/>
              <w:right w:w="0" w:type="dxa"/>
            </w:tcMar>
            <w:vAlign w:val="center"/>
          </w:tcPr>
          <w:p w14:paraId="77637B6C" w14:textId="77777777" w:rsidR="00B40AAF" w:rsidRDefault="00746E6D">
            <w:pPr>
              <w:spacing w:before="60" w:after="60"/>
              <w:ind w:left="71" w:right="60"/>
              <w:rPr>
                <w:color w:val="000000"/>
                <w:sz w:val="28"/>
                <w:szCs w:val="28"/>
              </w:rPr>
            </w:pPr>
            <w:r>
              <w:rPr>
                <w:color w:val="000000"/>
                <w:sz w:val="28"/>
                <w:szCs w:val="28"/>
              </w:rPr>
              <w:t>Định dạng văn bản Word mở rộng của Microsoft (.docx)</w:t>
            </w:r>
          </w:p>
        </w:tc>
        <w:tc>
          <w:tcPr>
            <w:tcW w:w="1943" w:type="dxa"/>
            <w:shd w:val="clear" w:color="auto" w:fill="FFFFFF"/>
            <w:tcMar>
              <w:top w:w="0" w:type="dxa"/>
              <w:left w:w="0" w:type="dxa"/>
              <w:bottom w:w="0" w:type="dxa"/>
              <w:right w:w="0" w:type="dxa"/>
            </w:tcMar>
            <w:vAlign w:val="center"/>
          </w:tcPr>
          <w:p w14:paraId="3E82CC14"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2579FEBE" w14:textId="77777777">
        <w:trPr>
          <w:trHeight w:val="340"/>
          <w:jc w:val="center"/>
        </w:trPr>
        <w:tc>
          <w:tcPr>
            <w:tcW w:w="587" w:type="dxa"/>
            <w:vMerge/>
            <w:shd w:val="clear" w:color="auto" w:fill="FFFFFF"/>
            <w:tcMar>
              <w:top w:w="0" w:type="dxa"/>
              <w:left w:w="0" w:type="dxa"/>
              <w:bottom w:w="0" w:type="dxa"/>
              <w:right w:w="0" w:type="dxa"/>
            </w:tcMar>
            <w:vAlign w:val="center"/>
          </w:tcPr>
          <w:p w14:paraId="25004B58"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175725E5"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05557B24" w14:textId="77777777" w:rsidR="00B40AAF" w:rsidRDefault="00746E6D">
            <w:pPr>
              <w:spacing w:before="60" w:after="60"/>
              <w:ind w:left="152" w:right="213"/>
              <w:rPr>
                <w:color w:val="000000"/>
                <w:sz w:val="28"/>
                <w:szCs w:val="28"/>
              </w:rPr>
            </w:pPr>
            <w:r>
              <w:rPr>
                <w:color w:val="000000"/>
                <w:sz w:val="28"/>
                <w:szCs w:val="28"/>
              </w:rPr>
              <w:t>(.pdf) v1.4, v1.5, v1.6, v1.7</w:t>
            </w:r>
          </w:p>
        </w:tc>
        <w:tc>
          <w:tcPr>
            <w:tcW w:w="3094" w:type="dxa"/>
            <w:shd w:val="clear" w:color="auto" w:fill="FFFFFF"/>
            <w:tcMar>
              <w:top w:w="0" w:type="dxa"/>
              <w:left w:w="0" w:type="dxa"/>
              <w:bottom w:w="0" w:type="dxa"/>
              <w:right w:w="0" w:type="dxa"/>
            </w:tcMar>
            <w:vAlign w:val="center"/>
          </w:tcPr>
          <w:p w14:paraId="3B61C95A" w14:textId="77777777" w:rsidR="00B40AAF" w:rsidRDefault="00746E6D">
            <w:pPr>
              <w:spacing w:before="60" w:after="60"/>
              <w:ind w:left="71" w:right="60"/>
              <w:rPr>
                <w:color w:val="000000"/>
                <w:sz w:val="28"/>
                <w:szCs w:val="28"/>
              </w:rPr>
            </w:pPr>
            <w:r>
              <w:rPr>
                <w:color w:val="000000"/>
                <w:sz w:val="28"/>
                <w:szCs w:val="28"/>
              </w:rPr>
              <w:t>Định dạng Portable Document (.pdf) phiên bản 1.4, 1.5, 1.6, 1.7: Dành cho các tài liệu chỉ đọc</w:t>
            </w:r>
          </w:p>
        </w:tc>
        <w:tc>
          <w:tcPr>
            <w:tcW w:w="1943" w:type="dxa"/>
            <w:vMerge w:val="restart"/>
            <w:shd w:val="clear" w:color="auto" w:fill="FFFFFF"/>
            <w:tcMar>
              <w:top w:w="0" w:type="dxa"/>
              <w:left w:w="0" w:type="dxa"/>
              <w:bottom w:w="0" w:type="dxa"/>
              <w:right w:w="0" w:type="dxa"/>
            </w:tcMar>
            <w:vAlign w:val="center"/>
          </w:tcPr>
          <w:p w14:paraId="31766128" w14:textId="77777777" w:rsidR="00B40AAF" w:rsidRDefault="00746E6D">
            <w:pPr>
              <w:spacing w:before="60" w:after="60"/>
              <w:ind w:left="81" w:right="136"/>
              <w:jc w:val="center"/>
              <w:rPr>
                <w:color w:val="000000"/>
                <w:sz w:val="28"/>
                <w:szCs w:val="28"/>
              </w:rPr>
            </w:pPr>
            <w:r>
              <w:rPr>
                <w:color w:val="000000"/>
                <w:sz w:val="28"/>
                <w:szCs w:val="28"/>
              </w:rPr>
              <w:t>Bắt buộc áp dụng một, hai hoặc cả ba tiêu chuẩn</w:t>
            </w:r>
          </w:p>
        </w:tc>
      </w:tr>
      <w:tr w:rsidR="00B40AAF" w14:paraId="21FC9FE1" w14:textId="77777777">
        <w:trPr>
          <w:trHeight w:val="340"/>
          <w:jc w:val="center"/>
        </w:trPr>
        <w:tc>
          <w:tcPr>
            <w:tcW w:w="587" w:type="dxa"/>
            <w:vMerge/>
            <w:shd w:val="clear" w:color="auto" w:fill="FFFFFF"/>
            <w:tcMar>
              <w:top w:w="0" w:type="dxa"/>
              <w:left w:w="0" w:type="dxa"/>
              <w:bottom w:w="0" w:type="dxa"/>
              <w:right w:w="0" w:type="dxa"/>
            </w:tcMar>
            <w:vAlign w:val="center"/>
          </w:tcPr>
          <w:p w14:paraId="542E963D"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1A468C7C"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1F884139" w14:textId="77777777" w:rsidR="00B40AAF" w:rsidRDefault="00746E6D">
            <w:pPr>
              <w:spacing w:before="60" w:after="60"/>
              <w:ind w:left="152" w:right="213"/>
              <w:rPr>
                <w:color w:val="000000"/>
                <w:sz w:val="28"/>
                <w:szCs w:val="28"/>
              </w:rPr>
            </w:pPr>
            <w:r>
              <w:rPr>
                <w:color w:val="000000"/>
                <w:sz w:val="28"/>
                <w:szCs w:val="28"/>
              </w:rPr>
              <w:t>(.doc)</w:t>
            </w:r>
          </w:p>
        </w:tc>
        <w:tc>
          <w:tcPr>
            <w:tcW w:w="3094" w:type="dxa"/>
            <w:shd w:val="clear" w:color="auto" w:fill="FFFFFF"/>
            <w:tcMar>
              <w:top w:w="0" w:type="dxa"/>
              <w:left w:w="0" w:type="dxa"/>
              <w:bottom w:w="0" w:type="dxa"/>
              <w:right w:w="0" w:type="dxa"/>
            </w:tcMar>
            <w:vAlign w:val="center"/>
          </w:tcPr>
          <w:p w14:paraId="493AE8D2" w14:textId="77777777" w:rsidR="00B40AAF" w:rsidRDefault="00746E6D">
            <w:pPr>
              <w:spacing w:before="60" w:after="60"/>
              <w:ind w:left="71" w:right="60"/>
              <w:rPr>
                <w:color w:val="000000"/>
                <w:sz w:val="28"/>
                <w:szCs w:val="28"/>
              </w:rPr>
            </w:pPr>
            <w:r>
              <w:rPr>
                <w:color w:val="000000"/>
                <w:sz w:val="28"/>
                <w:szCs w:val="28"/>
              </w:rPr>
              <w:t>Định dạng văn bản Word của Microsoft (.doc)</w:t>
            </w:r>
          </w:p>
        </w:tc>
        <w:tc>
          <w:tcPr>
            <w:tcW w:w="1943" w:type="dxa"/>
            <w:vMerge/>
            <w:shd w:val="clear" w:color="auto" w:fill="FFFFFF"/>
            <w:tcMar>
              <w:top w:w="0" w:type="dxa"/>
              <w:left w:w="0" w:type="dxa"/>
              <w:bottom w:w="0" w:type="dxa"/>
              <w:right w:w="0" w:type="dxa"/>
            </w:tcMar>
            <w:vAlign w:val="center"/>
          </w:tcPr>
          <w:p w14:paraId="74029435"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2A5F8794" w14:textId="77777777">
        <w:trPr>
          <w:trHeight w:val="340"/>
          <w:jc w:val="center"/>
        </w:trPr>
        <w:tc>
          <w:tcPr>
            <w:tcW w:w="587" w:type="dxa"/>
            <w:vMerge/>
            <w:shd w:val="clear" w:color="auto" w:fill="FFFFFF"/>
            <w:tcMar>
              <w:top w:w="0" w:type="dxa"/>
              <w:left w:w="0" w:type="dxa"/>
              <w:bottom w:w="0" w:type="dxa"/>
              <w:right w:w="0" w:type="dxa"/>
            </w:tcMar>
            <w:vAlign w:val="center"/>
          </w:tcPr>
          <w:p w14:paraId="738E407E"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334D2619"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31BB5E88" w14:textId="77777777" w:rsidR="00B40AAF" w:rsidRDefault="00746E6D">
            <w:pPr>
              <w:spacing w:before="60" w:after="60"/>
              <w:ind w:left="152" w:right="213"/>
              <w:rPr>
                <w:color w:val="000000"/>
                <w:sz w:val="28"/>
                <w:szCs w:val="28"/>
              </w:rPr>
            </w:pPr>
            <w:r>
              <w:rPr>
                <w:color w:val="000000"/>
                <w:sz w:val="28"/>
                <w:szCs w:val="28"/>
              </w:rPr>
              <w:t>(.odt) v1.2</w:t>
            </w:r>
          </w:p>
        </w:tc>
        <w:tc>
          <w:tcPr>
            <w:tcW w:w="3094" w:type="dxa"/>
            <w:shd w:val="clear" w:color="auto" w:fill="FFFFFF"/>
            <w:tcMar>
              <w:top w:w="0" w:type="dxa"/>
              <w:left w:w="0" w:type="dxa"/>
              <w:bottom w:w="0" w:type="dxa"/>
              <w:right w:w="0" w:type="dxa"/>
            </w:tcMar>
            <w:vAlign w:val="center"/>
          </w:tcPr>
          <w:p w14:paraId="7C264BE3" w14:textId="77777777" w:rsidR="00B40AAF" w:rsidRDefault="00746E6D">
            <w:pPr>
              <w:spacing w:before="60" w:after="60"/>
              <w:ind w:left="71" w:right="60"/>
              <w:rPr>
                <w:color w:val="000000"/>
                <w:sz w:val="28"/>
                <w:szCs w:val="28"/>
              </w:rPr>
            </w:pPr>
            <w:r>
              <w:rPr>
                <w:color w:val="000000"/>
                <w:sz w:val="28"/>
                <w:szCs w:val="28"/>
              </w:rPr>
              <w:t>Định dạng Open Document Text (.odt) phiên bản 1.2</w:t>
            </w:r>
          </w:p>
        </w:tc>
        <w:tc>
          <w:tcPr>
            <w:tcW w:w="1943" w:type="dxa"/>
            <w:vMerge/>
            <w:shd w:val="clear" w:color="auto" w:fill="FFFFFF"/>
            <w:tcMar>
              <w:top w:w="0" w:type="dxa"/>
              <w:left w:w="0" w:type="dxa"/>
              <w:bottom w:w="0" w:type="dxa"/>
              <w:right w:w="0" w:type="dxa"/>
            </w:tcMar>
            <w:vAlign w:val="center"/>
          </w:tcPr>
          <w:p w14:paraId="643A446A"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2FCDE0B1"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2DE0EFEA" w14:textId="77777777" w:rsidR="00B40AAF" w:rsidRDefault="00746E6D">
            <w:pPr>
              <w:spacing w:before="60" w:after="60"/>
              <w:jc w:val="center"/>
              <w:rPr>
                <w:color w:val="000000"/>
                <w:sz w:val="28"/>
                <w:szCs w:val="28"/>
              </w:rPr>
            </w:pPr>
            <w:r>
              <w:rPr>
                <w:color w:val="000000"/>
                <w:sz w:val="28"/>
                <w:szCs w:val="28"/>
              </w:rPr>
              <w:t>3.5</w:t>
            </w:r>
          </w:p>
        </w:tc>
        <w:tc>
          <w:tcPr>
            <w:tcW w:w="1569" w:type="dxa"/>
            <w:vMerge w:val="restart"/>
            <w:shd w:val="clear" w:color="auto" w:fill="FFFFFF"/>
            <w:tcMar>
              <w:top w:w="0" w:type="dxa"/>
              <w:left w:w="0" w:type="dxa"/>
              <w:bottom w:w="0" w:type="dxa"/>
              <w:right w:w="0" w:type="dxa"/>
            </w:tcMar>
            <w:vAlign w:val="center"/>
          </w:tcPr>
          <w:p w14:paraId="2960B1DC" w14:textId="77777777" w:rsidR="00B40AAF" w:rsidRDefault="00746E6D">
            <w:pPr>
              <w:spacing w:before="60" w:after="60"/>
              <w:ind w:left="148" w:right="89"/>
              <w:rPr>
                <w:color w:val="000000"/>
                <w:sz w:val="28"/>
                <w:szCs w:val="28"/>
              </w:rPr>
            </w:pPr>
            <w:r>
              <w:rPr>
                <w:color w:val="000000"/>
                <w:sz w:val="28"/>
                <w:szCs w:val="28"/>
              </w:rPr>
              <w:t>Bảng tính</w:t>
            </w:r>
          </w:p>
        </w:tc>
        <w:tc>
          <w:tcPr>
            <w:tcW w:w="2012" w:type="dxa"/>
            <w:shd w:val="clear" w:color="auto" w:fill="FFFFFF"/>
            <w:tcMar>
              <w:top w:w="0" w:type="dxa"/>
              <w:left w:w="0" w:type="dxa"/>
              <w:bottom w:w="0" w:type="dxa"/>
              <w:right w:w="0" w:type="dxa"/>
            </w:tcMar>
            <w:vAlign w:val="center"/>
          </w:tcPr>
          <w:p w14:paraId="7D941431" w14:textId="77777777" w:rsidR="00B40AAF" w:rsidRDefault="00746E6D">
            <w:pPr>
              <w:spacing w:before="60" w:after="60"/>
              <w:ind w:left="152" w:right="213"/>
              <w:rPr>
                <w:color w:val="000000"/>
                <w:sz w:val="28"/>
                <w:szCs w:val="28"/>
              </w:rPr>
            </w:pPr>
            <w:r>
              <w:rPr>
                <w:color w:val="000000"/>
                <w:sz w:val="28"/>
                <w:szCs w:val="28"/>
              </w:rPr>
              <w:t>(.csv)</w:t>
            </w:r>
          </w:p>
        </w:tc>
        <w:tc>
          <w:tcPr>
            <w:tcW w:w="3094" w:type="dxa"/>
            <w:shd w:val="clear" w:color="auto" w:fill="FFFFFF"/>
            <w:tcMar>
              <w:top w:w="0" w:type="dxa"/>
              <w:left w:w="0" w:type="dxa"/>
              <w:bottom w:w="0" w:type="dxa"/>
              <w:right w:w="0" w:type="dxa"/>
            </w:tcMar>
            <w:vAlign w:val="center"/>
          </w:tcPr>
          <w:p w14:paraId="34D7A2BF" w14:textId="77777777" w:rsidR="00B40AAF" w:rsidRDefault="00746E6D">
            <w:pPr>
              <w:spacing w:before="60" w:after="60"/>
              <w:ind w:left="71" w:right="60"/>
              <w:rPr>
                <w:color w:val="000000"/>
                <w:sz w:val="28"/>
                <w:szCs w:val="28"/>
              </w:rPr>
            </w:pPr>
            <w:r>
              <w:rPr>
                <w:color w:val="000000"/>
                <w:sz w:val="28"/>
                <w:szCs w:val="28"/>
              </w:rPr>
              <w:t>Định dạng Comma eparated Variable/Delimited (.csv): Dành cho các bảng tính cần trao đổi giữa các ứng dụng khác nhau.</w:t>
            </w:r>
          </w:p>
        </w:tc>
        <w:tc>
          <w:tcPr>
            <w:tcW w:w="1943" w:type="dxa"/>
            <w:shd w:val="clear" w:color="auto" w:fill="FFFFFF"/>
            <w:tcMar>
              <w:top w:w="0" w:type="dxa"/>
              <w:left w:w="0" w:type="dxa"/>
              <w:bottom w:w="0" w:type="dxa"/>
              <w:right w:w="0" w:type="dxa"/>
            </w:tcMar>
            <w:vAlign w:val="center"/>
          </w:tcPr>
          <w:p w14:paraId="4F8B5878"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3A9C99AC" w14:textId="77777777">
        <w:trPr>
          <w:trHeight w:val="340"/>
          <w:jc w:val="center"/>
        </w:trPr>
        <w:tc>
          <w:tcPr>
            <w:tcW w:w="587" w:type="dxa"/>
            <w:vMerge/>
            <w:shd w:val="clear" w:color="auto" w:fill="FFFFFF"/>
            <w:tcMar>
              <w:top w:w="0" w:type="dxa"/>
              <w:left w:w="0" w:type="dxa"/>
              <w:bottom w:w="0" w:type="dxa"/>
              <w:right w:w="0" w:type="dxa"/>
            </w:tcMar>
            <w:vAlign w:val="center"/>
          </w:tcPr>
          <w:p w14:paraId="0831ABC3"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749719EC"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63CA7AE1" w14:textId="77777777" w:rsidR="00B40AAF" w:rsidRDefault="00746E6D">
            <w:pPr>
              <w:spacing w:before="60" w:after="60"/>
              <w:ind w:left="152" w:right="213"/>
              <w:rPr>
                <w:color w:val="000000"/>
                <w:sz w:val="28"/>
                <w:szCs w:val="28"/>
              </w:rPr>
            </w:pPr>
            <w:r>
              <w:rPr>
                <w:color w:val="000000"/>
                <w:sz w:val="28"/>
                <w:szCs w:val="28"/>
              </w:rPr>
              <w:t>(.xlsx)</w:t>
            </w:r>
          </w:p>
        </w:tc>
        <w:tc>
          <w:tcPr>
            <w:tcW w:w="3094" w:type="dxa"/>
            <w:shd w:val="clear" w:color="auto" w:fill="FFFFFF"/>
            <w:tcMar>
              <w:top w:w="0" w:type="dxa"/>
              <w:left w:w="0" w:type="dxa"/>
              <w:bottom w:w="0" w:type="dxa"/>
              <w:right w:w="0" w:type="dxa"/>
            </w:tcMar>
            <w:vAlign w:val="center"/>
          </w:tcPr>
          <w:p w14:paraId="69D8E539" w14:textId="77777777" w:rsidR="00B40AAF" w:rsidRDefault="00746E6D">
            <w:pPr>
              <w:spacing w:before="60" w:after="60"/>
              <w:ind w:left="71" w:right="60"/>
              <w:rPr>
                <w:color w:val="000000"/>
                <w:sz w:val="28"/>
                <w:szCs w:val="28"/>
              </w:rPr>
            </w:pPr>
            <w:r>
              <w:rPr>
                <w:color w:val="000000"/>
                <w:sz w:val="28"/>
                <w:szCs w:val="28"/>
              </w:rPr>
              <w:t>Định dạng bảng tính Excel mở rộng của Microsoft (.xlsx)</w:t>
            </w:r>
          </w:p>
        </w:tc>
        <w:tc>
          <w:tcPr>
            <w:tcW w:w="1943" w:type="dxa"/>
            <w:shd w:val="clear" w:color="auto" w:fill="FFFFFF"/>
            <w:tcMar>
              <w:top w:w="0" w:type="dxa"/>
              <w:left w:w="0" w:type="dxa"/>
              <w:bottom w:w="0" w:type="dxa"/>
              <w:right w:w="0" w:type="dxa"/>
            </w:tcMar>
            <w:vAlign w:val="center"/>
          </w:tcPr>
          <w:p w14:paraId="40DEB398"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21E68435" w14:textId="77777777">
        <w:trPr>
          <w:trHeight w:val="340"/>
          <w:jc w:val="center"/>
        </w:trPr>
        <w:tc>
          <w:tcPr>
            <w:tcW w:w="587" w:type="dxa"/>
            <w:vMerge/>
            <w:shd w:val="clear" w:color="auto" w:fill="FFFFFF"/>
            <w:tcMar>
              <w:top w:w="0" w:type="dxa"/>
              <w:left w:w="0" w:type="dxa"/>
              <w:bottom w:w="0" w:type="dxa"/>
              <w:right w:w="0" w:type="dxa"/>
            </w:tcMar>
            <w:vAlign w:val="center"/>
          </w:tcPr>
          <w:p w14:paraId="24C031F4"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7C4928A4"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1DA914F7" w14:textId="77777777" w:rsidR="00B40AAF" w:rsidRDefault="00746E6D">
            <w:pPr>
              <w:spacing w:before="60" w:after="60"/>
              <w:ind w:left="152" w:right="213"/>
              <w:rPr>
                <w:color w:val="000000"/>
                <w:sz w:val="28"/>
                <w:szCs w:val="28"/>
              </w:rPr>
            </w:pPr>
            <w:r>
              <w:rPr>
                <w:color w:val="000000"/>
                <w:sz w:val="28"/>
                <w:szCs w:val="28"/>
              </w:rPr>
              <w:t>(.xls)</w:t>
            </w:r>
          </w:p>
        </w:tc>
        <w:tc>
          <w:tcPr>
            <w:tcW w:w="3094" w:type="dxa"/>
            <w:shd w:val="clear" w:color="auto" w:fill="FFFFFF"/>
            <w:tcMar>
              <w:top w:w="0" w:type="dxa"/>
              <w:left w:w="0" w:type="dxa"/>
              <w:bottom w:w="0" w:type="dxa"/>
              <w:right w:w="0" w:type="dxa"/>
            </w:tcMar>
            <w:vAlign w:val="center"/>
          </w:tcPr>
          <w:p w14:paraId="7A960518" w14:textId="77777777" w:rsidR="00B40AAF" w:rsidRDefault="00746E6D">
            <w:pPr>
              <w:spacing w:before="60" w:after="60"/>
              <w:ind w:left="71" w:right="60"/>
              <w:rPr>
                <w:color w:val="000000"/>
                <w:sz w:val="28"/>
                <w:szCs w:val="28"/>
              </w:rPr>
            </w:pPr>
            <w:r>
              <w:rPr>
                <w:color w:val="000000"/>
                <w:sz w:val="28"/>
                <w:szCs w:val="28"/>
              </w:rPr>
              <w:t>Định dạng bảng tính Excel của Microsoft (.xls)</w:t>
            </w:r>
          </w:p>
        </w:tc>
        <w:tc>
          <w:tcPr>
            <w:tcW w:w="1943" w:type="dxa"/>
            <w:vMerge w:val="restart"/>
            <w:shd w:val="clear" w:color="auto" w:fill="FFFFFF"/>
            <w:tcMar>
              <w:top w:w="0" w:type="dxa"/>
              <w:left w:w="0" w:type="dxa"/>
              <w:bottom w:w="0" w:type="dxa"/>
              <w:right w:w="0" w:type="dxa"/>
            </w:tcMar>
            <w:vAlign w:val="center"/>
          </w:tcPr>
          <w:p w14:paraId="684E60DA" w14:textId="77777777" w:rsidR="00B40AAF" w:rsidRDefault="00746E6D">
            <w:pPr>
              <w:spacing w:before="60" w:after="60"/>
              <w:ind w:left="81" w:right="136"/>
              <w:jc w:val="center"/>
              <w:rPr>
                <w:color w:val="000000"/>
                <w:sz w:val="28"/>
                <w:szCs w:val="28"/>
              </w:rPr>
            </w:pPr>
            <w:r>
              <w:rPr>
                <w:color w:val="000000"/>
                <w:sz w:val="28"/>
                <w:szCs w:val="28"/>
              </w:rPr>
              <w:t>Bắt buộc áp dụng một hoặc cả hai tiêu chuẩn</w:t>
            </w:r>
          </w:p>
        </w:tc>
      </w:tr>
      <w:tr w:rsidR="00B40AAF" w14:paraId="58CF7661" w14:textId="77777777">
        <w:trPr>
          <w:trHeight w:val="340"/>
          <w:jc w:val="center"/>
        </w:trPr>
        <w:tc>
          <w:tcPr>
            <w:tcW w:w="587" w:type="dxa"/>
            <w:vMerge/>
            <w:shd w:val="clear" w:color="auto" w:fill="FFFFFF"/>
            <w:tcMar>
              <w:top w:w="0" w:type="dxa"/>
              <w:left w:w="0" w:type="dxa"/>
              <w:bottom w:w="0" w:type="dxa"/>
              <w:right w:w="0" w:type="dxa"/>
            </w:tcMar>
            <w:vAlign w:val="center"/>
          </w:tcPr>
          <w:p w14:paraId="236AA625"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4D749875"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0D099121" w14:textId="77777777" w:rsidR="00B40AAF" w:rsidRDefault="00746E6D">
            <w:pPr>
              <w:spacing w:before="60" w:after="60"/>
              <w:ind w:left="152" w:right="213"/>
              <w:rPr>
                <w:color w:val="000000"/>
                <w:sz w:val="28"/>
                <w:szCs w:val="28"/>
              </w:rPr>
            </w:pPr>
            <w:r>
              <w:rPr>
                <w:color w:val="000000"/>
                <w:sz w:val="28"/>
                <w:szCs w:val="28"/>
              </w:rPr>
              <w:t>(.ods) v1.2</w:t>
            </w:r>
          </w:p>
        </w:tc>
        <w:tc>
          <w:tcPr>
            <w:tcW w:w="3094" w:type="dxa"/>
            <w:shd w:val="clear" w:color="auto" w:fill="FFFFFF"/>
            <w:tcMar>
              <w:top w:w="0" w:type="dxa"/>
              <w:left w:w="0" w:type="dxa"/>
              <w:bottom w:w="0" w:type="dxa"/>
              <w:right w:w="0" w:type="dxa"/>
            </w:tcMar>
            <w:vAlign w:val="center"/>
          </w:tcPr>
          <w:p w14:paraId="4311638C" w14:textId="77777777" w:rsidR="00B40AAF" w:rsidRDefault="00746E6D">
            <w:pPr>
              <w:spacing w:before="60" w:after="60"/>
              <w:ind w:left="71" w:right="60"/>
              <w:rPr>
                <w:color w:val="000000"/>
                <w:sz w:val="28"/>
                <w:szCs w:val="28"/>
              </w:rPr>
            </w:pPr>
            <w:r>
              <w:rPr>
                <w:color w:val="000000"/>
                <w:sz w:val="28"/>
                <w:szCs w:val="28"/>
              </w:rPr>
              <w:t>Định dạng Open Document Spreadsheets (.ods) phiên bản 1.2</w:t>
            </w:r>
          </w:p>
        </w:tc>
        <w:tc>
          <w:tcPr>
            <w:tcW w:w="1943" w:type="dxa"/>
            <w:vMerge/>
            <w:shd w:val="clear" w:color="auto" w:fill="FFFFFF"/>
            <w:tcMar>
              <w:top w:w="0" w:type="dxa"/>
              <w:left w:w="0" w:type="dxa"/>
              <w:bottom w:w="0" w:type="dxa"/>
              <w:right w:w="0" w:type="dxa"/>
            </w:tcMar>
            <w:vAlign w:val="center"/>
          </w:tcPr>
          <w:p w14:paraId="0D24D36B"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5D2F66D2"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29FD3E28" w14:textId="77777777" w:rsidR="00B40AAF" w:rsidRDefault="00746E6D">
            <w:pPr>
              <w:spacing w:before="60" w:after="60"/>
              <w:jc w:val="center"/>
              <w:rPr>
                <w:color w:val="000000"/>
                <w:sz w:val="28"/>
                <w:szCs w:val="28"/>
              </w:rPr>
            </w:pPr>
            <w:r>
              <w:rPr>
                <w:color w:val="000000"/>
                <w:sz w:val="28"/>
                <w:szCs w:val="28"/>
              </w:rPr>
              <w:t>3.6</w:t>
            </w:r>
          </w:p>
        </w:tc>
        <w:tc>
          <w:tcPr>
            <w:tcW w:w="1569" w:type="dxa"/>
            <w:vMerge w:val="restart"/>
            <w:shd w:val="clear" w:color="auto" w:fill="FFFFFF"/>
            <w:tcMar>
              <w:top w:w="0" w:type="dxa"/>
              <w:left w:w="0" w:type="dxa"/>
              <w:bottom w:w="0" w:type="dxa"/>
              <w:right w:w="0" w:type="dxa"/>
            </w:tcMar>
            <w:vAlign w:val="center"/>
          </w:tcPr>
          <w:p w14:paraId="734652FA" w14:textId="77777777" w:rsidR="00B40AAF" w:rsidRDefault="00746E6D">
            <w:pPr>
              <w:spacing w:before="60" w:after="60"/>
              <w:ind w:left="148" w:right="89"/>
              <w:rPr>
                <w:color w:val="000000"/>
                <w:sz w:val="28"/>
                <w:szCs w:val="28"/>
              </w:rPr>
            </w:pPr>
            <w:r>
              <w:rPr>
                <w:color w:val="000000"/>
                <w:sz w:val="28"/>
                <w:szCs w:val="28"/>
              </w:rPr>
              <w:t>Trình diễn</w:t>
            </w:r>
          </w:p>
        </w:tc>
        <w:tc>
          <w:tcPr>
            <w:tcW w:w="2012" w:type="dxa"/>
            <w:shd w:val="clear" w:color="auto" w:fill="FFFFFF"/>
            <w:tcMar>
              <w:top w:w="0" w:type="dxa"/>
              <w:left w:w="0" w:type="dxa"/>
              <w:bottom w:w="0" w:type="dxa"/>
              <w:right w:w="0" w:type="dxa"/>
            </w:tcMar>
            <w:vAlign w:val="center"/>
          </w:tcPr>
          <w:p w14:paraId="6BEA47D7" w14:textId="77777777" w:rsidR="00B40AAF" w:rsidRDefault="00746E6D">
            <w:pPr>
              <w:spacing w:before="60" w:after="60"/>
              <w:ind w:left="152" w:right="213"/>
              <w:rPr>
                <w:color w:val="000000"/>
                <w:sz w:val="28"/>
                <w:szCs w:val="28"/>
              </w:rPr>
            </w:pPr>
            <w:r>
              <w:rPr>
                <w:color w:val="000000"/>
                <w:sz w:val="28"/>
                <w:szCs w:val="28"/>
              </w:rPr>
              <w:t>(.htm)</w:t>
            </w:r>
          </w:p>
        </w:tc>
        <w:tc>
          <w:tcPr>
            <w:tcW w:w="3094" w:type="dxa"/>
            <w:shd w:val="clear" w:color="auto" w:fill="FFFFFF"/>
            <w:tcMar>
              <w:top w:w="0" w:type="dxa"/>
              <w:left w:w="0" w:type="dxa"/>
              <w:bottom w:w="0" w:type="dxa"/>
              <w:right w:w="0" w:type="dxa"/>
            </w:tcMar>
            <w:vAlign w:val="center"/>
          </w:tcPr>
          <w:p w14:paraId="15D2E93C" w14:textId="77777777" w:rsidR="00B40AAF" w:rsidRDefault="00746E6D">
            <w:pPr>
              <w:spacing w:before="60" w:after="60"/>
              <w:ind w:left="71" w:right="60"/>
              <w:rPr>
                <w:color w:val="000000"/>
                <w:sz w:val="28"/>
                <w:szCs w:val="28"/>
              </w:rPr>
            </w:pPr>
            <w:r>
              <w:rPr>
                <w:color w:val="000000"/>
                <w:sz w:val="28"/>
                <w:szCs w:val="28"/>
              </w:rPr>
              <w:t>Định dạng Hypertext Document (.htm): cho các trình bày được trao đổi thông qua các loại trình duyệt khác nhau</w:t>
            </w:r>
          </w:p>
        </w:tc>
        <w:tc>
          <w:tcPr>
            <w:tcW w:w="1943" w:type="dxa"/>
            <w:shd w:val="clear" w:color="auto" w:fill="FFFFFF"/>
            <w:tcMar>
              <w:top w:w="0" w:type="dxa"/>
              <w:left w:w="0" w:type="dxa"/>
              <w:bottom w:w="0" w:type="dxa"/>
              <w:right w:w="0" w:type="dxa"/>
            </w:tcMar>
            <w:vAlign w:val="center"/>
          </w:tcPr>
          <w:p w14:paraId="574A6C73"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16CE8C21" w14:textId="77777777">
        <w:trPr>
          <w:trHeight w:val="340"/>
          <w:jc w:val="center"/>
        </w:trPr>
        <w:tc>
          <w:tcPr>
            <w:tcW w:w="587" w:type="dxa"/>
            <w:vMerge/>
            <w:shd w:val="clear" w:color="auto" w:fill="FFFFFF"/>
            <w:tcMar>
              <w:top w:w="0" w:type="dxa"/>
              <w:left w:w="0" w:type="dxa"/>
              <w:bottom w:w="0" w:type="dxa"/>
              <w:right w:w="0" w:type="dxa"/>
            </w:tcMar>
            <w:vAlign w:val="center"/>
          </w:tcPr>
          <w:p w14:paraId="7E886778"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51F656FC"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7273ED11" w14:textId="77777777" w:rsidR="00B40AAF" w:rsidRDefault="00746E6D">
            <w:pPr>
              <w:spacing w:before="60" w:after="60"/>
              <w:ind w:left="152" w:right="213"/>
              <w:rPr>
                <w:color w:val="000000"/>
                <w:sz w:val="28"/>
                <w:szCs w:val="28"/>
              </w:rPr>
            </w:pPr>
            <w:r>
              <w:rPr>
                <w:color w:val="000000"/>
                <w:sz w:val="28"/>
                <w:szCs w:val="28"/>
              </w:rPr>
              <w:t>(.pptx)</w:t>
            </w:r>
          </w:p>
        </w:tc>
        <w:tc>
          <w:tcPr>
            <w:tcW w:w="3094" w:type="dxa"/>
            <w:shd w:val="clear" w:color="auto" w:fill="FFFFFF"/>
            <w:tcMar>
              <w:top w:w="0" w:type="dxa"/>
              <w:left w:w="0" w:type="dxa"/>
              <w:bottom w:w="0" w:type="dxa"/>
              <w:right w:w="0" w:type="dxa"/>
            </w:tcMar>
            <w:vAlign w:val="center"/>
          </w:tcPr>
          <w:p w14:paraId="645A981D" w14:textId="77777777" w:rsidR="00B40AAF" w:rsidRDefault="00746E6D">
            <w:pPr>
              <w:spacing w:before="60" w:after="60"/>
              <w:ind w:left="71" w:right="60"/>
              <w:rPr>
                <w:color w:val="000000"/>
                <w:sz w:val="28"/>
                <w:szCs w:val="28"/>
              </w:rPr>
            </w:pPr>
            <w:r>
              <w:rPr>
                <w:color w:val="000000"/>
                <w:sz w:val="28"/>
                <w:szCs w:val="28"/>
              </w:rPr>
              <w:t>Định dạng PowerPoint mở rộng của Microsoft (.pptx)</w:t>
            </w:r>
          </w:p>
        </w:tc>
        <w:tc>
          <w:tcPr>
            <w:tcW w:w="1943" w:type="dxa"/>
            <w:shd w:val="clear" w:color="auto" w:fill="FFFFFF"/>
            <w:tcMar>
              <w:top w:w="0" w:type="dxa"/>
              <w:left w:w="0" w:type="dxa"/>
              <w:bottom w:w="0" w:type="dxa"/>
              <w:right w:w="0" w:type="dxa"/>
            </w:tcMar>
            <w:vAlign w:val="center"/>
          </w:tcPr>
          <w:p w14:paraId="028A82F4"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51A3301F" w14:textId="77777777">
        <w:trPr>
          <w:trHeight w:val="340"/>
          <w:jc w:val="center"/>
        </w:trPr>
        <w:tc>
          <w:tcPr>
            <w:tcW w:w="587" w:type="dxa"/>
            <w:vMerge/>
            <w:shd w:val="clear" w:color="auto" w:fill="FFFFFF"/>
            <w:tcMar>
              <w:top w:w="0" w:type="dxa"/>
              <w:left w:w="0" w:type="dxa"/>
              <w:bottom w:w="0" w:type="dxa"/>
              <w:right w:w="0" w:type="dxa"/>
            </w:tcMar>
            <w:vAlign w:val="center"/>
          </w:tcPr>
          <w:p w14:paraId="0CE29E64"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6CE328FC"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61A83066" w14:textId="77777777" w:rsidR="00B40AAF" w:rsidRDefault="00746E6D">
            <w:pPr>
              <w:spacing w:before="60" w:after="60"/>
              <w:ind w:left="152" w:right="213"/>
              <w:rPr>
                <w:color w:val="000000"/>
                <w:sz w:val="28"/>
                <w:szCs w:val="28"/>
              </w:rPr>
            </w:pPr>
            <w:r>
              <w:rPr>
                <w:color w:val="000000"/>
                <w:sz w:val="28"/>
                <w:szCs w:val="28"/>
              </w:rPr>
              <w:t>(.pdf)</w:t>
            </w:r>
          </w:p>
        </w:tc>
        <w:tc>
          <w:tcPr>
            <w:tcW w:w="3094" w:type="dxa"/>
            <w:shd w:val="clear" w:color="auto" w:fill="FFFFFF"/>
            <w:tcMar>
              <w:top w:w="0" w:type="dxa"/>
              <w:left w:w="0" w:type="dxa"/>
              <w:bottom w:w="0" w:type="dxa"/>
              <w:right w:w="0" w:type="dxa"/>
            </w:tcMar>
            <w:vAlign w:val="center"/>
          </w:tcPr>
          <w:p w14:paraId="0C55A5C7" w14:textId="77777777" w:rsidR="00B40AAF" w:rsidRDefault="00746E6D">
            <w:pPr>
              <w:spacing w:before="60" w:after="60"/>
              <w:ind w:left="71" w:right="60"/>
              <w:rPr>
                <w:color w:val="000000"/>
                <w:sz w:val="28"/>
                <w:szCs w:val="28"/>
              </w:rPr>
            </w:pPr>
            <w:r>
              <w:rPr>
                <w:color w:val="000000"/>
                <w:sz w:val="28"/>
                <w:szCs w:val="28"/>
              </w:rPr>
              <w:t>Định dạng Portable Document (.pdf): cho các trình bày lưu dưới dạng chỉ đọc</w:t>
            </w:r>
          </w:p>
        </w:tc>
        <w:tc>
          <w:tcPr>
            <w:tcW w:w="1943" w:type="dxa"/>
            <w:vMerge w:val="restart"/>
            <w:shd w:val="clear" w:color="auto" w:fill="FFFFFF"/>
            <w:tcMar>
              <w:top w:w="0" w:type="dxa"/>
              <w:left w:w="0" w:type="dxa"/>
              <w:bottom w:w="0" w:type="dxa"/>
              <w:right w:w="0" w:type="dxa"/>
            </w:tcMar>
            <w:vAlign w:val="center"/>
          </w:tcPr>
          <w:p w14:paraId="4CC58C46" w14:textId="77777777" w:rsidR="00B40AAF" w:rsidRDefault="00746E6D">
            <w:pPr>
              <w:spacing w:before="60" w:after="60"/>
              <w:ind w:left="81" w:right="136"/>
              <w:jc w:val="center"/>
              <w:rPr>
                <w:color w:val="000000"/>
                <w:sz w:val="28"/>
                <w:szCs w:val="28"/>
              </w:rPr>
            </w:pPr>
            <w:r>
              <w:rPr>
                <w:color w:val="000000"/>
                <w:sz w:val="28"/>
                <w:szCs w:val="28"/>
              </w:rPr>
              <w:t>Bắt buộc áp dụng một, hai hoặc cả ba tiêu chuẩn</w:t>
            </w:r>
          </w:p>
        </w:tc>
      </w:tr>
      <w:tr w:rsidR="00B40AAF" w14:paraId="1D6F4D98" w14:textId="77777777">
        <w:trPr>
          <w:trHeight w:val="340"/>
          <w:jc w:val="center"/>
        </w:trPr>
        <w:tc>
          <w:tcPr>
            <w:tcW w:w="587" w:type="dxa"/>
            <w:vMerge/>
            <w:shd w:val="clear" w:color="auto" w:fill="FFFFFF"/>
            <w:tcMar>
              <w:top w:w="0" w:type="dxa"/>
              <w:left w:w="0" w:type="dxa"/>
              <w:bottom w:w="0" w:type="dxa"/>
              <w:right w:w="0" w:type="dxa"/>
            </w:tcMar>
            <w:vAlign w:val="center"/>
          </w:tcPr>
          <w:p w14:paraId="7C79F52B"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6DBF5FA4"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61C4FB81" w14:textId="77777777" w:rsidR="00B40AAF" w:rsidRDefault="00746E6D">
            <w:pPr>
              <w:spacing w:before="60" w:after="60"/>
              <w:ind w:left="152" w:right="213"/>
              <w:rPr>
                <w:color w:val="000000"/>
                <w:sz w:val="28"/>
                <w:szCs w:val="28"/>
              </w:rPr>
            </w:pPr>
            <w:r>
              <w:rPr>
                <w:color w:val="000000"/>
                <w:sz w:val="28"/>
                <w:szCs w:val="28"/>
              </w:rPr>
              <w:t>(.ppt)</w:t>
            </w:r>
          </w:p>
        </w:tc>
        <w:tc>
          <w:tcPr>
            <w:tcW w:w="3094" w:type="dxa"/>
            <w:shd w:val="clear" w:color="auto" w:fill="FFFFFF"/>
            <w:tcMar>
              <w:top w:w="0" w:type="dxa"/>
              <w:left w:w="0" w:type="dxa"/>
              <w:bottom w:w="0" w:type="dxa"/>
              <w:right w:w="0" w:type="dxa"/>
            </w:tcMar>
            <w:vAlign w:val="center"/>
          </w:tcPr>
          <w:p w14:paraId="5CF1777A" w14:textId="77777777" w:rsidR="00B40AAF" w:rsidRDefault="00746E6D">
            <w:pPr>
              <w:spacing w:before="60" w:after="60"/>
              <w:ind w:left="71" w:right="60"/>
              <w:rPr>
                <w:color w:val="000000"/>
                <w:sz w:val="28"/>
                <w:szCs w:val="28"/>
              </w:rPr>
            </w:pPr>
            <w:r>
              <w:rPr>
                <w:color w:val="000000"/>
                <w:sz w:val="28"/>
                <w:szCs w:val="28"/>
              </w:rPr>
              <w:t>Định dạng PowerPoint (.ppt) của Microsoft</w:t>
            </w:r>
          </w:p>
        </w:tc>
        <w:tc>
          <w:tcPr>
            <w:tcW w:w="1943" w:type="dxa"/>
            <w:vMerge/>
            <w:shd w:val="clear" w:color="auto" w:fill="FFFFFF"/>
            <w:tcMar>
              <w:top w:w="0" w:type="dxa"/>
              <w:left w:w="0" w:type="dxa"/>
              <w:bottom w:w="0" w:type="dxa"/>
              <w:right w:w="0" w:type="dxa"/>
            </w:tcMar>
            <w:vAlign w:val="center"/>
          </w:tcPr>
          <w:p w14:paraId="36816793"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01DC30DE" w14:textId="77777777">
        <w:trPr>
          <w:trHeight w:val="340"/>
          <w:jc w:val="center"/>
        </w:trPr>
        <w:tc>
          <w:tcPr>
            <w:tcW w:w="587" w:type="dxa"/>
            <w:vMerge/>
            <w:shd w:val="clear" w:color="auto" w:fill="FFFFFF"/>
            <w:tcMar>
              <w:top w:w="0" w:type="dxa"/>
              <w:left w:w="0" w:type="dxa"/>
              <w:bottom w:w="0" w:type="dxa"/>
              <w:right w:w="0" w:type="dxa"/>
            </w:tcMar>
            <w:vAlign w:val="center"/>
          </w:tcPr>
          <w:p w14:paraId="520075DE"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76B6A195"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5761CC76" w14:textId="77777777" w:rsidR="00B40AAF" w:rsidRDefault="00746E6D">
            <w:pPr>
              <w:spacing w:before="60" w:after="60"/>
              <w:ind w:left="152" w:right="213"/>
              <w:rPr>
                <w:color w:val="000000"/>
                <w:sz w:val="28"/>
                <w:szCs w:val="28"/>
              </w:rPr>
            </w:pPr>
            <w:r>
              <w:rPr>
                <w:color w:val="000000"/>
                <w:sz w:val="28"/>
                <w:szCs w:val="28"/>
              </w:rPr>
              <w:t>(.odp) v1.2</w:t>
            </w:r>
          </w:p>
        </w:tc>
        <w:tc>
          <w:tcPr>
            <w:tcW w:w="3094" w:type="dxa"/>
            <w:shd w:val="clear" w:color="auto" w:fill="FFFFFF"/>
            <w:tcMar>
              <w:top w:w="0" w:type="dxa"/>
              <w:left w:w="0" w:type="dxa"/>
              <w:bottom w:w="0" w:type="dxa"/>
              <w:right w:w="0" w:type="dxa"/>
            </w:tcMar>
            <w:vAlign w:val="center"/>
          </w:tcPr>
          <w:p w14:paraId="5DEDA41B" w14:textId="77777777" w:rsidR="00B40AAF" w:rsidRDefault="00746E6D">
            <w:pPr>
              <w:spacing w:before="60" w:after="60"/>
              <w:ind w:left="71" w:right="60"/>
              <w:rPr>
                <w:color w:val="000000"/>
                <w:sz w:val="28"/>
                <w:szCs w:val="28"/>
              </w:rPr>
            </w:pPr>
            <w:r>
              <w:rPr>
                <w:color w:val="000000"/>
                <w:sz w:val="28"/>
                <w:szCs w:val="28"/>
              </w:rPr>
              <w:t>Định dạng Open Document Presentation (.odp) phiên bản 1.2</w:t>
            </w:r>
          </w:p>
        </w:tc>
        <w:tc>
          <w:tcPr>
            <w:tcW w:w="1943" w:type="dxa"/>
            <w:vMerge/>
            <w:shd w:val="clear" w:color="auto" w:fill="FFFFFF"/>
            <w:tcMar>
              <w:top w:w="0" w:type="dxa"/>
              <w:left w:w="0" w:type="dxa"/>
              <w:bottom w:w="0" w:type="dxa"/>
              <w:right w:w="0" w:type="dxa"/>
            </w:tcMar>
            <w:vAlign w:val="center"/>
          </w:tcPr>
          <w:p w14:paraId="00BD8677"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3516C0AF"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774B5983" w14:textId="77777777" w:rsidR="00B40AAF" w:rsidRDefault="00746E6D">
            <w:pPr>
              <w:spacing w:before="60" w:after="60"/>
              <w:jc w:val="center"/>
              <w:rPr>
                <w:color w:val="000000"/>
                <w:sz w:val="28"/>
                <w:szCs w:val="28"/>
              </w:rPr>
            </w:pPr>
            <w:r>
              <w:rPr>
                <w:color w:val="000000"/>
                <w:sz w:val="28"/>
                <w:szCs w:val="28"/>
              </w:rPr>
              <w:t>3.7</w:t>
            </w:r>
          </w:p>
        </w:tc>
        <w:tc>
          <w:tcPr>
            <w:tcW w:w="1569" w:type="dxa"/>
            <w:vMerge w:val="restart"/>
            <w:shd w:val="clear" w:color="auto" w:fill="FFFFFF"/>
            <w:tcMar>
              <w:top w:w="0" w:type="dxa"/>
              <w:left w:w="0" w:type="dxa"/>
              <w:bottom w:w="0" w:type="dxa"/>
              <w:right w:w="0" w:type="dxa"/>
            </w:tcMar>
            <w:vAlign w:val="center"/>
          </w:tcPr>
          <w:p w14:paraId="20B5EA04" w14:textId="77777777" w:rsidR="00B40AAF" w:rsidRDefault="00746E6D">
            <w:pPr>
              <w:spacing w:before="60" w:after="60"/>
              <w:ind w:left="148" w:right="89"/>
              <w:rPr>
                <w:color w:val="000000"/>
                <w:sz w:val="28"/>
                <w:szCs w:val="28"/>
              </w:rPr>
            </w:pPr>
            <w:r>
              <w:rPr>
                <w:color w:val="000000"/>
                <w:sz w:val="28"/>
                <w:szCs w:val="28"/>
              </w:rPr>
              <w:t>Ảnh đồ họa</w:t>
            </w:r>
          </w:p>
        </w:tc>
        <w:tc>
          <w:tcPr>
            <w:tcW w:w="2012" w:type="dxa"/>
            <w:shd w:val="clear" w:color="auto" w:fill="FFFFFF"/>
            <w:tcMar>
              <w:top w:w="0" w:type="dxa"/>
              <w:left w:w="0" w:type="dxa"/>
              <w:bottom w:w="0" w:type="dxa"/>
              <w:right w:w="0" w:type="dxa"/>
            </w:tcMar>
            <w:vAlign w:val="center"/>
          </w:tcPr>
          <w:p w14:paraId="7DDF6A80" w14:textId="77777777" w:rsidR="00B40AAF" w:rsidRDefault="00746E6D">
            <w:pPr>
              <w:spacing w:before="60" w:after="60"/>
              <w:ind w:left="152" w:right="213"/>
              <w:rPr>
                <w:color w:val="000000"/>
                <w:sz w:val="28"/>
                <w:szCs w:val="28"/>
              </w:rPr>
            </w:pPr>
            <w:r>
              <w:rPr>
                <w:color w:val="000000"/>
                <w:sz w:val="28"/>
                <w:szCs w:val="28"/>
              </w:rPr>
              <w:t>JPEG</w:t>
            </w:r>
          </w:p>
        </w:tc>
        <w:tc>
          <w:tcPr>
            <w:tcW w:w="3094" w:type="dxa"/>
            <w:shd w:val="clear" w:color="auto" w:fill="FFFFFF"/>
            <w:tcMar>
              <w:top w:w="0" w:type="dxa"/>
              <w:left w:w="0" w:type="dxa"/>
              <w:bottom w:w="0" w:type="dxa"/>
              <w:right w:w="0" w:type="dxa"/>
            </w:tcMar>
            <w:vAlign w:val="center"/>
          </w:tcPr>
          <w:p w14:paraId="7F05A28A" w14:textId="77777777" w:rsidR="00B40AAF" w:rsidRDefault="00746E6D">
            <w:pPr>
              <w:spacing w:before="60" w:after="60"/>
              <w:ind w:left="71" w:right="60"/>
              <w:rPr>
                <w:color w:val="000000"/>
                <w:sz w:val="28"/>
                <w:szCs w:val="28"/>
              </w:rPr>
            </w:pPr>
            <w:r>
              <w:rPr>
                <w:color w:val="000000"/>
                <w:sz w:val="28"/>
                <w:szCs w:val="28"/>
              </w:rPr>
              <w:t>Joint Photographic Expert Group (.jpg)</w:t>
            </w:r>
          </w:p>
        </w:tc>
        <w:tc>
          <w:tcPr>
            <w:tcW w:w="1943" w:type="dxa"/>
            <w:vMerge w:val="restart"/>
            <w:shd w:val="clear" w:color="auto" w:fill="FFFFFF"/>
            <w:tcMar>
              <w:top w:w="0" w:type="dxa"/>
              <w:left w:w="0" w:type="dxa"/>
              <w:bottom w:w="0" w:type="dxa"/>
              <w:right w:w="0" w:type="dxa"/>
            </w:tcMar>
            <w:vAlign w:val="center"/>
          </w:tcPr>
          <w:p w14:paraId="163973A8" w14:textId="77777777" w:rsidR="00B40AAF" w:rsidRDefault="00746E6D">
            <w:pPr>
              <w:spacing w:before="60" w:after="60"/>
              <w:ind w:left="81" w:right="136"/>
              <w:jc w:val="center"/>
              <w:rPr>
                <w:color w:val="000000"/>
                <w:sz w:val="28"/>
                <w:szCs w:val="28"/>
              </w:rPr>
            </w:pPr>
            <w:r>
              <w:rPr>
                <w:color w:val="000000"/>
                <w:sz w:val="28"/>
                <w:szCs w:val="28"/>
              </w:rPr>
              <w:t>Bắt buộc áp dụng một, hai, ba hoặc cả bốn tiêu chuẩn</w:t>
            </w:r>
          </w:p>
        </w:tc>
      </w:tr>
      <w:tr w:rsidR="00B40AAF" w14:paraId="6CE937D6" w14:textId="77777777">
        <w:trPr>
          <w:trHeight w:val="340"/>
          <w:jc w:val="center"/>
        </w:trPr>
        <w:tc>
          <w:tcPr>
            <w:tcW w:w="587" w:type="dxa"/>
            <w:vMerge/>
            <w:shd w:val="clear" w:color="auto" w:fill="FFFFFF"/>
            <w:tcMar>
              <w:top w:w="0" w:type="dxa"/>
              <w:left w:w="0" w:type="dxa"/>
              <w:bottom w:w="0" w:type="dxa"/>
              <w:right w:w="0" w:type="dxa"/>
            </w:tcMar>
            <w:vAlign w:val="center"/>
          </w:tcPr>
          <w:p w14:paraId="44EACC72"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7EB20734"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0ECB5546" w14:textId="77777777" w:rsidR="00B40AAF" w:rsidRDefault="00746E6D">
            <w:pPr>
              <w:spacing w:before="60" w:after="60"/>
              <w:ind w:left="152" w:right="213"/>
              <w:rPr>
                <w:color w:val="000000"/>
                <w:sz w:val="28"/>
                <w:szCs w:val="28"/>
              </w:rPr>
            </w:pPr>
            <w:r>
              <w:rPr>
                <w:color w:val="000000"/>
                <w:sz w:val="28"/>
                <w:szCs w:val="28"/>
              </w:rPr>
              <w:t>GIF v89a</w:t>
            </w:r>
          </w:p>
        </w:tc>
        <w:tc>
          <w:tcPr>
            <w:tcW w:w="3094" w:type="dxa"/>
            <w:shd w:val="clear" w:color="auto" w:fill="FFFFFF"/>
            <w:tcMar>
              <w:top w:w="0" w:type="dxa"/>
              <w:left w:w="0" w:type="dxa"/>
              <w:bottom w:w="0" w:type="dxa"/>
              <w:right w:w="0" w:type="dxa"/>
            </w:tcMar>
            <w:vAlign w:val="center"/>
          </w:tcPr>
          <w:p w14:paraId="299309D1" w14:textId="77777777" w:rsidR="00B40AAF" w:rsidRDefault="00746E6D">
            <w:pPr>
              <w:spacing w:before="60" w:after="60"/>
              <w:ind w:left="71" w:right="60"/>
              <w:rPr>
                <w:color w:val="000000"/>
                <w:sz w:val="28"/>
                <w:szCs w:val="28"/>
              </w:rPr>
            </w:pPr>
            <w:r>
              <w:rPr>
                <w:color w:val="000000"/>
                <w:sz w:val="28"/>
                <w:szCs w:val="28"/>
              </w:rPr>
              <w:t>Graphic Interchange (.gif) version 89a</w:t>
            </w:r>
          </w:p>
        </w:tc>
        <w:tc>
          <w:tcPr>
            <w:tcW w:w="1943" w:type="dxa"/>
            <w:vMerge/>
            <w:shd w:val="clear" w:color="auto" w:fill="FFFFFF"/>
            <w:tcMar>
              <w:top w:w="0" w:type="dxa"/>
              <w:left w:w="0" w:type="dxa"/>
              <w:bottom w:w="0" w:type="dxa"/>
              <w:right w:w="0" w:type="dxa"/>
            </w:tcMar>
            <w:vAlign w:val="center"/>
          </w:tcPr>
          <w:p w14:paraId="08EC50ED"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351BD52B" w14:textId="77777777">
        <w:trPr>
          <w:trHeight w:val="340"/>
          <w:jc w:val="center"/>
        </w:trPr>
        <w:tc>
          <w:tcPr>
            <w:tcW w:w="587" w:type="dxa"/>
            <w:vMerge/>
            <w:shd w:val="clear" w:color="auto" w:fill="FFFFFF"/>
            <w:tcMar>
              <w:top w:w="0" w:type="dxa"/>
              <w:left w:w="0" w:type="dxa"/>
              <w:bottom w:w="0" w:type="dxa"/>
              <w:right w:w="0" w:type="dxa"/>
            </w:tcMar>
            <w:vAlign w:val="center"/>
          </w:tcPr>
          <w:p w14:paraId="4A0FFF3B"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62BF6940"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6435AEE3" w14:textId="77777777" w:rsidR="00B40AAF" w:rsidRDefault="00746E6D">
            <w:pPr>
              <w:spacing w:before="60" w:after="60"/>
              <w:ind w:left="152" w:right="213"/>
              <w:rPr>
                <w:color w:val="000000"/>
                <w:sz w:val="28"/>
                <w:szCs w:val="28"/>
              </w:rPr>
            </w:pPr>
            <w:r>
              <w:rPr>
                <w:color w:val="000000"/>
                <w:sz w:val="28"/>
                <w:szCs w:val="28"/>
              </w:rPr>
              <w:t>TIFF</w:t>
            </w:r>
          </w:p>
        </w:tc>
        <w:tc>
          <w:tcPr>
            <w:tcW w:w="3094" w:type="dxa"/>
            <w:shd w:val="clear" w:color="auto" w:fill="FFFFFF"/>
            <w:tcMar>
              <w:top w:w="0" w:type="dxa"/>
              <w:left w:w="0" w:type="dxa"/>
              <w:bottom w:w="0" w:type="dxa"/>
              <w:right w:w="0" w:type="dxa"/>
            </w:tcMar>
            <w:vAlign w:val="center"/>
          </w:tcPr>
          <w:p w14:paraId="7A833738" w14:textId="77777777" w:rsidR="00B40AAF" w:rsidRDefault="00746E6D">
            <w:pPr>
              <w:spacing w:before="60" w:after="60"/>
              <w:ind w:left="71" w:right="60"/>
              <w:rPr>
                <w:color w:val="000000"/>
                <w:sz w:val="28"/>
                <w:szCs w:val="28"/>
              </w:rPr>
            </w:pPr>
            <w:r>
              <w:rPr>
                <w:color w:val="000000"/>
                <w:sz w:val="28"/>
                <w:szCs w:val="28"/>
              </w:rPr>
              <w:t>Tag Image File (.tif)</w:t>
            </w:r>
          </w:p>
        </w:tc>
        <w:tc>
          <w:tcPr>
            <w:tcW w:w="1943" w:type="dxa"/>
            <w:vMerge/>
            <w:shd w:val="clear" w:color="auto" w:fill="FFFFFF"/>
            <w:tcMar>
              <w:top w:w="0" w:type="dxa"/>
              <w:left w:w="0" w:type="dxa"/>
              <w:bottom w:w="0" w:type="dxa"/>
              <w:right w:w="0" w:type="dxa"/>
            </w:tcMar>
            <w:vAlign w:val="center"/>
          </w:tcPr>
          <w:p w14:paraId="16EA49BF"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6DD78723" w14:textId="77777777">
        <w:trPr>
          <w:trHeight w:val="340"/>
          <w:jc w:val="center"/>
        </w:trPr>
        <w:tc>
          <w:tcPr>
            <w:tcW w:w="587" w:type="dxa"/>
            <w:vMerge/>
            <w:shd w:val="clear" w:color="auto" w:fill="FFFFFF"/>
            <w:tcMar>
              <w:top w:w="0" w:type="dxa"/>
              <w:left w:w="0" w:type="dxa"/>
              <w:bottom w:w="0" w:type="dxa"/>
              <w:right w:w="0" w:type="dxa"/>
            </w:tcMar>
            <w:vAlign w:val="center"/>
          </w:tcPr>
          <w:p w14:paraId="07CD8F9E"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740B4E54"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70C8D39D" w14:textId="77777777" w:rsidR="00B40AAF" w:rsidRDefault="00746E6D">
            <w:pPr>
              <w:spacing w:before="60" w:after="60"/>
              <w:ind w:left="152" w:right="213"/>
              <w:rPr>
                <w:color w:val="000000"/>
                <w:sz w:val="28"/>
                <w:szCs w:val="28"/>
              </w:rPr>
            </w:pPr>
            <w:r>
              <w:rPr>
                <w:color w:val="000000"/>
                <w:sz w:val="28"/>
                <w:szCs w:val="28"/>
              </w:rPr>
              <w:t>PNG</w:t>
            </w:r>
          </w:p>
        </w:tc>
        <w:tc>
          <w:tcPr>
            <w:tcW w:w="3094" w:type="dxa"/>
            <w:shd w:val="clear" w:color="auto" w:fill="FFFFFF"/>
            <w:tcMar>
              <w:top w:w="0" w:type="dxa"/>
              <w:left w:w="0" w:type="dxa"/>
              <w:bottom w:w="0" w:type="dxa"/>
              <w:right w:w="0" w:type="dxa"/>
            </w:tcMar>
            <w:vAlign w:val="center"/>
          </w:tcPr>
          <w:p w14:paraId="636B2BD7" w14:textId="77777777" w:rsidR="00B40AAF" w:rsidRDefault="00746E6D">
            <w:pPr>
              <w:spacing w:before="60" w:after="60"/>
              <w:ind w:left="71" w:right="60"/>
              <w:rPr>
                <w:color w:val="000000"/>
                <w:sz w:val="28"/>
                <w:szCs w:val="28"/>
              </w:rPr>
            </w:pPr>
            <w:r>
              <w:rPr>
                <w:color w:val="000000"/>
                <w:sz w:val="28"/>
                <w:szCs w:val="28"/>
              </w:rPr>
              <w:t>Portable Network Graphics (.png)</w:t>
            </w:r>
          </w:p>
        </w:tc>
        <w:tc>
          <w:tcPr>
            <w:tcW w:w="1943" w:type="dxa"/>
            <w:vMerge/>
            <w:shd w:val="clear" w:color="auto" w:fill="FFFFFF"/>
            <w:tcMar>
              <w:top w:w="0" w:type="dxa"/>
              <w:left w:w="0" w:type="dxa"/>
              <w:bottom w:w="0" w:type="dxa"/>
              <w:right w:w="0" w:type="dxa"/>
            </w:tcMar>
            <w:vAlign w:val="center"/>
          </w:tcPr>
          <w:p w14:paraId="217DB00C"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548E9DA2" w14:textId="77777777">
        <w:trPr>
          <w:trHeight w:val="340"/>
          <w:jc w:val="center"/>
        </w:trPr>
        <w:tc>
          <w:tcPr>
            <w:tcW w:w="587" w:type="dxa"/>
            <w:shd w:val="clear" w:color="auto" w:fill="FFFFFF"/>
            <w:tcMar>
              <w:top w:w="0" w:type="dxa"/>
              <w:left w:w="0" w:type="dxa"/>
              <w:bottom w:w="0" w:type="dxa"/>
              <w:right w:w="0" w:type="dxa"/>
            </w:tcMar>
            <w:vAlign w:val="center"/>
          </w:tcPr>
          <w:p w14:paraId="00682E33" w14:textId="77777777" w:rsidR="00B40AAF" w:rsidRDefault="00746E6D">
            <w:pPr>
              <w:spacing w:before="60" w:after="60"/>
              <w:jc w:val="center"/>
              <w:rPr>
                <w:color w:val="000000"/>
                <w:sz w:val="28"/>
                <w:szCs w:val="28"/>
              </w:rPr>
            </w:pPr>
            <w:r>
              <w:rPr>
                <w:color w:val="000000"/>
                <w:sz w:val="28"/>
                <w:szCs w:val="28"/>
              </w:rPr>
              <w:t>3.8</w:t>
            </w:r>
          </w:p>
        </w:tc>
        <w:tc>
          <w:tcPr>
            <w:tcW w:w="1569" w:type="dxa"/>
            <w:shd w:val="clear" w:color="auto" w:fill="FFFFFF"/>
            <w:tcMar>
              <w:top w:w="0" w:type="dxa"/>
              <w:left w:w="0" w:type="dxa"/>
              <w:bottom w:w="0" w:type="dxa"/>
              <w:right w:w="0" w:type="dxa"/>
            </w:tcMar>
            <w:vAlign w:val="center"/>
          </w:tcPr>
          <w:p w14:paraId="37C0FDF8" w14:textId="77777777" w:rsidR="00B40AAF" w:rsidRDefault="00746E6D">
            <w:pPr>
              <w:spacing w:before="60" w:after="60"/>
              <w:ind w:left="148" w:right="89"/>
              <w:rPr>
                <w:color w:val="000000"/>
                <w:sz w:val="28"/>
                <w:szCs w:val="28"/>
              </w:rPr>
            </w:pPr>
            <w:r>
              <w:rPr>
                <w:color w:val="000000"/>
                <w:sz w:val="28"/>
                <w:szCs w:val="28"/>
              </w:rPr>
              <w:t>Ảnh gắn với tọa độ địa lý</w:t>
            </w:r>
          </w:p>
        </w:tc>
        <w:tc>
          <w:tcPr>
            <w:tcW w:w="2012" w:type="dxa"/>
            <w:shd w:val="clear" w:color="auto" w:fill="FFFFFF"/>
            <w:tcMar>
              <w:top w:w="0" w:type="dxa"/>
              <w:left w:w="0" w:type="dxa"/>
              <w:bottom w:w="0" w:type="dxa"/>
              <w:right w:w="0" w:type="dxa"/>
            </w:tcMar>
            <w:vAlign w:val="center"/>
          </w:tcPr>
          <w:p w14:paraId="01DBE9B7" w14:textId="77777777" w:rsidR="00B40AAF" w:rsidRDefault="00746E6D">
            <w:pPr>
              <w:spacing w:before="60" w:after="60"/>
              <w:ind w:left="152" w:right="213"/>
              <w:rPr>
                <w:color w:val="000000"/>
                <w:sz w:val="28"/>
                <w:szCs w:val="28"/>
              </w:rPr>
            </w:pPr>
            <w:r>
              <w:rPr>
                <w:color w:val="000000"/>
                <w:sz w:val="28"/>
                <w:szCs w:val="28"/>
              </w:rPr>
              <w:t>GEO TIFF</w:t>
            </w:r>
          </w:p>
        </w:tc>
        <w:tc>
          <w:tcPr>
            <w:tcW w:w="3094" w:type="dxa"/>
            <w:shd w:val="clear" w:color="auto" w:fill="FFFFFF"/>
            <w:tcMar>
              <w:top w:w="0" w:type="dxa"/>
              <w:left w:w="0" w:type="dxa"/>
              <w:bottom w:w="0" w:type="dxa"/>
              <w:right w:w="0" w:type="dxa"/>
            </w:tcMar>
            <w:vAlign w:val="center"/>
          </w:tcPr>
          <w:p w14:paraId="6CA1D271" w14:textId="77777777" w:rsidR="00B40AAF" w:rsidRDefault="00746E6D">
            <w:pPr>
              <w:spacing w:before="60" w:after="60"/>
              <w:ind w:left="71" w:right="60"/>
              <w:rPr>
                <w:color w:val="000000"/>
                <w:sz w:val="28"/>
                <w:szCs w:val="28"/>
              </w:rPr>
            </w:pPr>
            <w:r>
              <w:rPr>
                <w:color w:val="000000"/>
                <w:sz w:val="28"/>
                <w:szCs w:val="28"/>
              </w:rPr>
              <w:t>Tagged Image File Format for GIS applications</w:t>
            </w:r>
          </w:p>
        </w:tc>
        <w:tc>
          <w:tcPr>
            <w:tcW w:w="1943" w:type="dxa"/>
            <w:shd w:val="clear" w:color="auto" w:fill="FFFFFF"/>
            <w:tcMar>
              <w:top w:w="0" w:type="dxa"/>
              <w:left w:w="0" w:type="dxa"/>
              <w:bottom w:w="0" w:type="dxa"/>
              <w:right w:w="0" w:type="dxa"/>
            </w:tcMar>
            <w:vAlign w:val="center"/>
          </w:tcPr>
          <w:p w14:paraId="17132567"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1BB86DE5"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7E42390C" w14:textId="77777777" w:rsidR="00B40AAF" w:rsidRDefault="00746E6D">
            <w:pPr>
              <w:spacing w:before="60" w:after="60"/>
              <w:jc w:val="center"/>
              <w:rPr>
                <w:color w:val="000000"/>
                <w:sz w:val="28"/>
                <w:szCs w:val="28"/>
              </w:rPr>
            </w:pPr>
            <w:r>
              <w:rPr>
                <w:color w:val="000000"/>
                <w:sz w:val="28"/>
                <w:szCs w:val="28"/>
              </w:rPr>
              <w:t>3.9</w:t>
            </w:r>
          </w:p>
        </w:tc>
        <w:tc>
          <w:tcPr>
            <w:tcW w:w="1569" w:type="dxa"/>
            <w:vMerge w:val="restart"/>
            <w:shd w:val="clear" w:color="auto" w:fill="FFFFFF"/>
            <w:tcMar>
              <w:top w:w="0" w:type="dxa"/>
              <w:left w:w="0" w:type="dxa"/>
              <w:bottom w:w="0" w:type="dxa"/>
              <w:right w:w="0" w:type="dxa"/>
            </w:tcMar>
            <w:vAlign w:val="center"/>
          </w:tcPr>
          <w:p w14:paraId="4D938276" w14:textId="77777777" w:rsidR="00B40AAF" w:rsidRDefault="00746E6D">
            <w:pPr>
              <w:spacing w:before="60" w:after="60"/>
              <w:ind w:left="148" w:right="89"/>
              <w:rPr>
                <w:color w:val="000000"/>
                <w:sz w:val="28"/>
                <w:szCs w:val="28"/>
              </w:rPr>
            </w:pPr>
            <w:r>
              <w:rPr>
                <w:color w:val="000000"/>
                <w:sz w:val="28"/>
                <w:szCs w:val="28"/>
              </w:rPr>
              <w:t>Phim ảnh, âm thanh</w:t>
            </w:r>
          </w:p>
        </w:tc>
        <w:tc>
          <w:tcPr>
            <w:tcW w:w="2012" w:type="dxa"/>
            <w:shd w:val="clear" w:color="auto" w:fill="FFFFFF"/>
            <w:tcMar>
              <w:top w:w="0" w:type="dxa"/>
              <w:left w:w="0" w:type="dxa"/>
              <w:bottom w:w="0" w:type="dxa"/>
              <w:right w:w="0" w:type="dxa"/>
            </w:tcMar>
            <w:vAlign w:val="center"/>
          </w:tcPr>
          <w:p w14:paraId="2F00C182" w14:textId="77777777" w:rsidR="00B40AAF" w:rsidRDefault="00746E6D">
            <w:pPr>
              <w:spacing w:before="60" w:after="60"/>
              <w:ind w:left="152" w:right="213"/>
              <w:rPr>
                <w:color w:val="000000"/>
                <w:sz w:val="28"/>
                <w:szCs w:val="28"/>
              </w:rPr>
            </w:pPr>
            <w:r>
              <w:rPr>
                <w:color w:val="000000"/>
                <w:sz w:val="28"/>
                <w:szCs w:val="28"/>
              </w:rPr>
              <w:t>MPEG-1</w:t>
            </w:r>
          </w:p>
        </w:tc>
        <w:tc>
          <w:tcPr>
            <w:tcW w:w="3094" w:type="dxa"/>
            <w:shd w:val="clear" w:color="auto" w:fill="FFFFFF"/>
            <w:tcMar>
              <w:top w:w="0" w:type="dxa"/>
              <w:left w:w="0" w:type="dxa"/>
              <w:bottom w:w="0" w:type="dxa"/>
              <w:right w:w="0" w:type="dxa"/>
            </w:tcMar>
            <w:vAlign w:val="center"/>
          </w:tcPr>
          <w:p w14:paraId="4B0C6D7F" w14:textId="77777777" w:rsidR="00B40AAF" w:rsidRDefault="00746E6D">
            <w:pPr>
              <w:spacing w:before="60" w:after="60"/>
              <w:ind w:left="71" w:right="60"/>
              <w:rPr>
                <w:color w:val="000000"/>
                <w:sz w:val="28"/>
                <w:szCs w:val="28"/>
              </w:rPr>
            </w:pPr>
            <w:r>
              <w:rPr>
                <w:color w:val="000000"/>
                <w:sz w:val="28"/>
                <w:szCs w:val="28"/>
              </w:rPr>
              <w:t>Moving Picture Experts Group-1</w:t>
            </w:r>
          </w:p>
        </w:tc>
        <w:tc>
          <w:tcPr>
            <w:tcW w:w="1943" w:type="dxa"/>
            <w:shd w:val="clear" w:color="auto" w:fill="FFFFFF"/>
            <w:tcMar>
              <w:top w:w="0" w:type="dxa"/>
              <w:left w:w="0" w:type="dxa"/>
              <w:bottom w:w="0" w:type="dxa"/>
              <w:right w:w="0" w:type="dxa"/>
            </w:tcMar>
            <w:vAlign w:val="center"/>
          </w:tcPr>
          <w:p w14:paraId="36D16FBD"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09E31774" w14:textId="77777777">
        <w:trPr>
          <w:trHeight w:val="340"/>
          <w:jc w:val="center"/>
        </w:trPr>
        <w:tc>
          <w:tcPr>
            <w:tcW w:w="587" w:type="dxa"/>
            <w:vMerge/>
            <w:shd w:val="clear" w:color="auto" w:fill="FFFFFF"/>
            <w:tcMar>
              <w:top w:w="0" w:type="dxa"/>
              <w:left w:w="0" w:type="dxa"/>
              <w:bottom w:w="0" w:type="dxa"/>
              <w:right w:w="0" w:type="dxa"/>
            </w:tcMar>
            <w:vAlign w:val="center"/>
          </w:tcPr>
          <w:p w14:paraId="0D5CA191"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35AEF412"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13D61974" w14:textId="77777777" w:rsidR="00B40AAF" w:rsidRDefault="00746E6D">
            <w:pPr>
              <w:spacing w:before="60" w:after="60"/>
              <w:ind w:left="152" w:right="213"/>
              <w:rPr>
                <w:color w:val="000000"/>
                <w:sz w:val="28"/>
                <w:szCs w:val="28"/>
              </w:rPr>
            </w:pPr>
            <w:r>
              <w:rPr>
                <w:color w:val="000000"/>
                <w:sz w:val="28"/>
                <w:szCs w:val="28"/>
              </w:rPr>
              <w:t>MPEG-2</w:t>
            </w:r>
          </w:p>
        </w:tc>
        <w:tc>
          <w:tcPr>
            <w:tcW w:w="3094" w:type="dxa"/>
            <w:shd w:val="clear" w:color="auto" w:fill="FFFFFF"/>
            <w:tcMar>
              <w:top w:w="0" w:type="dxa"/>
              <w:left w:w="0" w:type="dxa"/>
              <w:bottom w:w="0" w:type="dxa"/>
              <w:right w:w="0" w:type="dxa"/>
            </w:tcMar>
            <w:vAlign w:val="center"/>
          </w:tcPr>
          <w:p w14:paraId="179B327D" w14:textId="77777777" w:rsidR="00B40AAF" w:rsidRDefault="00746E6D">
            <w:pPr>
              <w:spacing w:before="60" w:after="60"/>
              <w:ind w:left="71" w:right="60"/>
              <w:rPr>
                <w:color w:val="000000"/>
                <w:sz w:val="28"/>
                <w:szCs w:val="28"/>
              </w:rPr>
            </w:pPr>
            <w:r>
              <w:rPr>
                <w:color w:val="000000"/>
                <w:sz w:val="28"/>
                <w:szCs w:val="28"/>
              </w:rPr>
              <w:t>Moving Picture Experts Group-2</w:t>
            </w:r>
          </w:p>
        </w:tc>
        <w:tc>
          <w:tcPr>
            <w:tcW w:w="1943" w:type="dxa"/>
            <w:shd w:val="clear" w:color="auto" w:fill="FFFFFF"/>
            <w:tcMar>
              <w:top w:w="0" w:type="dxa"/>
              <w:left w:w="0" w:type="dxa"/>
              <w:bottom w:w="0" w:type="dxa"/>
              <w:right w:w="0" w:type="dxa"/>
            </w:tcMar>
            <w:vAlign w:val="center"/>
          </w:tcPr>
          <w:p w14:paraId="37EC937E"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11E76C54" w14:textId="77777777">
        <w:trPr>
          <w:trHeight w:val="340"/>
          <w:jc w:val="center"/>
        </w:trPr>
        <w:tc>
          <w:tcPr>
            <w:tcW w:w="587" w:type="dxa"/>
            <w:vMerge/>
            <w:shd w:val="clear" w:color="auto" w:fill="FFFFFF"/>
            <w:tcMar>
              <w:top w:w="0" w:type="dxa"/>
              <w:left w:w="0" w:type="dxa"/>
              <w:bottom w:w="0" w:type="dxa"/>
              <w:right w:w="0" w:type="dxa"/>
            </w:tcMar>
            <w:vAlign w:val="center"/>
          </w:tcPr>
          <w:p w14:paraId="680765F9"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7EE0016E"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72A3E274" w14:textId="77777777" w:rsidR="00B40AAF" w:rsidRDefault="00746E6D">
            <w:pPr>
              <w:spacing w:before="60" w:after="60"/>
              <w:ind w:left="152" w:right="213"/>
              <w:rPr>
                <w:color w:val="000000"/>
                <w:sz w:val="28"/>
                <w:szCs w:val="28"/>
              </w:rPr>
            </w:pPr>
            <w:r>
              <w:rPr>
                <w:color w:val="000000"/>
                <w:sz w:val="28"/>
                <w:szCs w:val="28"/>
              </w:rPr>
              <w:t>MPEG-4</w:t>
            </w:r>
          </w:p>
        </w:tc>
        <w:tc>
          <w:tcPr>
            <w:tcW w:w="3094" w:type="dxa"/>
            <w:shd w:val="clear" w:color="auto" w:fill="FFFFFF"/>
            <w:tcMar>
              <w:top w:w="0" w:type="dxa"/>
              <w:left w:w="0" w:type="dxa"/>
              <w:bottom w:w="0" w:type="dxa"/>
              <w:right w:w="0" w:type="dxa"/>
            </w:tcMar>
            <w:vAlign w:val="center"/>
          </w:tcPr>
          <w:p w14:paraId="143361F9" w14:textId="77777777" w:rsidR="00B40AAF" w:rsidRDefault="00746E6D">
            <w:pPr>
              <w:spacing w:before="60" w:after="60"/>
              <w:ind w:left="71" w:right="60"/>
              <w:rPr>
                <w:color w:val="000000"/>
                <w:sz w:val="28"/>
                <w:szCs w:val="28"/>
              </w:rPr>
            </w:pPr>
            <w:r>
              <w:rPr>
                <w:color w:val="000000"/>
                <w:sz w:val="28"/>
                <w:szCs w:val="28"/>
              </w:rPr>
              <w:t>Moving Picture Experts Group-4</w:t>
            </w:r>
          </w:p>
        </w:tc>
        <w:tc>
          <w:tcPr>
            <w:tcW w:w="1943" w:type="dxa"/>
            <w:shd w:val="clear" w:color="auto" w:fill="FFFFFF"/>
            <w:tcMar>
              <w:top w:w="0" w:type="dxa"/>
              <w:left w:w="0" w:type="dxa"/>
              <w:bottom w:w="0" w:type="dxa"/>
              <w:right w:w="0" w:type="dxa"/>
            </w:tcMar>
            <w:vAlign w:val="center"/>
          </w:tcPr>
          <w:p w14:paraId="12423B3E"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4141EBDB" w14:textId="77777777">
        <w:trPr>
          <w:trHeight w:val="340"/>
          <w:jc w:val="center"/>
        </w:trPr>
        <w:tc>
          <w:tcPr>
            <w:tcW w:w="587" w:type="dxa"/>
            <w:vMerge/>
            <w:shd w:val="clear" w:color="auto" w:fill="FFFFFF"/>
            <w:tcMar>
              <w:top w:w="0" w:type="dxa"/>
              <w:left w:w="0" w:type="dxa"/>
              <w:bottom w:w="0" w:type="dxa"/>
              <w:right w:w="0" w:type="dxa"/>
            </w:tcMar>
            <w:vAlign w:val="center"/>
          </w:tcPr>
          <w:p w14:paraId="76338BD5"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328868DC"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362B8AC7" w14:textId="77777777" w:rsidR="00B40AAF" w:rsidRDefault="00746E6D">
            <w:pPr>
              <w:spacing w:before="60" w:after="60"/>
              <w:ind w:left="152" w:right="213"/>
              <w:rPr>
                <w:color w:val="000000"/>
                <w:sz w:val="28"/>
                <w:szCs w:val="28"/>
              </w:rPr>
            </w:pPr>
            <w:r>
              <w:rPr>
                <w:color w:val="000000"/>
                <w:sz w:val="28"/>
                <w:szCs w:val="28"/>
              </w:rPr>
              <w:t>MP3</w:t>
            </w:r>
          </w:p>
        </w:tc>
        <w:tc>
          <w:tcPr>
            <w:tcW w:w="3094" w:type="dxa"/>
            <w:shd w:val="clear" w:color="auto" w:fill="FFFFFF"/>
            <w:tcMar>
              <w:top w:w="0" w:type="dxa"/>
              <w:left w:w="0" w:type="dxa"/>
              <w:bottom w:w="0" w:type="dxa"/>
              <w:right w:w="0" w:type="dxa"/>
            </w:tcMar>
            <w:vAlign w:val="center"/>
          </w:tcPr>
          <w:p w14:paraId="3F77B961" w14:textId="77777777" w:rsidR="00B40AAF" w:rsidRDefault="00746E6D">
            <w:pPr>
              <w:spacing w:before="60" w:after="60"/>
              <w:ind w:left="71" w:right="60"/>
              <w:rPr>
                <w:color w:val="000000"/>
                <w:sz w:val="28"/>
                <w:szCs w:val="28"/>
              </w:rPr>
            </w:pPr>
            <w:r>
              <w:rPr>
                <w:color w:val="000000"/>
                <w:sz w:val="28"/>
                <w:szCs w:val="28"/>
              </w:rPr>
              <w:t>MPEG-1 Audio Layer 3</w:t>
            </w:r>
          </w:p>
        </w:tc>
        <w:tc>
          <w:tcPr>
            <w:tcW w:w="1943" w:type="dxa"/>
            <w:shd w:val="clear" w:color="auto" w:fill="FFFFFF"/>
            <w:tcMar>
              <w:top w:w="0" w:type="dxa"/>
              <w:left w:w="0" w:type="dxa"/>
              <w:bottom w:w="0" w:type="dxa"/>
              <w:right w:w="0" w:type="dxa"/>
            </w:tcMar>
            <w:vAlign w:val="center"/>
          </w:tcPr>
          <w:p w14:paraId="6F0F83D8"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47E3E72A" w14:textId="77777777">
        <w:trPr>
          <w:trHeight w:val="340"/>
          <w:jc w:val="center"/>
        </w:trPr>
        <w:tc>
          <w:tcPr>
            <w:tcW w:w="587" w:type="dxa"/>
            <w:vMerge/>
            <w:shd w:val="clear" w:color="auto" w:fill="FFFFFF"/>
            <w:tcMar>
              <w:top w:w="0" w:type="dxa"/>
              <w:left w:w="0" w:type="dxa"/>
              <w:bottom w:w="0" w:type="dxa"/>
              <w:right w:w="0" w:type="dxa"/>
            </w:tcMar>
            <w:vAlign w:val="center"/>
          </w:tcPr>
          <w:p w14:paraId="19020A1A"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7E4A3D3E"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011C5D67" w14:textId="77777777" w:rsidR="00B40AAF" w:rsidRDefault="00746E6D">
            <w:pPr>
              <w:spacing w:before="60" w:after="60"/>
              <w:ind w:left="152" w:right="213"/>
              <w:rPr>
                <w:color w:val="000000"/>
                <w:sz w:val="28"/>
                <w:szCs w:val="28"/>
              </w:rPr>
            </w:pPr>
            <w:r>
              <w:rPr>
                <w:color w:val="000000"/>
                <w:sz w:val="28"/>
                <w:szCs w:val="28"/>
              </w:rPr>
              <w:t>AAC</w:t>
            </w:r>
          </w:p>
        </w:tc>
        <w:tc>
          <w:tcPr>
            <w:tcW w:w="3094" w:type="dxa"/>
            <w:shd w:val="clear" w:color="auto" w:fill="FFFFFF"/>
            <w:tcMar>
              <w:top w:w="0" w:type="dxa"/>
              <w:left w:w="0" w:type="dxa"/>
              <w:bottom w:w="0" w:type="dxa"/>
              <w:right w:w="0" w:type="dxa"/>
            </w:tcMar>
            <w:vAlign w:val="center"/>
          </w:tcPr>
          <w:p w14:paraId="3837DEDB" w14:textId="77777777" w:rsidR="00B40AAF" w:rsidRDefault="00746E6D">
            <w:pPr>
              <w:spacing w:before="60" w:after="60"/>
              <w:ind w:left="71" w:right="60"/>
              <w:rPr>
                <w:color w:val="000000"/>
                <w:sz w:val="28"/>
                <w:szCs w:val="28"/>
              </w:rPr>
            </w:pPr>
            <w:r>
              <w:rPr>
                <w:color w:val="000000"/>
                <w:sz w:val="28"/>
                <w:szCs w:val="28"/>
              </w:rPr>
              <w:t>Advanced Audio Coding</w:t>
            </w:r>
          </w:p>
        </w:tc>
        <w:tc>
          <w:tcPr>
            <w:tcW w:w="1943" w:type="dxa"/>
            <w:shd w:val="clear" w:color="auto" w:fill="FFFFFF"/>
            <w:tcMar>
              <w:top w:w="0" w:type="dxa"/>
              <w:left w:w="0" w:type="dxa"/>
              <w:bottom w:w="0" w:type="dxa"/>
              <w:right w:w="0" w:type="dxa"/>
            </w:tcMar>
            <w:vAlign w:val="center"/>
          </w:tcPr>
          <w:p w14:paraId="526D585E"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361EFE54"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0D280802" w14:textId="77777777" w:rsidR="00B40AAF" w:rsidRDefault="00746E6D">
            <w:pPr>
              <w:spacing w:before="60" w:after="60"/>
              <w:jc w:val="center"/>
              <w:rPr>
                <w:color w:val="000000"/>
                <w:sz w:val="28"/>
                <w:szCs w:val="28"/>
              </w:rPr>
            </w:pPr>
            <w:r>
              <w:rPr>
                <w:color w:val="000000"/>
                <w:sz w:val="28"/>
                <w:szCs w:val="28"/>
              </w:rPr>
              <w:t>3.10</w:t>
            </w:r>
          </w:p>
        </w:tc>
        <w:tc>
          <w:tcPr>
            <w:tcW w:w="1569" w:type="dxa"/>
            <w:vMerge w:val="restart"/>
            <w:shd w:val="clear" w:color="auto" w:fill="FFFFFF"/>
            <w:tcMar>
              <w:top w:w="0" w:type="dxa"/>
              <w:left w:w="0" w:type="dxa"/>
              <w:bottom w:w="0" w:type="dxa"/>
              <w:right w:w="0" w:type="dxa"/>
            </w:tcMar>
            <w:vAlign w:val="center"/>
          </w:tcPr>
          <w:p w14:paraId="53C7EEB8" w14:textId="77777777" w:rsidR="00B40AAF" w:rsidRDefault="00746E6D">
            <w:pPr>
              <w:spacing w:before="60" w:after="60"/>
              <w:ind w:left="148" w:right="89"/>
              <w:rPr>
                <w:color w:val="000000"/>
                <w:sz w:val="28"/>
                <w:szCs w:val="28"/>
              </w:rPr>
            </w:pPr>
            <w:r>
              <w:rPr>
                <w:color w:val="000000"/>
                <w:sz w:val="28"/>
                <w:szCs w:val="28"/>
              </w:rPr>
              <w:t>Luồng phim ảnh, âm thanh</w:t>
            </w:r>
          </w:p>
        </w:tc>
        <w:tc>
          <w:tcPr>
            <w:tcW w:w="2012" w:type="dxa"/>
            <w:shd w:val="clear" w:color="auto" w:fill="FFFFFF"/>
            <w:tcMar>
              <w:top w:w="0" w:type="dxa"/>
              <w:left w:w="0" w:type="dxa"/>
              <w:bottom w:w="0" w:type="dxa"/>
              <w:right w:w="0" w:type="dxa"/>
            </w:tcMar>
            <w:vAlign w:val="center"/>
          </w:tcPr>
          <w:p w14:paraId="381DF950" w14:textId="77777777" w:rsidR="00B40AAF" w:rsidRDefault="00746E6D">
            <w:pPr>
              <w:spacing w:before="60" w:after="60"/>
              <w:ind w:left="152" w:right="213"/>
              <w:rPr>
                <w:color w:val="000000"/>
                <w:sz w:val="28"/>
                <w:szCs w:val="28"/>
              </w:rPr>
            </w:pPr>
            <w:r>
              <w:rPr>
                <w:color w:val="000000"/>
                <w:sz w:val="28"/>
                <w:szCs w:val="28"/>
              </w:rPr>
              <w:t>(.asf), (.wma), (.wmv)</w:t>
            </w:r>
          </w:p>
        </w:tc>
        <w:tc>
          <w:tcPr>
            <w:tcW w:w="3094" w:type="dxa"/>
            <w:shd w:val="clear" w:color="auto" w:fill="FFFFFF"/>
            <w:tcMar>
              <w:top w:w="0" w:type="dxa"/>
              <w:left w:w="0" w:type="dxa"/>
              <w:bottom w:w="0" w:type="dxa"/>
              <w:right w:w="0" w:type="dxa"/>
            </w:tcMar>
            <w:vAlign w:val="center"/>
          </w:tcPr>
          <w:p w14:paraId="70F23E30" w14:textId="77777777" w:rsidR="00B40AAF" w:rsidRDefault="00746E6D">
            <w:pPr>
              <w:spacing w:before="60" w:after="60"/>
              <w:ind w:left="71" w:right="60"/>
              <w:rPr>
                <w:color w:val="000000"/>
                <w:sz w:val="28"/>
                <w:szCs w:val="28"/>
              </w:rPr>
            </w:pPr>
            <w:r>
              <w:rPr>
                <w:color w:val="000000"/>
                <w:sz w:val="28"/>
                <w:szCs w:val="28"/>
              </w:rPr>
              <w:t>Các định dạng của Microsoft Windows Media Player (.asf), (.wma), (.wmv)</w:t>
            </w:r>
          </w:p>
        </w:tc>
        <w:tc>
          <w:tcPr>
            <w:tcW w:w="1943" w:type="dxa"/>
            <w:shd w:val="clear" w:color="auto" w:fill="FFFFFF"/>
            <w:tcMar>
              <w:top w:w="0" w:type="dxa"/>
              <w:left w:w="0" w:type="dxa"/>
              <w:bottom w:w="0" w:type="dxa"/>
              <w:right w:w="0" w:type="dxa"/>
            </w:tcMar>
            <w:vAlign w:val="center"/>
          </w:tcPr>
          <w:p w14:paraId="1848A642"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5372E3DA" w14:textId="77777777">
        <w:trPr>
          <w:trHeight w:val="340"/>
          <w:jc w:val="center"/>
        </w:trPr>
        <w:tc>
          <w:tcPr>
            <w:tcW w:w="587" w:type="dxa"/>
            <w:vMerge/>
            <w:shd w:val="clear" w:color="auto" w:fill="FFFFFF"/>
            <w:tcMar>
              <w:top w:w="0" w:type="dxa"/>
              <w:left w:w="0" w:type="dxa"/>
              <w:bottom w:w="0" w:type="dxa"/>
              <w:right w:w="0" w:type="dxa"/>
            </w:tcMar>
            <w:vAlign w:val="center"/>
          </w:tcPr>
          <w:p w14:paraId="5E0FB9E0"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1C5AACA8"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5D9E5A2F" w14:textId="77777777" w:rsidR="00B40AAF" w:rsidRDefault="00746E6D">
            <w:pPr>
              <w:spacing w:before="60" w:after="60"/>
              <w:ind w:left="152" w:right="213"/>
              <w:rPr>
                <w:color w:val="000000"/>
                <w:sz w:val="28"/>
                <w:szCs w:val="28"/>
              </w:rPr>
            </w:pPr>
            <w:r>
              <w:rPr>
                <w:color w:val="000000"/>
                <w:sz w:val="28"/>
                <w:szCs w:val="28"/>
              </w:rPr>
              <w:t>(.ra), (.rm), (.ram), (.rmm)</w:t>
            </w:r>
          </w:p>
        </w:tc>
        <w:tc>
          <w:tcPr>
            <w:tcW w:w="3094" w:type="dxa"/>
            <w:shd w:val="clear" w:color="auto" w:fill="FFFFFF"/>
            <w:tcMar>
              <w:top w:w="0" w:type="dxa"/>
              <w:left w:w="0" w:type="dxa"/>
              <w:bottom w:w="0" w:type="dxa"/>
              <w:right w:w="0" w:type="dxa"/>
            </w:tcMar>
            <w:vAlign w:val="center"/>
          </w:tcPr>
          <w:p w14:paraId="1EF69CE9" w14:textId="77777777" w:rsidR="00B40AAF" w:rsidRDefault="00746E6D">
            <w:pPr>
              <w:spacing w:before="60" w:after="60"/>
              <w:ind w:left="71" w:right="60"/>
              <w:rPr>
                <w:color w:val="000000"/>
                <w:sz w:val="28"/>
                <w:szCs w:val="28"/>
              </w:rPr>
            </w:pPr>
            <w:r>
              <w:rPr>
                <w:color w:val="000000"/>
                <w:sz w:val="28"/>
                <w:szCs w:val="28"/>
              </w:rPr>
              <w:t>Các định dạng Real Audio/Real Video (.ra), (.rm), (.ram), (.rmm)</w:t>
            </w:r>
          </w:p>
        </w:tc>
        <w:tc>
          <w:tcPr>
            <w:tcW w:w="1943" w:type="dxa"/>
            <w:shd w:val="clear" w:color="auto" w:fill="FFFFFF"/>
            <w:tcMar>
              <w:top w:w="0" w:type="dxa"/>
              <w:left w:w="0" w:type="dxa"/>
              <w:bottom w:w="0" w:type="dxa"/>
              <w:right w:w="0" w:type="dxa"/>
            </w:tcMar>
            <w:vAlign w:val="center"/>
          </w:tcPr>
          <w:p w14:paraId="75EE5655"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17839A37" w14:textId="77777777">
        <w:trPr>
          <w:trHeight w:val="340"/>
          <w:jc w:val="center"/>
        </w:trPr>
        <w:tc>
          <w:tcPr>
            <w:tcW w:w="587" w:type="dxa"/>
            <w:vMerge/>
            <w:shd w:val="clear" w:color="auto" w:fill="FFFFFF"/>
            <w:tcMar>
              <w:top w:w="0" w:type="dxa"/>
              <w:left w:w="0" w:type="dxa"/>
              <w:bottom w:w="0" w:type="dxa"/>
              <w:right w:w="0" w:type="dxa"/>
            </w:tcMar>
            <w:vAlign w:val="center"/>
          </w:tcPr>
          <w:p w14:paraId="799C0E77"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72E3D720"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29C0D60C" w14:textId="77777777" w:rsidR="00B40AAF" w:rsidRDefault="00746E6D">
            <w:pPr>
              <w:spacing w:before="60" w:after="60"/>
              <w:ind w:left="152" w:right="213"/>
              <w:rPr>
                <w:color w:val="000000"/>
                <w:sz w:val="28"/>
                <w:szCs w:val="28"/>
              </w:rPr>
            </w:pPr>
            <w:r>
              <w:rPr>
                <w:color w:val="000000"/>
                <w:sz w:val="28"/>
                <w:szCs w:val="28"/>
              </w:rPr>
              <w:t>(.avi), (.mov), (.qt)</w:t>
            </w:r>
          </w:p>
        </w:tc>
        <w:tc>
          <w:tcPr>
            <w:tcW w:w="3094" w:type="dxa"/>
            <w:shd w:val="clear" w:color="auto" w:fill="FFFFFF"/>
            <w:tcMar>
              <w:top w:w="0" w:type="dxa"/>
              <w:left w:w="0" w:type="dxa"/>
              <w:bottom w:w="0" w:type="dxa"/>
              <w:right w:w="0" w:type="dxa"/>
            </w:tcMar>
            <w:vAlign w:val="center"/>
          </w:tcPr>
          <w:p w14:paraId="65E041BB" w14:textId="77777777" w:rsidR="00B40AAF" w:rsidRDefault="00746E6D">
            <w:pPr>
              <w:spacing w:before="60" w:after="60"/>
              <w:ind w:left="71" w:right="60"/>
              <w:rPr>
                <w:color w:val="000000"/>
                <w:sz w:val="28"/>
                <w:szCs w:val="28"/>
              </w:rPr>
            </w:pPr>
            <w:r>
              <w:rPr>
                <w:color w:val="000000"/>
                <w:sz w:val="28"/>
                <w:szCs w:val="28"/>
              </w:rPr>
              <w:t>Các định dạng Apple Quicktime (.avi), (.mov), (.qt)</w:t>
            </w:r>
          </w:p>
        </w:tc>
        <w:tc>
          <w:tcPr>
            <w:tcW w:w="1943" w:type="dxa"/>
            <w:shd w:val="clear" w:color="auto" w:fill="FFFFFF"/>
            <w:tcMar>
              <w:top w:w="0" w:type="dxa"/>
              <w:left w:w="0" w:type="dxa"/>
              <w:bottom w:w="0" w:type="dxa"/>
              <w:right w:w="0" w:type="dxa"/>
            </w:tcMar>
            <w:vAlign w:val="center"/>
          </w:tcPr>
          <w:p w14:paraId="674685B0"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1085C572"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2EBFEB53" w14:textId="77777777" w:rsidR="00B40AAF" w:rsidRDefault="00746E6D">
            <w:pPr>
              <w:spacing w:before="60" w:after="60"/>
              <w:jc w:val="center"/>
              <w:rPr>
                <w:color w:val="000000"/>
                <w:sz w:val="28"/>
                <w:szCs w:val="28"/>
              </w:rPr>
            </w:pPr>
            <w:r>
              <w:rPr>
                <w:color w:val="000000"/>
                <w:sz w:val="28"/>
                <w:szCs w:val="28"/>
              </w:rPr>
              <w:t>3.11</w:t>
            </w:r>
          </w:p>
        </w:tc>
        <w:tc>
          <w:tcPr>
            <w:tcW w:w="1569" w:type="dxa"/>
            <w:vMerge w:val="restart"/>
            <w:shd w:val="clear" w:color="auto" w:fill="FFFFFF"/>
            <w:tcMar>
              <w:top w:w="0" w:type="dxa"/>
              <w:left w:w="0" w:type="dxa"/>
              <w:bottom w:w="0" w:type="dxa"/>
              <w:right w:w="0" w:type="dxa"/>
            </w:tcMar>
            <w:vAlign w:val="center"/>
          </w:tcPr>
          <w:p w14:paraId="13B3A399" w14:textId="77777777" w:rsidR="00B40AAF" w:rsidRDefault="00746E6D">
            <w:pPr>
              <w:spacing w:before="60" w:after="60"/>
              <w:ind w:left="148" w:right="89"/>
              <w:rPr>
                <w:color w:val="000000"/>
                <w:sz w:val="28"/>
                <w:szCs w:val="28"/>
              </w:rPr>
            </w:pPr>
            <w:r>
              <w:rPr>
                <w:color w:val="000000"/>
                <w:sz w:val="28"/>
                <w:szCs w:val="28"/>
              </w:rPr>
              <w:t>Hoạt họa</w:t>
            </w:r>
          </w:p>
        </w:tc>
        <w:tc>
          <w:tcPr>
            <w:tcW w:w="2012" w:type="dxa"/>
            <w:shd w:val="clear" w:color="auto" w:fill="FFFFFF"/>
            <w:tcMar>
              <w:top w:w="0" w:type="dxa"/>
              <w:left w:w="0" w:type="dxa"/>
              <w:bottom w:w="0" w:type="dxa"/>
              <w:right w:w="0" w:type="dxa"/>
            </w:tcMar>
            <w:vAlign w:val="center"/>
          </w:tcPr>
          <w:p w14:paraId="6D97F341" w14:textId="77777777" w:rsidR="00B40AAF" w:rsidRDefault="00746E6D">
            <w:pPr>
              <w:spacing w:before="60" w:after="60"/>
              <w:ind w:left="152" w:right="213"/>
              <w:rPr>
                <w:color w:val="000000"/>
                <w:sz w:val="28"/>
                <w:szCs w:val="28"/>
              </w:rPr>
            </w:pPr>
            <w:r>
              <w:rPr>
                <w:color w:val="000000"/>
                <w:sz w:val="28"/>
                <w:szCs w:val="28"/>
              </w:rPr>
              <w:t>GIF v89a</w:t>
            </w:r>
          </w:p>
        </w:tc>
        <w:tc>
          <w:tcPr>
            <w:tcW w:w="3094" w:type="dxa"/>
            <w:shd w:val="clear" w:color="auto" w:fill="FFFFFF"/>
            <w:tcMar>
              <w:top w:w="0" w:type="dxa"/>
              <w:left w:w="0" w:type="dxa"/>
              <w:bottom w:w="0" w:type="dxa"/>
              <w:right w:w="0" w:type="dxa"/>
            </w:tcMar>
            <w:vAlign w:val="center"/>
          </w:tcPr>
          <w:p w14:paraId="795BFA2C" w14:textId="77777777" w:rsidR="00B40AAF" w:rsidRDefault="00746E6D">
            <w:pPr>
              <w:spacing w:before="60" w:after="60"/>
              <w:ind w:left="71" w:right="60"/>
              <w:rPr>
                <w:color w:val="000000"/>
                <w:sz w:val="28"/>
                <w:szCs w:val="28"/>
              </w:rPr>
            </w:pPr>
            <w:r>
              <w:rPr>
                <w:color w:val="000000"/>
                <w:sz w:val="28"/>
                <w:szCs w:val="28"/>
              </w:rPr>
              <w:t>Graphic Interchange (.gif) version 89a</w:t>
            </w:r>
          </w:p>
        </w:tc>
        <w:tc>
          <w:tcPr>
            <w:tcW w:w="1943" w:type="dxa"/>
            <w:shd w:val="clear" w:color="auto" w:fill="FFFFFF"/>
            <w:tcMar>
              <w:top w:w="0" w:type="dxa"/>
              <w:left w:w="0" w:type="dxa"/>
              <w:bottom w:w="0" w:type="dxa"/>
              <w:right w:w="0" w:type="dxa"/>
            </w:tcMar>
            <w:vAlign w:val="center"/>
          </w:tcPr>
          <w:p w14:paraId="58996A09"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268C69DB" w14:textId="77777777">
        <w:trPr>
          <w:trHeight w:val="340"/>
          <w:jc w:val="center"/>
        </w:trPr>
        <w:tc>
          <w:tcPr>
            <w:tcW w:w="587" w:type="dxa"/>
            <w:vMerge/>
            <w:shd w:val="clear" w:color="auto" w:fill="FFFFFF"/>
            <w:tcMar>
              <w:top w:w="0" w:type="dxa"/>
              <w:left w:w="0" w:type="dxa"/>
              <w:bottom w:w="0" w:type="dxa"/>
              <w:right w:w="0" w:type="dxa"/>
            </w:tcMar>
            <w:vAlign w:val="center"/>
          </w:tcPr>
          <w:p w14:paraId="76F468A6"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195F9807"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0357F16E" w14:textId="77777777" w:rsidR="00B40AAF" w:rsidRDefault="00746E6D">
            <w:pPr>
              <w:spacing w:before="60" w:after="60"/>
              <w:ind w:left="152" w:right="213"/>
              <w:rPr>
                <w:color w:val="000000"/>
                <w:sz w:val="28"/>
                <w:szCs w:val="28"/>
              </w:rPr>
            </w:pPr>
            <w:r>
              <w:rPr>
                <w:color w:val="000000"/>
                <w:sz w:val="28"/>
                <w:szCs w:val="28"/>
              </w:rPr>
              <w:t>(.swf)</w:t>
            </w:r>
          </w:p>
        </w:tc>
        <w:tc>
          <w:tcPr>
            <w:tcW w:w="3094" w:type="dxa"/>
            <w:shd w:val="clear" w:color="auto" w:fill="FFFFFF"/>
            <w:tcMar>
              <w:top w:w="0" w:type="dxa"/>
              <w:left w:w="0" w:type="dxa"/>
              <w:bottom w:w="0" w:type="dxa"/>
              <w:right w:w="0" w:type="dxa"/>
            </w:tcMar>
            <w:vAlign w:val="center"/>
          </w:tcPr>
          <w:p w14:paraId="5FD5B4DE" w14:textId="77777777" w:rsidR="00B40AAF" w:rsidRDefault="00746E6D">
            <w:pPr>
              <w:spacing w:before="60" w:after="60"/>
              <w:ind w:left="71" w:right="60"/>
              <w:rPr>
                <w:color w:val="000000"/>
                <w:sz w:val="28"/>
                <w:szCs w:val="28"/>
              </w:rPr>
            </w:pPr>
            <w:r>
              <w:rPr>
                <w:color w:val="000000"/>
                <w:sz w:val="28"/>
                <w:szCs w:val="28"/>
              </w:rPr>
              <w:t>Định dạng Macromedia Flash (.swf)</w:t>
            </w:r>
          </w:p>
        </w:tc>
        <w:tc>
          <w:tcPr>
            <w:tcW w:w="1943" w:type="dxa"/>
            <w:shd w:val="clear" w:color="auto" w:fill="FFFFFF"/>
            <w:tcMar>
              <w:top w:w="0" w:type="dxa"/>
              <w:left w:w="0" w:type="dxa"/>
              <w:bottom w:w="0" w:type="dxa"/>
              <w:right w:w="0" w:type="dxa"/>
            </w:tcMar>
            <w:vAlign w:val="center"/>
          </w:tcPr>
          <w:p w14:paraId="2488936C"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0756CC14" w14:textId="77777777">
        <w:trPr>
          <w:trHeight w:val="340"/>
          <w:jc w:val="center"/>
        </w:trPr>
        <w:tc>
          <w:tcPr>
            <w:tcW w:w="587" w:type="dxa"/>
            <w:vMerge/>
            <w:shd w:val="clear" w:color="auto" w:fill="FFFFFF"/>
            <w:tcMar>
              <w:top w:w="0" w:type="dxa"/>
              <w:left w:w="0" w:type="dxa"/>
              <w:bottom w:w="0" w:type="dxa"/>
              <w:right w:w="0" w:type="dxa"/>
            </w:tcMar>
            <w:vAlign w:val="center"/>
          </w:tcPr>
          <w:p w14:paraId="73C5C54E"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052F3DDF"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0065434C" w14:textId="77777777" w:rsidR="00B40AAF" w:rsidRDefault="00746E6D">
            <w:pPr>
              <w:spacing w:before="60" w:after="60"/>
              <w:ind w:left="152" w:right="213"/>
              <w:rPr>
                <w:color w:val="000000"/>
                <w:sz w:val="28"/>
                <w:szCs w:val="28"/>
              </w:rPr>
            </w:pPr>
            <w:r>
              <w:rPr>
                <w:color w:val="000000"/>
                <w:sz w:val="28"/>
                <w:szCs w:val="28"/>
              </w:rPr>
              <w:t>(.swf)</w:t>
            </w:r>
          </w:p>
        </w:tc>
        <w:tc>
          <w:tcPr>
            <w:tcW w:w="3094" w:type="dxa"/>
            <w:shd w:val="clear" w:color="auto" w:fill="FFFFFF"/>
            <w:tcMar>
              <w:top w:w="0" w:type="dxa"/>
              <w:left w:w="0" w:type="dxa"/>
              <w:bottom w:w="0" w:type="dxa"/>
              <w:right w:w="0" w:type="dxa"/>
            </w:tcMar>
            <w:vAlign w:val="center"/>
          </w:tcPr>
          <w:p w14:paraId="47D35F53" w14:textId="77777777" w:rsidR="00B40AAF" w:rsidRDefault="00746E6D">
            <w:pPr>
              <w:spacing w:before="60" w:after="60"/>
              <w:ind w:left="71" w:right="60"/>
              <w:rPr>
                <w:color w:val="000000"/>
                <w:sz w:val="28"/>
                <w:szCs w:val="28"/>
              </w:rPr>
            </w:pPr>
            <w:r>
              <w:rPr>
                <w:color w:val="000000"/>
                <w:sz w:val="28"/>
                <w:szCs w:val="28"/>
              </w:rPr>
              <w:t>Định dạng Macromedia Shockwave (.swf)</w:t>
            </w:r>
          </w:p>
        </w:tc>
        <w:tc>
          <w:tcPr>
            <w:tcW w:w="1943" w:type="dxa"/>
            <w:shd w:val="clear" w:color="auto" w:fill="FFFFFF"/>
            <w:tcMar>
              <w:top w:w="0" w:type="dxa"/>
              <w:left w:w="0" w:type="dxa"/>
              <w:bottom w:w="0" w:type="dxa"/>
              <w:right w:w="0" w:type="dxa"/>
            </w:tcMar>
            <w:vAlign w:val="center"/>
          </w:tcPr>
          <w:p w14:paraId="12FCCD25"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7E9ED7D1" w14:textId="77777777">
        <w:trPr>
          <w:trHeight w:val="340"/>
          <w:jc w:val="center"/>
        </w:trPr>
        <w:tc>
          <w:tcPr>
            <w:tcW w:w="587" w:type="dxa"/>
            <w:vMerge/>
            <w:shd w:val="clear" w:color="auto" w:fill="FFFFFF"/>
            <w:tcMar>
              <w:top w:w="0" w:type="dxa"/>
              <w:left w:w="0" w:type="dxa"/>
              <w:bottom w:w="0" w:type="dxa"/>
              <w:right w:w="0" w:type="dxa"/>
            </w:tcMar>
            <w:vAlign w:val="center"/>
          </w:tcPr>
          <w:p w14:paraId="27DFC142"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4E05B7F9"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4C6FB1BC" w14:textId="77777777" w:rsidR="00B40AAF" w:rsidRDefault="00746E6D">
            <w:pPr>
              <w:spacing w:before="60" w:after="60"/>
              <w:ind w:left="152" w:right="213"/>
              <w:rPr>
                <w:color w:val="000000"/>
                <w:sz w:val="28"/>
                <w:szCs w:val="28"/>
              </w:rPr>
            </w:pPr>
            <w:r>
              <w:rPr>
                <w:color w:val="000000"/>
                <w:sz w:val="28"/>
                <w:szCs w:val="28"/>
              </w:rPr>
              <w:t>(.avi), (.qt), (.mov)</w:t>
            </w:r>
          </w:p>
        </w:tc>
        <w:tc>
          <w:tcPr>
            <w:tcW w:w="3094" w:type="dxa"/>
            <w:shd w:val="clear" w:color="auto" w:fill="FFFFFF"/>
            <w:tcMar>
              <w:top w:w="0" w:type="dxa"/>
              <w:left w:w="0" w:type="dxa"/>
              <w:bottom w:w="0" w:type="dxa"/>
              <w:right w:w="0" w:type="dxa"/>
            </w:tcMar>
            <w:vAlign w:val="center"/>
          </w:tcPr>
          <w:p w14:paraId="740250CF" w14:textId="77777777" w:rsidR="00B40AAF" w:rsidRDefault="00746E6D">
            <w:pPr>
              <w:spacing w:before="60" w:after="60"/>
              <w:ind w:left="71" w:right="60"/>
              <w:rPr>
                <w:color w:val="000000"/>
                <w:sz w:val="28"/>
                <w:szCs w:val="28"/>
              </w:rPr>
            </w:pPr>
            <w:r>
              <w:rPr>
                <w:color w:val="000000"/>
                <w:sz w:val="28"/>
                <w:szCs w:val="28"/>
              </w:rPr>
              <w:t>Các định dạng Apple Quicktime (.avi),(.qt),(.mov)</w:t>
            </w:r>
          </w:p>
        </w:tc>
        <w:tc>
          <w:tcPr>
            <w:tcW w:w="1943" w:type="dxa"/>
            <w:shd w:val="clear" w:color="auto" w:fill="FFFFFF"/>
            <w:tcMar>
              <w:top w:w="0" w:type="dxa"/>
              <w:left w:w="0" w:type="dxa"/>
              <w:bottom w:w="0" w:type="dxa"/>
              <w:right w:w="0" w:type="dxa"/>
            </w:tcMar>
            <w:vAlign w:val="center"/>
          </w:tcPr>
          <w:p w14:paraId="17E31B66"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12E83099" w14:textId="77777777">
        <w:trPr>
          <w:trHeight w:val="340"/>
          <w:jc w:val="center"/>
        </w:trPr>
        <w:tc>
          <w:tcPr>
            <w:tcW w:w="587" w:type="dxa"/>
            <w:shd w:val="clear" w:color="auto" w:fill="FFFFFF"/>
            <w:tcMar>
              <w:top w:w="0" w:type="dxa"/>
              <w:left w:w="0" w:type="dxa"/>
              <w:bottom w:w="0" w:type="dxa"/>
              <w:right w:w="0" w:type="dxa"/>
            </w:tcMar>
            <w:vAlign w:val="center"/>
          </w:tcPr>
          <w:p w14:paraId="2ECA5CDF" w14:textId="77777777" w:rsidR="00B40AAF" w:rsidRDefault="00746E6D">
            <w:pPr>
              <w:spacing w:before="60" w:after="60"/>
              <w:jc w:val="center"/>
              <w:rPr>
                <w:color w:val="000000"/>
                <w:sz w:val="28"/>
                <w:szCs w:val="28"/>
              </w:rPr>
            </w:pPr>
            <w:r>
              <w:rPr>
                <w:color w:val="000000"/>
                <w:sz w:val="28"/>
                <w:szCs w:val="28"/>
              </w:rPr>
              <w:t>3.12</w:t>
            </w:r>
          </w:p>
        </w:tc>
        <w:tc>
          <w:tcPr>
            <w:tcW w:w="1569" w:type="dxa"/>
            <w:shd w:val="clear" w:color="auto" w:fill="FFFFFF"/>
            <w:tcMar>
              <w:top w:w="0" w:type="dxa"/>
              <w:left w:w="0" w:type="dxa"/>
              <w:bottom w:w="0" w:type="dxa"/>
              <w:right w:w="0" w:type="dxa"/>
            </w:tcMar>
            <w:vAlign w:val="center"/>
          </w:tcPr>
          <w:p w14:paraId="245998E0" w14:textId="77777777" w:rsidR="00B40AAF" w:rsidRDefault="00746E6D">
            <w:pPr>
              <w:spacing w:before="60" w:after="60"/>
              <w:ind w:left="148" w:right="89"/>
              <w:rPr>
                <w:color w:val="000000"/>
                <w:sz w:val="28"/>
                <w:szCs w:val="28"/>
              </w:rPr>
            </w:pPr>
            <w:r>
              <w:rPr>
                <w:color w:val="000000"/>
                <w:sz w:val="28"/>
                <w:szCs w:val="28"/>
              </w:rPr>
              <w:t>Chuẩn nội dung cho thiết bị di động</w:t>
            </w:r>
          </w:p>
        </w:tc>
        <w:tc>
          <w:tcPr>
            <w:tcW w:w="2012" w:type="dxa"/>
            <w:shd w:val="clear" w:color="auto" w:fill="FFFFFF"/>
            <w:tcMar>
              <w:top w:w="0" w:type="dxa"/>
              <w:left w:w="0" w:type="dxa"/>
              <w:bottom w:w="0" w:type="dxa"/>
              <w:right w:w="0" w:type="dxa"/>
            </w:tcMar>
            <w:vAlign w:val="center"/>
          </w:tcPr>
          <w:p w14:paraId="1C4A9641" w14:textId="77777777" w:rsidR="00B40AAF" w:rsidRDefault="00746E6D">
            <w:pPr>
              <w:spacing w:before="60" w:after="60"/>
              <w:ind w:left="152" w:right="213"/>
              <w:rPr>
                <w:color w:val="000000"/>
                <w:sz w:val="28"/>
                <w:szCs w:val="28"/>
              </w:rPr>
            </w:pPr>
            <w:r>
              <w:rPr>
                <w:color w:val="000000"/>
                <w:sz w:val="28"/>
                <w:szCs w:val="28"/>
              </w:rPr>
              <w:t>WML v2.0</w:t>
            </w:r>
          </w:p>
        </w:tc>
        <w:tc>
          <w:tcPr>
            <w:tcW w:w="3094" w:type="dxa"/>
            <w:shd w:val="clear" w:color="auto" w:fill="FFFFFF"/>
            <w:tcMar>
              <w:top w:w="0" w:type="dxa"/>
              <w:left w:w="0" w:type="dxa"/>
              <w:bottom w:w="0" w:type="dxa"/>
              <w:right w:w="0" w:type="dxa"/>
            </w:tcMar>
            <w:vAlign w:val="center"/>
          </w:tcPr>
          <w:p w14:paraId="7472FD06" w14:textId="77777777" w:rsidR="00B40AAF" w:rsidRDefault="00746E6D">
            <w:pPr>
              <w:spacing w:before="60" w:after="60"/>
              <w:ind w:left="71" w:right="60"/>
              <w:rPr>
                <w:color w:val="000000"/>
                <w:sz w:val="28"/>
                <w:szCs w:val="28"/>
              </w:rPr>
            </w:pPr>
            <w:r>
              <w:rPr>
                <w:color w:val="000000"/>
                <w:sz w:val="28"/>
                <w:szCs w:val="28"/>
              </w:rPr>
              <w:t>Wireless Markup Language version 2.0</w:t>
            </w:r>
          </w:p>
        </w:tc>
        <w:tc>
          <w:tcPr>
            <w:tcW w:w="1943" w:type="dxa"/>
            <w:shd w:val="clear" w:color="auto" w:fill="FFFFFF"/>
            <w:tcMar>
              <w:top w:w="0" w:type="dxa"/>
              <w:left w:w="0" w:type="dxa"/>
              <w:bottom w:w="0" w:type="dxa"/>
              <w:right w:w="0" w:type="dxa"/>
            </w:tcMar>
            <w:vAlign w:val="center"/>
          </w:tcPr>
          <w:p w14:paraId="7A61BEF8"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0E912358" w14:textId="77777777">
        <w:trPr>
          <w:trHeight w:val="340"/>
          <w:jc w:val="center"/>
        </w:trPr>
        <w:tc>
          <w:tcPr>
            <w:tcW w:w="587" w:type="dxa"/>
            <w:shd w:val="clear" w:color="auto" w:fill="FFFFFF"/>
            <w:tcMar>
              <w:top w:w="0" w:type="dxa"/>
              <w:left w:w="0" w:type="dxa"/>
              <w:bottom w:w="0" w:type="dxa"/>
              <w:right w:w="0" w:type="dxa"/>
            </w:tcMar>
            <w:vAlign w:val="center"/>
          </w:tcPr>
          <w:p w14:paraId="709D24D6" w14:textId="77777777" w:rsidR="00B40AAF" w:rsidRDefault="00746E6D">
            <w:pPr>
              <w:spacing w:before="60" w:after="60"/>
              <w:jc w:val="center"/>
              <w:rPr>
                <w:color w:val="000000"/>
                <w:sz w:val="28"/>
                <w:szCs w:val="28"/>
              </w:rPr>
            </w:pPr>
            <w:r>
              <w:rPr>
                <w:color w:val="000000"/>
                <w:sz w:val="28"/>
                <w:szCs w:val="28"/>
              </w:rPr>
              <w:t>3.13</w:t>
            </w:r>
          </w:p>
        </w:tc>
        <w:tc>
          <w:tcPr>
            <w:tcW w:w="1569" w:type="dxa"/>
            <w:shd w:val="clear" w:color="auto" w:fill="FFFFFF"/>
            <w:tcMar>
              <w:top w:w="0" w:type="dxa"/>
              <w:left w:w="0" w:type="dxa"/>
              <w:bottom w:w="0" w:type="dxa"/>
              <w:right w:w="0" w:type="dxa"/>
            </w:tcMar>
            <w:vAlign w:val="center"/>
          </w:tcPr>
          <w:p w14:paraId="579B1BFA" w14:textId="77777777" w:rsidR="00B40AAF" w:rsidRDefault="00746E6D">
            <w:pPr>
              <w:spacing w:before="60" w:after="60"/>
              <w:ind w:left="148" w:right="89"/>
              <w:rPr>
                <w:color w:val="000000"/>
                <w:sz w:val="28"/>
                <w:szCs w:val="28"/>
              </w:rPr>
            </w:pPr>
            <w:r>
              <w:rPr>
                <w:color w:val="000000"/>
                <w:sz w:val="28"/>
                <w:szCs w:val="28"/>
              </w:rPr>
              <w:t>Bộ ký tự và mã hóa</w:t>
            </w:r>
          </w:p>
        </w:tc>
        <w:tc>
          <w:tcPr>
            <w:tcW w:w="2012" w:type="dxa"/>
            <w:shd w:val="clear" w:color="auto" w:fill="FFFFFF"/>
            <w:tcMar>
              <w:top w:w="0" w:type="dxa"/>
              <w:left w:w="0" w:type="dxa"/>
              <w:bottom w:w="0" w:type="dxa"/>
              <w:right w:w="0" w:type="dxa"/>
            </w:tcMar>
            <w:vAlign w:val="center"/>
          </w:tcPr>
          <w:p w14:paraId="748D37EF" w14:textId="77777777" w:rsidR="00B40AAF" w:rsidRDefault="00746E6D">
            <w:pPr>
              <w:spacing w:before="60" w:after="60"/>
              <w:ind w:left="152" w:right="213"/>
              <w:rPr>
                <w:color w:val="000000"/>
                <w:sz w:val="28"/>
                <w:szCs w:val="28"/>
              </w:rPr>
            </w:pPr>
            <w:r>
              <w:rPr>
                <w:color w:val="000000"/>
                <w:sz w:val="28"/>
                <w:szCs w:val="28"/>
              </w:rPr>
              <w:t>ASCII</w:t>
            </w:r>
          </w:p>
        </w:tc>
        <w:tc>
          <w:tcPr>
            <w:tcW w:w="3094" w:type="dxa"/>
            <w:shd w:val="clear" w:color="auto" w:fill="FFFFFF"/>
            <w:tcMar>
              <w:top w:w="0" w:type="dxa"/>
              <w:left w:w="0" w:type="dxa"/>
              <w:bottom w:w="0" w:type="dxa"/>
              <w:right w:w="0" w:type="dxa"/>
            </w:tcMar>
            <w:vAlign w:val="center"/>
          </w:tcPr>
          <w:p w14:paraId="68A7BE2A" w14:textId="77777777" w:rsidR="00B40AAF" w:rsidRDefault="00746E6D">
            <w:pPr>
              <w:spacing w:before="60" w:after="60"/>
              <w:ind w:left="71" w:right="60"/>
              <w:rPr>
                <w:color w:val="000000"/>
                <w:sz w:val="28"/>
                <w:szCs w:val="28"/>
              </w:rPr>
            </w:pPr>
            <w:r>
              <w:rPr>
                <w:color w:val="000000"/>
                <w:sz w:val="28"/>
                <w:szCs w:val="28"/>
              </w:rPr>
              <w:t>American Standard Code for Information Interchange</w:t>
            </w:r>
          </w:p>
        </w:tc>
        <w:tc>
          <w:tcPr>
            <w:tcW w:w="1943" w:type="dxa"/>
            <w:shd w:val="clear" w:color="auto" w:fill="FFFFFF"/>
            <w:tcMar>
              <w:top w:w="0" w:type="dxa"/>
              <w:left w:w="0" w:type="dxa"/>
              <w:bottom w:w="0" w:type="dxa"/>
              <w:right w:w="0" w:type="dxa"/>
            </w:tcMar>
            <w:vAlign w:val="center"/>
          </w:tcPr>
          <w:p w14:paraId="0637324B"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046AB01E" w14:textId="77777777">
        <w:trPr>
          <w:trHeight w:val="340"/>
          <w:jc w:val="center"/>
        </w:trPr>
        <w:tc>
          <w:tcPr>
            <w:tcW w:w="587" w:type="dxa"/>
            <w:shd w:val="clear" w:color="auto" w:fill="FFFFFF"/>
            <w:tcMar>
              <w:top w:w="0" w:type="dxa"/>
              <w:left w:w="0" w:type="dxa"/>
              <w:bottom w:w="0" w:type="dxa"/>
              <w:right w:w="0" w:type="dxa"/>
            </w:tcMar>
            <w:vAlign w:val="center"/>
          </w:tcPr>
          <w:p w14:paraId="71058E01" w14:textId="77777777" w:rsidR="00B40AAF" w:rsidRDefault="00746E6D">
            <w:pPr>
              <w:spacing w:before="60" w:after="60"/>
              <w:jc w:val="center"/>
              <w:rPr>
                <w:color w:val="000000"/>
                <w:sz w:val="28"/>
                <w:szCs w:val="28"/>
              </w:rPr>
            </w:pPr>
            <w:r>
              <w:rPr>
                <w:color w:val="000000"/>
                <w:sz w:val="28"/>
                <w:szCs w:val="28"/>
              </w:rPr>
              <w:lastRenderedPageBreak/>
              <w:t>3.14</w:t>
            </w:r>
          </w:p>
        </w:tc>
        <w:tc>
          <w:tcPr>
            <w:tcW w:w="1569" w:type="dxa"/>
            <w:shd w:val="clear" w:color="auto" w:fill="FFFFFF"/>
            <w:tcMar>
              <w:top w:w="0" w:type="dxa"/>
              <w:left w:w="0" w:type="dxa"/>
              <w:bottom w:w="0" w:type="dxa"/>
              <w:right w:w="0" w:type="dxa"/>
            </w:tcMar>
            <w:vAlign w:val="center"/>
          </w:tcPr>
          <w:p w14:paraId="7D25AE8D" w14:textId="77777777" w:rsidR="00B40AAF" w:rsidRDefault="00746E6D">
            <w:pPr>
              <w:spacing w:before="60" w:after="60"/>
              <w:ind w:left="148" w:right="89"/>
              <w:rPr>
                <w:color w:val="000000"/>
                <w:sz w:val="28"/>
                <w:szCs w:val="28"/>
              </w:rPr>
            </w:pPr>
            <w:r>
              <w:rPr>
                <w:color w:val="000000"/>
                <w:sz w:val="28"/>
                <w:szCs w:val="28"/>
              </w:rPr>
              <w:t>Bộ ký tự và mã hóa cho tiếng Việt</w:t>
            </w:r>
          </w:p>
        </w:tc>
        <w:tc>
          <w:tcPr>
            <w:tcW w:w="2012" w:type="dxa"/>
            <w:shd w:val="clear" w:color="auto" w:fill="FFFFFF"/>
            <w:tcMar>
              <w:top w:w="0" w:type="dxa"/>
              <w:left w:w="0" w:type="dxa"/>
              <w:bottom w:w="0" w:type="dxa"/>
              <w:right w:w="0" w:type="dxa"/>
            </w:tcMar>
            <w:vAlign w:val="center"/>
          </w:tcPr>
          <w:p w14:paraId="29A65089" w14:textId="77777777" w:rsidR="00B40AAF" w:rsidRDefault="00746E6D">
            <w:pPr>
              <w:spacing w:before="60" w:after="60"/>
              <w:ind w:left="152" w:right="213"/>
              <w:rPr>
                <w:color w:val="000000"/>
                <w:sz w:val="28"/>
                <w:szCs w:val="28"/>
              </w:rPr>
            </w:pPr>
            <w:r>
              <w:rPr>
                <w:color w:val="000000"/>
                <w:sz w:val="28"/>
                <w:szCs w:val="28"/>
              </w:rPr>
              <w:t>TCVN 6909:2001</w:t>
            </w:r>
          </w:p>
        </w:tc>
        <w:tc>
          <w:tcPr>
            <w:tcW w:w="3094" w:type="dxa"/>
            <w:shd w:val="clear" w:color="auto" w:fill="FFFFFF"/>
            <w:tcMar>
              <w:top w:w="0" w:type="dxa"/>
              <w:left w:w="0" w:type="dxa"/>
              <w:bottom w:w="0" w:type="dxa"/>
              <w:right w:w="0" w:type="dxa"/>
            </w:tcMar>
            <w:vAlign w:val="center"/>
          </w:tcPr>
          <w:p w14:paraId="6C6C4E3D" w14:textId="77777777" w:rsidR="00B40AAF" w:rsidRDefault="00746E6D">
            <w:pPr>
              <w:spacing w:before="60" w:after="60"/>
              <w:ind w:left="71" w:right="60"/>
              <w:rPr>
                <w:color w:val="000000"/>
                <w:sz w:val="28"/>
                <w:szCs w:val="28"/>
              </w:rPr>
            </w:pPr>
            <w:r>
              <w:rPr>
                <w:color w:val="000000"/>
                <w:sz w:val="28"/>
                <w:szCs w:val="28"/>
              </w:rPr>
              <w:t>TCVN 6909:2001 “Công ng</w:t>
            </w:r>
            <w:r>
              <w:rPr>
                <w:color w:val="000000"/>
                <w:sz w:val="28"/>
                <w:szCs w:val="28"/>
                <w:highlight w:val="white"/>
              </w:rPr>
              <w:t>hệ thông tin</w:t>
            </w:r>
            <w:r>
              <w:rPr>
                <w:color w:val="000000"/>
                <w:sz w:val="28"/>
                <w:szCs w:val="28"/>
              </w:rPr>
              <w:t xml:space="preserve"> - Bộ mã ký tự tiếng Việt 16-bit”</w:t>
            </w:r>
          </w:p>
        </w:tc>
        <w:tc>
          <w:tcPr>
            <w:tcW w:w="1943" w:type="dxa"/>
            <w:shd w:val="clear" w:color="auto" w:fill="FFFFFF"/>
            <w:tcMar>
              <w:top w:w="0" w:type="dxa"/>
              <w:left w:w="0" w:type="dxa"/>
              <w:bottom w:w="0" w:type="dxa"/>
              <w:right w:w="0" w:type="dxa"/>
            </w:tcMar>
            <w:vAlign w:val="center"/>
          </w:tcPr>
          <w:p w14:paraId="12027C63"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0C37A745"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0BF333B0" w14:textId="77777777" w:rsidR="00B40AAF" w:rsidRDefault="00746E6D">
            <w:pPr>
              <w:spacing w:before="60" w:after="60"/>
              <w:jc w:val="center"/>
              <w:rPr>
                <w:color w:val="000000"/>
                <w:sz w:val="28"/>
                <w:szCs w:val="28"/>
              </w:rPr>
            </w:pPr>
            <w:r>
              <w:rPr>
                <w:color w:val="000000"/>
                <w:sz w:val="28"/>
                <w:szCs w:val="28"/>
              </w:rPr>
              <w:t>3.15</w:t>
            </w:r>
          </w:p>
        </w:tc>
        <w:tc>
          <w:tcPr>
            <w:tcW w:w="1569" w:type="dxa"/>
            <w:vMerge w:val="restart"/>
            <w:shd w:val="clear" w:color="auto" w:fill="FFFFFF"/>
            <w:tcMar>
              <w:top w:w="0" w:type="dxa"/>
              <w:left w:w="0" w:type="dxa"/>
              <w:bottom w:w="0" w:type="dxa"/>
              <w:right w:w="0" w:type="dxa"/>
            </w:tcMar>
            <w:vAlign w:val="center"/>
          </w:tcPr>
          <w:p w14:paraId="0C1290AD" w14:textId="77777777" w:rsidR="00B40AAF" w:rsidRDefault="00746E6D">
            <w:pPr>
              <w:spacing w:before="60" w:after="60"/>
              <w:ind w:left="148" w:right="89"/>
              <w:rPr>
                <w:color w:val="000000"/>
                <w:sz w:val="28"/>
                <w:szCs w:val="28"/>
              </w:rPr>
            </w:pPr>
            <w:r>
              <w:rPr>
                <w:color w:val="000000"/>
                <w:sz w:val="28"/>
                <w:szCs w:val="28"/>
              </w:rPr>
              <w:t>Nén dữ liệu</w:t>
            </w:r>
          </w:p>
        </w:tc>
        <w:tc>
          <w:tcPr>
            <w:tcW w:w="2012" w:type="dxa"/>
            <w:shd w:val="clear" w:color="auto" w:fill="FFFFFF"/>
            <w:tcMar>
              <w:top w:w="0" w:type="dxa"/>
              <w:left w:w="0" w:type="dxa"/>
              <w:bottom w:w="0" w:type="dxa"/>
              <w:right w:w="0" w:type="dxa"/>
            </w:tcMar>
            <w:vAlign w:val="center"/>
          </w:tcPr>
          <w:p w14:paraId="3F44F6FE" w14:textId="77777777" w:rsidR="00B40AAF" w:rsidRDefault="00746E6D">
            <w:pPr>
              <w:spacing w:before="60" w:after="60"/>
              <w:ind w:left="152" w:right="213"/>
              <w:rPr>
                <w:color w:val="000000"/>
                <w:sz w:val="28"/>
                <w:szCs w:val="28"/>
              </w:rPr>
            </w:pPr>
            <w:r>
              <w:rPr>
                <w:color w:val="000000"/>
                <w:sz w:val="28"/>
                <w:szCs w:val="28"/>
              </w:rPr>
              <w:t>Zip</w:t>
            </w:r>
          </w:p>
        </w:tc>
        <w:tc>
          <w:tcPr>
            <w:tcW w:w="3094" w:type="dxa"/>
            <w:shd w:val="clear" w:color="auto" w:fill="FFFFFF"/>
            <w:tcMar>
              <w:top w:w="0" w:type="dxa"/>
              <w:left w:w="0" w:type="dxa"/>
              <w:bottom w:w="0" w:type="dxa"/>
              <w:right w:w="0" w:type="dxa"/>
            </w:tcMar>
            <w:vAlign w:val="center"/>
          </w:tcPr>
          <w:p w14:paraId="53C44650" w14:textId="77777777" w:rsidR="00B40AAF" w:rsidRDefault="00746E6D">
            <w:pPr>
              <w:spacing w:before="60" w:after="60"/>
              <w:ind w:left="71" w:right="60"/>
              <w:rPr>
                <w:color w:val="000000"/>
                <w:sz w:val="28"/>
                <w:szCs w:val="28"/>
              </w:rPr>
            </w:pPr>
            <w:r>
              <w:rPr>
                <w:color w:val="000000"/>
                <w:sz w:val="28"/>
                <w:szCs w:val="28"/>
              </w:rPr>
              <w:t>Zip (.zip)</w:t>
            </w:r>
          </w:p>
        </w:tc>
        <w:tc>
          <w:tcPr>
            <w:tcW w:w="1943" w:type="dxa"/>
            <w:vMerge w:val="restart"/>
            <w:shd w:val="clear" w:color="auto" w:fill="FFFFFF"/>
            <w:tcMar>
              <w:top w:w="0" w:type="dxa"/>
              <w:left w:w="0" w:type="dxa"/>
              <w:bottom w:w="0" w:type="dxa"/>
              <w:right w:w="0" w:type="dxa"/>
            </w:tcMar>
            <w:vAlign w:val="center"/>
          </w:tcPr>
          <w:p w14:paraId="2BCA5550" w14:textId="77777777" w:rsidR="00B40AAF" w:rsidRDefault="00746E6D">
            <w:pPr>
              <w:spacing w:before="60" w:after="60"/>
              <w:ind w:left="81" w:right="136"/>
              <w:jc w:val="center"/>
              <w:rPr>
                <w:color w:val="000000"/>
                <w:sz w:val="28"/>
                <w:szCs w:val="28"/>
              </w:rPr>
            </w:pPr>
            <w:r>
              <w:rPr>
                <w:color w:val="000000"/>
                <w:sz w:val="28"/>
                <w:szCs w:val="28"/>
              </w:rPr>
              <w:t>Bắt buộc áp dụng một hoặc cả hai tiêu chuẩn</w:t>
            </w:r>
          </w:p>
        </w:tc>
      </w:tr>
      <w:tr w:rsidR="00B40AAF" w14:paraId="05B40B85" w14:textId="77777777">
        <w:trPr>
          <w:trHeight w:val="340"/>
          <w:jc w:val="center"/>
        </w:trPr>
        <w:tc>
          <w:tcPr>
            <w:tcW w:w="587" w:type="dxa"/>
            <w:vMerge/>
            <w:shd w:val="clear" w:color="auto" w:fill="FFFFFF"/>
            <w:tcMar>
              <w:top w:w="0" w:type="dxa"/>
              <w:left w:w="0" w:type="dxa"/>
              <w:bottom w:w="0" w:type="dxa"/>
              <w:right w:w="0" w:type="dxa"/>
            </w:tcMar>
            <w:vAlign w:val="center"/>
          </w:tcPr>
          <w:p w14:paraId="4E18C74D"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27A2A885"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2627BE1A" w14:textId="77777777" w:rsidR="00B40AAF" w:rsidRDefault="00746E6D">
            <w:pPr>
              <w:spacing w:before="60" w:after="60"/>
              <w:ind w:left="152" w:right="213"/>
              <w:rPr>
                <w:color w:val="000000"/>
                <w:sz w:val="28"/>
                <w:szCs w:val="28"/>
              </w:rPr>
            </w:pPr>
            <w:r>
              <w:rPr>
                <w:color w:val="000000"/>
                <w:sz w:val="28"/>
                <w:szCs w:val="28"/>
              </w:rPr>
              <w:t>.gz v4.3</w:t>
            </w:r>
          </w:p>
        </w:tc>
        <w:tc>
          <w:tcPr>
            <w:tcW w:w="3094" w:type="dxa"/>
            <w:shd w:val="clear" w:color="auto" w:fill="FFFFFF"/>
            <w:tcMar>
              <w:top w:w="0" w:type="dxa"/>
              <w:left w:w="0" w:type="dxa"/>
              <w:bottom w:w="0" w:type="dxa"/>
              <w:right w:w="0" w:type="dxa"/>
            </w:tcMar>
            <w:vAlign w:val="center"/>
          </w:tcPr>
          <w:p w14:paraId="5DB49F5E" w14:textId="77777777" w:rsidR="00B40AAF" w:rsidRDefault="00746E6D">
            <w:pPr>
              <w:spacing w:before="60" w:after="60"/>
              <w:ind w:left="71" w:right="60"/>
              <w:rPr>
                <w:color w:val="000000"/>
                <w:sz w:val="28"/>
                <w:szCs w:val="28"/>
              </w:rPr>
            </w:pPr>
            <w:r>
              <w:rPr>
                <w:color w:val="000000"/>
                <w:sz w:val="28"/>
                <w:szCs w:val="28"/>
              </w:rPr>
              <w:t>GNU Zip (.gz) version 4.3</w:t>
            </w:r>
          </w:p>
        </w:tc>
        <w:tc>
          <w:tcPr>
            <w:tcW w:w="1943" w:type="dxa"/>
            <w:vMerge/>
            <w:shd w:val="clear" w:color="auto" w:fill="FFFFFF"/>
            <w:tcMar>
              <w:top w:w="0" w:type="dxa"/>
              <w:left w:w="0" w:type="dxa"/>
              <w:bottom w:w="0" w:type="dxa"/>
              <w:right w:w="0" w:type="dxa"/>
            </w:tcMar>
            <w:vAlign w:val="center"/>
          </w:tcPr>
          <w:p w14:paraId="7552D4A1"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71597C89" w14:textId="77777777">
        <w:trPr>
          <w:trHeight w:val="340"/>
          <w:jc w:val="center"/>
        </w:trPr>
        <w:tc>
          <w:tcPr>
            <w:tcW w:w="587" w:type="dxa"/>
            <w:shd w:val="clear" w:color="auto" w:fill="FFFFFF"/>
            <w:tcMar>
              <w:top w:w="0" w:type="dxa"/>
              <w:left w:w="0" w:type="dxa"/>
              <w:bottom w:w="0" w:type="dxa"/>
              <w:right w:w="0" w:type="dxa"/>
            </w:tcMar>
            <w:vAlign w:val="center"/>
          </w:tcPr>
          <w:p w14:paraId="672A9780" w14:textId="77777777" w:rsidR="00B40AAF" w:rsidRDefault="00746E6D">
            <w:pPr>
              <w:spacing w:before="60" w:after="60"/>
              <w:jc w:val="center"/>
              <w:rPr>
                <w:color w:val="000000"/>
                <w:sz w:val="28"/>
                <w:szCs w:val="28"/>
              </w:rPr>
            </w:pPr>
            <w:r>
              <w:rPr>
                <w:color w:val="000000"/>
                <w:sz w:val="28"/>
                <w:szCs w:val="28"/>
              </w:rPr>
              <w:t>3.16</w:t>
            </w:r>
          </w:p>
        </w:tc>
        <w:tc>
          <w:tcPr>
            <w:tcW w:w="1569" w:type="dxa"/>
            <w:shd w:val="clear" w:color="auto" w:fill="FFFFFF"/>
            <w:tcMar>
              <w:top w:w="0" w:type="dxa"/>
              <w:left w:w="0" w:type="dxa"/>
              <w:bottom w:w="0" w:type="dxa"/>
              <w:right w:w="0" w:type="dxa"/>
            </w:tcMar>
            <w:vAlign w:val="center"/>
          </w:tcPr>
          <w:p w14:paraId="6802ED74" w14:textId="77777777" w:rsidR="00B40AAF" w:rsidRDefault="00746E6D">
            <w:pPr>
              <w:spacing w:before="60" w:after="60"/>
              <w:ind w:left="148" w:right="89"/>
              <w:rPr>
                <w:color w:val="000000"/>
                <w:sz w:val="28"/>
                <w:szCs w:val="28"/>
              </w:rPr>
            </w:pPr>
            <w:r>
              <w:rPr>
                <w:color w:val="000000"/>
                <w:sz w:val="28"/>
                <w:szCs w:val="28"/>
              </w:rPr>
              <w:t>Ngôn ngữ kịch bản phía trình khách</w:t>
            </w:r>
          </w:p>
        </w:tc>
        <w:tc>
          <w:tcPr>
            <w:tcW w:w="2012" w:type="dxa"/>
            <w:shd w:val="clear" w:color="auto" w:fill="FFFFFF"/>
            <w:tcMar>
              <w:top w:w="0" w:type="dxa"/>
              <w:left w:w="0" w:type="dxa"/>
              <w:bottom w:w="0" w:type="dxa"/>
              <w:right w:w="0" w:type="dxa"/>
            </w:tcMar>
            <w:vAlign w:val="center"/>
          </w:tcPr>
          <w:p w14:paraId="535C60D1" w14:textId="77777777" w:rsidR="00B40AAF" w:rsidRDefault="00746E6D">
            <w:pPr>
              <w:spacing w:before="60" w:after="60"/>
              <w:ind w:left="152" w:right="213"/>
              <w:rPr>
                <w:color w:val="000000"/>
                <w:sz w:val="28"/>
                <w:szCs w:val="28"/>
              </w:rPr>
            </w:pPr>
            <w:r>
              <w:rPr>
                <w:color w:val="000000"/>
                <w:sz w:val="28"/>
                <w:szCs w:val="28"/>
              </w:rPr>
              <w:t>ECMA 262</w:t>
            </w:r>
          </w:p>
        </w:tc>
        <w:tc>
          <w:tcPr>
            <w:tcW w:w="3094" w:type="dxa"/>
            <w:shd w:val="clear" w:color="auto" w:fill="FFFFFF"/>
            <w:tcMar>
              <w:top w:w="0" w:type="dxa"/>
              <w:left w:w="0" w:type="dxa"/>
              <w:bottom w:w="0" w:type="dxa"/>
              <w:right w:w="0" w:type="dxa"/>
            </w:tcMar>
            <w:vAlign w:val="center"/>
          </w:tcPr>
          <w:p w14:paraId="19FB1E6D" w14:textId="77777777" w:rsidR="00B40AAF" w:rsidRDefault="00746E6D">
            <w:pPr>
              <w:spacing w:before="60" w:after="60"/>
              <w:ind w:left="71" w:right="60"/>
              <w:rPr>
                <w:color w:val="000000"/>
                <w:sz w:val="28"/>
                <w:szCs w:val="28"/>
              </w:rPr>
            </w:pPr>
            <w:r>
              <w:rPr>
                <w:color w:val="000000"/>
                <w:sz w:val="28"/>
                <w:szCs w:val="28"/>
              </w:rPr>
              <w:t>ECMAScript version 6 (6</w:t>
            </w:r>
            <w:r>
              <w:rPr>
                <w:color w:val="000000"/>
                <w:sz w:val="28"/>
                <w:szCs w:val="28"/>
                <w:vertAlign w:val="superscript"/>
              </w:rPr>
              <w:t>th</w:t>
            </w:r>
            <w:r>
              <w:rPr>
                <w:color w:val="000000"/>
                <w:sz w:val="28"/>
                <w:szCs w:val="28"/>
              </w:rPr>
              <w:t xml:space="preserve"> Edition)</w:t>
            </w:r>
          </w:p>
        </w:tc>
        <w:tc>
          <w:tcPr>
            <w:tcW w:w="1943" w:type="dxa"/>
            <w:shd w:val="clear" w:color="auto" w:fill="FFFFFF"/>
            <w:tcMar>
              <w:top w:w="0" w:type="dxa"/>
              <w:left w:w="0" w:type="dxa"/>
              <w:bottom w:w="0" w:type="dxa"/>
              <w:right w:w="0" w:type="dxa"/>
            </w:tcMar>
            <w:vAlign w:val="center"/>
          </w:tcPr>
          <w:p w14:paraId="51CAEFAC"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22FDC597"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110B98EC" w14:textId="77777777" w:rsidR="00B40AAF" w:rsidRDefault="00746E6D">
            <w:pPr>
              <w:spacing w:before="60" w:after="60"/>
              <w:jc w:val="center"/>
              <w:rPr>
                <w:color w:val="000000"/>
                <w:sz w:val="28"/>
                <w:szCs w:val="28"/>
              </w:rPr>
            </w:pPr>
            <w:r>
              <w:rPr>
                <w:color w:val="000000"/>
                <w:sz w:val="28"/>
                <w:szCs w:val="28"/>
              </w:rPr>
              <w:t>3.17</w:t>
            </w:r>
          </w:p>
        </w:tc>
        <w:tc>
          <w:tcPr>
            <w:tcW w:w="1569" w:type="dxa"/>
            <w:vMerge w:val="restart"/>
            <w:shd w:val="clear" w:color="auto" w:fill="FFFFFF"/>
            <w:tcMar>
              <w:top w:w="0" w:type="dxa"/>
              <w:left w:w="0" w:type="dxa"/>
              <w:bottom w:w="0" w:type="dxa"/>
              <w:right w:w="0" w:type="dxa"/>
            </w:tcMar>
            <w:vAlign w:val="center"/>
          </w:tcPr>
          <w:p w14:paraId="04F640AC" w14:textId="77777777" w:rsidR="00B40AAF" w:rsidRDefault="00746E6D">
            <w:pPr>
              <w:spacing w:before="60" w:after="60"/>
              <w:ind w:left="148" w:right="89"/>
              <w:rPr>
                <w:color w:val="000000"/>
                <w:sz w:val="28"/>
                <w:szCs w:val="28"/>
              </w:rPr>
            </w:pPr>
            <w:r>
              <w:rPr>
                <w:color w:val="000000"/>
                <w:sz w:val="28"/>
                <w:szCs w:val="28"/>
              </w:rPr>
              <w:t>Chia sẻ nội dung Web</w:t>
            </w:r>
          </w:p>
        </w:tc>
        <w:tc>
          <w:tcPr>
            <w:tcW w:w="2012" w:type="dxa"/>
            <w:shd w:val="clear" w:color="auto" w:fill="FFFFFF"/>
            <w:tcMar>
              <w:top w:w="0" w:type="dxa"/>
              <w:left w:w="0" w:type="dxa"/>
              <w:bottom w:w="0" w:type="dxa"/>
              <w:right w:w="0" w:type="dxa"/>
            </w:tcMar>
            <w:vAlign w:val="center"/>
          </w:tcPr>
          <w:p w14:paraId="761BBD07" w14:textId="77777777" w:rsidR="00B40AAF" w:rsidRDefault="00746E6D">
            <w:pPr>
              <w:spacing w:before="60" w:after="60"/>
              <w:ind w:left="152" w:right="213"/>
              <w:rPr>
                <w:color w:val="000000"/>
                <w:sz w:val="28"/>
                <w:szCs w:val="28"/>
              </w:rPr>
            </w:pPr>
            <w:r>
              <w:rPr>
                <w:color w:val="000000"/>
                <w:sz w:val="28"/>
                <w:szCs w:val="28"/>
              </w:rPr>
              <w:t>RSS v1.0</w:t>
            </w:r>
          </w:p>
        </w:tc>
        <w:tc>
          <w:tcPr>
            <w:tcW w:w="3094" w:type="dxa"/>
            <w:shd w:val="clear" w:color="auto" w:fill="FFFFFF"/>
            <w:tcMar>
              <w:top w:w="0" w:type="dxa"/>
              <w:left w:w="0" w:type="dxa"/>
              <w:bottom w:w="0" w:type="dxa"/>
              <w:right w:w="0" w:type="dxa"/>
            </w:tcMar>
            <w:vAlign w:val="center"/>
          </w:tcPr>
          <w:p w14:paraId="212FBEBD" w14:textId="77777777" w:rsidR="00B40AAF" w:rsidRDefault="00746E6D">
            <w:pPr>
              <w:spacing w:before="60" w:after="60"/>
              <w:ind w:left="71" w:right="60"/>
              <w:rPr>
                <w:color w:val="000000"/>
                <w:sz w:val="28"/>
                <w:szCs w:val="28"/>
              </w:rPr>
            </w:pPr>
            <w:r>
              <w:rPr>
                <w:color w:val="000000"/>
                <w:sz w:val="28"/>
                <w:szCs w:val="28"/>
              </w:rPr>
              <w:t>RDF Site Summary version 1.0</w:t>
            </w:r>
          </w:p>
        </w:tc>
        <w:tc>
          <w:tcPr>
            <w:tcW w:w="1943" w:type="dxa"/>
            <w:vMerge w:val="restart"/>
            <w:shd w:val="clear" w:color="auto" w:fill="FFFFFF"/>
            <w:tcMar>
              <w:top w:w="0" w:type="dxa"/>
              <w:left w:w="0" w:type="dxa"/>
              <w:bottom w:w="0" w:type="dxa"/>
              <w:right w:w="0" w:type="dxa"/>
            </w:tcMar>
            <w:vAlign w:val="center"/>
          </w:tcPr>
          <w:p w14:paraId="3FB5229D" w14:textId="77777777" w:rsidR="00B40AAF" w:rsidRDefault="00746E6D">
            <w:pPr>
              <w:spacing w:before="60" w:after="60"/>
              <w:ind w:left="81" w:right="136"/>
              <w:jc w:val="center"/>
              <w:rPr>
                <w:color w:val="000000"/>
                <w:sz w:val="28"/>
                <w:szCs w:val="28"/>
              </w:rPr>
            </w:pPr>
            <w:r>
              <w:rPr>
                <w:color w:val="000000"/>
                <w:sz w:val="28"/>
                <w:szCs w:val="28"/>
              </w:rPr>
              <w:t>Bắt buộc áp dụng một trong hai tiêu chuẩn</w:t>
            </w:r>
          </w:p>
        </w:tc>
      </w:tr>
      <w:tr w:rsidR="00B40AAF" w14:paraId="15679E36" w14:textId="77777777">
        <w:trPr>
          <w:trHeight w:val="340"/>
          <w:jc w:val="center"/>
        </w:trPr>
        <w:tc>
          <w:tcPr>
            <w:tcW w:w="587" w:type="dxa"/>
            <w:vMerge/>
            <w:shd w:val="clear" w:color="auto" w:fill="FFFFFF"/>
            <w:tcMar>
              <w:top w:w="0" w:type="dxa"/>
              <w:left w:w="0" w:type="dxa"/>
              <w:bottom w:w="0" w:type="dxa"/>
              <w:right w:w="0" w:type="dxa"/>
            </w:tcMar>
            <w:vAlign w:val="center"/>
          </w:tcPr>
          <w:p w14:paraId="7C92028D"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0878CD1E"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1D61AEF9" w14:textId="77777777" w:rsidR="00B40AAF" w:rsidRDefault="00746E6D">
            <w:pPr>
              <w:spacing w:before="60" w:after="60"/>
              <w:ind w:left="152" w:right="213"/>
              <w:rPr>
                <w:color w:val="000000"/>
                <w:sz w:val="28"/>
                <w:szCs w:val="28"/>
              </w:rPr>
            </w:pPr>
            <w:r>
              <w:rPr>
                <w:color w:val="000000"/>
                <w:sz w:val="28"/>
                <w:szCs w:val="28"/>
              </w:rPr>
              <w:t>RSS v2.0</w:t>
            </w:r>
          </w:p>
        </w:tc>
        <w:tc>
          <w:tcPr>
            <w:tcW w:w="3094" w:type="dxa"/>
            <w:shd w:val="clear" w:color="auto" w:fill="FFFFFF"/>
            <w:tcMar>
              <w:top w:w="0" w:type="dxa"/>
              <w:left w:w="0" w:type="dxa"/>
              <w:bottom w:w="0" w:type="dxa"/>
              <w:right w:w="0" w:type="dxa"/>
            </w:tcMar>
            <w:vAlign w:val="center"/>
          </w:tcPr>
          <w:p w14:paraId="47824D57" w14:textId="77777777" w:rsidR="00B40AAF" w:rsidRDefault="00746E6D">
            <w:pPr>
              <w:spacing w:before="60" w:after="60"/>
              <w:ind w:left="71" w:right="60"/>
              <w:rPr>
                <w:color w:val="000000"/>
                <w:sz w:val="28"/>
                <w:szCs w:val="28"/>
              </w:rPr>
            </w:pPr>
            <w:r>
              <w:rPr>
                <w:color w:val="000000"/>
                <w:sz w:val="28"/>
                <w:szCs w:val="28"/>
              </w:rPr>
              <w:t>Really Simple Syndication version 2.0</w:t>
            </w:r>
          </w:p>
        </w:tc>
        <w:tc>
          <w:tcPr>
            <w:tcW w:w="1943" w:type="dxa"/>
            <w:vMerge/>
            <w:shd w:val="clear" w:color="auto" w:fill="FFFFFF"/>
            <w:tcMar>
              <w:top w:w="0" w:type="dxa"/>
              <w:left w:w="0" w:type="dxa"/>
              <w:bottom w:w="0" w:type="dxa"/>
              <w:right w:w="0" w:type="dxa"/>
            </w:tcMar>
            <w:vAlign w:val="center"/>
          </w:tcPr>
          <w:p w14:paraId="6CDDD600"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02E6705E" w14:textId="77777777">
        <w:trPr>
          <w:trHeight w:val="340"/>
          <w:jc w:val="center"/>
        </w:trPr>
        <w:tc>
          <w:tcPr>
            <w:tcW w:w="587" w:type="dxa"/>
            <w:vMerge/>
            <w:shd w:val="clear" w:color="auto" w:fill="FFFFFF"/>
            <w:tcMar>
              <w:top w:w="0" w:type="dxa"/>
              <w:left w:w="0" w:type="dxa"/>
              <w:bottom w:w="0" w:type="dxa"/>
              <w:right w:w="0" w:type="dxa"/>
            </w:tcMar>
            <w:vAlign w:val="center"/>
          </w:tcPr>
          <w:p w14:paraId="432D39C9"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390EA864"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025ECC0A" w14:textId="77777777" w:rsidR="00B40AAF" w:rsidRDefault="00746E6D">
            <w:pPr>
              <w:spacing w:before="60" w:after="60"/>
              <w:ind w:left="152" w:right="213"/>
              <w:rPr>
                <w:color w:val="000000"/>
                <w:sz w:val="28"/>
                <w:szCs w:val="28"/>
              </w:rPr>
            </w:pPr>
            <w:r>
              <w:rPr>
                <w:color w:val="000000"/>
                <w:sz w:val="28"/>
                <w:szCs w:val="28"/>
              </w:rPr>
              <w:t>ATOM v1.0</w:t>
            </w:r>
          </w:p>
        </w:tc>
        <w:tc>
          <w:tcPr>
            <w:tcW w:w="3094" w:type="dxa"/>
            <w:shd w:val="clear" w:color="auto" w:fill="FFFFFF"/>
            <w:tcMar>
              <w:top w:w="0" w:type="dxa"/>
              <w:left w:w="0" w:type="dxa"/>
              <w:bottom w:w="0" w:type="dxa"/>
              <w:right w:w="0" w:type="dxa"/>
            </w:tcMar>
            <w:vAlign w:val="center"/>
          </w:tcPr>
          <w:p w14:paraId="09C64898" w14:textId="77777777" w:rsidR="00B40AAF" w:rsidRDefault="00746E6D">
            <w:pPr>
              <w:spacing w:before="60" w:after="60"/>
              <w:ind w:left="71" w:right="60"/>
              <w:rPr>
                <w:color w:val="000000"/>
                <w:sz w:val="28"/>
                <w:szCs w:val="28"/>
              </w:rPr>
            </w:pPr>
            <w:r>
              <w:rPr>
                <w:color w:val="000000"/>
                <w:sz w:val="28"/>
                <w:szCs w:val="28"/>
              </w:rPr>
              <w:t>ATOM version 1.0</w:t>
            </w:r>
          </w:p>
        </w:tc>
        <w:tc>
          <w:tcPr>
            <w:tcW w:w="1943" w:type="dxa"/>
            <w:shd w:val="clear" w:color="auto" w:fill="FFFFFF"/>
            <w:tcMar>
              <w:top w:w="0" w:type="dxa"/>
              <w:left w:w="0" w:type="dxa"/>
              <w:bottom w:w="0" w:type="dxa"/>
              <w:right w:w="0" w:type="dxa"/>
            </w:tcMar>
            <w:vAlign w:val="center"/>
          </w:tcPr>
          <w:p w14:paraId="16DBA21A"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2A16B289"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5D7181D4" w14:textId="77777777" w:rsidR="00B40AAF" w:rsidRDefault="00746E6D">
            <w:pPr>
              <w:spacing w:before="60" w:after="60"/>
              <w:jc w:val="center"/>
              <w:rPr>
                <w:color w:val="000000"/>
                <w:sz w:val="28"/>
                <w:szCs w:val="28"/>
              </w:rPr>
            </w:pPr>
            <w:r>
              <w:rPr>
                <w:color w:val="000000"/>
                <w:sz w:val="28"/>
                <w:szCs w:val="28"/>
              </w:rPr>
              <w:t>3.18</w:t>
            </w:r>
          </w:p>
        </w:tc>
        <w:tc>
          <w:tcPr>
            <w:tcW w:w="1569" w:type="dxa"/>
            <w:vMerge w:val="restart"/>
            <w:shd w:val="clear" w:color="auto" w:fill="FFFFFF"/>
            <w:tcMar>
              <w:top w:w="0" w:type="dxa"/>
              <w:left w:w="0" w:type="dxa"/>
              <w:bottom w:w="0" w:type="dxa"/>
              <w:right w:w="0" w:type="dxa"/>
            </w:tcMar>
            <w:vAlign w:val="center"/>
          </w:tcPr>
          <w:p w14:paraId="668E82A3" w14:textId="77777777" w:rsidR="00B40AAF" w:rsidRDefault="00746E6D">
            <w:pPr>
              <w:spacing w:before="60" w:after="60"/>
              <w:ind w:left="148" w:right="89"/>
              <w:rPr>
                <w:color w:val="000000"/>
                <w:sz w:val="28"/>
                <w:szCs w:val="28"/>
              </w:rPr>
            </w:pPr>
            <w:r>
              <w:rPr>
                <w:color w:val="000000"/>
                <w:sz w:val="28"/>
                <w:szCs w:val="28"/>
              </w:rPr>
              <w:t>Chuẩn kết nối ứng dụng cổng thông tin điện tử</w:t>
            </w:r>
          </w:p>
        </w:tc>
        <w:tc>
          <w:tcPr>
            <w:tcW w:w="2012" w:type="dxa"/>
            <w:shd w:val="clear" w:color="auto" w:fill="FFFFFF"/>
            <w:tcMar>
              <w:top w:w="0" w:type="dxa"/>
              <w:left w:w="0" w:type="dxa"/>
              <w:bottom w:w="0" w:type="dxa"/>
              <w:right w:w="0" w:type="dxa"/>
            </w:tcMar>
            <w:vAlign w:val="center"/>
          </w:tcPr>
          <w:p w14:paraId="04368D7F" w14:textId="77777777" w:rsidR="00B40AAF" w:rsidRDefault="00746E6D">
            <w:pPr>
              <w:spacing w:before="60" w:after="60"/>
              <w:ind w:left="152" w:right="213"/>
              <w:rPr>
                <w:color w:val="000000"/>
                <w:sz w:val="28"/>
                <w:szCs w:val="28"/>
              </w:rPr>
            </w:pPr>
            <w:r>
              <w:rPr>
                <w:color w:val="000000"/>
                <w:sz w:val="28"/>
                <w:szCs w:val="28"/>
              </w:rPr>
              <w:t>JSR 168</w:t>
            </w:r>
          </w:p>
        </w:tc>
        <w:tc>
          <w:tcPr>
            <w:tcW w:w="3094" w:type="dxa"/>
            <w:shd w:val="clear" w:color="auto" w:fill="FFFFFF"/>
            <w:tcMar>
              <w:top w:w="0" w:type="dxa"/>
              <w:left w:w="0" w:type="dxa"/>
              <w:bottom w:w="0" w:type="dxa"/>
              <w:right w:w="0" w:type="dxa"/>
            </w:tcMar>
            <w:vAlign w:val="center"/>
          </w:tcPr>
          <w:p w14:paraId="3BDEF24A" w14:textId="77777777" w:rsidR="00B40AAF" w:rsidRDefault="00746E6D">
            <w:pPr>
              <w:spacing w:before="60" w:after="60"/>
              <w:ind w:left="71" w:right="60"/>
              <w:rPr>
                <w:color w:val="000000"/>
                <w:sz w:val="28"/>
                <w:szCs w:val="28"/>
              </w:rPr>
            </w:pPr>
            <w:r>
              <w:rPr>
                <w:color w:val="000000"/>
                <w:sz w:val="28"/>
                <w:szCs w:val="28"/>
              </w:rPr>
              <w:t>Java Specification Requests 168 (Portlet Specification)</w:t>
            </w:r>
          </w:p>
        </w:tc>
        <w:tc>
          <w:tcPr>
            <w:tcW w:w="1943" w:type="dxa"/>
            <w:shd w:val="clear" w:color="auto" w:fill="FFFFFF"/>
            <w:tcMar>
              <w:top w:w="0" w:type="dxa"/>
              <w:left w:w="0" w:type="dxa"/>
              <w:bottom w:w="0" w:type="dxa"/>
              <w:right w:w="0" w:type="dxa"/>
            </w:tcMar>
            <w:vAlign w:val="center"/>
          </w:tcPr>
          <w:p w14:paraId="7301E0B7"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623B3DB0" w14:textId="77777777">
        <w:trPr>
          <w:trHeight w:val="340"/>
          <w:jc w:val="center"/>
        </w:trPr>
        <w:tc>
          <w:tcPr>
            <w:tcW w:w="587" w:type="dxa"/>
            <w:vMerge/>
            <w:shd w:val="clear" w:color="auto" w:fill="FFFFFF"/>
            <w:tcMar>
              <w:top w:w="0" w:type="dxa"/>
              <w:left w:w="0" w:type="dxa"/>
              <w:bottom w:w="0" w:type="dxa"/>
              <w:right w:w="0" w:type="dxa"/>
            </w:tcMar>
            <w:vAlign w:val="center"/>
          </w:tcPr>
          <w:p w14:paraId="43CBF488"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0270D92E"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3E487009" w14:textId="77777777" w:rsidR="00B40AAF" w:rsidRDefault="00746E6D">
            <w:pPr>
              <w:spacing w:before="60" w:after="60"/>
              <w:ind w:left="152" w:right="213"/>
              <w:rPr>
                <w:color w:val="000000"/>
                <w:sz w:val="28"/>
                <w:szCs w:val="28"/>
              </w:rPr>
            </w:pPr>
            <w:r>
              <w:rPr>
                <w:color w:val="000000"/>
                <w:sz w:val="28"/>
                <w:szCs w:val="28"/>
              </w:rPr>
              <w:t>JSR286</w:t>
            </w:r>
          </w:p>
        </w:tc>
        <w:tc>
          <w:tcPr>
            <w:tcW w:w="3094" w:type="dxa"/>
            <w:shd w:val="clear" w:color="auto" w:fill="FFFFFF"/>
            <w:tcMar>
              <w:top w:w="0" w:type="dxa"/>
              <w:left w:w="0" w:type="dxa"/>
              <w:bottom w:w="0" w:type="dxa"/>
              <w:right w:w="0" w:type="dxa"/>
            </w:tcMar>
            <w:vAlign w:val="center"/>
          </w:tcPr>
          <w:p w14:paraId="7BFED732" w14:textId="77777777" w:rsidR="00B40AAF" w:rsidRDefault="00746E6D">
            <w:pPr>
              <w:spacing w:before="60" w:after="60"/>
              <w:ind w:left="71" w:right="60"/>
              <w:rPr>
                <w:color w:val="000000"/>
                <w:sz w:val="28"/>
                <w:szCs w:val="28"/>
              </w:rPr>
            </w:pPr>
            <w:r>
              <w:rPr>
                <w:color w:val="000000"/>
                <w:sz w:val="28"/>
                <w:szCs w:val="28"/>
              </w:rPr>
              <w:t>Java Specification Requests 286 (Portlet Specification)</w:t>
            </w:r>
          </w:p>
        </w:tc>
        <w:tc>
          <w:tcPr>
            <w:tcW w:w="1943" w:type="dxa"/>
            <w:shd w:val="clear" w:color="auto" w:fill="FFFFFF"/>
            <w:tcMar>
              <w:top w:w="0" w:type="dxa"/>
              <w:left w:w="0" w:type="dxa"/>
              <w:bottom w:w="0" w:type="dxa"/>
              <w:right w:w="0" w:type="dxa"/>
            </w:tcMar>
            <w:vAlign w:val="center"/>
          </w:tcPr>
          <w:p w14:paraId="7A928668"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725CA1C9" w14:textId="77777777">
        <w:trPr>
          <w:trHeight w:val="340"/>
          <w:jc w:val="center"/>
        </w:trPr>
        <w:tc>
          <w:tcPr>
            <w:tcW w:w="587" w:type="dxa"/>
            <w:vMerge/>
            <w:shd w:val="clear" w:color="auto" w:fill="FFFFFF"/>
            <w:tcMar>
              <w:top w:w="0" w:type="dxa"/>
              <w:left w:w="0" w:type="dxa"/>
              <w:bottom w:w="0" w:type="dxa"/>
              <w:right w:w="0" w:type="dxa"/>
            </w:tcMar>
            <w:vAlign w:val="center"/>
          </w:tcPr>
          <w:p w14:paraId="15BA7729"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2D7A1ACA"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40628861" w14:textId="77777777" w:rsidR="00B40AAF" w:rsidRDefault="00746E6D">
            <w:pPr>
              <w:spacing w:before="60" w:after="60"/>
              <w:ind w:left="152" w:right="213"/>
              <w:rPr>
                <w:color w:val="000000"/>
                <w:sz w:val="28"/>
                <w:szCs w:val="28"/>
              </w:rPr>
            </w:pPr>
            <w:r>
              <w:rPr>
                <w:color w:val="000000"/>
                <w:sz w:val="28"/>
                <w:szCs w:val="28"/>
              </w:rPr>
              <w:t>WSRP v1.0</w:t>
            </w:r>
          </w:p>
        </w:tc>
        <w:tc>
          <w:tcPr>
            <w:tcW w:w="3094" w:type="dxa"/>
            <w:shd w:val="clear" w:color="auto" w:fill="FFFFFF"/>
            <w:tcMar>
              <w:top w:w="0" w:type="dxa"/>
              <w:left w:w="0" w:type="dxa"/>
              <w:bottom w:w="0" w:type="dxa"/>
              <w:right w:w="0" w:type="dxa"/>
            </w:tcMar>
            <w:vAlign w:val="center"/>
          </w:tcPr>
          <w:p w14:paraId="1F16D8A4" w14:textId="77777777" w:rsidR="00B40AAF" w:rsidRDefault="00746E6D">
            <w:pPr>
              <w:spacing w:before="60" w:after="60"/>
              <w:ind w:left="71" w:right="60"/>
              <w:rPr>
                <w:color w:val="000000"/>
                <w:sz w:val="28"/>
                <w:szCs w:val="28"/>
              </w:rPr>
            </w:pPr>
            <w:r>
              <w:rPr>
                <w:color w:val="000000"/>
                <w:sz w:val="28"/>
                <w:szCs w:val="28"/>
              </w:rPr>
              <w:t>Web Services for Remote Portlets version 1.0</w:t>
            </w:r>
          </w:p>
        </w:tc>
        <w:tc>
          <w:tcPr>
            <w:tcW w:w="1943" w:type="dxa"/>
            <w:shd w:val="clear" w:color="auto" w:fill="FFFFFF"/>
            <w:tcMar>
              <w:top w:w="0" w:type="dxa"/>
              <w:left w:w="0" w:type="dxa"/>
              <w:bottom w:w="0" w:type="dxa"/>
              <w:right w:w="0" w:type="dxa"/>
            </w:tcMar>
            <w:vAlign w:val="center"/>
          </w:tcPr>
          <w:p w14:paraId="4A81D887"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7CFCACC6" w14:textId="77777777">
        <w:trPr>
          <w:trHeight w:val="340"/>
          <w:jc w:val="center"/>
        </w:trPr>
        <w:tc>
          <w:tcPr>
            <w:tcW w:w="587" w:type="dxa"/>
            <w:vMerge/>
            <w:shd w:val="clear" w:color="auto" w:fill="FFFFFF"/>
            <w:tcMar>
              <w:top w:w="0" w:type="dxa"/>
              <w:left w:w="0" w:type="dxa"/>
              <w:bottom w:w="0" w:type="dxa"/>
              <w:right w:w="0" w:type="dxa"/>
            </w:tcMar>
            <w:vAlign w:val="center"/>
          </w:tcPr>
          <w:p w14:paraId="66B787B1"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29DD6BE4"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2E80D475" w14:textId="77777777" w:rsidR="00B40AAF" w:rsidRDefault="00746E6D">
            <w:pPr>
              <w:spacing w:before="60" w:after="60"/>
              <w:ind w:left="152" w:right="213"/>
              <w:rPr>
                <w:color w:val="000000"/>
                <w:sz w:val="28"/>
                <w:szCs w:val="28"/>
              </w:rPr>
            </w:pPr>
            <w:r>
              <w:rPr>
                <w:color w:val="000000"/>
                <w:sz w:val="28"/>
                <w:szCs w:val="28"/>
              </w:rPr>
              <w:t>WSRP v2.0</w:t>
            </w:r>
          </w:p>
        </w:tc>
        <w:tc>
          <w:tcPr>
            <w:tcW w:w="3094" w:type="dxa"/>
            <w:shd w:val="clear" w:color="auto" w:fill="FFFFFF"/>
            <w:tcMar>
              <w:top w:w="0" w:type="dxa"/>
              <w:left w:w="0" w:type="dxa"/>
              <w:bottom w:w="0" w:type="dxa"/>
              <w:right w:w="0" w:type="dxa"/>
            </w:tcMar>
            <w:vAlign w:val="center"/>
          </w:tcPr>
          <w:p w14:paraId="1F63630C" w14:textId="77777777" w:rsidR="00B40AAF" w:rsidRDefault="00746E6D">
            <w:pPr>
              <w:spacing w:before="60" w:after="60"/>
              <w:ind w:left="71" w:right="60"/>
              <w:rPr>
                <w:color w:val="000000"/>
                <w:sz w:val="28"/>
                <w:szCs w:val="28"/>
              </w:rPr>
            </w:pPr>
            <w:r>
              <w:rPr>
                <w:color w:val="000000"/>
                <w:sz w:val="28"/>
                <w:szCs w:val="28"/>
              </w:rPr>
              <w:t>Web Services for Remote Portlets version 2.0</w:t>
            </w:r>
          </w:p>
        </w:tc>
        <w:tc>
          <w:tcPr>
            <w:tcW w:w="1943" w:type="dxa"/>
            <w:shd w:val="clear" w:color="auto" w:fill="FFFFFF"/>
            <w:tcMar>
              <w:top w:w="0" w:type="dxa"/>
              <w:left w:w="0" w:type="dxa"/>
              <w:bottom w:w="0" w:type="dxa"/>
              <w:right w:w="0" w:type="dxa"/>
            </w:tcMar>
            <w:vAlign w:val="center"/>
          </w:tcPr>
          <w:p w14:paraId="42DB9555"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61C6D497" w14:textId="77777777">
        <w:trPr>
          <w:trHeight w:val="340"/>
          <w:jc w:val="center"/>
        </w:trPr>
        <w:tc>
          <w:tcPr>
            <w:tcW w:w="587" w:type="dxa"/>
            <w:shd w:val="clear" w:color="auto" w:fill="FFFFFF"/>
            <w:tcMar>
              <w:top w:w="0" w:type="dxa"/>
              <w:left w:w="0" w:type="dxa"/>
              <w:bottom w:w="0" w:type="dxa"/>
              <w:right w:w="0" w:type="dxa"/>
            </w:tcMar>
            <w:vAlign w:val="center"/>
          </w:tcPr>
          <w:p w14:paraId="047D3267" w14:textId="77777777" w:rsidR="00B40AAF" w:rsidRDefault="00746E6D">
            <w:pPr>
              <w:spacing w:before="60" w:after="60"/>
              <w:jc w:val="center"/>
              <w:rPr>
                <w:color w:val="000000"/>
                <w:sz w:val="28"/>
                <w:szCs w:val="28"/>
              </w:rPr>
            </w:pPr>
            <w:r>
              <w:rPr>
                <w:b/>
                <w:color w:val="000000"/>
                <w:sz w:val="28"/>
                <w:szCs w:val="28"/>
              </w:rPr>
              <w:t>4</w:t>
            </w:r>
          </w:p>
        </w:tc>
        <w:tc>
          <w:tcPr>
            <w:tcW w:w="8618" w:type="dxa"/>
            <w:gridSpan w:val="4"/>
            <w:shd w:val="clear" w:color="auto" w:fill="FFFFFF"/>
            <w:tcMar>
              <w:top w:w="0" w:type="dxa"/>
              <w:left w:w="0" w:type="dxa"/>
              <w:bottom w:w="0" w:type="dxa"/>
              <w:right w:w="0" w:type="dxa"/>
            </w:tcMar>
            <w:vAlign w:val="center"/>
          </w:tcPr>
          <w:p w14:paraId="5203404E" w14:textId="77777777" w:rsidR="00B40AAF" w:rsidRDefault="00746E6D">
            <w:pPr>
              <w:spacing w:before="60" w:after="60"/>
              <w:ind w:left="81" w:right="136"/>
              <w:rPr>
                <w:color w:val="000000"/>
                <w:sz w:val="28"/>
                <w:szCs w:val="28"/>
              </w:rPr>
            </w:pPr>
            <w:r>
              <w:rPr>
                <w:b/>
                <w:color w:val="000000"/>
                <w:sz w:val="28"/>
                <w:szCs w:val="28"/>
              </w:rPr>
              <w:t>Tiêu chuẩn về an toàn thông tin</w:t>
            </w:r>
          </w:p>
        </w:tc>
      </w:tr>
      <w:tr w:rsidR="00B40AAF" w14:paraId="646D1600"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23D6800C" w14:textId="77777777" w:rsidR="00B40AAF" w:rsidRDefault="00746E6D">
            <w:pPr>
              <w:spacing w:before="60" w:after="60"/>
              <w:jc w:val="center"/>
              <w:rPr>
                <w:color w:val="000000"/>
                <w:sz w:val="28"/>
                <w:szCs w:val="28"/>
              </w:rPr>
            </w:pPr>
            <w:r>
              <w:rPr>
                <w:color w:val="000000"/>
                <w:sz w:val="28"/>
                <w:szCs w:val="28"/>
              </w:rPr>
              <w:lastRenderedPageBreak/>
              <w:t>4.1</w:t>
            </w:r>
          </w:p>
        </w:tc>
        <w:tc>
          <w:tcPr>
            <w:tcW w:w="1569" w:type="dxa"/>
            <w:vMerge w:val="restart"/>
            <w:shd w:val="clear" w:color="auto" w:fill="FFFFFF"/>
            <w:tcMar>
              <w:top w:w="0" w:type="dxa"/>
              <w:left w:w="0" w:type="dxa"/>
              <w:bottom w:w="0" w:type="dxa"/>
              <w:right w:w="0" w:type="dxa"/>
            </w:tcMar>
            <w:vAlign w:val="center"/>
          </w:tcPr>
          <w:p w14:paraId="76FB0201" w14:textId="77777777" w:rsidR="00B40AAF" w:rsidRDefault="00746E6D">
            <w:pPr>
              <w:spacing w:before="60" w:after="60"/>
              <w:ind w:left="148" w:right="89"/>
              <w:rPr>
                <w:color w:val="000000"/>
                <w:sz w:val="28"/>
                <w:szCs w:val="28"/>
              </w:rPr>
            </w:pPr>
            <w:r>
              <w:rPr>
                <w:color w:val="000000"/>
                <w:sz w:val="28"/>
                <w:szCs w:val="28"/>
              </w:rPr>
              <w:t>An toàn thư điện tử</w:t>
            </w:r>
          </w:p>
        </w:tc>
        <w:tc>
          <w:tcPr>
            <w:tcW w:w="2012" w:type="dxa"/>
            <w:shd w:val="clear" w:color="auto" w:fill="FFFFFF"/>
            <w:tcMar>
              <w:top w:w="0" w:type="dxa"/>
              <w:left w:w="0" w:type="dxa"/>
              <w:bottom w:w="0" w:type="dxa"/>
              <w:right w:w="0" w:type="dxa"/>
            </w:tcMar>
            <w:vAlign w:val="center"/>
          </w:tcPr>
          <w:p w14:paraId="1688E2AB" w14:textId="77777777" w:rsidR="00B40AAF" w:rsidRDefault="00746E6D">
            <w:pPr>
              <w:spacing w:before="60" w:after="60"/>
              <w:ind w:left="152" w:right="213"/>
              <w:rPr>
                <w:color w:val="000000"/>
                <w:sz w:val="28"/>
                <w:szCs w:val="28"/>
              </w:rPr>
            </w:pPr>
            <w:r>
              <w:rPr>
                <w:color w:val="000000"/>
                <w:sz w:val="28"/>
                <w:szCs w:val="28"/>
              </w:rPr>
              <w:t>S/MIME v3.2</w:t>
            </w:r>
          </w:p>
        </w:tc>
        <w:tc>
          <w:tcPr>
            <w:tcW w:w="3094" w:type="dxa"/>
            <w:shd w:val="clear" w:color="auto" w:fill="FFFFFF"/>
            <w:tcMar>
              <w:top w:w="0" w:type="dxa"/>
              <w:left w:w="0" w:type="dxa"/>
              <w:bottom w:w="0" w:type="dxa"/>
              <w:right w:w="0" w:type="dxa"/>
            </w:tcMar>
            <w:vAlign w:val="center"/>
          </w:tcPr>
          <w:p w14:paraId="1C6C68CE" w14:textId="77777777" w:rsidR="00B40AAF" w:rsidRDefault="00746E6D">
            <w:pPr>
              <w:spacing w:before="60" w:after="60"/>
              <w:ind w:left="71" w:right="60"/>
              <w:rPr>
                <w:color w:val="000000"/>
                <w:sz w:val="28"/>
                <w:szCs w:val="28"/>
              </w:rPr>
            </w:pPr>
            <w:r>
              <w:rPr>
                <w:color w:val="000000"/>
                <w:sz w:val="28"/>
                <w:szCs w:val="28"/>
              </w:rPr>
              <w:t>Secure Multi-purpose Internet Mail Extensions version 3.2</w:t>
            </w:r>
          </w:p>
        </w:tc>
        <w:tc>
          <w:tcPr>
            <w:tcW w:w="1943" w:type="dxa"/>
            <w:shd w:val="clear" w:color="auto" w:fill="FFFFFF"/>
            <w:tcMar>
              <w:top w:w="0" w:type="dxa"/>
              <w:left w:w="0" w:type="dxa"/>
              <w:bottom w:w="0" w:type="dxa"/>
              <w:right w:w="0" w:type="dxa"/>
            </w:tcMar>
            <w:vAlign w:val="center"/>
          </w:tcPr>
          <w:p w14:paraId="05FD6089"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54AC5696" w14:textId="77777777">
        <w:trPr>
          <w:trHeight w:val="340"/>
          <w:jc w:val="center"/>
        </w:trPr>
        <w:tc>
          <w:tcPr>
            <w:tcW w:w="587" w:type="dxa"/>
            <w:vMerge/>
            <w:shd w:val="clear" w:color="auto" w:fill="FFFFFF"/>
            <w:tcMar>
              <w:top w:w="0" w:type="dxa"/>
              <w:left w:w="0" w:type="dxa"/>
              <w:bottom w:w="0" w:type="dxa"/>
              <w:right w:w="0" w:type="dxa"/>
            </w:tcMar>
            <w:vAlign w:val="center"/>
          </w:tcPr>
          <w:p w14:paraId="47F1DA9C"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245C7FFF"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0BA70DA4" w14:textId="77777777" w:rsidR="00B40AAF" w:rsidRDefault="00746E6D">
            <w:pPr>
              <w:spacing w:before="60" w:after="60"/>
              <w:ind w:left="152" w:right="213"/>
              <w:rPr>
                <w:color w:val="000000"/>
                <w:sz w:val="28"/>
                <w:szCs w:val="28"/>
              </w:rPr>
            </w:pPr>
            <w:r>
              <w:rPr>
                <w:color w:val="000000"/>
                <w:sz w:val="28"/>
                <w:szCs w:val="28"/>
              </w:rPr>
              <w:t>OpenPGP</w:t>
            </w:r>
          </w:p>
        </w:tc>
        <w:tc>
          <w:tcPr>
            <w:tcW w:w="3094" w:type="dxa"/>
            <w:shd w:val="clear" w:color="auto" w:fill="FFFFFF"/>
            <w:tcMar>
              <w:top w:w="0" w:type="dxa"/>
              <w:left w:w="0" w:type="dxa"/>
              <w:bottom w:w="0" w:type="dxa"/>
              <w:right w:w="0" w:type="dxa"/>
            </w:tcMar>
            <w:vAlign w:val="center"/>
          </w:tcPr>
          <w:p w14:paraId="22C3024E" w14:textId="77777777" w:rsidR="00B40AAF" w:rsidRDefault="00746E6D">
            <w:pPr>
              <w:spacing w:before="60" w:after="60"/>
              <w:ind w:left="71" w:right="60"/>
              <w:rPr>
                <w:color w:val="000000"/>
                <w:sz w:val="28"/>
                <w:szCs w:val="28"/>
              </w:rPr>
            </w:pPr>
            <w:r>
              <w:rPr>
                <w:color w:val="000000"/>
                <w:sz w:val="28"/>
                <w:szCs w:val="28"/>
              </w:rPr>
              <w:t>OpenPGP</w:t>
            </w:r>
          </w:p>
        </w:tc>
        <w:tc>
          <w:tcPr>
            <w:tcW w:w="1943" w:type="dxa"/>
            <w:shd w:val="clear" w:color="auto" w:fill="FFFFFF"/>
            <w:tcMar>
              <w:top w:w="0" w:type="dxa"/>
              <w:left w:w="0" w:type="dxa"/>
              <w:bottom w:w="0" w:type="dxa"/>
              <w:right w:w="0" w:type="dxa"/>
            </w:tcMar>
            <w:vAlign w:val="center"/>
          </w:tcPr>
          <w:p w14:paraId="2E3C26E1"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67C6DB5D"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728291F4" w14:textId="77777777" w:rsidR="00B40AAF" w:rsidRDefault="00746E6D">
            <w:pPr>
              <w:spacing w:before="60" w:after="60"/>
              <w:jc w:val="center"/>
              <w:rPr>
                <w:color w:val="000000"/>
                <w:sz w:val="28"/>
                <w:szCs w:val="28"/>
              </w:rPr>
            </w:pPr>
            <w:r>
              <w:rPr>
                <w:color w:val="000000"/>
                <w:sz w:val="28"/>
                <w:szCs w:val="28"/>
              </w:rPr>
              <w:t>4.2</w:t>
            </w:r>
          </w:p>
        </w:tc>
        <w:tc>
          <w:tcPr>
            <w:tcW w:w="1569" w:type="dxa"/>
            <w:vMerge w:val="restart"/>
            <w:shd w:val="clear" w:color="auto" w:fill="FFFFFF"/>
            <w:tcMar>
              <w:top w:w="0" w:type="dxa"/>
              <w:left w:w="0" w:type="dxa"/>
              <w:bottom w:w="0" w:type="dxa"/>
              <w:right w:w="0" w:type="dxa"/>
            </w:tcMar>
            <w:vAlign w:val="center"/>
          </w:tcPr>
          <w:p w14:paraId="16263933" w14:textId="77777777" w:rsidR="00B40AAF" w:rsidRDefault="00746E6D">
            <w:pPr>
              <w:spacing w:before="60" w:after="60"/>
              <w:ind w:left="148" w:right="89"/>
              <w:rPr>
                <w:color w:val="000000"/>
                <w:sz w:val="28"/>
                <w:szCs w:val="28"/>
              </w:rPr>
            </w:pPr>
            <w:r>
              <w:rPr>
                <w:color w:val="000000"/>
                <w:sz w:val="28"/>
                <w:szCs w:val="28"/>
              </w:rPr>
              <w:t>An toàn tầng giao vận</w:t>
            </w:r>
          </w:p>
        </w:tc>
        <w:tc>
          <w:tcPr>
            <w:tcW w:w="2012" w:type="dxa"/>
            <w:shd w:val="clear" w:color="auto" w:fill="FFFFFF"/>
            <w:tcMar>
              <w:top w:w="0" w:type="dxa"/>
              <w:left w:w="0" w:type="dxa"/>
              <w:bottom w:w="0" w:type="dxa"/>
              <w:right w:w="0" w:type="dxa"/>
            </w:tcMar>
            <w:vAlign w:val="center"/>
          </w:tcPr>
          <w:p w14:paraId="536D213C" w14:textId="77777777" w:rsidR="00B40AAF" w:rsidRDefault="00746E6D">
            <w:pPr>
              <w:spacing w:before="60" w:after="60"/>
              <w:ind w:left="152" w:right="213"/>
              <w:rPr>
                <w:color w:val="000000"/>
                <w:sz w:val="28"/>
                <w:szCs w:val="28"/>
              </w:rPr>
            </w:pPr>
            <w:r>
              <w:rPr>
                <w:color w:val="000000"/>
                <w:sz w:val="28"/>
                <w:szCs w:val="28"/>
              </w:rPr>
              <w:t>SSH v2.0</w:t>
            </w:r>
          </w:p>
        </w:tc>
        <w:tc>
          <w:tcPr>
            <w:tcW w:w="3094" w:type="dxa"/>
            <w:shd w:val="clear" w:color="auto" w:fill="FFFFFF"/>
            <w:tcMar>
              <w:top w:w="0" w:type="dxa"/>
              <w:left w:w="0" w:type="dxa"/>
              <w:bottom w:w="0" w:type="dxa"/>
              <w:right w:w="0" w:type="dxa"/>
            </w:tcMar>
            <w:vAlign w:val="center"/>
          </w:tcPr>
          <w:p w14:paraId="1CA0CE1F" w14:textId="77777777" w:rsidR="00B40AAF" w:rsidRDefault="00746E6D">
            <w:pPr>
              <w:spacing w:before="60" w:after="60"/>
              <w:ind w:left="71" w:right="60"/>
              <w:rPr>
                <w:color w:val="000000"/>
                <w:sz w:val="28"/>
                <w:szCs w:val="28"/>
              </w:rPr>
            </w:pPr>
            <w:r>
              <w:rPr>
                <w:color w:val="000000"/>
                <w:sz w:val="28"/>
                <w:szCs w:val="28"/>
              </w:rPr>
              <w:t>Secure Shell version 2.0</w:t>
            </w:r>
          </w:p>
        </w:tc>
        <w:tc>
          <w:tcPr>
            <w:tcW w:w="1943" w:type="dxa"/>
            <w:shd w:val="clear" w:color="auto" w:fill="FFFFFF"/>
            <w:tcMar>
              <w:top w:w="0" w:type="dxa"/>
              <w:left w:w="0" w:type="dxa"/>
              <w:bottom w:w="0" w:type="dxa"/>
              <w:right w:w="0" w:type="dxa"/>
            </w:tcMar>
            <w:vAlign w:val="center"/>
          </w:tcPr>
          <w:p w14:paraId="60102E23"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04B2EE87" w14:textId="77777777">
        <w:trPr>
          <w:trHeight w:val="340"/>
          <w:jc w:val="center"/>
        </w:trPr>
        <w:tc>
          <w:tcPr>
            <w:tcW w:w="587" w:type="dxa"/>
            <w:vMerge/>
            <w:shd w:val="clear" w:color="auto" w:fill="FFFFFF"/>
            <w:tcMar>
              <w:top w:w="0" w:type="dxa"/>
              <w:left w:w="0" w:type="dxa"/>
              <w:bottom w:w="0" w:type="dxa"/>
              <w:right w:w="0" w:type="dxa"/>
            </w:tcMar>
            <w:vAlign w:val="center"/>
          </w:tcPr>
          <w:p w14:paraId="52DA7924"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22664BAC"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4971C70C" w14:textId="77777777" w:rsidR="00B40AAF" w:rsidRDefault="00746E6D">
            <w:pPr>
              <w:spacing w:before="60" w:after="60"/>
              <w:ind w:left="152" w:right="213"/>
              <w:rPr>
                <w:color w:val="000000"/>
                <w:sz w:val="28"/>
                <w:szCs w:val="28"/>
              </w:rPr>
            </w:pPr>
            <w:r>
              <w:rPr>
                <w:color w:val="000000"/>
                <w:sz w:val="28"/>
                <w:szCs w:val="28"/>
              </w:rPr>
              <w:t>TLS v1.2</w:t>
            </w:r>
          </w:p>
        </w:tc>
        <w:tc>
          <w:tcPr>
            <w:tcW w:w="3094" w:type="dxa"/>
            <w:shd w:val="clear" w:color="auto" w:fill="FFFFFF"/>
            <w:tcMar>
              <w:top w:w="0" w:type="dxa"/>
              <w:left w:w="0" w:type="dxa"/>
              <w:bottom w:w="0" w:type="dxa"/>
              <w:right w:w="0" w:type="dxa"/>
            </w:tcMar>
            <w:vAlign w:val="center"/>
          </w:tcPr>
          <w:p w14:paraId="2CEDEEBA" w14:textId="77777777" w:rsidR="00B40AAF" w:rsidRDefault="00746E6D">
            <w:pPr>
              <w:spacing w:before="60" w:after="60"/>
              <w:ind w:left="71" w:right="60"/>
              <w:rPr>
                <w:color w:val="000000"/>
                <w:sz w:val="28"/>
                <w:szCs w:val="28"/>
              </w:rPr>
            </w:pPr>
            <w:r>
              <w:rPr>
                <w:color w:val="000000"/>
                <w:sz w:val="28"/>
                <w:szCs w:val="28"/>
              </w:rPr>
              <w:t>Transport Layer Security version 1.2</w:t>
            </w:r>
          </w:p>
        </w:tc>
        <w:tc>
          <w:tcPr>
            <w:tcW w:w="1943" w:type="dxa"/>
            <w:shd w:val="clear" w:color="auto" w:fill="FFFFFF"/>
            <w:tcMar>
              <w:top w:w="0" w:type="dxa"/>
              <w:left w:w="0" w:type="dxa"/>
              <w:bottom w:w="0" w:type="dxa"/>
              <w:right w:w="0" w:type="dxa"/>
            </w:tcMar>
            <w:vAlign w:val="center"/>
          </w:tcPr>
          <w:p w14:paraId="3EEC2778"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56F3DE3E"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5F7572E7" w14:textId="77777777" w:rsidR="00B40AAF" w:rsidRDefault="00746E6D">
            <w:pPr>
              <w:spacing w:before="60" w:after="60"/>
              <w:jc w:val="center"/>
              <w:rPr>
                <w:color w:val="000000"/>
                <w:sz w:val="28"/>
                <w:szCs w:val="28"/>
              </w:rPr>
            </w:pPr>
            <w:r>
              <w:rPr>
                <w:color w:val="000000"/>
                <w:sz w:val="28"/>
                <w:szCs w:val="28"/>
              </w:rPr>
              <w:t>4.3</w:t>
            </w:r>
          </w:p>
        </w:tc>
        <w:tc>
          <w:tcPr>
            <w:tcW w:w="1569" w:type="dxa"/>
            <w:vMerge w:val="restart"/>
            <w:shd w:val="clear" w:color="auto" w:fill="FFFFFF"/>
            <w:tcMar>
              <w:top w:w="0" w:type="dxa"/>
              <w:left w:w="0" w:type="dxa"/>
              <w:bottom w:w="0" w:type="dxa"/>
              <w:right w:w="0" w:type="dxa"/>
            </w:tcMar>
            <w:vAlign w:val="center"/>
          </w:tcPr>
          <w:p w14:paraId="37C5FB29" w14:textId="77777777" w:rsidR="00B40AAF" w:rsidRDefault="00746E6D">
            <w:pPr>
              <w:spacing w:before="60" w:after="60"/>
              <w:ind w:left="148" w:right="89"/>
              <w:rPr>
                <w:color w:val="000000"/>
                <w:sz w:val="28"/>
                <w:szCs w:val="28"/>
              </w:rPr>
            </w:pPr>
            <w:r>
              <w:rPr>
                <w:color w:val="000000"/>
                <w:sz w:val="28"/>
                <w:szCs w:val="28"/>
              </w:rPr>
              <w:t>An toàn truyền tệp tin</w:t>
            </w:r>
          </w:p>
        </w:tc>
        <w:tc>
          <w:tcPr>
            <w:tcW w:w="2012" w:type="dxa"/>
            <w:shd w:val="clear" w:color="auto" w:fill="FFFFFF"/>
            <w:tcMar>
              <w:top w:w="0" w:type="dxa"/>
              <w:left w:w="0" w:type="dxa"/>
              <w:bottom w:w="0" w:type="dxa"/>
              <w:right w:w="0" w:type="dxa"/>
            </w:tcMar>
            <w:vAlign w:val="center"/>
          </w:tcPr>
          <w:p w14:paraId="4141154F" w14:textId="77777777" w:rsidR="00B40AAF" w:rsidRDefault="00746E6D">
            <w:pPr>
              <w:spacing w:before="60" w:after="60"/>
              <w:ind w:left="152" w:right="213"/>
              <w:rPr>
                <w:color w:val="000000"/>
                <w:sz w:val="28"/>
                <w:szCs w:val="28"/>
              </w:rPr>
            </w:pPr>
            <w:r>
              <w:rPr>
                <w:color w:val="000000"/>
                <w:sz w:val="28"/>
                <w:szCs w:val="28"/>
              </w:rPr>
              <w:t>HTTPS</w:t>
            </w:r>
          </w:p>
        </w:tc>
        <w:tc>
          <w:tcPr>
            <w:tcW w:w="3094" w:type="dxa"/>
            <w:shd w:val="clear" w:color="auto" w:fill="FFFFFF"/>
            <w:tcMar>
              <w:top w:w="0" w:type="dxa"/>
              <w:left w:w="0" w:type="dxa"/>
              <w:bottom w:w="0" w:type="dxa"/>
              <w:right w:w="0" w:type="dxa"/>
            </w:tcMar>
            <w:vAlign w:val="center"/>
          </w:tcPr>
          <w:p w14:paraId="78DB4120" w14:textId="77777777" w:rsidR="00B40AAF" w:rsidRDefault="00746E6D">
            <w:pPr>
              <w:spacing w:before="60" w:after="60"/>
              <w:ind w:left="71" w:right="60"/>
              <w:rPr>
                <w:color w:val="000000"/>
                <w:sz w:val="28"/>
                <w:szCs w:val="28"/>
              </w:rPr>
            </w:pPr>
            <w:r>
              <w:rPr>
                <w:color w:val="000000"/>
                <w:sz w:val="28"/>
                <w:szCs w:val="28"/>
              </w:rPr>
              <w:t>Hypertext Transfer Protocol Secure</w:t>
            </w:r>
          </w:p>
        </w:tc>
        <w:tc>
          <w:tcPr>
            <w:tcW w:w="1943" w:type="dxa"/>
            <w:shd w:val="clear" w:color="auto" w:fill="FFFFFF"/>
            <w:tcMar>
              <w:top w:w="0" w:type="dxa"/>
              <w:left w:w="0" w:type="dxa"/>
              <w:bottom w:w="0" w:type="dxa"/>
              <w:right w:w="0" w:type="dxa"/>
            </w:tcMar>
            <w:vAlign w:val="center"/>
          </w:tcPr>
          <w:p w14:paraId="0E5E6921"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2F5BA6A5" w14:textId="77777777">
        <w:trPr>
          <w:trHeight w:val="340"/>
          <w:jc w:val="center"/>
        </w:trPr>
        <w:tc>
          <w:tcPr>
            <w:tcW w:w="587" w:type="dxa"/>
            <w:vMerge/>
            <w:shd w:val="clear" w:color="auto" w:fill="FFFFFF"/>
            <w:tcMar>
              <w:top w:w="0" w:type="dxa"/>
              <w:left w:w="0" w:type="dxa"/>
              <w:bottom w:w="0" w:type="dxa"/>
              <w:right w:w="0" w:type="dxa"/>
            </w:tcMar>
            <w:vAlign w:val="center"/>
          </w:tcPr>
          <w:p w14:paraId="64A1E6C2"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321E9272"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59E4DD74" w14:textId="77777777" w:rsidR="00B40AAF" w:rsidRDefault="00746E6D">
            <w:pPr>
              <w:spacing w:before="60" w:after="60"/>
              <w:ind w:left="152" w:right="213"/>
              <w:rPr>
                <w:color w:val="000000"/>
                <w:sz w:val="28"/>
                <w:szCs w:val="28"/>
              </w:rPr>
            </w:pPr>
            <w:r>
              <w:rPr>
                <w:color w:val="000000"/>
                <w:sz w:val="28"/>
                <w:szCs w:val="28"/>
              </w:rPr>
              <w:t>FTPS</w:t>
            </w:r>
          </w:p>
        </w:tc>
        <w:tc>
          <w:tcPr>
            <w:tcW w:w="3094" w:type="dxa"/>
            <w:shd w:val="clear" w:color="auto" w:fill="FFFFFF"/>
            <w:tcMar>
              <w:top w:w="0" w:type="dxa"/>
              <w:left w:w="0" w:type="dxa"/>
              <w:bottom w:w="0" w:type="dxa"/>
              <w:right w:w="0" w:type="dxa"/>
            </w:tcMar>
            <w:vAlign w:val="center"/>
          </w:tcPr>
          <w:p w14:paraId="3C109444" w14:textId="77777777" w:rsidR="00B40AAF" w:rsidRDefault="00746E6D">
            <w:pPr>
              <w:spacing w:before="60" w:after="60"/>
              <w:ind w:left="71" w:right="60"/>
              <w:rPr>
                <w:color w:val="000000"/>
                <w:sz w:val="28"/>
                <w:szCs w:val="28"/>
              </w:rPr>
            </w:pPr>
            <w:r>
              <w:rPr>
                <w:color w:val="000000"/>
                <w:sz w:val="28"/>
                <w:szCs w:val="28"/>
              </w:rPr>
              <w:t>File Transfer Protocol Secure</w:t>
            </w:r>
          </w:p>
        </w:tc>
        <w:tc>
          <w:tcPr>
            <w:tcW w:w="1943" w:type="dxa"/>
            <w:shd w:val="clear" w:color="auto" w:fill="FFFFFF"/>
            <w:tcMar>
              <w:top w:w="0" w:type="dxa"/>
              <w:left w:w="0" w:type="dxa"/>
              <w:bottom w:w="0" w:type="dxa"/>
              <w:right w:w="0" w:type="dxa"/>
            </w:tcMar>
            <w:vAlign w:val="center"/>
          </w:tcPr>
          <w:p w14:paraId="6314C879"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2EEC4D0A" w14:textId="77777777">
        <w:trPr>
          <w:trHeight w:val="340"/>
          <w:jc w:val="center"/>
        </w:trPr>
        <w:tc>
          <w:tcPr>
            <w:tcW w:w="587" w:type="dxa"/>
            <w:vMerge/>
            <w:shd w:val="clear" w:color="auto" w:fill="FFFFFF"/>
            <w:tcMar>
              <w:top w:w="0" w:type="dxa"/>
              <w:left w:w="0" w:type="dxa"/>
              <w:bottom w:w="0" w:type="dxa"/>
              <w:right w:w="0" w:type="dxa"/>
            </w:tcMar>
            <w:vAlign w:val="center"/>
          </w:tcPr>
          <w:p w14:paraId="6A14D5DD"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3C5D7BE4"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6966B64A" w14:textId="77777777" w:rsidR="00B40AAF" w:rsidRDefault="00746E6D">
            <w:pPr>
              <w:spacing w:before="60" w:after="60"/>
              <w:ind w:left="152" w:right="213"/>
              <w:rPr>
                <w:color w:val="000000"/>
                <w:sz w:val="28"/>
                <w:szCs w:val="28"/>
              </w:rPr>
            </w:pPr>
            <w:r>
              <w:rPr>
                <w:color w:val="000000"/>
                <w:sz w:val="28"/>
                <w:szCs w:val="28"/>
              </w:rPr>
              <w:t>SFTP</w:t>
            </w:r>
          </w:p>
        </w:tc>
        <w:tc>
          <w:tcPr>
            <w:tcW w:w="3094" w:type="dxa"/>
            <w:shd w:val="clear" w:color="auto" w:fill="FFFFFF"/>
            <w:tcMar>
              <w:top w:w="0" w:type="dxa"/>
              <w:left w:w="0" w:type="dxa"/>
              <w:bottom w:w="0" w:type="dxa"/>
              <w:right w:w="0" w:type="dxa"/>
            </w:tcMar>
            <w:vAlign w:val="center"/>
          </w:tcPr>
          <w:p w14:paraId="246C1445" w14:textId="77777777" w:rsidR="00B40AAF" w:rsidRDefault="00746E6D">
            <w:pPr>
              <w:spacing w:before="60" w:after="60"/>
              <w:ind w:left="71" w:right="60"/>
              <w:rPr>
                <w:color w:val="000000"/>
                <w:sz w:val="28"/>
                <w:szCs w:val="28"/>
              </w:rPr>
            </w:pPr>
            <w:r>
              <w:rPr>
                <w:color w:val="000000"/>
                <w:sz w:val="28"/>
                <w:szCs w:val="28"/>
              </w:rPr>
              <w:t>SSH File Transfer Protocol</w:t>
            </w:r>
          </w:p>
        </w:tc>
        <w:tc>
          <w:tcPr>
            <w:tcW w:w="1943" w:type="dxa"/>
            <w:shd w:val="clear" w:color="auto" w:fill="FFFFFF"/>
            <w:tcMar>
              <w:top w:w="0" w:type="dxa"/>
              <w:left w:w="0" w:type="dxa"/>
              <w:bottom w:w="0" w:type="dxa"/>
              <w:right w:w="0" w:type="dxa"/>
            </w:tcMar>
            <w:vAlign w:val="center"/>
          </w:tcPr>
          <w:p w14:paraId="6152574F"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12978BD0" w14:textId="77777777">
        <w:trPr>
          <w:trHeight w:val="340"/>
          <w:jc w:val="center"/>
        </w:trPr>
        <w:tc>
          <w:tcPr>
            <w:tcW w:w="587" w:type="dxa"/>
            <w:shd w:val="clear" w:color="auto" w:fill="FFFFFF"/>
            <w:tcMar>
              <w:top w:w="0" w:type="dxa"/>
              <w:left w:w="0" w:type="dxa"/>
              <w:bottom w:w="0" w:type="dxa"/>
              <w:right w:w="0" w:type="dxa"/>
            </w:tcMar>
            <w:vAlign w:val="center"/>
          </w:tcPr>
          <w:p w14:paraId="3A543C38" w14:textId="77777777" w:rsidR="00B40AAF" w:rsidRDefault="00746E6D">
            <w:pPr>
              <w:spacing w:before="60" w:after="60"/>
              <w:jc w:val="center"/>
              <w:rPr>
                <w:color w:val="000000"/>
                <w:sz w:val="28"/>
                <w:szCs w:val="28"/>
              </w:rPr>
            </w:pPr>
            <w:r>
              <w:rPr>
                <w:color w:val="000000"/>
                <w:sz w:val="28"/>
                <w:szCs w:val="28"/>
              </w:rPr>
              <w:t>4.4</w:t>
            </w:r>
          </w:p>
        </w:tc>
        <w:tc>
          <w:tcPr>
            <w:tcW w:w="1569" w:type="dxa"/>
            <w:shd w:val="clear" w:color="auto" w:fill="FFFFFF"/>
            <w:tcMar>
              <w:top w:w="0" w:type="dxa"/>
              <w:left w:w="0" w:type="dxa"/>
              <w:bottom w:w="0" w:type="dxa"/>
              <w:right w:w="0" w:type="dxa"/>
            </w:tcMar>
            <w:vAlign w:val="center"/>
          </w:tcPr>
          <w:p w14:paraId="4C97040A" w14:textId="77777777" w:rsidR="00B40AAF" w:rsidRDefault="00746E6D">
            <w:pPr>
              <w:spacing w:before="60" w:after="60"/>
              <w:ind w:left="148" w:right="89"/>
              <w:rPr>
                <w:color w:val="000000"/>
                <w:sz w:val="28"/>
                <w:szCs w:val="28"/>
              </w:rPr>
            </w:pPr>
            <w:r>
              <w:rPr>
                <w:color w:val="000000"/>
                <w:sz w:val="28"/>
                <w:szCs w:val="28"/>
              </w:rPr>
              <w:t>An toàn truyền thư điện tử</w:t>
            </w:r>
          </w:p>
        </w:tc>
        <w:tc>
          <w:tcPr>
            <w:tcW w:w="2012" w:type="dxa"/>
            <w:shd w:val="clear" w:color="auto" w:fill="FFFFFF"/>
            <w:tcMar>
              <w:top w:w="0" w:type="dxa"/>
              <w:left w:w="0" w:type="dxa"/>
              <w:bottom w:w="0" w:type="dxa"/>
              <w:right w:w="0" w:type="dxa"/>
            </w:tcMar>
            <w:vAlign w:val="center"/>
          </w:tcPr>
          <w:p w14:paraId="5882C959" w14:textId="77777777" w:rsidR="00B40AAF" w:rsidRDefault="00746E6D">
            <w:pPr>
              <w:spacing w:before="60" w:after="60"/>
              <w:ind w:left="152" w:right="213"/>
              <w:rPr>
                <w:color w:val="000000"/>
                <w:sz w:val="28"/>
                <w:szCs w:val="28"/>
              </w:rPr>
            </w:pPr>
            <w:r>
              <w:rPr>
                <w:color w:val="000000"/>
                <w:sz w:val="28"/>
                <w:szCs w:val="28"/>
              </w:rPr>
              <w:t>SMTPS</w:t>
            </w:r>
          </w:p>
        </w:tc>
        <w:tc>
          <w:tcPr>
            <w:tcW w:w="3094" w:type="dxa"/>
            <w:shd w:val="clear" w:color="auto" w:fill="FFFFFF"/>
            <w:tcMar>
              <w:top w:w="0" w:type="dxa"/>
              <w:left w:w="0" w:type="dxa"/>
              <w:bottom w:w="0" w:type="dxa"/>
              <w:right w:w="0" w:type="dxa"/>
            </w:tcMar>
            <w:vAlign w:val="center"/>
          </w:tcPr>
          <w:p w14:paraId="2C7353BE" w14:textId="77777777" w:rsidR="00B40AAF" w:rsidRDefault="00746E6D">
            <w:pPr>
              <w:spacing w:before="60" w:after="60"/>
              <w:ind w:left="71" w:right="60"/>
              <w:rPr>
                <w:color w:val="000000"/>
                <w:sz w:val="28"/>
                <w:szCs w:val="28"/>
              </w:rPr>
            </w:pPr>
            <w:r>
              <w:rPr>
                <w:color w:val="000000"/>
                <w:sz w:val="28"/>
                <w:szCs w:val="28"/>
              </w:rPr>
              <w:t>Simple Mail Transfer Protocol Secure</w:t>
            </w:r>
          </w:p>
        </w:tc>
        <w:tc>
          <w:tcPr>
            <w:tcW w:w="1943" w:type="dxa"/>
            <w:shd w:val="clear" w:color="auto" w:fill="FFFFFF"/>
            <w:tcMar>
              <w:top w:w="0" w:type="dxa"/>
              <w:left w:w="0" w:type="dxa"/>
              <w:bottom w:w="0" w:type="dxa"/>
              <w:right w:w="0" w:type="dxa"/>
            </w:tcMar>
            <w:vAlign w:val="center"/>
          </w:tcPr>
          <w:p w14:paraId="5F6075E4"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3BB6929C"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5ADB7830" w14:textId="77777777" w:rsidR="00B40AAF" w:rsidRDefault="00746E6D">
            <w:pPr>
              <w:spacing w:before="60" w:after="60"/>
              <w:jc w:val="center"/>
              <w:rPr>
                <w:color w:val="000000"/>
                <w:sz w:val="28"/>
                <w:szCs w:val="28"/>
              </w:rPr>
            </w:pPr>
            <w:r>
              <w:rPr>
                <w:color w:val="000000"/>
                <w:sz w:val="28"/>
                <w:szCs w:val="28"/>
              </w:rPr>
              <w:t>4.5</w:t>
            </w:r>
          </w:p>
        </w:tc>
        <w:tc>
          <w:tcPr>
            <w:tcW w:w="1569" w:type="dxa"/>
            <w:vMerge w:val="restart"/>
            <w:shd w:val="clear" w:color="auto" w:fill="FFFFFF"/>
            <w:tcMar>
              <w:top w:w="0" w:type="dxa"/>
              <w:left w:w="0" w:type="dxa"/>
              <w:bottom w:w="0" w:type="dxa"/>
              <w:right w:w="0" w:type="dxa"/>
            </w:tcMar>
            <w:vAlign w:val="center"/>
          </w:tcPr>
          <w:p w14:paraId="309EAA2C" w14:textId="77777777" w:rsidR="00B40AAF" w:rsidRDefault="00746E6D">
            <w:pPr>
              <w:spacing w:before="60" w:after="60"/>
              <w:ind w:left="148" w:right="89"/>
              <w:rPr>
                <w:color w:val="000000"/>
                <w:sz w:val="28"/>
                <w:szCs w:val="28"/>
              </w:rPr>
            </w:pPr>
            <w:r>
              <w:rPr>
                <w:color w:val="000000"/>
                <w:sz w:val="28"/>
                <w:szCs w:val="28"/>
              </w:rPr>
              <w:t>An toàn dịch vụ truy cập hộp thư</w:t>
            </w:r>
          </w:p>
        </w:tc>
        <w:tc>
          <w:tcPr>
            <w:tcW w:w="2012" w:type="dxa"/>
            <w:shd w:val="clear" w:color="auto" w:fill="FFFFFF"/>
            <w:tcMar>
              <w:top w:w="0" w:type="dxa"/>
              <w:left w:w="0" w:type="dxa"/>
              <w:bottom w:w="0" w:type="dxa"/>
              <w:right w:w="0" w:type="dxa"/>
            </w:tcMar>
            <w:vAlign w:val="center"/>
          </w:tcPr>
          <w:p w14:paraId="51F32091" w14:textId="77777777" w:rsidR="00B40AAF" w:rsidRDefault="00746E6D">
            <w:pPr>
              <w:spacing w:before="60" w:after="60"/>
              <w:ind w:left="152" w:right="213"/>
              <w:rPr>
                <w:color w:val="000000"/>
                <w:sz w:val="28"/>
                <w:szCs w:val="28"/>
              </w:rPr>
            </w:pPr>
            <w:r>
              <w:rPr>
                <w:color w:val="000000"/>
                <w:sz w:val="28"/>
                <w:szCs w:val="28"/>
              </w:rPr>
              <w:t>POP3S</w:t>
            </w:r>
          </w:p>
        </w:tc>
        <w:tc>
          <w:tcPr>
            <w:tcW w:w="3094" w:type="dxa"/>
            <w:shd w:val="clear" w:color="auto" w:fill="FFFFFF"/>
            <w:tcMar>
              <w:top w:w="0" w:type="dxa"/>
              <w:left w:w="0" w:type="dxa"/>
              <w:bottom w:w="0" w:type="dxa"/>
              <w:right w:w="0" w:type="dxa"/>
            </w:tcMar>
            <w:vAlign w:val="center"/>
          </w:tcPr>
          <w:p w14:paraId="7735388F" w14:textId="77777777" w:rsidR="00B40AAF" w:rsidRDefault="00746E6D">
            <w:pPr>
              <w:spacing w:before="60" w:after="60"/>
              <w:ind w:left="71" w:right="60"/>
              <w:rPr>
                <w:color w:val="000000"/>
                <w:sz w:val="28"/>
                <w:szCs w:val="28"/>
              </w:rPr>
            </w:pPr>
            <w:r>
              <w:rPr>
                <w:color w:val="000000"/>
                <w:sz w:val="28"/>
                <w:szCs w:val="28"/>
              </w:rPr>
              <w:t>Post Office Protocol version 3 Secure</w:t>
            </w:r>
          </w:p>
        </w:tc>
        <w:tc>
          <w:tcPr>
            <w:tcW w:w="1943" w:type="dxa"/>
            <w:vMerge w:val="restart"/>
            <w:shd w:val="clear" w:color="auto" w:fill="FFFFFF"/>
            <w:tcMar>
              <w:top w:w="0" w:type="dxa"/>
              <w:left w:w="0" w:type="dxa"/>
              <w:bottom w:w="0" w:type="dxa"/>
              <w:right w:w="0" w:type="dxa"/>
            </w:tcMar>
            <w:vAlign w:val="center"/>
          </w:tcPr>
          <w:p w14:paraId="4FC7B6A4" w14:textId="77777777" w:rsidR="00B40AAF" w:rsidRDefault="00746E6D">
            <w:pPr>
              <w:spacing w:before="60" w:after="60"/>
              <w:ind w:left="81" w:right="136"/>
              <w:jc w:val="center"/>
              <w:rPr>
                <w:color w:val="000000"/>
                <w:sz w:val="28"/>
                <w:szCs w:val="28"/>
              </w:rPr>
            </w:pPr>
            <w:r>
              <w:rPr>
                <w:color w:val="000000"/>
                <w:sz w:val="28"/>
                <w:szCs w:val="28"/>
              </w:rPr>
              <w:t>Bắt buộc áp dụng một hoặc cả hai tiêu chuẩn</w:t>
            </w:r>
          </w:p>
        </w:tc>
      </w:tr>
      <w:tr w:rsidR="00B40AAF" w14:paraId="2C4CA4AD" w14:textId="77777777">
        <w:trPr>
          <w:trHeight w:val="340"/>
          <w:jc w:val="center"/>
        </w:trPr>
        <w:tc>
          <w:tcPr>
            <w:tcW w:w="587" w:type="dxa"/>
            <w:vMerge/>
            <w:shd w:val="clear" w:color="auto" w:fill="FFFFFF"/>
            <w:tcMar>
              <w:top w:w="0" w:type="dxa"/>
              <w:left w:w="0" w:type="dxa"/>
              <w:bottom w:w="0" w:type="dxa"/>
              <w:right w:w="0" w:type="dxa"/>
            </w:tcMar>
            <w:vAlign w:val="center"/>
          </w:tcPr>
          <w:p w14:paraId="66234D20"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7352B863"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4778A028" w14:textId="77777777" w:rsidR="00B40AAF" w:rsidRDefault="00746E6D">
            <w:pPr>
              <w:spacing w:before="60" w:after="60"/>
              <w:ind w:left="152" w:right="213"/>
              <w:rPr>
                <w:color w:val="000000"/>
                <w:sz w:val="28"/>
                <w:szCs w:val="28"/>
              </w:rPr>
            </w:pPr>
            <w:r>
              <w:rPr>
                <w:color w:val="000000"/>
                <w:sz w:val="28"/>
                <w:szCs w:val="28"/>
              </w:rPr>
              <w:t>IMAPS</w:t>
            </w:r>
          </w:p>
        </w:tc>
        <w:tc>
          <w:tcPr>
            <w:tcW w:w="3094" w:type="dxa"/>
            <w:shd w:val="clear" w:color="auto" w:fill="FFFFFF"/>
            <w:tcMar>
              <w:top w:w="0" w:type="dxa"/>
              <w:left w:w="0" w:type="dxa"/>
              <w:bottom w:w="0" w:type="dxa"/>
              <w:right w:w="0" w:type="dxa"/>
            </w:tcMar>
            <w:vAlign w:val="center"/>
          </w:tcPr>
          <w:p w14:paraId="79A4F179" w14:textId="77777777" w:rsidR="00B40AAF" w:rsidRDefault="00746E6D">
            <w:pPr>
              <w:spacing w:before="60" w:after="60"/>
              <w:ind w:left="71" w:right="60"/>
              <w:rPr>
                <w:color w:val="000000"/>
                <w:sz w:val="28"/>
                <w:szCs w:val="28"/>
              </w:rPr>
            </w:pPr>
            <w:r>
              <w:rPr>
                <w:color w:val="000000"/>
                <w:sz w:val="28"/>
                <w:szCs w:val="28"/>
              </w:rPr>
              <w:t>Internet Message Access Protocol Secure</w:t>
            </w:r>
          </w:p>
        </w:tc>
        <w:tc>
          <w:tcPr>
            <w:tcW w:w="1943" w:type="dxa"/>
            <w:vMerge/>
            <w:shd w:val="clear" w:color="auto" w:fill="FFFFFF"/>
            <w:tcMar>
              <w:top w:w="0" w:type="dxa"/>
              <w:left w:w="0" w:type="dxa"/>
              <w:bottom w:w="0" w:type="dxa"/>
              <w:right w:w="0" w:type="dxa"/>
            </w:tcMar>
            <w:vAlign w:val="center"/>
          </w:tcPr>
          <w:p w14:paraId="47D0B215"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2F290B15" w14:textId="77777777">
        <w:trPr>
          <w:trHeight w:val="340"/>
          <w:jc w:val="center"/>
        </w:trPr>
        <w:tc>
          <w:tcPr>
            <w:tcW w:w="587" w:type="dxa"/>
            <w:shd w:val="clear" w:color="auto" w:fill="FFFFFF"/>
            <w:tcMar>
              <w:top w:w="0" w:type="dxa"/>
              <w:left w:w="0" w:type="dxa"/>
              <w:bottom w:w="0" w:type="dxa"/>
              <w:right w:w="0" w:type="dxa"/>
            </w:tcMar>
            <w:vAlign w:val="center"/>
          </w:tcPr>
          <w:p w14:paraId="13563A8C" w14:textId="77777777" w:rsidR="00B40AAF" w:rsidRDefault="00746E6D">
            <w:pPr>
              <w:spacing w:before="60" w:after="60"/>
              <w:jc w:val="center"/>
              <w:rPr>
                <w:color w:val="000000"/>
                <w:sz w:val="28"/>
                <w:szCs w:val="28"/>
              </w:rPr>
            </w:pPr>
            <w:r>
              <w:rPr>
                <w:color w:val="000000"/>
                <w:sz w:val="28"/>
                <w:szCs w:val="28"/>
              </w:rPr>
              <w:t>4.6</w:t>
            </w:r>
          </w:p>
        </w:tc>
        <w:tc>
          <w:tcPr>
            <w:tcW w:w="1569" w:type="dxa"/>
            <w:shd w:val="clear" w:color="auto" w:fill="FFFFFF"/>
            <w:tcMar>
              <w:top w:w="0" w:type="dxa"/>
              <w:left w:w="0" w:type="dxa"/>
              <w:bottom w:w="0" w:type="dxa"/>
              <w:right w:w="0" w:type="dxa"/>
            </w:tcMar>
            <w:vAlign w:val="center"/>
          </w:tcPr>
          <w:p w14:paraId="6E10BB16" w14:textId="77777777" w:rsidR="00B40AAF" w:rsidRDefault="00746E6D">
            <w:pPr>
              <w:spacing w:before="60" w:after="60"/>
              <w:ind w:left="148" w:right="89"/>
              <w:rPr>
                <w:color w:val="000000"/>
                <w:sz w:val="28"/>
                <w:szCs w:val="28"/>
              </w:rPr>
            </w:pPr>
            <w:r>
              <w:rPr>
                <w:color w:val="000000"/>
                <w:sz w:val="28"/>
                <w:szCs w:val="28"/>
              </w:rPr>
              <w:t>An toàn dịch vụ DNS</w:t>
            </w:r>
          </w:p>
        </w:tc>
        <w:tc>
          <w:tcPr>
            <w:tcW w:w="2012" w:type="dxa"/>
            <w:shd w:val="clear" w:color="auto" w:fill="FFFFFF"/>
            <w:tcMar>
              <w:top w:w="0" w:type="dxa"/>
              <w:left w:w="0" w:type="dxa"/>
              <w:bottom w:w="0" w:type="dxa"/>
              <w:right w:w="0" w:type="dxa"/>
            </w:tcMar>
            <w:vAlign w:val="center"/>
          </w:tcPr>
          <w:p w14:paraId="12E63DF8" w14:textId="77777777" w:rsidR="00B40AAF" w:rsidRDefault="00746E6D">
            <w:pPr>
              <w:spacing w:before="60" w:after="60"/>
              <w:ind w:left="152" w:right="213"/>
              <w:rPr>
                <w:color w:val="000000"/>
                <w:sz w:val="28"/>
                <w:szCs w:val="28"/>
              </w:rPr>
            </w:pPr>
            <w:r>
              <w:rPr>
                <w:color w:val="000000"/>
                <w:sz w:val="28"/>
                <w:szCs w:val="28"/>
              </w:rPr>
              <w:t>DNSSEC</w:t>
            </w:r>
          </w:p>
        </w:tc>
        <w:tc>
          <w:tcPr>
            <w:tcW w:w="3094" w:type="dxa"/>
            <w:shd w:val="clear" w:color="auto" w:fill="FFFFFF"/>
            <w:tcMar>
              <w:top w:w="0" w:type="dxa"/>
              <w:left w:w="0" w:type="dxa"/>
              <w:bottom w:w="0" w:type="dxa"/>
              <w:right w:w="0" w:type="dxa"/>
            </w:tcMar>
            <w:vAlign w:val="center"/>
          </w:tcPr>
          <w:p w14:paraId="25E41A0E" w14:textId="77777777" w:rsidR="00B40AAF" w:rsidRDefault="00746E6D">
            <w:pPr>
              <w:spacing w:before="60" w:after="60"/>
              <w:ind w:left="71" w:right="60"/>
              <w:rPr>
                <w:color w:val="000000"/>
                <w:sz w:val="28"/>
                <w:szCs w:val="28"/>
              </w:rPr>
            </w:pPr>
            <w:r>
              <w:rPr>
                <w:color w:val="000000"/>
                <w:sz w:val="28"/>
                <w:szCs w:val="28"/>
              </w:rPr>
              <w:t>Domain Name System Security Extenssions</w:t>
            </w:r>
          </w:p>
        </w:tc>
        <w:tc>
          <w:tcPr>
            <w:tcW w:w="1943" w:type="dxa"/>
            <w:shd w:val="clear" w:color="auto" w:fill="FFFFFF"/>
            <w:tcMar>
              <w:top w:w="0" w:type="dxa"/>
              <w:left w:w="0" w:type="dxa"/>
              <w:bottom w:w="0" w:type="dxa"/>
              <w:right w:w="0" w:type="dxa"/>
            </w:tcMar>
            <w:vAlign w:val="center"/>
          </w:tcPr>
          <w:p w14:paraId="3AC83F16"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5D1C598D" w14:textId="77777777">
        <w:trPr>
          <w:trHeight w:val="340"/>
          <w:jc w:val="center"/>
        </w:trPr>
        <w:tc>
          <w:tcPr>
            <w:tcW w:w="587" w:type="dxa"/>
            <w:shd w:val="clear" w:color="auto" w:fill="FFFFFF"/>
            <w:tcMar>
              <w:top w:w="0" w:type="dxa"/>
              <w:left w:w="0" w:type="dxa"/>
              <w:bottom w:w="0" w:type="dxa"/>
              <w:right w:w="0" w:type="dxa"/>
            </w:tcMar>
            <w:vAlign w:val="center"/>
          </w:tcPr>
          <w:p w14:paraId="549AE12C" w14:textId="77777777" w:rsidR="00B40AAF" w:rsidRDefault="00746E6D">
            <w:pPr>
              <w:spacing w:before="60" w:after="60"/>
              <w:jc w:val="center"/>
              <w:rPr>
                <w:color w:val="000000"/>
                <w:sz w:val="28"/>
                <w:szCs w:val="28"/>
              </w:rPr>
            </w:pPr>
            <w:r>
              <w:rPr>
                <w:color w:val="000000"/>
                <w:sz w:val="28"/>
                <w:szCs w:val="28"/>
              </w:rPr>
              <w:t>4.7</w:t>
            </w:r>
          </w:p>
        </w:tc>
        <w:tc>
          <w:tcPr>
            <w:tcW w:w="1569" w:type="dxa"/>
            <w:shd w:val="clear" w:color="auto" w:fill="FFFFFF"/>
            <w:tcMar>
              <w:top w:w="0" w:type="dxa"/>
              <w:left w:w="0" w:type="dxa"/>
              <w:bottom w:w="0" w:type="dxa"/>
              <w:right w:w="0" w:type="dxa"/>
            </w:tcMar>
            <w:vAlign w:val="center"/>
          </w:tcPr>
          <w:p w14:paraId="54BD25D5" w14:textId="77777777" w:rsidR="00B40AAF" w:rsidRDefault="00746E6D">
            <w:pPr>
              <w:spacing w:before="60" w:after="60"/>
              <w:ind w:left="148" w:right="89"/>
              <w:rPr>
                <w:color w:val="000000"/>
                <w:sz w:val="28"/>
                <w:szCs w:val="28"/>
              </w:rPr>
            </w:pPr>
            <w:r>
              <w:rPr>
                <w:color w:val="000000"/>
                <w:sz w:val="28"/>
                <w:szCs w:val="28"/>
              </w:rPr>
              <w:t>An toàn tầng mạng</w:t>
            </w:r>
          </w:p>
        </w:tc>
        <w:tc>
          <w:tcPr>
            <w:tcW w:w="2012" w:type="dxa"/>
            <w:shd w:val="clear" w:color="auto" w:fill="FFFFFF"/>
            <w:tcMar>
              <w:top w:w="0" w:type="dxa"/>
              <w:left w:w="0" w:type="dxa"/>
              <w:bottom w:w="0" w:type="dxa"/>
              <w:right w:w="0" w:type="dxa"/>
            </w:tcMar>
            <w:vAlign w:val="center"/>
          </w:tcPr>
          <w:p w14:paraId="776135D7" w14:textId="77777777" w:rsidR="00B40AAF" w:rsidRDefault="00746E6D">
            <w:pPr>
              <w:spacing w:before="60" w:after="60"/>
              <w:ind w:left="152" w:right="213"/>
              <w:rPr>
                <w:color w:val="000000"/>
                <w:sz w:val="28"/>
                <w:szCs w:val="28"/>
              </w:rPr>
            </w:pPr>
            <w:r>
              <w:rPr>
                <w:color w:val="000000"/>
                <w:sz w:val="28"/>
                <w:szCs w:val="28"/>
              </w:rPr>
              <w:t>IPsec - IP ESP</w:t>
            </w:r>
          </w:p>
        </w:tc>
        <w:tc>
          <w:tcPr>
            <w:tcW w:w="3094" w:type="dxa"/>
            <w:shd w:val="clear" w:color="auto" w:fill="FFFFFF"/>
            <w:tcMar>
              <w:top w:w="0" w:type="dxa"/>
              <w:left w:w="0" w:type="dxa"/>
              <w:bottom w:w="0" w:type="dxa"/>
              <w:right w:w="0" w:type="dxa"/>
            </w:tcMar>
            <w:vAlign w:val="center"/>
          </w:tcPr>
          <w:p w14:paraId="675B74A9" w14:textId="77777777" w:rsidR="00B40AAF" w:rsidRDefault="00746E6D">
            <w:pPr>
              <w:spacing w:before="60" w:after="60"/>
              <w:ind w:left="71" w:right="60"/>
              <w:rPr>
                <w:color w:val="000000"/>
                <w:sz w:val="28"/>
                <w:szCs w:val="28"/>
              </w:rPr>
            </w:pPr>
            <w:r>
              <w:rPr>
                <w:color w:val="000000"/>
                <w:sz w:val="28"/>
                <w:szCs w:val="28"/>
              </w:rPr>
              <w:t>Internet Protocol security với IP ESP</w:t>
            </w:r>
          </w:p>
        </w:tc>
        <w:tc>
          <w:tcPr>
            <w:tcW w:w="1943" w:type="dxa"/>
            <w:shd w:val="clear" w:color="auto" w:fill="FFFFFF"/>
            <w:tcMar>
              <w:top w:w="0" w:type="dxa"/>
              <w:left w:w="0" w:type="dxa"/>
              <w:bottom w:w="0" w:type="dxa"/>
              <w:right w:w="0" w:type="dxa"/>
            </w:tcMar>
            <w:vAlign w:val="center"/>
          </w:tcPr>
          <w:p w14:paraId="3A976577"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2D3A2675" w14:textId="77777777">
        <w:trPr>
          <w:trHeight w:val="340"/>
          <w:jc w:val="center"/>
        </w:trPr>
        <w:tc>
          <w:tcPr>
            <w:tcW w:w="587" w:type="dxa"/>
            <w:shd w:val="clear" w:color="auto" w:fill="FFFFFF"/>
            <w:tcMar>
              <w:top w:w="0" w:type="dxa"/>
              <w:left w:w="0" w:type="dxa"/>
              <w:bottom w:w="0" w:type="dxa"/>
              <w:right w:w="0" w:type="dxa"/>
            </w:tcMar>
            <w:vAlign w:val="center"/>
          </w:tcPr>
          <w:p w14:paraId="23A44F77" w14:textId="77777777" w:rsidR="00B40AAF" w:rsidRDefault="00746E6D">
            <w:pPr>
              <w:spacing w:before="60" w:after="60"/>
              <w:jc w:val="center"/>
              <w:rPr>
                <w:color w:val="000000"/>
                <w:sz w:val="28"/>
                <w:szCs w:val="28"/>
              </w:rPr>
            </w:pPr>
            <w:r>
              <w:rPr>
                <w:color w:val="000000"/>
                <w:sz w:val="28"/>
                <w:szCs w:val="28"/>
              </w:rPr>
              <w:t>4.8</w:t>
            </w:r>
          </w:p>
        </w:tc>
        <w:tc>
          <w:tcPr>
            <w:tcW w:w="1569" w:type="dxa"/>
            <w:shd w:val="clear" w:color="auto" w:fill="FFFFFF"/>
            <w:tcMar>
              <w:top w:w="0" w:type="dxa"/>
              <w:left w:w="0" w:type="dxa"/>
              <w:bottom w:w="0" w:type="dxa"/>
              <w:right w:w="0" w:type="dxa"/>
            </w:tcMar>
            <w:vAlign w:val="center"/>
          </w:tcPr>
          <w:p w14:paraId="71894884" w14:textId="77777777" w:rsidR="00B40AAF" w:rsidRDefault="00746E6D">
            <w:pPr>
              <w:spacing w:before="60" w:after="60"/>
              <w:ind w:left="148" w:right="89"/>
              <w:rPr>
                <w:color w:val="000000"/>
                <w:sz w:val="28"/>
                <w:szCs w:val="28"/>
              </w:rPr>
            </w:pPr>
            <w:r>
              <w:rPr>
                <w:color w:val="000000"/>
                <w:sz w:val="28"/>
                <w:szCs w:val="28"/>
              </w:rPr>
              <w:t xml:space="preserve">An toàn thông tin </w:t>
            </w:r>
            <w:r>
              <w:rPr>
                <w:color w:val="000000"/>
                <w:sz w:val="28"/>
                <w:szCs w:val="28"/>
              </w:rPr>
              <w:lastRenderedPageBreak/>
              <w:t>cho mạng không dây</w:t>
            </w:r>
          </w:p>
        </w:tc>
        <w:tc>
          <w:tcPr>
            <w:tcW w:w="2012" w:type="dxa"/>
            <w:shd w:val="clear" w:color="auto" w:fill="FFFFFF"/>
            <w:tcMar>
              <w:top w:w="0" w:type="dxa"/>
              <w:left w:w="0" w:type="dxa"/>
              <w:bottom w:w="0" w:type="dxa"/>
              <w:right w:w="0" w:type="dxa"/>
            </w:tcMar>
            <w:vAlign w:val="center"/>
          </w:tcPr>
          <w:p w14:paraId="3AAFEA50" w14:textId="77777777" w:rsidR="00B40AAF" w:rsidRDefault="00746E6D">
            <w:pPr>
              <w:spacing w:before="60" w:after="60"/>
              <w:ind w:left="152" w:right="213"/>
              <w:rPr>
                <w:color w:val="000000"/>
                <w:sz w:val="28"/>
                <w:szCs w:val="28"/>
              </w:rPr>
            </w:pPr>
            <w:r>
              <w:rPr>
                <w:color w:val="000000"/>
                <w:sz w:val="28"/>
                <w:szCs w:val="28"/>
              </w:rPr>
              <w:lastRenderedPageBreak/>
              <w:t>WPA2</w:t>
            </w:r>
          </w:p>
        </w:tc>
        <w:tc>
          <w:tcPr>
            <w:tcW w:w="3094" w:type="dxa"/>
            <w:shd w:val="clear" w:color="auto" w:fill="FFFFFF"/>
            <w:tcMar>
              <w:top w:w="0" w:type="dxa"/>
              <w:left w:w="0" w:type="dxa"/>
              <w:bottom w:w="0" w:type="dxa"/>
              <w:right w:w="0" w:type="dxa"/>
            </w:tcMar>
            <w:vAlign w:val="center"/>
          </w:tcPr>
          <w:p w14:paraId="09BCCA5E" w14:textId="77777777" w:rsidR="00B40AAF" w:rsidRDefault="00746E6D">
            <w:pPr>
              <w:spacing w:before="60" w:after="60"/>
              <w:ind w:left="71" w:right="60"/>
              <w:rPr>
                <w:color w:val="000000"/>
                <w:sz w:val="28"/>
                <w:szCs w:val="28"/>
              </w:rPr>
            </w:pPr>
            <w:r>
              <w:rPr>
                <w:color w:val="000000"/>
                <w:sz w:val="28"/>
                <w:szCs w:val="28"/>
              </w:rPr>
              <w:t>Wi-fi Protected Access 2</w:t>
            </w:r>
          </w:p>
        </w:tc>
        <w:tc>
          <w:tcPr>
            <w:tcW w:w="1943" w:type="dxa"/>
            <w:shd w:val="clear" w:color="auto" w:fill="FFFFFF"/>
            <w:tcMar>
              <w:top w:w="0" w:type="dxa"/>
              <w:left w:w="0" w:type="dxa"/>
              <w:bottom w:w="0" w:type="dxa"/>
              <w:right w:w="0" w:type="dxa"/>
            </w:tcMar>
            <w:vAlign w:val="center"/>
          </w:tcPr>
          <w:p w14:paraId="2AAC40AE"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4FBAF0EC"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2AE228C7" w14:textId="77777777" w:rsidR="00B40AAF" w:rsidRDefault="00746E6D">
            <w:pPr>
              <w:spacing w:before="60" w:after="60"/>
              <w:jc w:val="center"/>
              <w:rPr>
                <w:color w:val="000000"/>
                <w:sz w:val="28"/>
                <w:szCs w:val="28"/>
              </w:rPr>
            </w:pPr>
            <w:r>
              <w:rPr>
                <w:color w:val="000000"/>
                <w:sz w:val="28"/>
                <w:szCs w:val="28"/>
              </w:rPr>
              <w:t>4.9</w:t>
            </w:r>
          </w:p>
        </w:tc>
        <w:tc>
          <w:tcPr>
            <w:tcW w:w="1569" w:type="dxa"/>
            <w:vMerge w:val="restart"/>
            <w:shd w:val="clear" w:color="auto" w:fill="FFFFFF"/>
            <w:tcMar>
              <w:top w:w="0" w:type="dxa"/>
              <w:left w:w="0" w:type="dxa"/>
              <w:bottom w:w="0" w:type="dxa"/>
              <w:right w:w="0" w:type="dxa"/>
            </w:tcMar>
            <w:vAlign w:val="center"/>
          </w:tcPr>
          <w:p w14:paraId="41431EB4" w14:textId="77777777" w:rsidR="00B40AAF" w:rsidRDefault="00746E6D">
            <w:pPr>
              <w:spacing w:before="60" w:after="60"/>
              <w:ind w:left="148" w:right="89"/>
              <w:rPr>
                <w:color w:val="000000"/>
                <w:sz w:val="28"/>
                <w:szCs w:val="28"/>
              </w:rPr>
            </w:pPr>
            <w:r>
              <w:rPr>
                <w:color w:val="000000"/>
                <w:sz w:val="28"/>
                <w:szCs w:val="28"/>
              </w:rPr>
              <w:t>Giải thuật mã hóa</w:t>
            </w:r>
          </w:p>
        </w:tc>
        <w:tc>
          <w:tcPr>
            <w:tcW w:w="2012" w:type="dxa"/>
            <w:shd w:val="clear" w:color="auto" w:fill="FFFFFF"/>
            <w:tcMar>
              <w:top w:w="0" w:type="dxa"/>
              <w:left w:w="0" w:type="dxa"/>
              <w:bottom w:w="0" w:type="dxa"/>
              <w:right w:w="0" w:type="dxa"/>
            </w:tcMar>
            <w:vAlign w:val="center"/>
          </w:tcPr>
          <w:p w14:paraId="46FDB303" w14:textId="77777777" w:rsidR="00B40AAF" w:rsidRDefault="00746E6D">
            <w:pPr>
              <w:spacing w:before="60" w:after="60"/>
              <w:ind w:left="152" w:right="213"/>
              <w:rPr>
                <w:color w:val="000000"/>
                <w:sz w:val="28"/>
                <w:szCs w:val="28"/>
              </w:rPr>
            </w:pPr>
            <w:r>
              <w:rPr>
                <w:color w:val="000000"/>
                <w:sz w:val="28"/>
                <w:szCs w:val="28"/>
              </w:rPr>
              <w:t>TCVN 7816:2007</w:t>
            </w:r>
          </w:p>
        </w:tc>
        <w:tc>
          <w:tcPr>
            <w:tcW w:w="3094" w:type="dxa"/>
            <w:shd w:val="clear" w:color="auto" w:fill="FFFFFF"/>
            <w:tcMar>
              <w:top w:w="0" w:type="dxa"/>
              <w:left w:w="0" w:type="dxa"/>
              <w:bottom w:w="0" w:type="dxa"/>
              <w:right w:w="0" w:type="dxa"/>
            </w:tcMar>
            <w:vAlign w:val="center"/>
          </w:tcPr>
          <w:p w14:paraId="0DC948D8" w14:textId="77777777" w:rsidR="00B40AAF" w:rsidRDefault="00746E6D">
            <w:pPr>
              <w:spacing w:before="60" w:after="60"/>
              <w:ind w:left="71" w:right="60"/>
              <w:rPr>
                <w:color w:val="000000"/>
                <w:sz w:val="28"/>
                <w:szCs w:val="28"/>
              </w:rPr>
            </w:pPr>
            <w:r>
              <w:rPr>
                <w:color w:val="000000"/>
                <w:sz w:val="28"/>
                <w:szCs w:val="28"/>
              </w:rPr>
              <w:t>Công ng</w:t>
            </w:r>
            <w:r>
              <w:rPr>
                <w:color w:val="000000"/>
                <w:sz w:val="28"/>
                <w:szCs w:val="28"/>
                <w:highlight w:val="white"/>
              </w:rPr>
              <w:t>hệ thông tin</w:t>
            </w:r>
            <w:r>
              <w:rPr>
                <w:color w:val="000000"/>
                <w:sz w:val="28"/>
                <w:szCs w:val="28"/>
              </w:rPr>
              <w:t>. Kỹ thuật mật mã thuật toán mã dữ liệu AES</w:t>
            </w:r>
          </w:p>
        </w:tc>
        <w:tc>
          <w:tcPr>
            <w:tcW w:w="1943" w:type="dxa"/>
            <w:shd w:val="clear" w:color="auto" w:fill="FFFFFF"/>
            <w:tcMar>
              <w:top w:w="0" w:type="dxa"/>
              <w:left w:w="0" w:type="dxa"/>
              <w:bottom w:w="0" w:type="dxa"/>
              <w:right w:w="0" w:type="dxa"/>
            </w:tcMar>
            <w:vAlign w:val="center"/>
          </w:tcPr>
          <w:p w14:paraId="7DFC3645"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2AE8C5EF" w14:textId="77777777">
        <w:trPr>
          <w:trHeight w:val="340"/>
          <w:jc w:val="center"/>
        </w:trPr>
        <w:tc>
          <w:tcPr>
            <w:tcW w:w="587" w:type="dxa"/>
            <w:vMerge/>
            <w:shd w:val="clear" w:color="auto" w:fill="FFFFFF"/>
            <w:tcMar>
              <w:top w:w="0" w:type="dxa"/>
              <w:left w:w="0" w:type="dxa"/>
              <w:bottom w:w="0" w:type="dxa"/>
              <w:right w:w="0" w:type="dxa"/>
            </w:tcMar>
            <w:vAlign w:val="center"/>
          </w:tcPr>
          <w:p w14:paraId="51B97150"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523CF343"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074D2C15" w14:textId="77777777" w:rsidR="00B40AAF" w:rsidRDefault="00746E6D">
            <w:pPr>
              <w:spacing w:before="60" w:after="60"/>
              <w:ind w:left="152" w:right="213"/>
              <w:rPr>
                <w:color w:val="000000"/>
                <w:sz w:val="28"/>
                <w:szCs w:val="28"/>
              </w:rPr>
            </w:pPr>
            <w:r>
              <w:rPr>
                <w:color w:val="000000"/>
                <w:sz w:val="28"/>
                <w:szCs w:val="28"/>
              </w:rPr>
              <w:t>3DES</w:t>
            </w:r>
          </w:p>
        </w:tc>
        <w:tc>
          <w:tcPr>
            <w:tcW w:w="3094" w:type="dxa"/>
            <w:shd w:val="clear" w:color="auto" w:fill="FFFFFF"/>
            <w:tcMar>
              <w:top w:w="0" w:type="dxa"/>
              <w:left w:w="0" w:type="dxa"/>
              <w:bottom w:w="0" w:type="dxa"/>
              <w:right w:w="0" w:type="dxa"/>
            </w:tcMar>
            <w:vAlign w:val="center"/>
          </w:tcPr>
          <w:p w14:paraId="36A0D3D5" w14:textId="77777777" w:rsidR="00B40AAF" w:rsidRDefault="00746E6D">
            <w:pPr>
              <w:spacing w:before="60" w:after="60"/>
              <w:ind w:left="71" w:right="60"/>
              <w:rPr>
                <w:color w:val="000000"/>
                <w:sz w:val="28"/>
                <w:szCs w:val="28"/>
              </w:rPr>
            </w:pPr>
            <w:r>
              <w:rPr>
                <w:color w:val="000000"/>
                <w:sz w:val="28"/>
                <w:szCs w:val="28"/>
              </w:rPr>
              <w:t>Triple Data Encryption Standard</w:t>
            </w:r>
          </w:p>
        </w:tc>
        <w:tc>
          <w:tcPr>
            <w:tcW w:w="1943" w:type="dxa"/>
            <w:shd w:val="clear" w:color="auto" w:fill="FFFFFF"/>
            <w:tcMar>
              <w:top w:w="0" w:type="dxa"/>
              <w:left w:w="0" w:type="dxa"/>
              <w:bottom w:w="0" w:type="dxa"/>
              <w:right w:w="0" w:type="dxa"/>
            </w:tcMar>
            <w:vAlign w:val="center"/>
          </w:tcPr>
          <w:p w14:paraId="52EB60AE"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3A374FD8" w14:textId="77777777">
        <w:trPr>
          <w:trHeight w:val="340"/>
          <w:jc w:val="center"/>
        </w:trPr>
        <w:tc>
          <w:tcPr>
            <w:tcW w:w="587" w:type="dxa"/>
            <w:vMerge/>
            <w:shd w:val="clear" w:color="auto" w:fill="FFFFFF"/>
            <w:tcMar>
              <w:top w:w="0" w:type="dxa"/>
              <w:left w:w="0" w:type="dxa"/>
              <w:bottom w:w="0" w:type="dxa"/>
              <w:right w:w="0" w:type="dxa"/>
            </w:tcMar>
            <w:vAlign w:val="center"/>
          </w:tcPr>
          <w:p w14:paraId="3EFE29AE"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3791D978"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7150A197" w14:textId="77777777" w:rsidR="00B40AAF" w:rsidRDefault="00746E6D">
            <w:pPr>
              <w:spacing w:before="60" w:after="60"/>
              <w:ind w:left="152" w:right="213"/>
              <w:rPr>
                <w:color w:val="000000"/>
                <w:sz w:val="28"/>
                <w:szCs w:val="28"/>
              </w:rPr>
            </w:pPr>
            <w:r>
              <w:rPr>
                <w:color w:val="000000"/>
                <w:sz w:val="28"/>
                <w:szCs w:val="28"/>
              </w:rPr>
              <w:t>PKCS #1 V2.2</w:t>
            </w:r>
          </w:p>
        </w:tc>
        <w:tc>
          <w:tcPr>
            <w:tcW w:w="3094" w:type="dxa"/>
            <w:shd w:val="clear" w:color="auto" w:fill="FFFFFF"/>
            <w:tcMar>
              <w:top w:w="0" w:type="dxa"/>
              <w:left w:w="0" w:type="dxa"/>
              <w:bottom w:w="0" w:type="dxa"/>
              <w:right w:w="0" w:type="dxa"/>
            </w:tcMar>
            <w:vAlign w:val="center"/>
          </w:tcPr>
          <w:p w14:paraId="3D540542" w14:textId="77777777" w:rsidR="00B40AAF" w:rsidRDefault="00746E6D">
            <w:pPr>
              <w:spacing w:before="60" w:after="60"/>
              <w:ind w:left="71" w:right="60"/>
              <w:rPr>
                <w:color w:val="000000"/>
                <w:sz w:val="28"/>
                <w:szCs w:val="28"/>
              </w:rPr>
            </w:pPr>
            <w:r>
              <w:rPr>
                <w:color w:val="000000"/>
                <w:sz w:val="28"/>
                <w:szCs w:val="28"/>
              </w:rPr>
              <w:t>RSA Cryptography Standard - version 2.2</w:t>
            </w:r>
          </w:p>
        </w:tc>
        <w:tc>
          <w:tcPr>
            <w:tcW w:w="1943" w:type="dxa"/>
            <w:shd w:val="clear" w:color="auto" w:fill="FFFFFF"/>
            <w:tcMar>
              <w:top w:w="0" w:type="dxa"/>
              <w:left w:w="0" w:type="dxa"/>
              <w:bottom w:w="0" w:type="dxa"/>
              <w:right w:w="0" w:type="dxa"/>
            </w:tcMar>
            <w:vAlign w:val="center"/>
          </w:tcPr>
          <w:p w14:paraId="5B5A81ED" w14:textId="77777777" w:rsidR="00B40AAF" w:rsidRDefault="00746E6D">
            <w:pPr>
              <w:spacing w:before="60" w:after="60"/>
              <w:ind w:left="81" w:right="136"/>
              <w:jc w:val="center"/>
              <w:rPr>
                <w:color w:val="000000"/>
                <w:sz w:val="28"/>
                <w:szCs w:val="28"/>
              </w:rPr>
            </w:pPr>
            <w:r>
              <w:rPr>
                <w:color w:val="000000"/>
                <w:sz w:val="28"/>
                <w:szCs w:val="28"/>
              </w:rPr>
              <w:t>Khuyến nghị áp dụng, sử dụng lược đồ RSAES-OAEP để mã hóa</w:t>
            </w:r>
          </w:p>
        </w:tc>
      </w:tr>
      <w:tr w:rsidR="00B40AAF" w14:paraId="3D6834DA" w14:textId="77777777">
        <w:trPr>
          <w:trHeight w:val="340"/>
          <w:jc w:val="center"/>
        </w:trPr>
        <w:tc>
          <w:tcPr>
            <w:tcW w:w="587" w:type="dxa"/>
            <w:vMerge/>
            <w:shd w:val="clear" w:color="auto" w:fill="FFFFFF"/>
            <w:tcMar>
              <w:top w:w="0" w:type="dxa"/>
              <w:left w:w="0" w:type="dxa"/>
              <w:bottom w:w="0" w:type="dxa"/>
              <w:right w:w="0" w:type="dxa"/>
            </w:tcMar>
            <w:vAlign w:val="center"/>
          </w:tcPr>
          <w:p w14:paraId="76FED6C6"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29826ACF"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0B484ADD" w14:textId="77777777" w:rsidR="00B40AAF" w:rsidRDefault="00746E6D">
            <w:pPr>
              <w:spacing w:before="60" w:after="60"/>
              <w:ind w:left="152" w:right="213"/>
              <w:rPr>
                <w:color w:val="000000"/>
                <w:sz w:val="28"/>
                <w:szCs w:val="28"/>
              </w:rPr>
            </w:pPr>
            <w:r>
              <w:rPr>
                <w:color w:val="000000"/>
                <w:sz w:val="28"/>
                <w:szCs w:val="28"/>
              </w:rPr>
              <w:t>ECC</w:t>
            </w:r>
          </w:p>
        </w:tc>
        <w:tc>
          <w:tcPr>
            <w:tcW w:w="3094" w:type="dxa"/>
            <w:shd w:val="clear" w:color="auto" w:fill="FFFFFF"/>
            <w:tcMar>
              <w:top w:w="0" w:type="dxa"/>
              <w:left w:w="0" w:type="dxa"/>
              <w:bottom w:w="0" w:type="dxa"/>
              <w:right w:w="0" w:type="dxa"/>
            </w:tcMar>
            <w:vAlign w:val="center"/>
          </w:tcPr>
          <w:p w14:paraId="6F6CB495" w14:textId="77777777" w:rsidR="00B40AAF" w:rsidRDefault="00746E6D">
            <w:pPr>
              <w:spacing w:before="60" w:after="60"/>
              <w:ind w:left="71" w:right="60"/>
              <w:rPr>
                <w:color w:val="000000"/>
                <w:sz w:val="28"/>
                <w:szCs w:val="28"/>
              </w:rPr>
            </w:pPr>
            <w:r>
              <w:rPr>
                <w:color w:val="000000"/>
                <w:sz w:val="28"/>
                <w:szCs w:val="28"/>
              </w:rPr>
              <w:t>Elliptic Curve Cryptography</w:t>
            </w:r>
          </w:p>
        </w:tc>
        <w:tc>
          <w:tcPr>
            <w:tcW w:w="1943" w:type="dxa"/>
            <w:shd w:val="clear" w:color="auto" w:fill="FFFFFF"/>
            <w:tcMar>
              <w:top w:w="0" w:type="dxa"/>
              <w:left w:w="0" w:type="dxa"/>
              <w:bottom w:w="0" w:type="dxa"/>
              <w:right w:w="0" w:type="dxa"/>
            </w:tcMar>
            <w:vAlign w:val="center"/>
          </w:tcPr>
          <w:p w14:paraId="3858B017"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5BF1F9FD"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61C06882" w14:textId="77777777" w:rsidR="00B40AAF" w:rsidRDefault="00746E6D">
            <w:pPr>
              <w:spacing w:before="60" w:after="60"/>
              <w:jc w:val="center"/>
              <w:rPr>
                <w:color w:val="000000"/>
                <w:sz w:val="28"/>
                <w:szCs w:val="28"/>
              </w:rPr>
            </w:pPr>
            <w:r>
              <w:rPr>
                <w:color w:val="000000"/>
                <w:sz w:val="28"/>
                <w:szCs w:val="28"/>
              </w:rPr>
              <w:t>4.10</w:t>
            </w:r>
          </w:p>
        </w:tc>
        <w:tc>
          <w:tcPr>
            <w:tcW w:w="1569" w:type="dxa"/>
            <w:vMerge w:val="restart"/>
            <w:shd w:val="clear" w:color="auto" w:fill="FFFFFF"/>
            <w:tcMar>
              <w:top w:w="0" w:type="dxa"/>
              <w:left w:w="0" w:type="dxa"/>
              <w:bottom w:w="0" w:type="dxa"/>
              <w:right w:w="0" w:type="dxa"/>
            </w:tcMar>
            <w:vAlign w:val="center"/>
          </w:tcPr>
          <w:p w14:paraId="2D7630D9" w14:textId="77777777" w:rsidR="00B40AAF" w:rsidRDefault="00746E6D">
            <w:pPr>
              <w:spacing w:before="60" w:after="60"/>
              <w:ind w:left="148" w:right="89"/>
              <w:rPr>
                <w:color w:val="000000"/>
                <w:sz w:val="28"/>
                <w:szCs w:val="28"/>
              </w:rPr>
            </w:pPr>
            <w:r>
              <w:rPr>
                <w:color w:val="000000"/>
                <w:sz w:val="28"/>
                <w:szCs w:val="28"/>
              </w:rPr>
              <w:t>Giải thuật chữ ký số</w:t>
            </w:r>
          </w:p>
        </w:tc>
        <w:tc>
          <w:tcPr>
            <w:tcW w:w="2012" w:type="dxa"/>
            <w:shd w:val="clear" w:color="auto" w:fill="FFFFFF"/>
            <w:tcMar>
              <w:top w:w="0" w:type="dxa"/>
              <w:left w:w="0" w:type="dxa"/>
              <w:bottom w:w="0" w:type="dxa"/>
              <w:right w:w="0" w:type="dxa"/>
            </w:tcMar>
            <w:vAlign w:val="center"/>
          </w:tcPr>
          <w:p w14:paraId="2A3CC4B5" w14:textId="77777777" w:rsidR="00B40AAF" w:rsidRDefault="00746E6D">
            <w:pPr>
              <w:spacing w:before="60" w:after="60"/>
              <w:ind w:left="152" w:right="213"/>
              <w:rPr>
                <w:color w:val="000000"/>
                <w:sz w:val="28"/>
                <w:szCs w:val="28"/>
              </w:rPr>
            </w:pPr>
            <w:r>
              <w:rPr>
                <w:color w:val="000000"/>
                <w:sz w:val="28"/>
                <w:szCs w:val="28"/>
              </w:rPr>
              <w:t>PKCS #1 V2.2</w:t>
            </w:r>
          </w:p>
        </w:tc>
        <w:tc>
          <w:tcPr>
            <w:tcW w:w="3094" w:type="dxa"/>
            <w:shd w:val="clear" w:color="auto" w:fill="FFFFFF"/>
            <w:tcMar>
              <w:top w:w="0" w:type="dxa"/>
              <w:left w:w="0" w:type="dxa"/>
              <w:bottom w:w="0" w:type="dxa"/>
              <w:right w:w="0" w:type="dxa"/>
            </w:tcMar>
            <w:vAlign w:val="center"/>
          </w:tcPr>
          <w:p w14:paraId="78531F5A" w14:textId="77777777" w:rsidR="00B40AAF" w:rsidRDefault="00746E6D">
            <w:pPr>
              <w:spacing w:before="60" w:after="60"/>
              <w:ind w:left="71" w:right="60"/>
              <w:rPr>
                <w:color w:val="000000"/>
                <w:sz w:val="28"/>
                <w:szCs w:val="28"/>
              </w:rPr>
            </w:pPr>
            <w:r>
              <w:rPr>
                <w:color w:val="000000"/>
                <w:sz w:val="28"/>
                <w:szCs w:val="28"/>
              </w:rPr>
              <w:t>RSA Cryptography Standard - version 2.2</w:t>
            </w:r>
          </w:p>
        </w:tc>
        <w:tc>
          <w:tcPr>
            <w:tcW w:w="1943" w:type="dxa"/>
            <w:shd w:val="clear" w:color="auto" w:fill="FFFFFF"/>
            <w:tcMar>
              <w:top w:w="0" w:type="dxa"/>
              <w:left w:w="0" w:type="dxa"/>
              <w:bottom w:w="0" w:type="dxa"/>
              <w:right w:w="0" w:type="dxa"/>
            </w:tcMar>
            <w:vAlign w:val="center"/>
          </w:tcPr>
          <w:p w14:paraId="27E6CA77" w14:textId="77777777" w:rsidR="00B40AAF" w:rsidRDefault="00746E6D">
            <w:pPr>
              <w:spacing w:before="60" w:after="60"/>
              <w:ind w:left="81" w:right="136"/>
              <w:jc w:val="center"/>
              <w:rPr>
                <w:color w:val="000000"/>
                <w:sz w:val="28"/>
                <w:szCs w:val="28"/>
              </w:rPr>
            </w:pPr>
            <w:r>
              <w:rPr>
                <w:color w:val="000000"/>
                <w:sz w:val="28"/>
                <w:szCs w:val="28"/>
              </w:rPr>
              <w:t>Bắt buộc áp dụng, sử dụng lược đồ RSASSA-PSS để ký</w:t>
            </w:r>
          </w:p>
        </w:tc>
      </w:tr>
      <w:tr w:rsidR="00B40AAF" w14:paraId="790473B5" w14:textId="77777777">
        <w:trPr>
          <w:trHeight w:val="340"/>
          <w:jc w:val="center"/>
        </w:trPr>
        <w:tc>
          <w:tcPr>
            <w:tcW w:w="587" w:type="dxa"/>
            <w:vMerge/>
            <w:shd w:val="clear" w:color="auto" w:fill="FFFFFF"/>
            <w:tcMar>
              <w:top w:w="0" w:type="dxa"/>
              <w:left w:w="0" w:type="dxa"/>
              <w:bottom w:w="0" w:type="dxa"/>
              <w:right w:w="0" w:type="dxa"/>
            </w:tcMar>
            <w:vAlign w:val="center"/>
          </w:tcPr>
          <w:p w14:paraId="6D10590A"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2734D7AF"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31432293" w14:textId="77777777" w:rsidR="00B40AAF" w:rsidRDefault="00746E6D">
            <w:pPr>
              <w:spacing w:before="60" w:after="60"/>
              <w:ind w:left="152" w:right="213"/>
              <w:rPr>
                <w:color w:val="000000"/>
                <w:sz w:val="28"/>
                <w:szCs w:val="28"/>
              </w:rPr>
            </w:pPr>
            <w:r>
              <w:rPr>
                <w:color w:val="000000"/>
                <w:sz w:val="28"/>
                <w:szCs w:val="28"/>
              </w:rPr>
              <w:t>ECDSA</w:t>
            </w:r>
          </w:p>
        </w:tc>
        <w:tc>
          <w:tcPr>
            <w:tcW w:w="3094" w:type="dxa"/>
            <w:shd w:val="clear" w:color="auto" w:fill="FFFFFF"/>
            <w:tcMar>
              <w:top w:w="0" w:type="dxa"/>
              <w:left w:w="0" w:type="dxa"/>
              <w:bottom w:w="0" w:type="dxa"/>
              <w:right w:w="0" w:type="dxa"/>
            </w:tcMar>
            <w:vAlign w:val="center"/>
          </w:tcPr>
          <w:p w14:paraId="77923E9C" w14:textId="77777777" w:rsidR="00B40AAF" w:rsidRDefault="00746E6D">
            <w:pPr>
              <w:spacing w:before="60" w:after="60"/>
              <w:ind w:left="71" w:right="60"/>
              <w:rPr>
                <w:color w:val="000000"/>
                <w:sz w:val="28"/>
                <w:szCs w:val="28"/>
              </w:rPr>
            </w:pPr>
            <w:r>
              <w:rPr>
                <w:color w:val="000000"/>
                <w:sz w:val="28"/>
                <w:szCs w:val="28"/>
              </w:rPr>
              <w:t>Elliptic Curve Digital Signature Algorithm</w:t>
            </w:r>
          </w:p>
        </w:tc>
        <w:tc>
          <w:tcPr>
            <w:tcW w:w="1943" w:type="dxa"/>
            <w:shd w:val="clear" w:color="auto" w:fill="FFFFFF"/>
            <w:tcMar>
              <w:top w:w="0" w:type="dxa"/>
              <w:left w:w="0" w:type="dxa"/>
              <w:bottom w:w="0" w:type="dxa"/>
              <w:right w:w="0" w:type="dxa"/>
            </w:tcMar>
            <w:vAlign w:val="center"/>
          </w:tcPr>
          <w:p w14:paraId="4078E560"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6E372A35" w14:textId="77777777">
        <w:trPr>
          <w:trHeight w:val="340"/>
          <w:jc w:val="center"/>
        </w:trPr>
        <w:tc>
          <w:tcPr>
            <w:tcW w:w="587" w:type="dxa"/>
            <w:shd w:val="clear" w:color="auto" w:fill="FFFFFF"/>
            <w:tcMar>
              <w:top w:w="0" w:type="dxa"/>
              <w:left w:w="0" w:type="dxa"/>
              <w:bottom w:w="0" w:type="dxa"/>
              <w:right w:w="0" w:type="dxa"/>
            </w:tcMar>
            <w:vAlign w:val="center"/>
          </w:tcPr>
          <w:p w14:paraId="3AD7CCCF" w14:textId="77777777" w:rsidR="00B40AAF" w:rsidRDefault="00746E6D">
            <w:pPr>
              <w:spacing w:before="60" w:after="60"/>
              <w:jc w:val="center"/>
              <w:rPr>
                <w:color w:val="000000"/>
                <w:sz w:val="28"/>
                <w:szCs w:val="28"/>
              </w:rPr>
            </w:pPr>
            <w:r>
              <w:rPr>
                <w:color w:val="000000"/>
                <w:sz w:val="28"/>
                <w:szCs w:val="28"/>
              </w:rPr>
              <w:t>4.11</w:t>
            </w:r>
          </w:p>
        </w:tc>
        <w:tc>
          <w:tcPr>
            <w:tcW w:w="1569" w:type="dxa"/>
            <w:shd w:val="clear" w:color="auto" w:fill="FFFFFF"/>
            <w:tcMar>
              <w:top w:w="0" w:type="dxa"/>
              <w:left w:w="0" w:type="dxa"/>
              <w:bottom w:w="0" w:type="dxa"/>
              <w:right w:w="0" w:type="dxa"/>
            </w:tcMar>
            <w:vAlign w:val="center"/>
          </w:tcPr>
          <w:p w14:paraId="03D8E3F7" w14:textId="77777777" w:rsidR="00B40AAF" w:rsidRDefault="00746E6D">
            <w:pPr>
              <w:spacing w:before="60" w:after="60"/>
              <w:ind w:left="148" w:right="89"/>
              <w:rPr>
                <w:color w:val="000000"/>
                <w:sz w:val="28"/>
                <w:szCs w:val="28"/>
              </w:rPr>
            </w:pPr>
            <w:r>
              <w:rPr>
                <w:color w:val="000000"/>
                <w:sz w:val="28"/>
                <w:szCs w:val="28"/>
              </w:rPr>
              <w:t>Giải thuật băm cho chữ ký số</w:t>
            </w:r>
          </w:p>
        </w:tc>
        <w:tc>
          <w:tcPr>
            <w:tcW w:w="2012" w:type="dxa"/>
            <w:shd w:val="clear" w:color="auto" w:fill="FFFFFF"/>
            <w:tcMar>
              <w:top w:w="0" w:type="dxa"/>
              <w:left w:w="0" w:type="dxa"/>
              <w:bottom w:w="0" w:type="dxa"/>
              <w:right w:w="0" w:type="dxa"/>
            </w:tcMar>
            <w:vAlign w:val="center"/>
          </w:tcPr>
          <w:p w14:paraId="32AE2823" w14:textId="77777777" w:rsidR="00B40AAF" w:rsidRDefault="00746E6D">
            <w:pPr>
              <w:spacing w:before="60" w:after="60"/>
              <w:ind w:left="152" w:right="213"/>
              <w:rPr>
                <w:color w:val="000000"/>
                <w:sz w:val="28"/>
                <w:szCs w:val="28"/>
              </w:rPr>
            </w:pPr>
            <w:r>
              <w:rPr>
                <w:color w:val="000000"/>
                <w:sz w:val="28"/>
                <w:szCs w:val="28"/>
              </w:rPr>
              <w:t>SHA-2</w:t>
            </w:r>
          </w:p>
        </w:tc>
        <w:tc>
          <w:tcPr>
            <w:tcW w:w="3094" w:type="dxa"/>
            <w:shd w:val="clear" w:color="auto" w:fill="FFFFFF"/>
            <w:tcMar>
              <w:top w:w="0" w:type="dxa"/>
              <w:left w:w="0" w:type="dxa"/>
              <w:bottom w:w="0" w:type="dxa"/>
              <w:right w:w="0" w:type="dxa"/>
            </w:tcMar>
            <w:vAlign w:val="center"/>
          </w:tcPr>
          <w:p w14:paraId="5E46A366" w14:textId="77777777" w:rsidR="00B40AAF" w:rsidRDefault="00746E6D">
            <w:pPr>
              <w:spacing w:before="60" w:after="60"/>
              <w:ind w:left="71" w:right="60"/>
              <w:rPr>
                <w:color w:val="000000"/>
                <w:sz w:val="28"/>
                <w:szCs w:val="28"/>
              </w:rPr>
            </w:pPr>
            <w:r>
              <w:rPr>
                <w:color w:val="000000"/>
                <w:sz w:val="28"/>
                <w:szCs w:val="28"/>
              </w:rPr>
              <w:t>Secure Hash Algorithms-2</w:t>
            </w:r>
          </w:p>
        </w:tc>
        <w:tc>
          <w:tcPr>
            <w:tcW w:w="1943" w:type="dxa"/>
            <w:shd w:val="clear" w:color="auto" w:fill="FFFFFF"/>
            <w:tcMar>
              <w:top w:w="0" w:type="dxa"/>
              <w:left w:w="0" w:type="dxa"/>
              <w:bottom w:w="0" w:type="dxa"/>
              <w:right w:w="0" w:type="dxa"/>
            </w:tcMar>
            <w:vAlign w:val="center"/>
          </w:tcPr>
          <w:p w14:paraId="56F77458"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7E5A38BA"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555B3614" w14:textId="77777777" w:rsidR="00B40AAF" w:rsidRDefault="00746E6D">
            <w:pPr>
              <w:spacing w:before="60" w:after="60"/>
              <w:jc w:val="center"/>
              <w:rPr>
                <w:color w:val="000000"/>
                <w:sz w:val="28"/>
                <w:szCs w:val="28"/>
              </w:rPr>
            </w:pPr>
            <w:r>
              <w:rPr>
                <w:color w:val="000000"/>
                <w:sz w:val="28"/>
                <w:szCs w:val="28"/>
              </w:rPr>
              <w:t>4.12</w:t>
            </w:r>
          </w:p>
        </w:tc>
        <w:tc>
          <w:tcPr>
            <w:tcW w:w="1569" w:type="dxa"/>
            <w:vMerge w:val="restart"/>
            <w:shd w:val="clear" w:color="auto" w:fill="FFFFFF"/>
            <w:tcMar>
              <w:top w:w="0" w:type="dxa"/>
              <w:left w:w="0" w:type="dxa"/>
              <w:bottom w:w="0" w:type="dxa"/>
              <w:right w:w="0" w:type="dxa"/>
            </w:tcMar>
            <w:vAlign w:val="center"/>
          </w:tcPr>
          <w:p w14:paraId="27367CCD" w14:textId="77777777" w:rsidR="00B40AAF" w:rsidRDefault="00746E6D">
            <w:pPr>
              <w:spacing w:before="60" w:after="60"/>
              <w:ind w:left="148" w:right="89"/>
              <w:rPr>
                <w:color w:val="000000"/>
                <w:sz w:val="28"/>
                <w:szCs w:val="28"/>
              </w:rPr>
            </w:pPr>
            <w:r>
              <w:rPr>
                <w:color w:val="000000"/>
                <w:sz w:val="28"/>
                <w:szCs w:val="28"/>
              </w:rPr>
              <w:t>Giải thuật truyền khóa</w:t>
            </w:r>
          </w:p>
        </w:tc>
        <w:tc>
          <w:tcPr>
            <w:tcW w:w="2012" w:type="dxa"/>
            <w:shd w:val="clear" w:color="auto" w:fill="FFFFFF"/>
            <w:tcMar>
              <w:top w:w="0" w:type="dxa"/>
              <w:left w:w="0" w:type="dxa"/>
              <w:bottom w:w="0" w:type="dxa"/>
              <w:right w:w="0" w:type="dxa"/>
            </w:tcMar>
            <w:vAlign w:val="center"/>
          </w:tcPr>
          <w:p w14:paraId="705E8EA6" w14:textId="77777777" w:rsidR="00B40AAF" w:rsidRDefault="00746E6D">
            <w:pPr>
              <w:spacing w:before="60" w:after="60"/>
              <w:ind w:left="152" w:right="213"/>
              <w:rPr>
                <w:color w:val="000000"/>
                <w:sz w:val="28"/>
                <w:szCs w:val="28"/>
              </w:rPr>
            </w:pPr>
            <w:r>
              <w:rPr>
                <w:color w:val="000000"/>
                <w:sz w:val="28"/>
                <w:szCs w:val="28"/>
              </w:rPr>
              <w:t>RSA-KEM</w:t>
            </w:r>
          </w:p>
        </w:tc>
        <w:tc>
          <w:tcPr>
            <w:tcW w:w="3094" w:type="dxa"/>
            <w:shd w:val="clear" w:color="auto" w:fill="FFFFFF"/>
            <w:tcMar>
              <w:top w:w="0" w:type="dxa"/>
              <w:left w:w="0" w:type="dxa"/>
              <w:bottom w:w="0" w:type="dxa"/>
              <w:right w:w="0" w:type="dxa"/>
            </w:tcMar>
            <w:vAlign w:val="center"/>
          </w:tcPr>
          <w:p w14:paraId="76936FC3" w14:textId="77777777" w:rsidR="00B40AAF" w:rsidRDefault="00746E6D">
            <w:pPr>
              <w:spacing w:before="60" w:after="60"/>
              <w:ind w:left="71" w:right="60"/>
              <w:rPr>
                <w:color w:val="000000"/>
                <w:sz w:val="28"/>
                <w:szCs w:val="28"/>
              </w:rPr>
            </w:pPr>
            <w:r>
              <w:rPr>
                <w:color w:val="000000"/>
                <w:sz w:val="28"/>
                <w:szCs w:val="28"/>
              </w:rPr>
              <w:t>Rivest-Shamir-Adleman - KEM (Key Encapsulation Mechanism) Key Transport Algorithm</w:t>
            </w:r>
          </w:p>
        </w:tc>
        <w:tc>
          <w:tcPr>
            <w:tcW w:w="1943" w:type="dxa"/>
            <w:shd w:val="clear" w:color="auto" w:fill="FFFFFF"/>
            <w:tcMar>
              <w:top w:w="0" w:type="dxa"/>
              <w:left w:w="0" w:type="dxa"/>
              <w:bottom w:w="0" w:type="dxa"/>
              <w:right w:w="0" w:type="dxa"/>
            </w:tcMar>
            <w:vAlign w:val="center"/>
          </w:tcPr>
          <w:p w14:paraId="1133769E"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13739F75" w14:textId="77777777">
        <w:trPr>
          <w:trHeight w:val="340"/>
          <w:jc w:val="center"/>
        </w:trPr>
        <w:tc>
          <w:tcPr>
            <w:tcW w:w="587" w:type="dxa"/>
            <w:vMerge/>
            <w:shd w:val="clear" w:color="auto" w:fill="FFFFFF"/>
            <w:tcMar>
              <w:top w:w="0" w:type="dxa"/>
              <w:left w:w="0" w:type="dxa"/>
              <w:bottom w:w="0" w:type="dxa"/>
              <w:right w:w="0" w:type="dxa"/>
            </w:tcMar>
            <w:vAlign w:val="center"/>
          </w:tcPr>
          <w:p w14:paraId="663F33A6"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21AD5FB7"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133DC55A" w14:textId="77777777" w:rsidR="00B40AAF" w:rsidRDefault="00746E6D">
            <w:pPr>
              <w:spacing w:before="60" w:after="60"/>
              <w:ind w:left="152" w:right="213"/>
              <w:rPr>
                <w:color w:val="000000"/>
                <w:sz w:val="28"/>
                <w:szCs w:val="28"/>
              </w:rPr>
            </w:pPr>
            <w:r>
              <w:rPr>
                <w:color w:val="000000"/>
                <w:sz w:val="28"/>
                <w:szCs w:val="28"/>
              </w:rPr>
              <w:t>ECDHE</w:t>
            </w:r>
          </w:p>
        </w:tc>
        <w:tc>
          <w:tcPr>
            <w:tcW w:w="3094" w:type="dxa"/>
            <w:shd w:val="clear" w:color="auto" w:fill="FFFFFF"/>
            <w:tcMar>
              <w:top w:w="0" w:type="dxa"/>
              <w:left w:w="0" w:type="dxa"/>
              <w:bottom w:w="0" w:type="dxa"/>
              <w:right w:w="0" w:type="dxa"/>
            </w:tcMar>
            <w:vAlign w:val="center"/>
          </w:tcPr>
          <w:p w14:paraId="43C8C751" w14:textId="77777777" w:rsidR="00B40AAF" w:rsidRDefault="00746E6D">
            <w:pPr>
              <w:spacing w:before="60" w:after="60"/>
              <w:ind w:left="71" w:right="60"/>
              <w:rPr>
                <w:color w:val="000000"/>
                <w:sz w:val="28"/>
                <w:szCs w:val="28"/>
              </w:rPr>
            </w:pPr>
            <w:r>
              <w:rPr>
                <w:color w:val="000000"/>
                <w:sz w:val="28"/>
                <w:szCs w:val="28"/>
              </w:rPr>
              <w:t>Elliptic Curve Diffie Hellman Ephemeral</w:t>
            </w:r>
          </w:p>
        </w:tc>
        <w:tc>
          <w:tcPr>
            <w:tcW w:w="1943" w:type="dxa"/>
            <w:shd w:val="clear" w:color="auto" w:fill="FFFFFF"/>
            <w:tcMar>
              <w:top w:w="0" w:type="dxa"/>
              <w:left w:w="0" w:type="dxa"/>
              <w:bottom w:w="0" w:type="dxa"/>
              <w:right w:w="0" w:type="dxa"/>
            </w:tcMar>
            <w:vAlign w:val="center"/>
          </w:tcPr>
          <w:p w14:paraId="08933C0E"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3C56FC85" w14:textId="77777777">
        <w:trPr>
          <w:trHeight w:val="340"/>
          <w:jc w:val="center"/>
        </w:trPr>
        <w:tc>
          <w:tcPr>
            <w:tcW w:w="587" w:type="dxa"/>
            <w:shd w:val="clear" w:color="auto" w:fill="FFFFFF"/>
            <w:tcMar>
              <w:top w:w="0" w:type="dxa"/>
              <w:left w:w="0" w:type="dxa"/>
              <w:bottom w:w="0" w:type="dxa"/>
              <w:right w:w="0" w:type="dxa"/>
            </w:tcMar>
            <w:vAlign w:val="center"/>
          </w:tcPr>
          <w:p w14:paraId="55B91216" w14:textId="77777777" w:rsidR="00B40AAF" w:rsidRDefault="00746E6D">
            <w:pPr>
              <w:spacing w:before="60" w:after="60"/>
              <w:jc w:val="center"/>
              <w:rPr>
                <w:color w:val="000000"/>
                <w:sz w:val="28"/>
                <w:szCs w:val="28"/>
              </w:rPr>
            </w:pPr>
            <w:r>
              <w:rPr>
                <w:color w:val="000000"/>
                <w:sz w:val="28"/>
                <w:szCs w:val="28"/>
              </w:rPr>
              <w:lastRenderedPageBreak/>
              <w:t>4.13</w:t>
            </w:r>
          </w:p>
        </w:tc>
        <w:tc>
          <w:tcPr>
            <w:tcW w:w="1569" w:type="dxa"/>
            <w:shd w:val="clear" w:color="auto" w:fill="FFFFFF"/>
            <w:tcMar>
              <w:top w:w="0" w:type="dxa"/>
              <w:left w:w="0" w:type="dxa"/>
              <w:bottom w:w="0" w:type="dxa"/>
              <w:right w:w="0" w:type="dxa"/>
            </w:tcMar>
            <w:vAlign w:val="center"/>
          </w:tcPr>
          <w:p w14:paraId="37F7B3E1" w14:textId="77777777" w:rsidR="00B40AAF" w:rsidRDefault="00746E6D">
            <w:pPr>
              <w:spacing w:before="60" w:after="60"/>
              <w:ind w:left="148" w:right="89"/>
              <w:rPr>
                <w:color w:val="000000"/>
                <w:sz w:val="28"/>
                <w:szCs w:val="28"/>
              </w:rPr>
            </w:pPr>
            <w:r>
              <w:rPr>
                <w:color w:val="000000"/>
                <w:sz w:val="28"/>
                <w:szCs w:val="28"/>
              </w:rPr>
              <w:t>Giải pháp xác thực người sử dụng</w:t>
            </w:r>
          </w:p>
        </w:tc>
        <w:tc>
          <w:tcPr>
            <w:tcW w:w="2012" w:type="dxa"/>
            <w:shd w:val="clear" w:color="auto" w:fill="FFFFFF"/>
            <w:tcMar>
              <w:top w:w="0" w:type="dxa"/>
              <w:left w:w="0" w:type="dxa"/>
              <w:bottom w:w="0" w:type="dxa"/>
              <w:right w:w="0" w:type="dxa"/>
            </w:tcMar>
            <w:vAlign w:val="center"/>
          </w:tcPr>
          <w:p w14:paraId="34BC8911" w14:textId="77777777" w:rsidR="00B40AAF" w:rsidRDefault="00746E6D">
            <w:pPr>
              <w:spacing w:before="60" w:after="60"/>
              <w:ind w:left="152" w:right="213"/>
              <w:rPr>
                <w:color w:val="000000"/>
                <w:sz w:val="28"/>
                <w:szCs w:val="28"/>
              </w:rPr>
            </w:pPr>
            <w:r>
              <w:rPr>
                <w:color w:val="000000"/>
                <w:sz w:val="28"/>
                <w:szCs w:val="28"/>
              </w:rPr>
              <w:t>SAML v2.0</w:t>
            </w:r>
          </w:p>
        </w:tc>
        <w:tc>
          <w:tcPr>
            <w:tcW w:w="3094" w:type="dxa"/>
            <w:shd w:val="clear" w:color="auto" w:fill="FFFFFF"/>
            <w:tcMar>
              <w:top w:w="0" w:type="dxa"/>
              <w:left w:w="0" w:type="dxa"/>
              <w:bottom w:w="0" w:type="dxa"/>
              <w:right w:w="0" w:type="dxa"/>
            </w:tcMar>
            <w:vAlign w:val="center"/>
          </w:tcPr>
          <w:p w14:paraId="3FE33235" w14:textId="77777777" w:rsidR="00B40AAF" w:rsidRDefault="00746E6D">
            <w:pPr>
              <w:spacing w:before="60" w:after="60"/>
              <w:ind w:left="71" w:right="60"/>
              <w:rPr>
                <w:color w:val="000000"/>
                <w:sz w:val="28"/>
                <w:szCs w:val="28"/>
              </w:rPr>
            </w:pPr>
            <w:r>
              <w:rPr>
                <w:color w:val="000000"/>
                <w:sz w:val="28"/>
                <w:szCs w:val="28"/>
              </w:rPr>
              <w:t>Security Assertion Markup Language version 2.0</w:t>
            </w:r>
          </w:p>
        </w:tc>
        <w:tc>
          <w:tcPr>
            <w:tcW w:w="1943" w:type="dxa"/>
            <w:shd w:val="clear" w:color="auto" w:fill="FFFFFF"/>
            <w:tcMar>
              <w:top w:w="0" w:type="dxa"/>
              <w:left w:w="0" w:type="dxa"/>
              <w:bottom w:w="0" w:type="dxa"/>
              <w:right w:w="0" w:type="dxa"/>
            </w:tcMar>
            <w:vAlign w:val="center"/>
          </w:tcPr>
          <w:p w14:paraId="0A09FDB7"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4D0118A0"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70224624" w14:textId="77777777" w:rsidR="00B40AAF" w:rsidRDefault="00746E6D">
            <w:pPr>
              <w:spacing w:before="60" w:after="60"/>
              <w:jc w:val="center"/>
              <w:rPr>
                <w:color w:val="000000"/>
                <w:sz w:val="28"/>
                <w:szCs w:val="28"/>
              </w:rPr>
            </w:pPr>
            <w:r>
              <w:rPr>
                <w:color w:val="000000"/>
                <w:sz w:val="28"/>
                <w:szCs w:val="28"/>
              </w:rPr>
              <w:t>4.14</w:t>
            </w:r>
          </w:p>
        </w:tc>
        <w:tc>
          <w:tcPr>
            <w:tcW w:w="1569" w:type="dxa"/>
            <w:vMerge w:val="restart"/>
            <w:shd w:val="clear" w:color="auto" w:fill="FFFFFF"/>
            <w:tcMar>
              <w:top w:w="0" w:type="dxa"/>
              <w:left w:w="0" w:type="dxa"/>
              <w:bottom w:w="0" w:type="dxa"/>
              <w:right w:w="0" w:type="dxa"/>
            </w:tcMar>
            <w:vAlign w:val="center"/>
          </w:tcPr>
          <w:p w14:paraId="6DE9CC62" w14:textId="77777777" w:rsidR="00B40AAF" w:rsidRDefault="00746E6D">
            <w:pPr>
              <w:spacing w:before="60" w:after="60"/>
              <w:ind w:left="148" w:right="89"/>
              <w:rPr>
                <w:color w:val="000000"/>
                <w:sz w:val="28"/>
                <w:szCs w:val="28"/>
              </w:rPr>
            </w:pPr>
            <w:r>
              <w:rPr>
                <w:color w:val="000000"/>
                <w:sz w:val="28"/>
                <w:szCs w:val="28"/>
              </w:rPr>
              <w:t>An toàn trao đổi bản tin XML</w:t>
            </w:r>
          </w:p>
        </w:tc>
        <w:tc>
          <w:tcPr>
            <w:tcW w:w="2012" w:type="dxa"/>
            <w:shd w:val="clear" w:color="auto" w:fill="FFFFFF"/>
            <w:tcMar>
              <w:top w:w="0" w:type="dxa"/>
              <w:left w:w="0" w:type="dxa"/>
              <w:bottom w:w="0" w:type="dxa"/>
              <w:right w:w="0" w:type="dxa"/>
            </w:tcMar>
            <w:vAlign w:val="center"/>
          </w:tcPr>
          <w:p w14:paraId="3D52CECD" w14:textId="77777777" w:rsidR="00B40AAF" w:rsidRDefault="00746E6D">
            <w:pPr>
              <w:spacing w:before="60" w:after="60"/>
              <w:ind w:left="152" w:right="213"/>
              <w:rPr>
                <w:color w:val="000000"/>
                <w:sz w:val="28"/>
                <w:szCs w:val="28"/>
              </w:rPr>
            </w:pPr>
            <w:r>
              <w:rPr>
                <w:color w:val="000000"/>
                <w:sz w:val="28"/>
                <w:szCs w:val="28"/>
              </w:rPr>
              <w:t>XML Encryption Syntax and Processing</w:t>
            </w:r>
          </w:p>
        </w:tc>
        <w:tc>
          <w:tcPr>
            <w:tcW w:w="3094" w:type="dxa"/>
            <w:shd w:val="clear" w:color="auto" w:fill="FFFFFF"/>
            <w:tcMar>
              <w:top w:w="0" w:type="dxa"/>
              <w:left w:w="0" w:type="dxa"/>
              <w:bottom w:w="0" w:type="dxa"/>
              <w:right w:w="0" w:type="dxa"/>
            </w:tcMar>
            <w:vAlign w:val="center"/>
          </w:tcPr>
          <w:p w14:paraId="2CD46A69" w14:textId="77777777" w:rsidR="00B40AAF" w:rsidRDefault="00746E6D">
            <w:pPr>
              <w:spacing w:before="60" w:after="60"/>
              <w:ind w:left="71" w:right="60"/>
              <w:rPr>
                <w:color w:val="000000"/>
                <w:sz w:val="28"/>
                <w:szCs w:val="28"/>
              </w:rPr>
            </w:pPr>
            <w:r>
              <w:rPr>
                <w:color w:val="000000"/>
                <w:sz w:val="28"/>
                <w:szCs w:val="28"/>
              </w:rPr>
              <w:t>XML Encryption Syntax and Processing</w:t>
            </w:r>
          </w:p>
        </w:tc>
        <w:tc>
          <w:tcPr>
            <w:tcW w:w="1943" w:type="dxa"/>
            <w:shd w:val="clear" w:color="auto" w:fill="FFFFFF"/>
            <w:tcMar>
              <w:top w:w="0" w:type="dxa"/>
              <w:left w:w="0" w:type="dxa"/>
              <w:bottom w:w="0" w:type="dxa"/>
              <w:right w:w="0" w:type="dxa"/>
            </w:tcMar>
            <w:vAlign w:val="center"/>
          </w:tcPr>
          <w:p w14:paraId="6C03131C"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3E0343FC" w14:textId="77777777">
        <w:trPr>
          <w:trHeight w:val="340"/>
          <w:jc w:val="center"/>
        </w:trPr>
        <w:tc>
          <w:tcPr>
            <w:tcW w:w="587" w:type="dxa"/>
            <w:vMerge/>
            <w:shd w:val="clear" w:color="auto" w:fill="FFFFFF"/>
            <w:tcMar>
              <w:top w:w="0" w:type="dxa"/>
              <w:left w:w="0" w:type="dxa"/>
              <w:bottom w:w="0" w:type="dxa"/>
              <w:right w:w="0" w:type="dxa"/>
            </w:tcMar>
            <w:vAlign w:val="center"/>
          </w:tcPr>
          <w:p w14:paraId="3E1A8AEA"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vMerge/>
            <w:shd w:val="clear" w:color="auto" w:fill="FFFFFF"/>
            <w:tcMar>
              <w:top w:w="0" w:type="dxa"/>
              <w:left w:w="0" w:type="dxa"/>
              <w:bottom w:w="0" w:type="dxa"/>
              <w:right w:w="0" w:type="dxa"/>
            </w:tcMar>
            <w:vAlign w:val="center"/>
          </w:tcPr>
          <w:p w14:paraId="1B501637"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012" w:type="dxa"/>
            <w:shd w:val="clear" w:color="auto" w:fill="FFFFFF"/>
            <w:tcMar>
              <w:top w:w="0" w:type="dxa"/>
              <w:left w:w="0" w:type="dxa"/>
              <w:bottom w:w="0" w:type="dxa"/>
              <w:right w:w="0" w:type="dxa"/>
            </w:tcMar>
            <w:vAlign w:val="center"/>
          </w:tcPr>
          <w:p w14:paraId="6A710256" w14:textId="77777777" w:rsidR="00B40AAF" w:rsidRDefault="00746E6D">
            <w:pPr>
              <w:spacing w:before="60" w:after="60"/>
              <w:ind w:left="152" w:right="213"/>
              <w:rPr>
                <w:color w:val="000000"/>
                <w:sz w:val="28"/>
                <w:szCs w:val="28"/>
              </w:rPr>
            </w:pPr>
            <w:r>
              <w:rPr>
                <w:color w:val="000000"/>
                <w:sz w:val="28"/>
                <w:szCs w:val="28"/>
              </w:rPr>
              <w:t>XML Signature Syntax and Processing</w:t>
            </w:r>
          </w:p>
        </w:tc>
        <w:tc>
          <w:tcPr>
            <w:tcW w:w="3094" w:type="dxa"/>
            <w:shd w:val="clear" w:color="auto" w:fill="FFFFFF"/>
            <w:tcMar>
              <w:top w:w="0" w:type="dxa"/>
              <w:left w:w="0" w:type="dxa"/>
              <w:bottom w:w="0" w:type="dxa"/>
              <w:right w:w="0" w:type="dxa"/>
            </w:tcMar>
            <w:vAlign w:val="center"/>
          </w:tcPr>
          <w:p w14:paraId="0C738C97" w14:textId="77777777" w:rsidR="00B40AAF" w:rsidRDefault="00746E6D">
            <w:pPr>
              <w:spacing w:before="60" w:after="60"/>
              <w:ind w:left="71" w:right="60"/>
              <w:rPr>
                <w:color w:val="000000"/>
                <w:sz w:val="28"/>
                <w:szCs w:val="28"/>
              </w:rPr>
            </w:pPr>
            <w:r>
              <w:rPr>
                <w:color w:val="000000"/>
                <w:sz w:val="28"/>
                <w:szCs w:val="28"/>
              </w:rPr>
              <w:t>XML Signature Syntax and Processing</w:t>
            </w:r>
          </w:p>
        </w:tc>
        <w:tc>
          <w:tcPr>
            <w:tcW w:w="1943" w:type="dxa"/>
            <w:shd w:val="clear" w:color="auto" w:fill="FFFFFF"/>
            <w:tcMar>
              <w:top w:w="0" w:type="dxa"/>
              <w:left w:w="0" w:type="dxa"/>
              <w:bottom w:w="0" w:type="dxa"/>
              <w:right w:w="0" w:type="dxa"/>
            </w:tcMar>
            <w:vAlign w:val="center"/>
          </w:tcPr>
          <w:p w14:paraId="47E52D2F" w14:textId="77777777" w:rsidR="00B40AAF" w:rsidRDefault="00746E6D">
            <w:pPr>
              <w:spacing w:before="60" w:after="60"/>
              <w:ind w:left="81" w:right="136"/>
              <w:jc w:val="center"/>
              <w:rPr>
                <w:color w:val="000000"/>
                <w:sz w:val="28"/>
                <w:szCs w:val="28"/>
              </w:rPr>
            </w:pPr>
            <w:r>
              <w:rPr>
                <w:color w:val="000000"/>
                <w:sz w:val="28"/>
                <w:szCs w:val="28"/>
              </w:rPr>
              <w:t>Bắt buộc áp dụng</w:t>
            </w:r>
          </w:p>
        </w:tc>
      </w:tr>
      <w:tr w:rsidR="00B40AAF" w14:paraId="7095009B" w14:textId="77777777">
        <w:trPr>
          <w:trHeight w:val="340"/>
          <w:jc w:val="center"/>
        </w:trPr>
        <w:tc>
          <w:tcPr>
            <w:tcW w:w="587" w:type="dxa"/>
            <w:shd w:val="clear" w:color="auto" w:fill="FFFFFF"/>
            <w:tcMar>
              <w:top w:w="0" w:type="dxa"/>
              <w:left w:w="0" w:type="dxa"/>
              <w:bottom w:w="0" w:type="dxa"/>
              <w:right w:w="0" w:type="dxa"/>
            </w:tcMar>
            <w:vAlign w:val="center"/>
          </w:tcPr>
          <w:p w14:paraId="1E53E135" w14:textId="77777777" w:rsidR="00B40AAF" w:rsidRDefault="00746E6D">
            <w:pPr>
              <w:spacing w:before="60" w:after="60"/>
              <w:jc w:val="center"/>
              <w:rPr>
                <w:color w:val="000000"/>
                <w:sz w:val="28"/>
                <w:szCs w:val="28"/>
              </w:rPr>
            </w:pPr>
            <w:r>
              <w:rPr>
                <w:color w:val="000000"/>
                <w:sz w:val="28"/>
                <w:szCs w:val="28"/>
              </w:rPr>
              <w:t>4.15</w:t>
            </w:r>
          </w:p>
        </w:tc>
        <w:tc>
          <w:tcPr>
            <w:tcW w:w="1569" w:type="dxa"/>
            <w:shd w:val="clear" w:color="auto" w:fill="FFFFFF"/>
            <w:tcMar>
              <w:top w:w="0" w:type="dxa"/>
              <w:left w:w="0" w:type="dxa"/>
              <w:bottom w:w="0" w:type="dxa"/>
              <w:right w:w="0" w:type="dxa"/>
            </w:tcMar>
            <w:vAlign w:val="center"/>
          </w:tcPr>
          <w:p w14:paraId="12F36CBF" w14:textId="77777777" w:rsidR="00B40AAF" w:rsidRDefault="00746E6D">
            <w:pPr>
              <w:spacing w:before="60" w:after="60"/>
              <w:ind w:left="148" w:right="89"/>
              <w:rPr>
                <w:color w:val="000000"/>
                <w:sz w:val="28"/>
                <w:szCs w:val="28"/>
              </w:rPr>
            </w:pPr>
            <w:r>
              <w:rPr>
                <w:color w:val="000000"/>
                <w:sz w:val="28"/>
                <w:szCs w:val="28"/>
              </w:rPr>
              <w:t>Quản lý khóa công khai bản tin XML</w:t>
            </w:r>
          </w:p>
        </w:tc>
        <w:tc>
          <w:tcPr>
            <w:tcW w:w="2012" w:type="dxa"/>
            <w:shd w:val="clear" w:color="auto" w:fill="FFFFFF"/>
            <w:tcMar>
              <w:top w:w="0" w:type="dxa"/>
              <w:left w:w="0" w:type="dxa"/>
              <w:bottom w:w="0" w:type="dxa"/>
              <w:right w:w="0" w:type="dxa"/>
            </w:tcMar>
            <w:vAlign w:val="center"/>
          </w:tcPr>
          <w:p w14:paraId="1F9FA199" w14:textId="77777777" w:rsidR="00B40AAF" w:rsidRDefault="00746E6D">
            <w:pPr>
              <w:spacing w:before="60" w:after="60"/>
              <w:ind w:left="152" w:right="213"/>
              <w:rPr>
                <w:color w:val="000000"/>
                <w:sz w:val="28"/>
                <w:szCs w:val="28"/>
              </w:rPr>
            </w:pPr>
            <w:r>
              <w:rPr>
                <w:color w:val="000000"/>
                <w:sz w:val="28"/>
                <w:szCs w:val="28"/>
              </w:rPr>
              <w:t>XKMS v2.0</w:t>
            </w:r>
          </w:p>
        </w:tc>
        <w:tc>
          <w:tcPr>
            <w:tcW w:w="3094" w:type="dxa"/>
            <w:shd w:val="clear" w:color="auto" w:fill="FFFFFF"/>
            <w:tcMar>
              <w:top w:w="0" w:type="dxa"/>
              <w:left w:w="0" w:type="dxa"/>
              <w:bottom w:w="0" w:type="dxa"/>
              <w:right w:w="0" w:type="dxa"/>
            </w:tcMar>
            <w:vAlign w:val="center"/>
          </w:tcPr>
          <w:p w14:paraId="4A0725A0" w14:textId="77777777" w:rsidR="00B40AAF" w:rsidRDefault="00746E6D">
            <w:pPr>
              <w:spacing w:before="60" w:after="60"/>
              <w:ind w:left="71" w:right="60"/>
              <w:rPr>
                <w:color w:val="000000"/>
                <w:sz w:val="28"/>
                <w:szCs w:val="28"/>
              </w:rPr>
            </w:pPr>
            <w:r>
              <w:rPr>
                <w:color w:val="000000"/>
                <w:sz w:val="28"/>
                <w:szCs w:val="28"/>
              </w:rPr>
              <w:t>XML Key Management Specification version 2.0</w:t>
            </w:r>
          </w:p>
        </w:tc>
        <w:tc>
          <w:tcPr>
            <w:tcW w:w="1943" w:type="dxa"/>
            <w:shd w:val="clear" w:color="auto" w:fill="FFFFFF"/>
            <w:tcMar>
              <w:top w:w="0" w:type="dxa"/>
              <w:left w:w="0" w:type="dxa"/>
              <w:bottom w:w="0" w:type="dxa"/>
              <w:right w:w="0" w:type="dxa"/>
            </w:tcMar>
            <w:vAlign w:val="center"/>
          </w:tcPr>
          <w:p w14:paraId="0F3B4A10"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6562B4AD" w14:textId="77777777">
        <w:trPr>
          <w:trHeight w:val="340"/>
          <w:jc w:val="center"/>
        </w:trPr>
        <w:tc>
          <w:tcPr>
            <w:tcW w:w="587" w:type="dxa"/>
            <w:shd w:val="clear" w:color="auto" w:fill="FFFFFF"/>
            <w:tcMar>
              <w:top w:w="0" w:type="dxa"/>
              <w:left w:w="0" w:type="dxa"/>
              <w:bottom w:w="0" w:type="dxa"/>
              <w:right w:w="0" w:type="dxa"/>
            </w:tcMar>
            <w:vAlign w:val="center"/>
          </w:tcPr>
          <w:p w14:paraId="1F452E60" w14:textId="77777777" w:rsidR="00B40AAF" w:rsidRDefault="00746E6D">
            <w:pPr>
              <w:spacing w:before="60" w:after="60"/>
              <w:jc w:val="center"/>
              <w:rPr>
                <w:color w:val="000000"/>
                <w:sz w:val="28"/>
                <w:szCs w:val="28"/>
              </w:rPr>
            </w:pPr>
            <w:r>
              <w:rPr>
                <w:color w:val="000000"/>
                <w:sz w:val="28"/>
                <w:szCs w:val="28"/>
              </w:rPr>
              <w:t>4.16</w:t>
            </w:r>
          </w:p>
        </w:tc>
        <w:tc>
          <w:tcPr>
            <w:tcW w:w="1569" w:type="dxa"/>
            <w:shd w:val="clear" w:color="auto" w:fill="FFFFFF"/>
            <w:tcMar>
              <w:top w:w="0" w:type="dxa"/>
              <w:left w:w="0" w:type="dxa"/>
              <w:bottom w:w="0" w:type="dxa"/>
              <w:right w:w="0" w:type="dxa"/>
            </w:tcMar>
            <w:vAlign w:val="center"/>
          </w:tcPr>
          <w:p w14:paraId="3C10DA4A" w14:textId="77777777" w:rsidR="00B40AAF" w:rsidRDefault="00746E6D">
            <w:pPr>
              <w:spacing w:before="60" w:after="60"/>
              <w:ind w:left="148" w:right="89"/>
              <w:rPr>
                <w:color w:val="000000"/>
                <w:sz w:val="28"/>
                <w:szCs w:val="28"/>
              </w:rPr>
            </w:pPr>
            <w:r>
              <w:rPr>
                <w:color w:val="000000"/>
                <w:sz w:val="28"/>
                <w:szCs w:val="28"/>
              </w:rPr>
              <w:t>Giao thức an toàn thông tin cá nhân</w:t>
            </w:r>
          </w:p>
        </w:tc>
        <w:tc>
          <w:tcPr>
            <w:tcW w:w="2012" w:type="dxa"/>
            <w:shd w:val="clear" w:color="auto" w:fill="FFFFFF"/>
            <w:tcMar>
              <w:top w:w="0" w:type="dxa"/>
              <w:left w:w="0" w:type="dxa"/>
              <w:bottom w:w="0" w:type="dxa"/>
              <w:right w:w="0" w:type="dxa"/>
            </w:tcMar>
            <w:vAlign w:val="center"/>
          </w:tcPr>
          <w:p w14:paraId="6D93124F" w14:textId="77777777" w:rsidR="00B40AAF" w:rsidRDefault="00746E6D">
            <w:pPr>
              <w:spacing w:before="60" w:after="60"/>
              <w:ind w:left="152" w:right="213"/>
              <w:rPr>
                <w:color w:val="000000"/>
                <w:sz w:val="28"/>
                <w:szCs w:val="28"/>
              </w:rPr>
            </w:pPr>
            <w:r>
              <w:rPr>
                <w:color w:val="000000"/>
                <w:sz w:val="28"/>
                <w:szCs w:val="28"/>
              </w:rPr>
              <w:t>P3P v1.1</w:t>
            </w:r>
          </w:p>
        </w:tc>
        <w:tc>
          <w:tcPr>
            <w:tcW w:w="3094" w:type="dxa"/>
            <w:shd w:val="clear" w:color="auto" w:fill="FFFFFF"/>
            <w:tcMar>
              <w:top w:w="0" w:type="dxa"/>
              <w:left w:w="0" w:type="dxa"/>
              <w:bottom w:w="0" w:type="dxa"/>
              <w:right w:w="0" w:type="dxa"/>
            </w:tcMar>
            <w:vAlign w:val="center"/>
          </w:tcPr>
          <w:p w14:paraId="3E326134" w14:textId="77777777" w:rsidR="00B40AAF" w:rsidRDefault="00746E6D">
            <w:pPr>
              <w:spacing w:before="60" w:after="60"/>
              <w:ind w:left="71" w:right="60"/>
              <w:rPr>
                <w:color w:val="000000"/>
                <w:sz w:val="28"/>
                <w:szCs w:val="28"/>
              </w:rPr>
            </w:pPr>
            <w:r>
              <w:rPr>
                <w:color w:val="000000"/>
                <w:sz w:val="28"/>
                <w:szCs w:val="28"/>
              </w:rPr>
              <w:t>Platform for Privacy Preferences Project version 1.1</w:t>
            </w:r>
          </w:p>
        </w:tc>
        <w:tc>
          <w:tcPr>
            <w:tcW w:w="1943" w:type="dxa"/>
            <w:shd w:val="clear" w:color="auto" w:fill="FFFFFF"/>
            <w:tcMar>
              <w:top w:w="0" w:type="dxa"/>
              <w:left w:w="0" w:type="dxa"/>
              <w:bottom w:w="0" w:type="dxa"/>
              <w:right w:w="0" w:type="dxa"/>
            </w:tcMar>
            <w:vAlign w:val="center"/>
          </w:tcPr>
          <w:p w14:paraId="2DC7CF26"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4E367255" w14:textId="77777777">
        <w:trPr>
          <w:trHeight w:val="340"/>
          <w:jc w:val="center"/>
        </w:trPr>
        <w:tc>
          <w:tcPr>
            <w:tcW w:w="587" w:type="dxa"/>
            <w:vMerge w:val="restart"/>
            <w:shd w:val="clear" w:color="auto" w:fill="FFFFFF"/>
            <w:tcMar>
              <w:top w:w="0" w:type="dxa"/>
              <w:left w:w="0" w:type="dxa"/>
              <w:bottom w:w="0" w:type="dxa"/>
              <w:right w:w="0" w:type="dxa"/>
            </w:tcMar>
            <w:vAlign w:val="center"/>
          </w:tcPr>
          <w:p w14:paraId="16BA42D1" w14:textId="77777777" w:rsidR="00B40AAF" w:rsidRDefault="00746E6D">
            <w:pPr>
              <w:spacing w:before="60" w:after="60"/>
              <w:jc w:val="center"/>
              <w:rPr>
                <w:color w:val="000000"/>
                <w:sz w:val="28"/>
                <w:szCs w:val="28"/>
              </w:rPr>
            </w:pPr>
            <w:r>
              <w:rPr>
                <w:color w:val="000000"/>
                <w:sz w:val="28"/>
                <w:szCs w:val="28"/>
              </w:rPr>
              <w:t>4.17</w:t>
            </w:r>
          </w:p>
        </w:tc>
        <w:tc>
          <w:tcPr>
            <w:tcW w:w="6675" w:type="dxa"/>
            <w:gridSpan w:val="3"/>
            <w:shd w:val="clear" w:color="auto" w:fill="FFFFFF"/>
            <w:tcMar>
              <w:top w:w="0" w:type="dxa"/>
              <w:left w:w="0" w:type="dxa"/>
              <w:bottom w:w="0" w:type="dxa"/>
              <w:right w:w="0" w:type="dxa"/>
            </w:tcMar>
            <w:vAlign w:val="center"/>
          </w:tcPr>
          <w:p w14:paraId="02A209F8" w14:textId="77777777" w:rsidR="00B40AAF" w:rsidRDefault="00746E6D">
            <w:pPr>
              <w:spacing w:before="60" w:after="60"/>
              <w:ind w:left="71" w:right="60"/>
              <w:rPr>
                <w:color w:val="000000"/>
                <w:sz w:val="28"/>
                <w:szCs w:val="28"/>
              </w:rPr>
            </w:pPr>
            <w:r>
              <w:rPr>
                <w:color w:val="000000"/>
                <w:sz w:val="28"/>
                <w:szCs w:val="28"/>
              </w:rPr>
              <w:t>Hạ tầng khóa công khai</w:t>
            </w:r>
          </w:p>
        </w:tc>
        <w:tc>
          <w:tcPr>
            <w:tcW w:w="1943" w:type="dxa"/>
            <w:shd w:val="clear" w:color="auto" w:fill="FFFFFF"/>
            <w:tcMar>
              <w:top w:w="0" w:type="dxa"/>
              <w:left w:w="0" w:type="dxa"/>
              <w:bottom w:w="0" w:type="dxa"/>
              <w:right w:w="0" w:type="dxa"/>
            </w:tcMar>
            <w:vAlign w:val="center"/>
          </w:tcPr>
          <w:p w14:paraId="1D6531DB"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470719F9" w14:textId="77777777">
        <w:trPr>
          <w:trHeight w:val="340"/>
          <w:jc w:val="center"/>
        </w:trPr>
        <w:tc>
          <w:tcPr>
            <w:tcW w:w="587" w:type="dxa"/>
            <w:vMerge/>
            <w:shd w:val="clear" w:color="auto" w:fill="FFFFFF"/>
            <w:tcMar>
              <w:top w:w="0" w:type="dxa"/>
              <w:left w:w="0" w:type="dxa"/>
              <w:bottom w:w="0" w:type="dxa"/>
              <w:right w:w="0" w:type="dxa"/>
            </w:tcMar>
            <w:vAlign w:val="center"/>
          </w:tcPr>
          <w:p w14:paraId="19CCF435"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shd w:val="clear" w:color="auto" w:fill="FFFFFF"/>
            <w:tcMar>
              <w:top w:w="0" w:type="dxa"/>
              <w:left w:w="0" w:type="dxa"/>
              <w:bottom w:w="0" w:type="dxa"/>
              <w:right w:w="0" w:type="dxa"/>
            </w:tcMar>
            <w:vAlign w:val="center"/>
          </w:tcPr>
          <w:p w14:paraId="66C15A1C" w14:textId="77777777" w:rsidR="00B40AAF" w:rsidRDefault="00746E6D">
            <w:pPr>
              <w:spacing w:before="60" w:after="60"/>
              <w:ind w:left="148" w:right="89"/>
              <w:rPr>
                <w:color w:val="000000"/>
                <w:sz w:val="28"/>
                <w:szCs w:val="28"/>
              </w:rPr>
            </w:pPr>
            <w:r>
              <w:rPr>
                <w:color w:val="000000"/>
                <w:sz w:val="28"/>
                <w:szCs w:val="28"/>
              </w:rPr>
              <w:t>Cú pháp thông điệp mật mã cho ký, mã hóa</w:t>
            </w:r>
          </w:p>
        </w:tc>
        <w:tc>
          <w:tcPr>
            <w:tcW w:w="2012" w:type="dxa"/>
            <w:shd w:val="clear" w:color="auto" w:fill="FFFFFF"/>
            <w:tcMar>
              <w:top w:w="0" w:type="dxa"/>
              <w:left w:w="0" w:type="dxa"/>
              <w:bottom w:w="0" w:type="dxa"/>
              <w:right w:w="0" w:type="dxa"/>
            </w:tcMar>
            <w:vAlign w:val="center"/>
          </w:tcPr>
          <w:p w14:paraId="22AAE19B" w14:textId="77777777" w:rsidR="00B40AAF" w:rsidRDefault="00746E6D">
            <w:pPr>
              <w:spacing w:before="60" w:after="60"/>
              <w:ind w:left="152" w:right="213"/>
              <w:rPr>
                <w:color w:val="000000"/>
                <w:sz w:val="28"/>
                <w:szCs w:val="28"/>
              </w:rPr>
            </w:pPr>
            <w:r>
              <w:rPr>
                <w:color w:val="000000"/>
                <w:sz w:val="28"/>
                <w:szCs w:val="28"/>
              </w:rPr>
              <w:t>PKCS#7 v1.5 (RFC 2315)</w:t>
            </w:r>
          </w:p>
        </w:tc>
        <w:tc>
          <w:tcPr>
            <w:tcW w:w="3094" w:type="dxa"/>
            <w:shd w:val="clear" w:color="auto" w:fill="FFFFFF"/>
            <w:tcMar>
              <w:top w:w="0" w:type="dxa"/>
              <w:left w:w="0" w:type="dxa"/>
              <w:bottom w:w="0" w:type="dxa"/>
              <w:right w:w="0" w:type="dxa"/>
            </w:tcMar>
            <w:vAlign w:val="center"/>
          </w:tcPr>
          <w:p w14:paraId="109DAD56" w14:textId="77777777" w:rsidR="00B40AAF" w:rsidRDefault="00746E6D">
            <w:pPr>
              <w:spacing w:before="60" w:after="60"/>
              <w:ind w:left="71" w:right="60"/>
              <w:rPr>
                <w:color w:val="000000"/>
                <w:sz w:val="28"/>
                <w:szCs w:val="28"/>
              </w:rPr>
            </w:pPr>
            <w:r>
              <w:rPr>
                <w:color w:val="000000"/>
                <w:sz w:val="28"/>
                <w:szCs w:val="28"/>
              </w:rPr>
              <w:t>Cryptographic message syntax for file-based signing and encrypting version 1.5</w:t>
            </w:r>
          </w:p>
        </w:tc>
        <w:tc>
          <w:tcPr>
            <w:tcW w:w="1943" w:type="dxa"/>
            <w:vMerge w:val="restart"/>
            <w:shd w:val="clear" w:color="auto" w:fill="auto"/>
            <w:vAlign w:val="center"/>
          </w:tcPr>
          <w:p w14:paraId="0C0F6E4C" w14:textId="77777777" w:rsidR="00B40AAF" w:rsidRDefault="00B40AAF">
            <w:pPr>
              <w:spacing w:before="60" w:after="60"/>
              <w:ind w:left="81" w:right="136"/>
              <w:rPr>
                <w:color w:val="000000"/>
                <w:sz w:val="28"/>
                <w:szCs w:val="28"/>
              </w:rPr>
            </w:pPr>
          </w:p>
        </w:tc>
      </w:tr>
      <w:tr w:rsidR="00B40AAF" w14:paraId="5FD09A29" w14:textId="77777777">
        <w:trPr>
          <w:trHeight w:val="340"/>
          <w:jc w:val="center"/>
        </w:trPr>
        <w:tc>
          <w:tcPr>
            <w:tcW w:w="587" w:type="dxa"/>
            <w:vMerge/>
            <w:shd w:val="clear" w:color="auto" w:fill="FFFFFF"/>
            <w:tcMar>
              <w:top w:w="0" w:type="dxa"/>
              <w:left w:w="0" w:type="dxa"/>
              <w:bottom w:w="0" w:type="dxa"/>
              <w:right w:w="0" w:type="dxa"/>
            </w:tcMar>
            <w:vAlign w:val="center"/>
          </w:tcPr>
          <w:p w14:paraId="767C406B"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shd w:val="clear" w:color="auto" w:fill="FFFFFF"/>
            <w:tcMar>
              <w:top w:w="0" w:type="dxa"/>
              <w:left w:w="0" w:type="dxa"/>
              <w:bottom w:w="0" w:type="dxa"/>
              <w:right w:w="0" w:type="dxa"/>
            </w:tcMar>
            <w:vAlign w:val="center"/>
          </w:tcPr>
          <w:p w14:paraId="17C03658" w14:textId="77777777" w:rsidR="00B40AAF" w:rsidRDefault="00746E6D">
            <w:pPr>
              <w:spacing w:before="60" w:after="60"/>
              <w:ind w:left="148" w:right="89"/>
              <w:rPr>
                <w:color w:val="000000"/>
                <w:sz w:val="28"/>
                <w:szCs w:val="28"/>
              </w:rPr>
            </w:pPr>
            <w:r>
              <w:rPr>
                <w:color w:val="000000"/>
                <w:sz w:val="28"/>
                <w:szCs w:val="28"/>
              </w:rPr>
              <w:t>Cú pháp thông tin thẻ mật mã</w:t>
            </w:r>
          </w:p>
        </w:tc>
        <w:tc>
          <w:tcPr>
            <w:tcW w:w="2012" w:type="dxa"/>
            <w:shd w:val="clear" w:color="auto" w:fill="FFFFFF"/>
            <w:tcMar>
              <w:top w:w="0" w:type="dxa"/>
              <w:left w:w="0" w:type="dxa"/>
              <w:bottom w:w="0" w:type="dxa"/>
              <w:right w:w="0" w:type="dxa"/>
            </w:tcMar>
            <w:vAlign w:val="center"/>
          </w:tcPr>
          <w:p w14:paraId="43F18FFB" w14:textId="77777777" w:rsidR="00B40AAF" w:rsidRDefault="00746E6D">
            <w:pPr>
              <w:spacing w:before="60" w:after="60"/>
              <w:ind w:left="152" w:right="213"/>
              <w:rPr>
                <w:color w:val="000000"/>
                <w:sz w:val="28"/>
                <w:szCs w:val="28"/>
              </w:rPr>
            </w:pPr>
            <w:r>
              <w:rPr>
                <w:color w:val="000000"/>
                <w:sz w:val="28"/>
                <w:szCs w:val="28"/>
              </w:rPr>
              <w:t>PKCS#15 v1.1</w:t>
            </w:r>
          </w:p>
        </w:tc>
        <w:tc>
          <w:tcPr>
            <w:tcW w:w="3094" w:type="dxa"/>
            <w:shd w:val="clear" w:color="auto" w:fill="FFFFFF"/>
            <w:tcMar>
              <w:top w:w="0" w:type="dxa"/>
              <w:left w:w="0" w:type="dxa"/>
              <w:bottom w:w="0" w:type="dxa"/>
              <w:right w:w="0" w:type="dxa"/>
            </w:tcMar>
            <w:vAlign w:val="center"/>
          </w:tcPr>
          <w:p w14:paraId="252D6B00" w14:textId="77777777" w:rsidR="00B40AAF" w:rsidRDefault="00746E6D">
            <w:pPr>
              <w:spacing w:before="60" w:after="60"/>
              <w:ind w:left="71" w:right="60"/>
              <w:rPr>
                <w:color w:val="000000"/>
                <w:sz w:val="28"/>
                <w:szCs w:val="28"/>
              </w:rPr>
            </w:pPr>
            <w:r>
              <w:rPr>
                <w:color w:val="000000"/>
                <w:sz w:val="28"/>
                <w:szCs w:val="28"/>
              </w:rPr>
              <w:t>Cryptographic token information syntax version 1.1</w:t>
            </w:r>
          </w:p>
        </w:tc>
        <w:tc>
          <w:tcPr>
            <w:tcW w:w="1943" w:type="dxa"/>
            <w:vMerge/>
            <w:shd w:val="clear" w:color="auto" w:fill="auto"/>
            <w:vAlign w:val="center"/>
          </w:tcPr>
          <w:p w14:paraId="5A6E982B"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73DD2D91" w14:textId="77777777">
        <w:trPr>
          <w:trHeight w:val="340"/>
          <w:jc w:val="center"/>
        </w:trPr>
        <w:tc>
          <w:tcPr>
            <w:tcW w:w="587" w:type="dxa"/>
            <w:vMerge/>
            <w:shd w:val="clear" w:color="auto" w:fill="FFFFFF"/>
            <w:tcMar>
              <w:top w:w="0" w:type="dxa"/>
              <w:left w:w="0" w:type="dxa"/>
              <w:bottom w:w="0" w:type="dxa"/>
              <w:right w:w="0" w:type="dxa"/>
            </w:tcMar>
            <w:vAlign w:val="center"/>
          </w:tcPr>
          <w:p w14:paraId="60B7105A"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shd w:val="clear" w:color="auto" w:fill="FFFFFF"/>
            <w:tcMar>
              <w:top w:w="0" w:type="dxa"/>
              <w:left w:w="0" w:type="dxa"/>
              <w:bottom w:w="0" w:type="dxa"/>
              <w:right w:w="0" w:type="dxa"/>
            </w:tcMar>
            <w:vAlign w:val="center"/>
          </w:tcPr>
          <w:p w14:paraId="69FB3764" w14:textId="77777777" w:rsidR="00B40AAF" w:rsidRDefault="00746E6D">
            <w:pPr>
              <w:spacing w:before="60" w:after="60"/>
              <w:ind w:left="148" w:right="89"/>
              <w:rPr>
                <w:color w:val="000000"/>
                <w:sz w:val="28"/>
                <w:szCs w:val="28"/>
              </w:rPr>
            </w:pPr>
            <w:r>
              <w:rPr>
                <w:color w:val="000000"/>
                <w:sz w:val="28"/>
                <w:szCs w:val="28"/>
              </w:rPr>
              <w:t>Cú pháp thông tin khóa riêng</w:t>
            </w:r>
          </w:p>
        </w:tc>
        <w:tc>
          <w:tcPr>
            <w:tcW w:w="2012" w:type="dxa"/>
            <w:shd w:val="clear" w:color="auto" w:fill="FFFFFF"/>
            <w:tcMar>
              <w:top w:w="0" w:type="dxa"/>
              <w:left w:w="0" w:type="dxa"/>
              <w:bottom w:w="0" w:type="dxa"/>
              <w:right w:w="0" w:type="dxa"/>
            </w:tcMar>
            <w:vAlign w:val="center"/>
          </w:tcPr>
          <w:p w14:paraId="6588EA57" w14:textId="77777777" w:rsidR="00B40AAF" w:rsidRDefault="00746E6D">
            <w:pPr>
              <w:spacing w:before="60" w:after="60"/>
              <w:ind w:left="152" w:right="213"/>
              <w:rPr>
                <w:color w:val="000000"/>
                <w:sz w:val="28"/>
                <w:szCs w:val="28"/>
              </w:rPr>
            </w:pPr>
            <w:r>
              <w:rPr>
                <w:color w:val="000000"/>
                <w:sz w:val="28"/>
                <w:szCs w:val="28"/>
              </w:rPr>
              <w:t>PKCS#8 V1.2 (RFC 5958)</w:t>
            </w:r>
          </w:p>
        </w:tc>
        <w:tc>
          <w:tcPr>
            <w:tcW w:w="3094" w:type="dxa"/>
            <w:shd w:val="clear" w:color="auto" w:fill="FFFFFF"/>
            <w:tcMar>
              <w:top w:w="0" w:type="dxa"/>
              <w:left w:w="0" w:type="dxa"/>
              <w:bottom w:w="0" w:type="dxa"/>
              <w:right w:w="0" w:type="dxa"/>
            </w:tcMar>
            <w:vAlign w:val="center"/>
          </w:tcPr>
          <w:p w14:paraId="509304D7" w14:textId="77777777" w:rsidR="00B40AAF" w:rsidRDefault="00746E6D">
            <w:pPr>
              <w:spacing w:before="60" w:after="60"/>
              <w:ind w:left="71" w:right="60"/>
              <w:rPr>
                <w:color w:val="000000"/>
                <w:sz w:val="28"/>
                <w:szCs w:val="28"/>
              </w:rPr>
            </w:pPr>
            <w:r>
              <w:rPr>
                <w:color w:val="000000"/>
                <w:sz w:val="28"/>
                <w:szCs w:val="28"/>
              </w:rPr>
              <w:t>Private-Key Information Syntax Standard version 1.2</w:t>
            </w:r>
          </w:p>
        </w:tc>
        <w:tc>
          <w:tcPr>
            <w:tcW w:w="1943" w:type="dxa"/>
            <w:vMerge/>
            <w:shd w:val="clear" w:color="auto" w:fill="auto"/>
            <w:vAlign w:val="center"/>
          </w:tcPr>
          <w:p w14:paraId="332D81E6"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61E1098F" w14:textId="77777777">
        <w:trPr>
          <w:trHeight w:val="340"/>
          <w:jc w:val="center"/>
        </w:trPr>
        <w:tc>
          <w:tcPr>
            <w:tcW w:w="587" w:type="dxa"/>
            <w:vMerge/>
            <w:shd w:val="clear" w:color="auto" w:fill="FFFFFF"/>
            <w:tcMar>
              <w:top w:w="0" w:type="dxa"/>
              <w:left w:w="0" w:type="dxa"/>
              <w:bottom w:w="0" w:type="dxa"/>
              <w:right w:w="0" w:type="dxa"/>
            </w:tcMar>
            <w:vAlign w:val="center"/>
          </w:tcPr>
          <w:p w14:paraId="072A0BCA"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shd w:val="clear" w:color="auto" w:fill="FFFFFF"/>
            <w:tcMar>
              <w:top w:w="0" w:type="dxa"/>
              <w:left w:w="0" w:type="dxa"/>
              <w:bottom w:w="0" w:type="dxa"/>
              <w:right w:w="0" w:type="dxa"/>
            </w:tcMar>
            <w:vAlign w:val="center"/>
          </w:tcPr>
          <w:p w14:paraId="7312FE73" w14:textId="77777777" w:rsidR="00B40AAF" w:rsidRDefault="00746E6D">
            <w:pPr>
              <w:spacing w:before="60" w:after="60"/>
              <w:ind w:left="148" w:right="89"/>
              <w:rPr>
                <w:color w:val="000000"/>
                <w:sz w:val="28"/>
                <w:szCs w:val="28"/>
              </w:rPr>
            </w:pPr>
            <w:r>
              <w:rPr>
                <w:color w:val="000000"/>
                <w:sz w:val="28"/>
                <w:szCs w:val="28"/>
              </w:rPr>
              <w:t>Giao diện thẻ mật mã</w:t>
            </w:r>
          </w:p>
        </w:tc>
        <w:tc>
          <w:tcPr>
            <w:tcW w:w="2012" w:type="dxa"/>
            <w:shd w:val="clear" w:color="auto" w:fill="FFFFFF"/>
            <w:tcMar>
              <w:top w:w="0" w:type="dxa"/>
              <w:left w:w="0" w:type="dxa"/>
              <w:bottom w:w="0" w:type="dxa"/>
              <w:right w:w="0" w:type="dxa"/>
            </w:tcMar>
            <w:vAlign w:val="center"/>
          </w:tcPr>
          <w:p w14:paraId="3AB87937" w14:textId="77777777" w:rsidR="00B40AAF" w:rsidRDefault="00746E6D">
            <w:pPr>
              <w:spacing w:before="60" w:after="60"/>
              <w:ind w:left="152" w:right="213"/>
              <w:rPr>
                <w:color w:val="000000"/>
                <w:sz w:val="28"/>
                <w:szCs w:val="28"/>
              </w:rPr>
            </w:pPr>
            <w:r>
              <w:rPr>
                <w:color w:val="000000"/>
                <w:sz w:val="28"/>
                <w:szCs w:val="28"/>
              </w:rPr>
              <w:t>PKCS#11 v2.20</w:t>
            </w:r>
          </w:p>
        </w:tc>
        <w:tc>
          <w:tcPr>
            <w:tcW w:w="3094" w:type="dxa"/>
            <w:shd w:val="clear" w:color="auto" w:fill="FFFFFF"/>
            <w:tcMar>
              <w:top w:w="0" w:type="dxa"/>
              <w:left w:w="0" w:type="dxa"/>
              <w:bottom w:w="0" w:type="dxa"/>
              <w:right w:w="0" w:type="dxa"/>
            </w:tcMar>
            <w:vAlign w:val="center"/>
          </w:tcPr>
          <w:p w14:paraId="520EFB23" w14:textId="77777777" w:rsidR="00B40AAF" w:rsidRDefault="00746E6D">
            <w:pPr>
              <w:spacing w:before="60" w:after="60"/>
              <w:ind w:left="71" w:right="60"/>
              <w:rPr>
                <w:color w:val="000000"/>
                <w:sz w:val="28"/>
                <w:szCs w:val="28"/>
              </w:rPr>
            </w:pPr>
            <w:r>
              <w:rPr>
                <w:color w:val="000000"/>
                <w:sz w:val="28"/>
                <w:szCs w:val="28"/>
              </w:rPr>
              <w:t>Cryptographic token interface standard version 2.20</w:t>
            </w:r>
          </w:p>
        </w:tc>
        <w:tc>
          <w:tcPr>
            <w:tcW w:w="1943" w:type="dxa"/>
            <w:vMerge/>
            <w:shd w:val="clear" w:color="auto" w:fill="auto"/>
            <w:vAlign w:val="center"/>
          </w:tcPr>
          <w:p w14:paraId="23C5447C"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29B12C35" w14:textId="77777777">
        <w:trPr>
          <w:trHeight w:val="340"/>
          <w:jc w:val="center"/>
        </w:trPr>
        <w:tc>
          <w:tcPr>
            <w:tcW w:w="587" w:type="dxa"/>
            <w:vMerge/>
            <w:shd w:val="clear" w:color="auto" w:fill="FFFFFF"/>
            <w:tcMar>
              <w:top w:w="0" w:type="dxa"/>
              <w:left w:w="0" w:type="dxa"/>
              <w:bottom w:w="0" w:type="dxa"/>
              <w:right w:w="0" w:type="dxa"/>
            </w:tcMar>
            <w:vAlign w:val="center"/>
          </w:tcPr>
          <w:p w14:paraId="11389BDA"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shd w:val="clear" w:color="auto" w:fill="FFFFFF"/>
            <w:tcMar>
              <w:top w:w="0" w:type="dxa"/>
              <w:left w:w="0" w:type="dxa"/>
              <w:bottom w:w="0" w:type="dxa"/>
              <w:right w:w="0" w:type="dxa"/>
            </w:tcMar>
            <w:vAlign w:val="center"/>
          </w:tcPr>
          <w:p w14:paraId="43BFB90F" w14:textId="77777777" w:rsidR="00B40AAF" w:rsidRDefault="00746E6D">
            <w:pPr>
              <w:spacing w:before="60" w:after="60"/>
              <w:ind w:left="148" w:right="89"/>
              <w:rPr>
                <w:color w:val="000000"/>
                <w:sz w:val="28"/>
                <w:szCs w:val="28"/>
              </w:rPr>
            </w:pPr>
            <w:r>
              <w:rPr>
                <w:color w:val="000000"/>
                <w:sz w:val="28"/>
                <w:szCs w:val="28"/>
              </w:rPr>
              <w:t>Cú pháp trao đổi thông tin cá nhân</w:t>
            </w:r>
          </w:p>
        </w:tc>
        <w:tc>
          <w:tcPr>
            <w:tcW w:w="2012" w:type="dxa"/>
            <w:shd w:val="clear" w:color="auto" w:fill="FFFFFF"/>
            <w:tcMar>
              <w:top w:w="0" w:type="dxa"/>
              <w:left w:w="0" w:type="dxa"/>
              <w:bottom w:w="0" w:type="dxa"/>
              <w:right w:w="0" w:type="dxa"/>
            </w:tcMar>
            <w:vAlign w:val="center"/>
          </w:tcPr>
          <w:p w14:paraId="2D2B5D80" w14:textId="77777777" w:rsidR="00B40AAF" w:rsidRDefault="00746E6D">
            <w:pPr>
              <w:spacing w:before="60" w:after="60"/>
              <w:ind w:left="152" w:right="213"/>
              <w:rPr>
                <w:color w:val="000000"/>
                <w:sz w:val="28"/>
                <w:szCs w:val="28"/>
              </w:rPr>
            </w:pPr>
            <w:r>
              <w:rPr>
                <w:color w:val="000000"/>
                <w:sz w:val="28"/>
                <w:szCs w:val="28"/>
              </w:rPr>
              <w:t>PKCS#12 v1.1</w:t>
            </w:r>
          </w:p>
        </w:tc>
        <w:tc>
          <w:tcPr>
            <w:tcW w:w="3094" w:type="dxa"/>
            <w:shd w:val="clear" w:color="auto" w:fill="FFFFFF"/>
            <w:tcMar>
              <w:top w:w="0" w:type="dxa"/>
              <w:left w:w="0" w:type="dxa"/>
              <w:bottom w:w="0" w:type="dxa"/>
              <w:right w:w="0" w:type="dxa"/>
            </w:tcMar>
            <w:vAlign w:val="center"/>
          </w:tcPr>
          <w:p w14:paraId="73AEC44C" w14:textId="77777777" w:rsidR="00B40AAF" w:rsidRDefault="00746E6D">
            <w:pPr>
              <w:spacing w:before="60" w:after="60"/>
              <w:ind w:left="71" w:right="60"/>
              <w:rPr>
                <w:color w:val="000000"/>
                <w:sz w:val="28"/>
                <w:szCs w:val="28"/>
              </w:rPr>
            </w:pPr>
            <w:r>
              <w:rPr>
                <w:color w:val="000000"/>
                <w:sz w:val="28"/>
                <w:szCs w:val="28"/>
              </w:rPr>
              <w:t>Personal Information Exchange Syntax version 1.1</w:t>
            </w:r>
          </w:p>
        </w:tc>
        <w:tc>
          <w:tcPr>
            <w:tcW w:w="1943" w:type="dxa"/>
            <w:vMerge/>
            <w:shd w:val="clear" w:color="auto" w:fill="auto"/>
            <w:vAlign w:val="center"/>
          </w:tcPr>
          <w:p w14:paraId="12AD9EC8"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70B8BA64" w14:textId="77777777">
        <w:trPr>
          <w:trHeight w:val="340"/>
          <w:jc w:val="center"/>
        </w:trPr>
        <w:tc>
          <w:tcPr>
            <w:tcW w:w="587" w:type="dxa"/>
            <w:vMerge/>
            <w:shd w:val="clear" w:color="auto" w:fill="FFFFFF"/>
            <w:tcMar>
              <w:top w:w="0" w:type="dxa"/>
              <w:left w:w="0" w:type="dxa"/>
              <w:bottom w:w="0" w:type="dxa"/>
              <w:right w:w="0" w:type="dxa"/>
            </w:tcMar>
            <w:vAlign w:val="center"/>
          </w:tcPr>
          <w:p w14:paraId="0CF9C705"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shd w:val="clear" w:color="auto" w:fill="FFFFFF"/>
            <w:tcMar>
              <w:top w:w="0" w:type="dxa"/>
              <w:left w:w="0" w:type="dxa"/>
              <w:bottom w:w="0" w:type="dxa"/>
              <w:right w:w="0" w:type="dxa"/>
            </w:tcMar>
            <w:vAlign w:val="center"/>
          </w:tcPr>
          <w:p w14:paraId="6554D585" w14:textId="77777777" w:rsidR="00B40AAF" w:rsidRDefault="00746E6D">
            <w:pPr>
              <w:spacing w:before="60" w:after="60"/>
              <w:ind w:left="148" w:right="89"/>
              <w:rPr>
                <w:color w:val="000000"/>
                <w:sz w:val="28"/>
                <w:szCs w:val="28"/>
              </w:rPr>
            </w:pPr>
            <w:r>
              <w:rPr>
                <w:color w:val="000000"/>
                <w:sz w:val="28"/>
                <w:szCs w:val="28"/>
              </w:rPr>
              <w:t>Khuôn dạng danh sách chứng thư số thu hồi</w:t>
            </w:r>
          </w:p>
        </w:tc>
        <w:tc>
          <w:tcPr>
            <w:tcW w:w="2012" w:type="dxa"/>
            <w:shd w:val="clear" w:color="auto" w:fill="FFFFFF"/>
            <w:tcMar>
              <w:top w:w="0" w:type="dxa"/>
              <w:left w:w="0" w:type="dxa"/>
              <w:bottom w:w="0" w:type="dxa"/>
              <w:right w:w="0" w:type="dxa"/>
            </w:tcMar>
            <w:vAlign w:val="center"/>
          </w:tcPr>
          <w:p w14:paraId="02902CD5" w14:textId="77777777" w:rsidR="00B40AAF" w:rsidRDefault="00746E6D">
            <w:pPr>
              <w:spacing w:before="60" w:after="60"/>
              <w:ind w:left="152" w:right="213"/>
              <w:rPr>
                <w:color w:val="000000"/>
                <w:sz w:val="28"/>
                <w:szCs w:val="28"/>
              </w:rPr>
            </w:pPr>
            <w:r>
              <w:rPr>
                <w:color w:val="000000"/>
                <w:sz w:val="28"/>
                <w:szCs w:val="28"/>
              </w:rPr>
              <w:t>RFC 5280</w:t>
            </w:r>
          </w:p>
        </w:tc>
        <w:tc>
          <w:tcPr>
            <w:tcW w:w="3094" w:type="dxa"/>
            <w:shd w:val="clear" w:color="auto" w:fill="FFFFFF"/>
            <w:tcMar>
              <w:top w:w="0" w:type="dxa"/>
              <w:left w:w="0" w:type="dxa"/>
              <w:bottom w:w="0" w:type="dxa"/>
              <w:right w:w="0" w:type="dxa"/>
            </w:tcMar>
            <w:vAlign w:val="center"/>
          </w:tcPr>
          <w:p w14:paraId="70148EDD" w14:textId="77777777" w:rsidR="00B40AAF" w:rsidRDefault="00746E6D">
            <w:pPr>
              <w:spacing w:before="60" w:after="60"/>
              <w:ind w:left="71" w:right="60"/>
              <w:rPr>
                <w:color w:val="000000"/>
                <w:sz w:val="28"/>
                <w:szCs w:val="28"/>
              </w:rPr>
            </w:pPr>
            <w:r>
              <w:rPr>
                <w:color w:val="000000"/>
                <w:sz w:val="28"/>
                <w:szCs w:val="28"/>
              </w:rPr>
              <w:t>Certificate Revocation List Profile</w:t>
            </w:r>
          </w:p>
        </w:tc>
        <w:tc>
          <w:tcPr>
            <w:tcW w:w="1943" w:type="dxa"/>
            <w:vMerge/>
            <w:shd w:val="clear" w:color="auto" w:fill="auto"/>
            <w:vAlign w:val="center"/>
          </w:tcPr>
          <w:p w14:paraId="5FB9A9EC"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06FFD048" w14:textId="77777777">
        <w:trPr>
          <w:trHeight w:val="340"/>
          <w:jc w:val="center"/>
        </w:trPr>
        <w:tc>
          <w:tcPr>
            <w:tcW w:w="587" w:type="dxa"/>
            <w:vMerge/>
            <w:shd w:val="clear" w:color="auto" w:fill="FFFFFF"/>
            <w:tcMar>
              <w:top w:w="0" w:type="dxa"/>
              <w:left w:w="0" w:type="dxa"/>
              <w:bottom w:w="0" w:type="dxa"/>
              <w:right w:w="0" w:type="dxa"/>
            </w:tcMar>
            <w:vAlign w:val="center"/>
          </w:tcPr>
          <w:p w14:paraId="79D39199"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shd w:val="clear" w:color="auto" w:fill="FFFFFF"/>
            <w:tcMar>
              <w:top w:w="0" w:type="dxa"/>
              <w:left w:w="0" w:type="dxa"/>
              <w:bottom w:w="0" w:type="dxa"/>
              <w:right w:w="0" w:type="dxa"/>
            </w:tcMar>
            <w:vAlign w:val="center"/>
          </w:tcPr>
          <w:p w14:paraId="4485A3C7" w14:textId="77777777" w:rsidR="00B40AAF" w:rsidRDefault="00746E6D">
            <w:pPr>
              <w:spacing w:before="60" w:after="60"/>
              <w:ind w:left="148" w:right="89"/>
              <w:rPr>
                <w:color w:val="000000"/>
                <w:sz w:val="28"/>
                <w:szCs w:val="28"/>
              </w:rPr>
            </w:pPr>
            <w:r>
              <w:rPr>
                <w:color w:val="000000"/>
                <w:sz w:val="28"/>
                <w:szCs w:val="28"/>
              </w:rPr>
              <w:t>Khuôn dạng chứng thư số</w:t>
            </w:r>
          </w:p>
        </w:tc>
        <w:tc>
          <w:tcPr>
            <w:tcW w:w="2012" w:type="dxa"/>
            <w:shd w:val="clear" w:color="auto" w:fill="FFFFFF"/>
            <w:tcMar>
              <w:top w:w="0" w:type="dxa"/>
              <w:left w:w="0" w:type="dxa"/>
              <w:bottom w:w="0" w:type="dxa"/>
              <w:right w:w="0" w:type="dxa"/>
            </w:tcMar>
            <w:vAlign w:val="center"/>
          </w:tcPr>
          <w:p w14:paraId="55E8D33F" w14:textId="77777777" w:rsidR="00B40AAF" w:rsidRDefault="00746E6D">
            <w:pPr>
              <w:spacing w:before="60" w:after="60"/>
              <w:ind w:left="152" w:right="213"/>
              <w:rPr>
                <w:color w:val="000000"/>
                <w:sz w:val="28"/>
                <w:szCs w:val="28"/>
              </w:rPr>
            </w:pPr>
            <w:r>
              <w:rPr>
                <w:color w:val="000000"/>
                <w:sz w:val="28"/>
                <w:szCs w:val="28"/>
              </w:rPr>
              <w:t>RFC 5280</w:t>
            </w:r>
          </w:p>
        </w:tc>
        <w:tc>
          <w:tcPr>
            <w:tcW w:w="3094" w:type="dxa"/>
            <w:shd w:val="clear" w:color="auto" w:fill="FFFFFF"/>
            <w:tcMar>
              <w:top w:w="0" w:type="dxa"/>
              <w:left w:w="0" w:type="dxa"/>
              <w:bottom w:w="0" w:type="dxa"/>
              <w:right w:w="0" w:type="dxa"/>
            </w:tcMar>
            <w:vAlign w:val="center"/>
          </w:tcPr>
          <w:p w14:paraId="5FFCFC70" w14:textId="77777777" w:rsidR="00B40AAF" w:rsidRDefault="00746E6D">
            <w:pPr>
              <w:spacing w:before="60" w:after="60"/>
              <w:ind w:left="71" w:right="60"/>
              <w:rPr>
                <w:color w:val="000000"/>
                <w:sz w:val="28"/>
                <w:szCs w:val="28"/>
              </w:rPr>
            </w:pPr>
            <w:r>
              <w:rPr>
                <w:color w:val="000000"/>
                <w:sz w:val="28"/>
                <w:szCs w:val="28"/>
              </w:rPr>
              <w:t>Public Key Infrastructure Certificate</w:t>
            </w:r>
          </w:p>
        </w:tc>
        <w:tc>
          <w:tcPr>
            <w:tcW w:w="1943" w:type="dxa"/>
            <w:vMerge/>
            <w:shd w:val="clear" w:color="auto" w:fill="auto"/>
            <w:vAlign w:val="center"/>
          </w:tcPr>
          <w:p w14:paraId="076D4BC1"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51EB6140" w14:textId="77777777">
        <w:trPr>
          <w:trHeight w:val="340"/>
          <w:jc w:val="center"/>
        </w:trPr>
        <w:tc>
          <w:tcPr>
            <w:tcW w:w="587" w:type="dxa"/>
            <w:vMerge/>
            <w:shd w:val="clear" w:color="auto" w:fill="FFFFFF"/>
            <w:tcMar>
              <w:top w:w="0" w:type="dxa"/>
              <w:left w:w="0" w:type="dxa"/>
              <w:bottom w:w="0" w:type="dxa"/>
              <w:right w:w="0" w:type="dxa"/>
            </w:tcMar>
            <w:vAlign w:val="center"/>
          </w:tcPr>
          <w:p w14:paraId="1EE6113B"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shd w:val="clear" w:color="auto" w:fill="FFFFFF"/>
            <w:tcMar>
              <w:top w:w="0" w:type="dxa"/>
              <w:left w:w="0" w:type="dxa"/>
              <w:bottom w:w="0" w:type="dxa"/>
              <w:right w:w="0" w:type="dxa"/>
            </w:tcMar>
            <w:vAlign w:val="center"/>
          </w:tcPr>
          <w:p w14:paraId="7B2FCB50" w14:textId="77777777" w:rsidR="00B40AAF" w:rsidRDefault="00746E6D">
            <w:pPr>
              <w:spacing w:before="60" w:after="60"/>
              <w:ind w:left="148" w:right="89"/>
              <w:rPr>
                <w:color w:val="000000"/>
                <w:sz w:val="28"/>
                <w:szCs w:val="28"/>
              </w:rPr>
            </w:pPr>
            <w:r>
              <w:rPr>
                <w:color w:val="000000"/>
                <w:sz w:val="28"/>
                <w:szCs w:val="28"/>
              </w:rPr>
              <w:t>Cú pháp yêu cầu chứng thực</w:t>
            </w:r>
          </w:p>
        </w:tc>
        <w:tc>
          <w:tcPr>
            <w:tcW w:w="2012" w:type="dxa"/>
            <w:shd w:val="clear" w:color="auto" w:fill="FFFFFF"/>
            <w:tcMar>
              <w:top w:w="0" w:type="dxa"/>
              <w:left w:w="0" w:type="dxa"/>
              <w:bottom w:w="0" w:type="dxa"/>
              <w:right w:w="0" w:type="dxa"/>
            </w:tcMar>
            <w:vAlign w:val="center"/>
          </w:tcPr>
          <w:p w14:paraId="7397B5D1" w14:textId="77777777" w:rsidR="00B40AAF" w:rsidRDefault="00746E6D">
            <w:pPr>
              <w:spacing w:before="60" w:after="60"/>
              <w:ind w:left="152" w:right="213"/>
              <w:rPr>
                <w:color w:val="000000"/>
                <w:sz w:val="28"/>
                <w:szCs w:val="28"/>
              </w:rPr>
            </w:pPr>
            <w:r>
              <w:rPr>
                <w:color w:val="000000"/>
                <w:sz w:val="28"/>
                <w:szCs w:val="28"/>
              </w:rPr>
              <w:t>PKCS#10 v1.7 (RFC 2986)</w:t>
            </w:r>
          </w:p>
        </w:tc>
        <w:tc>
          <w:tcPr>
            <w:tcW w:w="3094" w:type="dxa"/>
            <w:shd w:val="clear" w:color="auto" w:fill="FFFFFF"/>
            <w:tcMar>
              <w:top w:w="0" w:type="dxa"/>
              <w:left w:w="0" w:type="dxa"/>
              <w:bottom w:w="0" w:type="dxa"/>
              <w:right w:w="0" w:type="dxa"/>
            </w:tcMar>
            <w:vAlign w:val="center"/>
          </w:tcPr>
          <w:p w14:paraId="1E271993" w14:textId="77777777" w:rsidR="00B40AAF" w:rsidRDefault="00746E6D">
            <w:pPr>
              <w:spacing w:before="60" w:after="60"/>
              <w:ind w:left="71" w:right="60"/>
              <w:rPr>
                <w:color w:val="000000"/>
                <w:sz w:val="28"/>
                <w:szCs w:val="28"/>
              </w:rPr>
            </w:pPr>
            <w:r>
              <w:rPr>
                <w:color w:val="000000"/>
                <w:sz w:val="28"/>
                <w:szCs w:val="28"/>
              </w:rPr>
              <w:t>Certification Request Syntax Specification version 1.7</w:t>
            </w:r>
          </w:p>
        </w:tc>
        <w:tc>
          <w:tcPr>
            <w:tcW w:w="1943" w:type="dxa"/>
            <w:vMerge/>
            <w:shd w:val="clear" w:color="auto" w:fill="auto"/>
            <w:vAlign w:val="center"/>
          </w:tcPr>
          <w:p w14:paraId="5D0CDF9D"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7C7F83B6" w14:textId="77777777">
        <w:trPr>
          <w:trHeight w:val="340"/>
          <w:jc w:val="center"/>
        </w:trPr>
        <w:tc>
          <w:tcPr>
            <w:tcW w:w="587" w:type="dxa"/>
            <w:vMerge/>
            <w:shd w:val="clear" w:color="auto" w:fill="FFFFFF"/>
            <w:tcMar>
              <w:top w:w="0" w:type="dxa"/>
              <w:left w:w="0" w:type="dxa"/>
              <w:bottom w:w="0" w:type="dxa"/>
              <w:right w:w="0" w:type="dxa"/>
            </w:tcMar>
            <w:vAlign w:val="center"/>
          </w:tcPr>
          <w:p w14:paraId="4DFEBE93"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shd w:val="clear" w:color="auto" w:fill="FFFFFF"/>
            <w:tcMar>
              <w:top w:w="0" w:type="dxa"/>
              <w:left w:w="0" w:type="dxa"/>
              <w:bottom w:w="0" w:type="dxa"/>
              <w:right w:w="0" w:type="dxa"/>
            </w:tcMar>
            <w:vAlign w:val="center"/>
          </w:tcPr>
          <w:p w14:paraId="40E1DD93" w14:textId="77777777" w:rsidR="00B40AAF" w:rsidRDefault="00746E6D">
            <w:pPr>
              <w:spacing w:before="60" w:after="60"/>
              <w:ind w:left="148" w:right="89"/>
              <w:rPr>
                <w:color w:val="000000"/>
                <w:sz w:val="28"/>
                <w:szCs w:val="28"/>
              </w:rPr>
            </w:pPr>
            <w:r>
              <w:rPr>
                <w:color w:val="000000"/>
                <w:sz w:val="28"/>
                <w:szCs w:val="28"/>
              </w:rPr>
              <w:t>Giao thức trạng thái chứng thư trực tuyến</w:t>
            </w:r>
          </w:p>
        </w:tc>
        <w:tc>
          <w:tcPr>
            <w:tcW w:w="2012" w:type="dxa"/>
            <w:shd w:val="clear" w:color="auto" w:fill="FFFFFF"/>
            <w:tcMar>
              <w:top w:w="0" w:type="dxa"/>
              <w:left w:w="0" w:type="dxa"/>
              <w:bottom w:w="0" w:type="dxa"/>
              <w:right w:w="0" w:type="dxa"/>
            </w:tcMar>
            <w:vAlign w:val="center"/>
          </w:tcPr>
          <w:p w14:paraId="33FE37E1" w14:textId="77777777" w:rsidR="00B40AAF" w:rsidRDefault="00746E6D">
            <w:pPr>
              <w:spacing w:before="60" w:after="60"/>
              <w:ind w:left="152" w:right="213"/>
              <w:rPr>
                <w:color w:val="000000"/>
                <w:sz w:val="28"/>
                <w:szCs w:val="28"/>
              </w:rPr>
            </w:pPr>
            <w:r>
              <w:rPr>
                <w:color w:val="000000"/>
                <w:sz w:val="28"/>
                <w:szCs w:val="28"/>
              </w:rPr>
              <w:t>RFC 6960</w:t>
            </w:r>
          </w:p>
        </w:tc>
        <w:tc>
          <w:tcPr>
            <w:tcW w:w="3094" w:type="dxa"/>
            <w:shd w:val="clear" w:color="auto" w:fill="FFFFFF"/>
            <w:tcMar>
              <w:top w:w="0" w:type="dxa"/>
              <w:left w:w="0" w:type="dxa"/>
              <w:bottom w:w="0" w:type="dxa"/>
              <w:right w:w="0" w:type="dxa"/>
            </w:tcMar>
            <w:vAlign w:val="center"/>
          </w:tcPr>
          <w:p w14:paraId="3AB286A9" w14:textId="77777777" w:rsidR="00B40AAF" w:rsidRDefault="00746E6D">
            <w:pPr>
              <w:spacing w:before="60" w:after="60"/>
              <w:ind w:left="71" w:right="60"/>
              <w:rPr>
                <w:color w:val="000000"/>
                <w:sz w:val="28"/>
                <w:szCs w:val="28"/>
              </w:rPr>
            </w:pPr>
            <w:r>
              <w:rPr>
                <w:color w:val="000000"/>
                <w:sz w:val="28"/>
                <w:szCs w:val="28"/>
              </w:rPr>
              <w:t>On-line Certificate status protocol</w:t>
            </w:r>
          </w:p>
        </w:tc>
        <w:tc>
          <w:tcPr>
            <w:tcW w:w="1943" w:type="dxa"/>
            <w:vMerge/>
            <w:shd w:val="clear" w:color="auto" w:fill="auto"/>
            <w:vAlign w:val="center"/>
          </w:tcPr>
          <w:p w14:paraId="6DE4C5A7"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5D2B609A" w14:textId="77777777">
        <w:trPr>
          <w:trHeight w:val="340"/>
          <w:jc w:val="center"/>
        </w:trPr>
        <w:tc>
          <w:tcPr>
            <w:tcW w:w="587" w:type="dxa"/>
            <w:vMerge/>
            <w:shd w:val="clear" w:color="auto" w:fill="FFFFFF"/>
            <w:tcMar>
              <w:top w:w="0" w:type="dxa"/>
              <w:left w:w="0" w:type="dxa"/>
              <w:bottom w:w="0" w:type="dxa"/>
              <w:right w:w="0" w:type="dxa"/>
            </w:tcMar>
            <w:vAlign w:val="center"/>
          </w:tcPr>
          <w:p w14:paraId="42ECDA9F"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shd w:val="clear" w:color="auto" w:fill="FFFFFF"/>
            <w:tcMar>
              <w:top w:w="0" w:type="dxa"/>
              <w:left w:w="0" w:type="dxa"/>
              <w:bottom w:w="0" w:type="dxa"/>
              <w:right w:w="0" w:type="dxa"/>
            </w:tcMar>
            <w:vAlign w:val="center"/>
          </w:tcPr>
          <w:p w14:paraId="138BE932" w14:textId="77777777" w:rsidR="00B40AAF" w:rsidRDefault="00746E6D">
            <w:pPr>
              <w:spacing w:before="60" w:after="60"/>
              <w:ind w:left="148" w:right="89"/>
              <w:rPr>
                <w:color w:val="000000"/>
                <w:sz w:val="28"/>
                <w:szCs w:val="28"/>
              </w:rPr>
            </w:pPr>
            <w:r>
              <w:rPr>
                <w:color w:val="000000"/>
                <w:sz w:val="28"/>
                <w:szCs w:val="28"/>
              </w:rPr>
              <w:t>Giao thức gắn tem thời gian</w:t>
            </w:r>
          </w:p>
        </w:tc>
        <w:tc>
          <w:tcPr>
            <w:tcW w:w="2012" w:type="dxa"/>
            <w:shd w:val="clear" w:color="auto" w:fill="FFFFFF"/>
            <w:tcMar>
              <w:top w:w="0" w:type="dxa"/>
              <w:left w:w="0" w:type="dxa"/>
              <w:bottom w:w="0" w:type="dxa"/>
              <w:right w:w="0" w:type="dxa"/>
            </w:tcMar>
            <w:vAlign w:val="center"/>
          </w:tcPr>
          <w:p w14:paraId="797DD80F" w14:textId="77777777" w:rsidR="00B40AAF" w:rsidRDefault="00746E6D">
            <w:pPr>
              <w:spacing w:before="60" w:after="60"/>
              <w:ind w:left="152" w:right="213"/>
              <w:rPr>
                <w:color w:val="000000"/>
                <w:sz w:val="28"/>
                <w:szCs w:val="28"/>
              </w:rPr>
            </w:pPr>
            <w:r>
              <w:rPr>
                <w:color w:val="000000"/>
                <w:sz w:val="28"/>
                <w:szCs w:val="28"/>
              </w:rPr>
              <w:t>RFC 3161</w:t>
            </w:r>
          </w:p>
        </w:tc>
        <w:tc>
          <w:tcPr>
            <w:tcW w:w="3094" w:type="dxa"/>
            <w:shd w:val="clear" w:color="auto" w:fill="FFFFFF"/>
            <w:tcMar>
              <w:top w:w="0" w:type="dxa"/>
              <w:left w:w="0" w:type="dxa"/>
              <w:bottom w:w="0" w:type="dxa"/>
              <w:right w:w="0" w:type="dxa"/>
            </w:tcMar>
            <w:vAlign w:val="center"/>
          </w:tcPr>
          <w:p w14:paraId="6BD6C0CA" w14:textId="77777777" w:rsidR="00B40AAF" w:rsidRDefault="00746E6D">
            <w:pPr>
              <w:spacing w:before="60" w:after="60"/>
              <w:ind w:left="71" w:right="60"/>
              <w:rPr>
                <w:color w:val="000000"/>
                <w:sz w:val="28"/>
                <w:szCs w:val="28"/>
              </w:rPr>
            </w:pPr>
            <w:r>
              <w:rPr>
                <w:color w:val="000000"/>
                <w:sz w:val="28"/>
                <w:szCs w:val="28"/>
              </w:rPr>
              <w:t>Time stamping protocol</w:t>
            </w:r>
          </w:p>
        </w:tc>
        <w:tc>
          <w:tcPr>
            <w:tcW w:w="1943" w:type="dxa"/>
            <w:vMerge/>
            <w:shd w:val="clear" w:color="auto" w:fill="auto"/>
            <w:vAlign w:val="center"/>
          </w:tcPr>
          <w:p w14:paraId="28AF03A4"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0D78E39C" w14:textId="77777777">
        <w:trPr>
          <w:trHeight w:val="340"/>
          <w:jc w:val="center"/>
        </w:trPr>
        <w:tc>
          <w:tcPr>
            <w:tcW w:w="587" w:type="dxa"/>
            <w:vMerge/>
            <w:shd w:val="clear" w:color="auto" w:fill="FFFFFF"/>
            <w:tcMar>
              <w:top w:w="0" w:type="dxa"/>
              <w:left w:w="0" w:type="dxa"/>
              <w:bottom w:w="0" w:type="dxa"/>
              <w:right w:w="0" w:type="dxa"/>
            </w:tcMar>
            <w:vAlign w:val="center"/>
          </w:tcPr>
          <w:p w14:paraId="6425CC5C"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569" w:type="dxa"/>
            <w:shd w:val="clear" w:color="auto" w:fill="FFFFFF"/>
            <w:tcMar>
              <w:top w:w="0" w:type="dxa"/>
              <w:left w:w="0" w:type="dxa"/>
              <w:bottom w:w="0" w:type="dxa"/>
              <w:right w:w="0" w:type="dxa"/>
            </w:tcMar>
            <w:vAlign w:val="center"/>
          </w:tcPr>
          <w:p w14:paraId="191DCC27" w14:textId="77777777" w:rsidR="00B40AAF" w:rsidRDefault="00746E6D">
            <w:pPr>
              <w:spacing w:before="60" w:after="60"/>
              <w:ind w:left="148" w:right="89"/>
              <w:rPr>
                <w:color w:val="000000"/>
                <w:sz w:val="28"/>
                <w:szCs w:val="28"/>
              </w:rPr>
            </w:pPr>
            <w:r>
              <w:rPr>
                <w:color w:val="000000"/>
                <w:sz w:val="28"/>
                <w:szCs w:val="28"/>
              </w:rPr>
              <w:t>Dịch vụ tem thời gian</w:t>
            </w:r>
          </w:p>
        </w:tc>
        <w:tc>
          <w:tcPr>
            <w:tcW w:w="2012" w:type="dxa"/>
            <w:shd w:val="clear" w:color="auto" w:fill="FFFFFF"/>
            <w:tcMar>
              <w:top w:w="0" w:type="dxa"/>
              <w:left w:w="0" w:type="dxa"/>
              <w:bottom w:w="0" w:type="dxa"/>
              <w:right w:w="0" w:type="dxa"/>
            </w:tcMar>
            <w:vAlign w:val="center"/>
          </w:tcPr>
          <w:p w14:paraId="272DA8C5" w14:textId="77777777" w:rsidR="00B40AAF" w:rsidRDefault="00746E6D">
            <w:pPr>
              <w:spacing w:before="60" w:after="60"/>
              <w:ind w:left="152" w:right="213"/>
              <w:rPr>
                <w:color w:val="000000"/>
                <w:sz w:val="28"/>
                <w:szCs w:val="28"/>
              </w:rPr>
            </w:pPr>
            <w:r>
              <w:rPr>
                <w:color w:val="000000"/>
                <w:sz w:val="28"/>
                <w:szCs w:val="28"/>
              </w:rPr>
              <w:t>ISO/EEC 18014-1:2008</w:t>
            </w:r>
          </w:p>
          <w:p w14:paraId="1DB054AD" w14:textId="77777777" w:rsidR="00B40AAF" w:rsidRDefault="00746E6D">
            <w:pPr>
              <w:spacing w:before="60" w:after="60"/>
              <w:ind w:left="152" w:right="213"/>
              <w:rPr>
                <w:color w:val="000000"/>
                <w:sz w:val="28"/>
                <w:szCs w:val="28"/>
              </w:rPr>
            </w:pPr>
            <w:r>
              <w:rPr>
                <w:color w:val="000000"/>
                <w:sz w:val="28"/>
                <w:szCs w:val="28"/>
              </w:rPr>
              <w:t>ISO/EEC 18014-2:2009</w:t>
            </w:r>
          </w:p>
          <w:p w14:paraId="10AD32CA" w14:textId="77777777" w:rsidR="00B40AAF" w:rsidRDefault="00746E6D">
            <w:pPr>
              <w:spacing w:before="60" w:after="60"/>
              <w:ind w:left="152" w:right="213"/>
              <w:rPr>
                <w:color w:val="000000"/>
                <w:sz w:val="28"/>
                <w:szCs w:val="28"/>
              </w:rPr>
            </w:pPr>
            <w:r>
              <w:rPr>
                <w:color w:val="000000"/>
                <w:sz w:val="28"/>
                <w:szCs w:val="28"/>
              </w:rPr>
              <w:t>ISO/EEC 18014-3:2009</w:t>
            </w:r>
          </w:p>
          <w:p w14:paraId="5F821CDD" w14:textId="77777777" w:rsidR="00B40AAF" w:rsidRDefault="00746E6D">
            <w:pPr>
              <w:spacing w:before="60" w:after="60"/>
              <w:ind w:left="152" w:right="213"/>
              <w:rPr>
                <w:color w:val="000000"/>
                <w:sz w:val="28"/>
                <w:szCs w:val="28"/>
              </w:rPr>
            </w:pPr>
            <w:r>
              <w:rPr>
                <w:color w:val="000000"/>
                <w:sz w:val="28"/>
                <w:szCs w:val="28"/>
              </w:rPr>
              <w:t>ISO/EEC 18014-4:2015</w:t>
            </w:r>
          </w:p>
        </w:tc>
        <w:tc>
          <w:tcPr>
            <w:tcW w:w="3094" w:type="dxa"/>
            <w:shd w:val="clear" w:color="auto" w:fill="FFFFFF"/>
            <w:tcMar>
              <w:top w:w="0" w:type="dxa"/>
              <w:left w:w="0" w:type="dxa"/>
              <w:bottom w:w="0" w:type="dxa"/>
              <w:right w:w="0" w:type="dxa"/>
            </w:tcMar>
            <w:vAlign w:val="center"/>
          </w:tcPr>
          <w:p w14:paraId="1D9A2DF1" w14:textId="77777777" w:rsidR="00B40AAF" w:rsidRDefault="00746E6D">
            <w:pPr>
              <w:spacing w:before="60" w:after="60"/>
              <w:ind w:left="71" w:right="60"/>
              <w:rPr>
                <w:color w:val="000000"/>
                <w:sz w:val="28"/>
                <w:szCs w:val="28"/>
              </w:rPr>
            </w:pPr>
            <w:r>
              <w:rPr>
                <w:color w:val="000000"/>
                <w:sz w:val="28"/>
                <w:szCs w:val="28"/>
              </w:rPr>
              <w:t>Information technology Security techniques - Time stamping services</w:t>
            </w:r>
          </w:p>
          <w:p w14:paraId="3EE1405B" w14:textId="77777777" w:rsidR="00B40AAF" w:rsidRDefault="00746E6D">
            <w:pPr>
              <w:spacing w:before="60" w:after="60"/>
              <w:ind w:left="71" w:right="60"/>
              <w:rPr>
                <w:color w:val="000000"/>
                <w:sz w:val="28"/>
                <w:szCs w:val="28"/>
              </w:rPr>
            </w:pPr>
            <w:r>
              <w:rPr>
                <w:color w:val="000000"/>
                <w:sz w:val="28"/>
                <w:szCs w:val="28"/>
              </w:rPr>
              <w:t>Part 1: Framework</w:t>
            </w:r>
          </w:p>
          <w:p w14:paraId="626EB9AD" w14:textId="77777777" w:rsidR="00B40AAF" w:rsidRDefault="00746E6D">
            <w:pPr>
              <w:spacing w:before="60" w:after="60"/>
              <w:ind w:left="71" w:right="60"/>
              <w:rPr>
                <w:color w:val="000000"/>
                <w:sz w:val="28"/>
                <w:szCs w:val="28"/>
              </w:rPr>
            </w:pPr>
            <w:r>
              <w:rPr>
                <w:color w:val="000000"/>
                <w:sz w:val="28"/>
                <w:szCs w:val="28"/>
              </w:rPr>
              <w:t>Part 2: Mechanisms producing independent tokens</w:t>
            </w:r>
          </w:p>
          <w:p w14:paraId="4CD5FAC9" w14:textId="77777777" w:rsidR="00B40AAF" w:rsidRDefault="00746E6D">
            <w:pPr>
              <w:spacing w:before="60" w:after="60"/>
              <w:ind w:left="71" w:right="60"/>
              <w:rPr>
                <w:color w:val="000000"/>
                <w:sz w:val="28"/>
                <w:szCs w:val="28"/>
              </w:rPr>
            </w:pPr>
            <w:r>
              <w:rPr>
                <w:color w:val="000000"/>
                <w:sz w:val="28"/>
                <w:szCs w:val="28"/>
              </w:rPr>
              <w:t>Part 3: Mechanisms producing linked tokens</w:t>
            </w:r>
          </w:p>
          <w:p w14:paraId="4802E229" w14:textId="77777777" w:rsidR="00B40AAF" w:rsidRDefault="00746E6D">
            <w:pPr>
              <w:spacing w:before="60" w:after="60"/>
              <w:ind w:left="71" w:right="60"/>
              <w:rPr>
                <w:color w:val="000000"/>
                <w:sz w:val="28"/>
                <w:szCs w:val="28"/>
              </w:rPr>
            </w:pPr>
            <w:r>
              <w:rPr>
                <w:color w:val="000000"/>
                <w:sz w:val="28"/>
                <w:szCs w:val="28"/>
              </w:rPr>
              <w:t>Part 4: Traceability of time sources</w:t>
            </w:r>
          </w:p>
        </w:tc>
        <w:tc>
          <w:tcPr>
            <w:tcW w:w="1943" w:type="dxa"/>
            <w:vMerge/>
            <w:shd w:val="clear" w:color="auto" w:fill="auto"/>
            <w:vAlign w:val="center"/>
          </w:tcPr>
          <w:p w14:paraId="31AB2360"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5E9D9087" w14:textId="77777777">
        <w:trPr>
          <w:trHeight w:val="340"/>
          <w:jc w:val="center"/>
        </w:trPr>
        <w:tc>
          <w:tcPr>
            <w:tcW w:w="587" w:type="dxa"/>
            <w:shd w:val="clear" w:color="auto" w:fill="FFFFFF"/>
            <w:tcMar>
              <w:top w:w="0" w:type="dxa"/>
              <w:left w:w="0" w:type="dxa"/>
              <w:bottom w:w="0" w:type="dxa"/>
              <w:right w:w="0" w:type="dxa"/>
            </w:tcMar>
            <w:vAlign w:val="center"/>
          </w:tcPr>
          <w:p w14:paraId="71C080F4" w14:textId="77777777" w:rsidR="00B40AAF" w:rsidRDefault="00746E6D">
            <w:pPr>
              <w:spacing w:before="60" w:after="60"/>
              <w:jc w:val="center"/>
              <w:rPr>
                <w:color w:val="000000"/>
                <w:sz w:val="28"/>
                <w:szCs w:val="28"/>
              </w:rPr>
            </w:pPr>
            <w:r>
              <w:rPr>
                <w:color w:val="000000"/>
                <w:sz w:val="28"/>
                <w:szCs w:val="28"/>
              </w:rPr>
              <w:t>4.18</w:t>
            </w:r>
          </w:p>
        </w:tc>
        <w:tc>
          <w:tcPr>
            <w:tcW w:w="1569" w:type="dxa"/>
            <w:shd w:val="clear" w:color="auto" w:fill="FFFFFF"/>
            <w:tcMar>
              <w:top w:w="0" w:type="dxa"/>
              <w:left w:w="0" w:type="dxa"/>
              <w:bottom w:w="0" w:type="dxa"/>
              <w:right w:w="0" w:type="dxa"/>
            </w:tcMar>
            <w:vAlign w:val="center"/>
          </w:tcPr>
          <w:p w14:paraId="01201412" w14:textId="77777777" w:rsidR="00B40AAF" w:rsidRDefault="00746E6D">
            <w:pPr>
              <w:spacing w:before="60" w:after="60"/>
              <w:ind w:left="148" w:right="89"/>
              <w:rPr>
                <w:color w:val="000000"/>
                <w:sz w:val="28"/>
                <w:szCs w:val="28"/>
              </w:rPr>
            </w:pPr>
            <w:r>
              <w:rPr>
                <w:color w:val="000000"/>
                <w:sz w:val="28"/>
                <w:szCs w:val="28"/>
              </w:rPr>
              <w:t>An toàn cho dịch vụ Web</w:t>
            </w:r>
          </w:p>
        </w:tc>
        <w:tc>
          <w:tcPr>
            <w:tcW w:w="2012" w:type="dxa"/>
            <w:shd w:val="clear" w:color="auto" w:fill="FFFFFF"/>
            <w:tcMar>
              <w:top w:w="0" w:type="dxa"/>
              <w:left w:w="0" w:type="dxa"/>
              <w:bottom w:w="0" w:type="dxa"/>
              <w:right w:w="0" w:type="dxa"/>
            </w:tcMar>
            <w:vAlign w:val="center"/>
          </w:tcPr>
          <w:p w14:paraId="46AE9ABB" w14:textId="77777777" w:rsidR="00B40AAF" w:rsidRDefault="00746E6D">
            <w:pPr>
              <w:spacing w:before="60" w:after="60"/>
              <w:ind w:left="152" w:right="213"/>
              <w:rPr>
                <w:color w:val="000000"/>
                <w:sz w:val="28"/>
                <w:szCs w:val="28"/>
              </w:rPr>
            </w:pPr>
            <w:r>
              <w:rPr>
                <w:color w:val="000000"/>
                <w:sz w:val="28"/>
                <w:szCs w:val="28"/>
              </w:rPr>
              <w:t>WS-Security v1.1.1</w:t>
            </w:r>
          </w:p>
        </w:tc>
        <w:tc>
          <w:tcPr>
            <w:tcW w:w="3094" w:type="dxa"/>
            <w:shd w:val="clear" w:color="auto" w:fill="FFFFFF"/>
            <w:tcMar>
              <w:top w:w="0" w:type="dxa"/>
              <w:left w:w="0" w:type="dxa"/>
              <w:bottom w:w="0" w:type="dxa"/>
              <w:right w:w="0" w:type="dxa"/>
            </w:tcMar>
            <w:vAlign w:val="center"/>
          </w:tcPr>
          <w:p w14:paraId="3372C782" w14:textId="77777777" w:rsidR="00B40AAF" w:rsidRDefault="00746E6D">
            <w:pPr>
              <w:spacing w:before="60" w:after="60"/>
              <w:ind w:left="71" w:right="60"/>
              <w:rPr>
                <w:color w:val="000000"/>
                <w:sz w:val="28"/>
                <w:szCs w:val="28"/>
              </w:rPr>
            </w:pPr>
            <w:r>
              <w:rPr>
                <w:color w:val="000000"/>
                <w:sz w:val="28"/>
                <w:szCs w:val="28"/>
              </w:rPr>
              <w:t>Web Services Security: SOAP Message Security Version 1.1.1</w:t>
            </w:r>
          </w:p>
        </w:tc>
        <w:tc>
          <w:tcPr>
            <w:tcW w:w="1943" w:type="dxa"/>
            <w:shd w:val="clear" w:color="auto" w:fill="FFFFFF"/>
            <w:tcMar>
              <w:top w:w="0" w:type="dxa"/>
              <w:left w:w="0" w:type="dxa"/>
              <w:bottom w:w="0" w:type="dxa"/>
              <w:right w:w="0" w:type="dxa"/>
            </w:tcMar>
            <w:vAlign w:val="center"/>
          </w:tcPr>
          <w:p w14:paraId="555CA7C8"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r w:rsidR="00B40AAF" w14:paraId="4149F4A9" w14:textId="77777777">
        <w:trPr>
          <w:trHeight w:val="340"/>
          <w:jc w:val="center"/>
        </w:trPr>
        <w:tc>
          <w:tcPr>
            <w:tcW w:w="587" w:type="dxa"/>
            <w:shd w:val="clear" w:color="auto" w:fill="FFFFFF"/>
            <w:tcMar>
              <w:top w:w="0" w:type="dxa"/>
              <w:left w:w="0" w:type="dxa"/>
              <w:bottom w:w="0" w:type="dxa"/>
              <w:right w:w="0" w:type="dxa"/>
            </w:tcMar>
            <w:vAlign w:val="center"/>
          </w:tcPr>
          <w:p w14:paraId="5DBE61F5" w14:textId="77777777" w:rsidR="00B40AAF" w:rsidRDefault="00746E6D">
            <w:pPr>
              <w:spacing w:before="60" w:after="60"/>
              <w:jc w:val="center"/>
              <w:rPr>
                <w:color w:val="000000"/>
                <w:sz w:val="28"/>
                <w:szCs w:val="28"/>
              </w:rPr>
            </w:pPr>
            <w:r>
              <w:rPr>
                <w:color w:val="000000"/>
                <w:sz w:val="28"/>
                <w:szCs w:val="28"/>
              </w:rPr>
              <w:t>4.19</w:t>
            </w:r>
          </w:p>
        </w:tc>
        <w:tc>
          <w:tcPr>
            <w:tcW w:w="1569" w:type="dxa"/>
            <w:shd w:val="clear" w:color="auto" w:fill="FFFFFF"/>
            <w:tcMar>
              <w:top w:w="0" w:type="dxa"/>
              <w:left w:w="0" w:type="dxa"/>
              <w:bottom w:w="0" w:type="dxa"/>
              <w:right w:w="0" w:type="dxa"/>
            </w:tcMar>
            <w:vAlign w:val="center"/>
          </w:tcPr>
          <w:p w14:paraId="6BC0E8D1" w14:textId="77777777" w:rsidR="00B40AAF" w:rsidRDefault="00746E6D">
            <w:pPr>
              <w:spacing w:before="60" w:after="60"/>
              <w:ind w:left="148" w:right="89"/>
              <w:rPr>
                <w:color w:val="000000"/>
                <w:sz w:val="28"/>
                <w:szCs w:val="28"/>
              </w:rPr>
            </w:pPr>
            <w:r>
              <w:rPr>
                <w:color w:val="000000"/>
                <w:sz w:val="28"/>
                <w:szCs w:val="28"/>
              </w:rPr>
              <w:t>Khuôn dạng dữ liệu trao đổi sự cố an toàn mạng</w:t>
            </w:r>
          </w:p>
        </w:tc>
        <w:tc>
          <w:tcPr>
            <w:tcW w:w="2012" w:type="dxa"/>
            <w:shd w:val="clear" w:color="auto" w:fill="FFFFFF"/>
            <w:tcMar>
              <w:top w:w="0" w:type="dxa"/>
              <w:left w:w="0" w:type="dxa"/>
              <w:bottom w:w="0" w:type="dxa"/>
              <w:right w:w="0" w:type="dxa"/>
            </w:tcMar>
            <w:vAlign w:val="center"/>
          </w:tcPr>
          <w:p w14:paraId="62B07A95" w14:textId="77777777" w:rsidR="00B40AAF" w:rsidRDefault="00746E6D">
            <w:pPr>
              <w:spacing w:before="60" w:after="60"/>
              <w:ind w:left="152" w:right="213"/>
              <w:rPr>
                <w:color w:val="000000"/>
                <w:sz w:val="28"/>
                <w:szCs w:val="28"/>
              </w:rPr>
            </w:pPr>
            <w:r>
              <w:rPr>
                <w:color w:val="000000"/>
                <w:sz w:val="28"/>
                <w:szCs w:val="28"/>
              </w:rPr>
              <w:t>RFC 7970</w:t>
            </w:r>
          </w:p>
        </w:tc>
        <w:tc>
          <w:tcPr>
            <w:tcW w:w="3094" w:type="dxa"/>
            <w:shd w:val="clear" w:color="auto" w:fill="FFFFFF"/>
            <w:tcMar>
              <w:top w:w="0" w:type="dxa"/>
              <w:left w:w="0" w:type="dxa"/>
              <w:bottom w:w="0" w:type="dxa"/>
              <w:right w:w="0" w:type="dxa"/>
            </w:tcMar>
            <w:vAlign w:val="center"/>
          </w:tcPr>
          <w:p w14:paraId="275B8C42" w14:textId="77777777" w:rsidR="00B40AAF" w:rsidRDefault="00746E6D">
            <w:pPr>
              <w:spacing w:before="60" w:after="60"/>
              <w:ind w:left="71" w:right="60"/>
              <w:rPr>
                <w:color w:val="000000"/>
                <w:sz w:val="28"/>
                <w:szCs w:val="28"/>
              </w:rPr>
            </w:pPr>
            <w:r>
              <w:rPr>
                <w:color w:val="000000"/>
                <w:sz w:val="28"/>
                <w:szCs w:val="28"/>
              </w:rPr>
              <w:t>The Incident O</w:t>
            </w:r>
            <w:r>
              <w:rPr>
                <w:color w:val="000000"/>
                <w:sz w:val="28"/>
                <w:szCs w:val="28"/>
                <w:highlight w:val="white"/>
              </w:rPr>
              <w:t>b</w:t>
            </w:r>
            <w:r>
              <w:rPr>
                <w:color w:val="000000"/>
                <w:sz w:val="28"/>
                <w:szCs w:val="28"/>
              </w:rPr>
              <w:t>ject Description Exchange Format version 2 (IODEF)</w:t>
            </w:r>
          </w:p>
        </w:tc>
        <w:tc>
          <w:tcPr>
            <w:tcW w:w="1943" w:type="dxa"/>
            <w:shd w:val="clear" w:color="auto" w:fill="FFFFFF"/>
            <w:tcMar>
              <w:top w:w="0" w:type="dxa"/>
              <w:left w:w="0" w:type="dxa"/>
              <w:bottom w:w="0" w:type="dxa"/>
              <w:right w:w="0" w:type="dxa"/>
            </w:tcMar>
            <w:vAlign w:val="center"/>
          </w:tcPr>
          <w:p w14:paraId="7E20898D" w14:textId="77777777" w:rsidR="00B40AAF" w:rsidRDefault="00746E6D">
            <w:pPr>
              <w:spacing w:before="60" w:after="60"/>
              <w:ind w:left="81" w:right="136"/>
              <w:jc w:val="center"/>
              <w:rPr>
                <w:color w:val="000000"/>
                <w:sz w:val="28"/>
                <w:szCs w:val="28"/>
              </w:rPr>
            </w:pPr>
            <w:r>
              <w:rPr>
                <w:color w:val="000000"/>
                <w:sz w:val="28"/>
                <w:szCs w:val="28"/>
              </w:rPr>
              <w:t>Khuyến nghị áp dụng</w:t>
            </w:r>
          </w:p>
        </w:tc>
      </w:tr>
    </w:tbl>
    <w:p w14:paraId="4D3BDCC6" w14:textId="77777777" w:rsidR="00B40AAF" w:rsidRPr="00A37CFA" w:rsidRDefault="00746E6D">
      <w:pPr>
        <w:pStyle w:val="Heading2"/>
        <w:numPr>
          <w:ilvl w:val="1"/>
          <w:numId w:val="1"/>
        </w:numPr>
        <w:spacing w:after="0" w:line="264" w:lineRule="auto"/>
        <w:rPr>
          <w:lang w:val="vi-VN"/>
        </w:rPr>
      </w:pPr>
      <w:bookmarkStart w:id="119" w:name="_heading=h.1qoc8b1" w:colFirst="0" w:colLast="0"/>
      <w:bookmarkEnd w:id="119"/>
      <w:r w:rsidRPr="00A37CFA">
        <w:rPr>
          <w:lang w:val="vi-VN"/>
        </w:rPr>
        <w:t>Yêu c</w:t>
      </w:r>
      <w:r w:rsidRPr="00A37CFA">
        <w:rPr>
          <w:lang w:val="vi-VN"/>
        </w:rPr>
        <w:t>ầ</w:t>
      </w:r>
      <w:r w:rsidRPr="00A37CFA">
        <w:rPr>
          <w:lang w:val="vi-VN"/>
        </w:rPr>
        <w:t>u v</w:t>
      </w:r>
      <w:r w:rsidRPr="00A37CFA">
        <w:rPr>
          <w:lang w:val="vi-VN"/>
        </w:rPr>
        <w:t>ề</w:t>
      </w:r>
      <w:r w:rsidRPr="00A37CFA">
        <w:rPr>
          <w:lang w:val="vi-VN"/>
        </w:rPr>
        <w:t xml:space="preserve"> công tác ki</w:t>
      </w:r>
      <w:r w:rsidRPr="00A37CFA">
        <w:rPr>
          <w:lang w:val="vi-VN"/>
        </w:rPr>
        <w:t>ể</w:t>
      </w:r>
      <w:r w:rsidRPr="00A37CFA">
        <w:rPr>
          <w:lang w:val="vi-VN"/>
        </w:rPr>
        <w:t>m th</w:t>
      </w:r>
      <w:r w:rsidRPr="00A37CFA">
        <w:rPr>
          <w:lang w:val="vi-VN"/>
        </w:rPr>
        <w:t>ử</w:t>
      </w:r>
      <w:r w:rsidRPr="00A37CFA">
        <w:rPr>
          <w:lang w:val="vi-VN"/>
        </w:rPr>
        <w:t xml:space="preserve"> và đánh giá an toàn thông tin</w:t>
      </w:r>
    </w:p>
    <w:p w14:paraId="0C91688E" w14:textId="77777777" w:rsidR="00B40AAF" w:rsidRDefault="00746E6D">
      <w:pPr>
        <w:pBdr>
          <w:top w:val="nil"/>
          <w:left w:val="nil"/>
          <w:bottom w:val="nil"/>
          <w:right w:val="nil"/>
          <w:between w:val="nil"/>
        </w:pBdr>
        <w:spacing w:before="120" w:after="0" w:line="264" w:lineRule="auto"/>
        <w:ind w:firstLine="360"/>
        <w:rPr>
          <w:rFonts w:ascii="Cambria" w:eastAsia="Cambria" w:hAnsi="Cambria" w:cs="Cambria"/>
          <w:color w:val="000000"/>
          <w:sz w:val="28"/>
          <w:szCs w:val="28"/>
        </w:rPr>
      </w:pPr>
      <w:r>
        <w:rPr>
          <w:rFonts w:ascii="Cambria" w:eastAsia="Cambria" w:hAnsi="Cambria" w:cs="Cambria"/>
          <w:color w:val="000000"/>
          <w:sz w:val="28"/>
          <w:szCs w:val="28"/>
        </w:rPr>
        <w:t>T</w:t>
      </w:r>
      <w:r>
        <w:rPr>
          <w:rFonts w:ascii="Cambria" w:eastAsia="Cambria" w:hAnsi="Cambria" w:cs="Cambria"/>
          <w:color w:val="000000"/>
          <w:sz w:val="28"/>
          <w:szCs w:val="28"/>
        </w:rPr>
        <w:t>ổ</w:t>
      </w:r>
      <w:r>
        <w:rPr>
          <w:rFonts w:ascii="Cambria" w:eastAsia="Cambria" w:hAnsi="Cambria" w:cs="Cambria"/>
          <w:color w:val="000000"/>
          <w:sz w:val="28"/>
          <w:szCs w:val="28"/>
        </w:rPr>
        <w:t xml:space="preserve"> ch</w:t>
      </w:r>
      <w:r>
        <w:rPr>
          <w:rFonts w:ascii="Cambria" w:eastAsia="Cambria" w:hAnsi="Cambria" w:cs="Cambria"/>
          <w:color w:val="000000"/>
          <w:sz w:val="28"/>
          <w:szCs w:val="28"/>
        </w:rPr>
        <w:t>ứ</w:t>
      </w:r>
      <w:r>
        <w:rPr>
          <w:rFonts w:ascii="Cambria" w:eastAsia="Cambria" w:hAnsi="Cambria" w:cs="Cambria"/>
          <w:color w:val="000000"/>
          <w:sz w:val="28"/>
          <w:szCs w:val="28"/>
        </w:rPr>
        <w:t>c ki</w:t>
      </w:r>
      <w:r>
        <w:rPr>
          <w:rFonts w:ascii="Cambria" w:eastAsia="Cambria" w:hAnsi="Cambria" w:cs="Cambria"/>
          <w:color w:val="000000"/>
          <w:sz w:val="28"/>
          <w:szCs w:val="28"/>
        </w:rPr>
        <w:t>ể</w:t>
      </w:r>
      <w:r>
        <w:rPr>
          <w:rFonts w:ascii="Cambria" w:eastAsia="Cambria" w:hAnsi="Cambria" w:cs="Cambria"/>
          <w:color w:val="000000"/>
          <w:sz w:val="28"/>
          <w:szCs w:val="28"/>
        </w:rPr>
        <w:t>m tra, đánh giá an toàn thông tin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qu</w:t>
      </w:r>
      <w:r>
        <w:rPr>
          <w:rFonts w:ascii="Cambria" w:eastAsia="Cambria" w:hAnsi="Cambria" w:cs="Cambria"/>
          <w:color w:val="000000"/>
          <w:sz w:val="28"/>
          <w:szCs w:val="28"/>
        </w:rPr>
        <w:t>ả</w:t>
      </w:r>
      <w:r>
        <w:rPr>
          <w:rFonts w:ascii="Cambria" w:eastAsia="Cambria" w:hAnsi="Cambria" w:cs="Cambria"/>
          <w:color w:val="000000"/>
          <w:sz w:val="28"/>
          <w:szCs w:val="28"/>
        </w:rPr>
        <w:t>n lý văn b</w:t>
      </w:r>
      <w:r>
        <w:rPr>
          <w:rFonts w:ascii="Cambria" w:eastAsia="Cambria" w:hAnsi="Cambria" w:cs="Cambria"/>
          <w:color w:val="000000"/>
          <w:sz w:val="28"/>
          <w:szCs w:val="28"/>
        </w:rPr>
        <w:t>ả</w:t>
      </w:r>
      <w:r>
        <w:rPr>
          <w:rFonts w:ascii="Cambria" w:eastAsia="Cambria" w:hAnsi="Cambria" w:cs="Cambria"/>
          <w:color w:val="000000"/>
          <w:sz w:val="28"/>
          <w:szCs w:val="28"/>
        </w:rPr>
        <w:t>n trư</w:t>
      </w:r>
      <w:r>
        <w:rPr>
          <w:rFonts w:ascii="Cambria" w:eastAsia="Cambria" w:hAnsi="Cambria" w:cs="Cambria"/>
          <w:color w:val="000000"/>
          <w:sz w:val="28"/>
          <w:szCs w:val="28"/>
        </w:rPr>
        <w:t>ớ</w:t>
      </w:r>
      <w:r>
        <w:rPr>
          <w:rFonts w:ascii="Cambria" w:eastAsia="Cambria" w:hAnsi="Cambria" w:cs="Cambria"/>
          <w:color w:val="000000"/>
          <w:sz w:val="28"/>
          <w:szCs w:val="28"/>
        </w:rPr>
        <w:t>c khi cài đ</w:t>
      </w:r>
      <w:r>
        <w:rPr>
          <w:rFonts w:ascii="Cambria" w:eastAsia="Cambria" w:hAnsi="Cambria" w:cs="Cambria"/>
          <w:color w:val="000000"/>
          <w:sz w:val="28"/>
          <w:szCs w:val="28"/>
        </w:rPr>
        <w:t>ặ</w:t>
      </w:r>
      <w:r>
        <w:rPr>
          <w:rFonts w:ascii="Cambria" w:eastAsia="Cambria" w:hAnsi="Cambria" w:cs="Cambria"/>
          <w:color w:val="000000"/>
          <w:sz w:val="28"/>
          <w:szCs w:val="28"/>
        </w:rPr>
        <w:t>t t</w:t>
      </w:r>
      <w:r>
        <w:rPr>
          <w:rFonts w:ascii="Cambria" w:eastAsia="Cambria" w:hAnsi="Cambria" w:cs="Cambria"/>
          <w:color w:val="000000"/>
          <w:sz w:val="28"/>
          <w:szCs w:val="28"/>
        </w:rPr>
        <w:t>ạ</w:t>
      </w:r>
      <w:r>
        <w:rPr>
          <w:rFonts w:ascii="Cambria" w:eastAsia="Cambria" w:hAnsi="Cambria" w:cs="Cambria"/>
          <w:color w:val="000000"/>
          <w:sz w:val="28"/>
          <w:szCs w:val="28"/>
        </w:rPr>
        <w:t>i trung tâm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theo Công văn s</w:t>
      </w:r>
      <w:r>
        <w:rPr>
          <w:rFonts w:ascii="Cambria" w:eastAsia="Cambria" w:hAnsi="Cambria" w:cs="Cambria"/>
          <w:color w:val="000000"/>
          <w:sz w:val="28"/>
          <w:szCs w:val="28"/>
        </w:rPr>
        <w:t>ố</w:t>
      </w:r>
      <w:r>
        <w:rPr>
          <w:rFonts w:ascii="Cambria" w:eastAsia="Cambria" w:hAnsi="Cambria" w:cs="Cambria"/>
          <w:color w:val="000000"/>
          <w:sz w:val="28"/>
          <w:szCs w:val="28"/>
        </w:rPr>
        <w:t xml:space="preserve"> 2071/STTTT-CNTT ngày 11/11/2019 c</w:t>
      </w:r>
      <w:r>
        <w:rPr>
          <w:rFonts w:ascii="Cambria" w:eastAsia="Cambria" w:hAnsi="Cambria" w:cs="Cambria"/>
          <w:color w:val="000000"/>
          <w:sz w:val="28"/>
          <w:szCs w:val="28"/>
        </w:rPr>
        <w:t>ủ</w:t>
      </w:r>
      <w:r>
        <w:rPr>
          <w:rFonts w:ascii="Cambria" w:eastAsia="Cambria" w:hAnsi="Cambria" w:cs="Cambria"/>
          <w:color w:val="000000"/>
          <w:sz w:val="28"/>
          <w:szCs w:val="28"/>
        </w:rPr>
        <w:t>a S</w:t>
      </w:r>
      <w:r>
        <w:rPr>
          <w:rFonts w:ascii="Cambria" w:eastAsia="Cambria" w:hAnsi="Cambria" w:cs="Cambria"/>
          <w:color w:val="000000"/>
          <w:sz w:val="28"/>
          <w:szCs w:val="28"/>
        </w:rPr>
        <w:t>ở</w:t>
      </w:r>
      <w:r>
        <w:rPr>
          <w:rFonts w:ascii="Cambria" w:eastAsia="Cambria" w:hAnsi="Cambria" w:cs="Cambria"/>
          <w:color w:val="000000"/>
          <w:sz w:val="28"/>
          <w:szCs w:val="28"/>
        </w:rPr>
        <w:t xml:space="preserve"> Thông tin và Truy</w:t>
      </w:r>
      <w:r>
        <w:rPr>
          <w:rFonts w:ascii="Cambria" w:eastAsia="Cambria" w:hAnsi="Cambria" w:cs="Cambria"/>
          <w:color w:val="000000"/>
          <w:sz w:val="28"/>
          <w:szCs w:val="28"/>
        </w:rPr>
        <w:t>ề</w:t>
      </w:r>
      <w:r>
        <w:rPr>
          <w:rFonts w:ascii="Cambria" w:eastAsia="Cambria" w:hAnsi="Cambria" w:cs="Cambria"/>
          <w:color w:val="000000"/>
          <w:sz w:val="28"/>
          <w:szCs w:val="28"/>
        </w:rPr>
        <w:t>n thông v</w:t>
      </w:r>
      <w:r>
        <w:rPr>
          <w:rFonts w:ascii="Cambria" w:eastAsia="Cambria" w:hAnsi="Cambria" w:cs="Cambria"/>
          <w:color w:val="000000"/>
          <w:sz w:val="28"/>
          <w:szCs w:val="28"/>
        </w:rPr>
        <w:t>ề</w:t>
      </w:r>
      <w:r>
        <w:rPr>
          <w:rFonts w:ascii="Cambria" w:eastAsia="Cambria" w:hAnsi="Cambria" w:cs="Cambria"/>
          <w:color w:val="000000"/>
          <w:sz w:val="28"/>
          <w:szCs w:val="28"/>
        </w:rPr>
        <w:t xml:space="preserve"> ki</w:t>
      </w:r>
      <w:r>
        <w:rPr>
          <w:rFonts w:ascii="Cambria" w:eastAsia="Cambria" w:hAnsi="Cambria" w:cs="Cambria"/>
          <w:color w:val="000000"/>
          <w:sz w:val="28"/>
          <w:szCs w:val="28"/>
        </w:rPr>
        <w:t>ể</w:t>
      </w:r>
      <w:r>
        <w:rPr>
          <w:rFonts w:ascii="Cambria" w:eastAsia="Cambria" w:hAnsi="Cambria" w:cs="Cambria"/>
          <w:color w:val="000000"/>
          <w:sz w:val="28"/>
          <w:szCs w:val="28"/>
        </w:rPr>
        <w:t>m tra đánh giá an toàn thông tin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trư</w:t>
      </w:r>
      <w:r>
        <w:rPr>
          <w:rFonts w:ascii="Cambria" w:eastAsia="Cambria" w:hAnsi="Cambria" w:cs="Cambria"/>
          <w:color w:val="000000"/>
          <w:sz w:val="28"/>
          <w:szCs w:val="28"/>
        </w:rPr>
        <w:t>ớ</w:t>
      </w:r>
      <w:r>
        <w:rPr>
          <w:rFonts w:ascii="Cambria" w:eastAsia="Cambria" w:hAnsi="Cambria" w:cs="Cambria"/>
          <w:color w:val="000000"/>
          <w:sz w:val="28"/>
          <w:szCs w:val="28"/>
        </w:rPr>
        <w:t>c k</w:t>
      </w:r>
      <w:r>
        <w:rPr>
          <w:rFonts w:ascii="Cambria" w:eastAsia="Cambria" w:hAnsi="Cambria" w:cs="Cambria"/>
          <w:color w:val="000000"/>
          <w:sz w:val="28"/>
          <w:szCs w:val="28"/>
        </w:rPr>
        <w:t>hi cài đ</w:t>
      </w:r>
      <w:r>
        <w:rPr>
          <w:rFonts w:ascii="Cambria" w:eastAsia="Cambria" w:hAnsi="Cambria" w:cs="Cambria"/>
          <w:color w:val="000000"/>
          <w:sz w:val="28"/>
          <w:szCs w:val="28"/>
        </w:rPr>
        <w:t>ặ</w:t>
      </w:r>
      <w:r>
        <w:rPr>
          <w:rFonts w:ascii="Cambria" w:eastAsia="Cambria" w:hAnsi="Cambria" w:cs="Cambria"/>
          <w:color w:val="000000"/>
          <w:sz w:val="28"/>
          <w:szCs w:val="28"/>
        </w:rPr>
        <w:t>t t</w:t>
      </w:r>
      <w:r>
        <w:rPr>
          <w:rFonts w:ascii="Cambria" w:eastAsia="Cambria" w:hAnsi="Cambria" w:cs="Cambria"/>
          <w:color w:val="000000"/>
          <w:sz w:val="28"/>
          <w:szCs w:val="28"/>
        </w:rPr>
        <w:t>ạ</w:t>
      </w:r>
      <w:r>
        <w:rPr>
          <w:rFonts w:ascii="Cambria" w:eastAsia="Cambria" w:hAnsi="Cambria" w:cs="Cambria"/>
          <w:color w:val="000000"/>
          <w:sz w:val="28"/>
          <w:szCs w:val="28"/>
        </w:rPr>
        <w:t>i Trung tâm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thành ph</w:t>
      </w:r>
      <w:r>
        <w:rPr>
          <w:rFonts w:ascii="Cambria" w:eastAsia="Cambria" w:hAnsi="Cambria" w:cs="Cambria"/>
          <w:color w:val="000000"/>
          <w:sz w:val="28"/>
          <w:szCs w:val="28"/>
        </w:rPr>
        <w:t>ố</w:t>
      </w:r>
      <w:r>
        <w:rPr>
          <w:rFonts w:ascii="Cambria" w:eastAsia="Cambria" w:hAnsi="Cambria" w:cs="Cambria"/>
          <w:color w:val="000000"/>
          <w:sz w:val="28"/>
          <w:szCs w:val="28"/>
        </w:rPr>
        <w:t>.</w:t>
      </w:r>
    </w:p>
    <w:p w14:paraId="4164D425" w14:textId="77777777" w:rsidR="00B40AAF" w:rsidRPr="00A37CFA" w:rsidRDefault="00746E6D">
      <w:pPr>
        <w:pStyle w:val="Heading2"/>
        <w:numPr>
          <w:ilvl w:val="1"/>
          <w:numId w:val="1"/>
        </w:numPr>
        <w:spacing w:after="0" w:line="264" w:lineRule="auto"/>
        <w:rPr>
          <w:lang w:val="vi-VN"/>
        </w:rPr>
      </w:pPr>
      <w:bookmarkStart w:id="120" w:name="_heading=h.4anzqyu" w:colFirst="0" w:colLast="0"/>
      <w:bookmarkEnd w:id="120"/>
      <w:r w:rsidRPr="00A37CFA">
        <w:rPr>
          <w:b w:val="0"/>
          <w:lang w:val="vi-VN"/>
        </w:rPr>
        <w:t>Yêu c</w:t>
      </w:r>
      <w:r w:rsidRPr="00A37CFA">
        <w:rPr>
          <w:b w:val="0"/>
          <w:lang w:val="vi-VN"/>
        </w:rPr>
        <w:t>ầ</w:t>
      </w:r>
      <w:r w:rsidRPr="00A37CFA">
        <w:rPr>
          <w:b w:val="0"/>
          <w:lang w:val="vi-VN"/>
        </w:rPr>
        <w:t>u v</w:t>
      </w:r>
      <w:r w:rsidRPr="00A37CFA">
        <w:rPr>
          <w:b w:val="0"/>
          <w:lang w:val="vi-VN"/>
        </w:rPr>
        <w:t>ề</w:t>
      </w:r>
      <w:r w:rsidRPr="00A37CFA">
        <w:rPr>
          <w:b w:val="0"/>
          <w:lang w:val="vi-VN"/>
        </w:rPr>
        <w:t xml:space="preserve"> gi</w:t>
      </w:r>
      <w:r w:rsidRPr="00A37CFA">
        <w:rPr>
          <w:b w:val="0"/>
          <w:lang w:val="vi-VN"/>
        </w:rPr>
        <w:t>ả</w:t>
      </w:r>
      <w:r w:rsidRPr="00A37CFA">
        <w:rPr>
          <w:b w:val="0"/>
          <w:lang w:val="vi-VN"/>
        </w:rPr>
        <w:t>i pháp chuy</w:t>
      </w:r>
      <w:r w:rsidRPr="00A37CFA">
        <w:rPr>
          <w:b w:val="0"/>
          <w:lang w:val="vi-VN"/>
        </w:rPr>
        <w:t>ể</w:t>
      </w:r>
      <w:r w:rsidRPr="00A37CFA">
        <w:rPr>
          <w:b w:val="0"/>
          <w:lang w:val="vi-VN"/>
        </w:rPr>
        <w:t>n đ</w:t>
      </w:r>
      <w:r w:rsidRPr="00A37CFA">
        <w:rPr>
          <w:b w:val="0"/>
          <w:lang w:val="vi-VN"/>
        </w:rPr>
        <w:t>ổ</w:t>
      </w:r>
      <w:r w:rsidRPr="00A37CFA">
        <w:rPr>
          <w:b w:val="0"/>
          <w:lang w:val="vi-VN"/>
        </w:rPr>
        <w:t>i d</w:t>
      </w:r>
      <w:r w:rsidRPr="00A37CFA">
        <w:rPr>
          <w:b w:val="0"/>
          <w:lang w:val="vi-VN"/>
        </w:rPr>
        <w:t>ữ</w:t>
      </w:r>
      <w:r w:rsidRPr="00A37CFA">
        <w:rPr>
          <w:b w:val="0"/>
          <w:lang w:val="vi-VN"/>
        </w:rPr>
        <w:t xml:space="preserve"> li</w:t>
      </w:r>
      <w:r w:rsidRPr="00A37CFA">
        <w:rPr>
          <w:b w:val="0"/>
          <w:lang w:val="vi-VN"/>
        </w:rPr>
        <w:t>ệ</w:t>
      </w:r>
      <w:r w:rsidRPr="00A37CFA">
        <w:rPr>
          <w:b w:val="0"/>
          <w:lang w:val="vi-VN"/>
        </w:rPr>
        <w:t>u</w:t>
      </w:r>
    </w:p>
    <w:p w14:paraId="542B70FF" w14:textId="77777777" w:rsidR="00B40AAF" w:rsidRDefault="00746E6D">
      <w:pPr>
        <w:pBdr>
          <w:top w:val="nil"/>
          <w:left w:val="nil"/>
          <w:bottom w:val="nil"/>
          <w:right w:val="nil"/>
          <w:between w:val="nil"/>
        </w:pBdr>
        <w:spacing w:before="120" w:after="0" w:line="264" w:lineRule="auto"/>
        <w:ind w:firstLine="360"/>
        <w:rPr>
          <w:rFonts w:ascii="Cambria" w:eastAsia="Cambria" w:hAnsi="Cambria" w:cs="Cambria"/>
          <w:color w:val="000000"/>
          <w:sz w:val="28"/>
          <w:szCs w:val="28"/>
        </w:rPr>
      </w:pPr>
      <w:r>
        <w:rPr>
          <w:rFonts w:ascii="Cambria" w:eastAsia="Cambria" w:hAnsi="Cambria" w:cs="Cambria"/>
          <w:color w:val="000000"/>
          <w:sz w:val="28"/>
          <w:szCs w:val="28"/>
        </w:rPr>
        <w:t>Các nguyên t</w:t>
      </w:r>
      <w:r>
        <w:rPr>
          <w:rFonts w:ascii="Cambria" w:eastAsia="Cambria" w:hAnsi="Cambria" w:cs="Cambria"/>
          <w:color w:val="000000"/>
          <w:sz w:val="28"/>
          <w:szCs w:val="28"/>
        </w:rPr>
        <w:t>ắ</w:t>
      </w:r>
      <w:r>
        <w:rPr>
          <w:rFonts w:ascii="Cambria" w:eastAsia="Cambria" w:hAnsi="Cambria" w:cs="Cambria"/>
          <w:color w:val="000000"/>
          <w:sz w:val="28"/>
          <w:szCs w:val="28"/>
        </w:rPr>
        <w:t>c khi xây d</w:t>
      </w:r>
      <w:r>
        <w:rPr>
          <w:rFonts w:ascii="Cambria" w:eastAsia="Cambria" w:hAnsi="Cambria" w:cs="Cambria"/>
          <w:color w:val="000000"/>
          <w:sz w:val="28"/>
          <w:szCs w:val="28"/>
        </w:rPr>
        <w:t>ự</w:t>
      </w:r>
      <w:r>
        <w:rPr>
          <w:rFonts w:ascii="Cambria" w:eastAsia="Cambria" w:hAnsi="Cambria" w:cs="Cambria"/>
          <w:color w:val="000000"/>
          <w:sz w:val="28"/>
          <w:szCs w:val="28"/>
        </w:rPr>
        <w:t>ng:</w:t>
      </w:r>
    </w:p>
    <w:p w14:paraId="219AD382" w14:textId="77777777" w:rsidR="00B40AAF" w:rsidRDefault="00746E6D">
      <w:pPr>
        <w:numPr>
          <w:ilvl w:val="0"/>
          <w:numId w:val="26"/>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Nguyên t</w:t>
      </w:r>
      <w:r>
        <w:rPr>
          <w:rFonts w:ascii="Cambria" w:eastAsia="Cambria" w:hAnsi="Cambria" w:cs="Cambria"/>
          <w:color w:val="000000"/>
          <w:sz w:val="28"/>
          <w:szCs w:val="28"/>
        </w:rPr>
        <w:t>ắ</w:t>
      </w:r>
      <w:r>
        <w:rPr>
          <w:rFonts w:ascii="Cambria" w:eastAsia="Cambria" w:hAnsi="Cambria" w:cs="Cambria"/>
          <w:color w:val="000000"/>
          <w:sz w:val="28"/>
          <w:szCs w:val="28"/>
        </w:rPr>
        <w:t>c 1: Chu</w:t>
      </w:r>
      <w:r>
        <w:rPr>
          <w:rFonts w:ascii="Cambria" w:eastAsia="Cambria" w:hAnsi="Cambria" w:cs="Cambria"/>
          <w:color w:val="000000"/>
          <w:sz w:val="28"/>
          <w:szCs w:val="28"/>
        </w:rPr>
        <w:t>ẩ</w:t>
      </w:r>
      <w:r>
        <w:rPr>
          <w:rFonts w:ascii="Cambria" w:eastAsia="Cambria" w:hAnsi="Cambria" w:cs="Cambria"/>
          <w:color w:val="000000"/>
          <w:sz w:val="28"/>
          <w:szCs w:val="28"/>
        </w:rPr>
        <w:t>n hóa b</w:t>
      </w:r>
      <w:r>
        <w:rPr>
          <w:rFonts w:ascii="Cambria" w:eastAsia="Cambria" w:hAnsi="Cambria" w:cs="Cambria"/>
          <w:color w:val="000000"/>
          <w:sz w:val="28"/>
          <w:szCs w:val="28"/>
        </w:rPr>
        <w:t>ả</w:t>
      </w:r>
      <w:r>
        <w:rPr>
          <w:rFonts w:ascii="Cambria" w:eastAsia="Cambria" w:hAnsi="Cambria" w:cs="Cambria"/>
          <w:color w:val="000000"/>
          <w:sz w:val="28"/>
          <w:szCs w:val="28"/>
        </w:rPr>
        <w:t>ng danh m</w:t>
      </w:r>
      <w:r>
        <w:rPr>
          <w:rFonts w:ascii="Cambria" w:eastAsia="Cambria" w:hAnsi="Cambria" w:cs="Cambria"/>
          <w:color w:val="000000"/>
          <w:sz w:val="28"/>
          <w:szCs w:val="28"/>
        </w:rPr>
        <w:t>ụ</w:t>
      </w:r>
      <w:r>
        <w:rPr>
          <w:rFonts w:ascii="Cambria" w:eastAsia="Cambria" w:hAnsi="Cambria" w:cs="Cambria"/>
          <w:color w:val="000000"/>
          <w:sz w:val="28"/>
          <w:szCs w:val="28"/>
        </w:rPr>
        <w:t>c c</w:t>
      </w:r>
      <w:r>
        <w:rPr>
          <w:rFonts w:ascii="Cambria" w:eastAsia="Cambria" w:hAnsi="Cambria" w:cs="Cambria"/>
          <w:color w:val="000000"/>
          <w:sz w:val="28"/>
          <w:szCs w:val="28"/>
        </w:rPr>
        <w:t>ủ</w:t>
      </w:r>
      <w:r>
        <w:rPr>
          <w:rFonts w:ascii="Cambria" w:eastAsia="Cambria" w:hAnsi="Cambria" w:cs="Cambria"/>
          <w:color w:val="000000"/>
          <w:sz w:val="28"/>
          <w:szCs w:val="28"/>
        </w:rPr>
        <w:t>a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w:t>
      </w:r>
    </w:p>
    <w:p w14:paraId="4BB0F925" w14:textId="77777777" w:rsidR="00B40AAF" w:rsidRDefault="00746E6D">
      <w:pPr>
        <w:numPr>
          <w:ilvl w:val="0"/>
          <w:numId w:val="26"/>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Nguyên t</w:t>
      </w:r>
      <w:r>
        <w:rPr>
          <w:rFonts w:ascii="Cambria" w:eastAsia="Cambria" w:hAnsi="Cambria" w:cs="Cambria"/>
          <w:color w:val="000000"/>
          <w:sz w:val="28"/>
          <w:szCs w:val="28"/>
        </w:rPr>
        <w:t>ắ</w:t>
      </w:r>
      <w:r>
        <w:rPr>
          <w:rFonts w:ascii="Cambria" w:eastAsia="Cambria" w:hAnsi="Cambria" w:cs="Cambria"/>
          <w:color w:val="000000"/>
          <w:sz w:val="28"/>
          <w:szCs w:val="28"/>
        </w:rPr>
        <w:t>c 2: T</w:t>
      </w:r>
      <w:r>
        <w:rPr>
          <w:rFonts w:ascii="Cambria" w:eastAsia="Cambria" w:hAnsi="Cambria" w:cs="Cambria"/>
          <w:color w:val="000000"/>
          <w:sz w:val="28"/>
          <w:szCs w:val="28"/>
        </w:rPr>
        <w:t>ấ</w:t>
      </w:r>
      <w:r>
        <w:rPr>
          <w:rFonts w:ascii="Cambria" w:eastAsia="Cambria" w:hAnsi="Cambria" w:cs="Cambria"/>
          <w:color w:val="000000"/>
          <w:sz w:val="28"/>
          <w:szCs w:val="28"/>
        </w:rPr>
        <w:t>t c</w:t>
      </w:r>
      <w:r>
        <w:rPr>
          <w:rFonts w:ascii="Cambria" w:eastAsia="Cambria" w:hAnsi="Cambria" w:cs="Cambria"/>
          <w:color w:val="000000"/>
          <w:sz w:val="28"/>
          <w:szCs w:val="28"/>
        </w:rPr>
        <w:t>ả</w:t>
      </w:r>
      <w:r>
        <w:rPr>
          <w:rFonts w:ascii="Cambria" w:eastAsia="Cambria" w:hAnsi="Cambria" w:cs="Cambria"/>
          <w:color w:val="000000"/>
          <w:sz w:val="28"/>
          <w:szCs w:val="28"/>
        </w:rPr>
        <w:t xml:space="preserve">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s</w:t>
      </w:r>
      <w:r>
        <w:rPr>
          <w:rFonts w:ascii="Cambria" w:eastAsia="Cambria" w:hAnsi="Cambria" w:cs="Cambria"/>
          <w:color w:val="000000"/>
          <w:sz w:val="28"/>
          <w:szCs w:val="28"/>
        </w:rPr>
        <w:t>ẽ</w:t>
      </w:r>
      <w:r>
        <w:rPr>
          <w:rFonts w:ascii="Cambria" w:eastAsia="Cambria" w:hAnsi="Cambria" w:cs="Cambria"/>
          <w:color w:val="000000"/>
          <w:sz w:val="28"/>
          <w:szCs w:val="28"/>
        </w:rPr>
        <w:t xml:space="preserve"> dùng chung m</w:t>
      </w:r>
      <w:r>
        <w:rPr>
          <w:rFonts w:ascii="Cambria" w:eastAsia="Cambria" w:hAnsi="Cambria" w:cs="Cambria"/>
          <w:color w:val="000000"/>
          <w:sz w:val="28"/>
          <w:szCs w:val="28"/>
        </w:rPr>
        <w:t>ộ</w:t>
      </w:r>
      <w:r>
        <w:rPr>
          <w:rFonts w:ascii="Cambria" w:eastAsia="Cambria" w:hAnsi="Cambria" w:cs="Cambria"/>
          <w:color w:val="000000"/>
          <w:sz w:val="28"/>
          <w:szCs w:val="28"/>
        </w:rPr>
        <w:t>t b</w:t>
      </w:r>
      <w:r>
        <w:rPr>
          <w:rFonts w:ascii="Cambria" w:eastAsia="Cambria" w:hAnsi="Cambria" w:cs="Cambria"/>
          <w:color w:val="000000"/>
          <w:sz w:val="28"/>
          <w:szCs w:val="28"/>
        </w:rPr>
        <w:t>ộ</w:t>
      </w:r>
      <w:r>
        <w:rPr>
          <w:rFonts w:ascii="Cambria" w:eastAsia="Cambria" w:hAnsi="Cambria" w:cs="Cambria"/>
          <w:color w:val="000000"/>
          <w:sz w:val="28"/>
          <w:szCs w:val="28"/>
        </w:rPr>
        <w:t xml:space="preserve"> mã ch</w:t>
      </w:r>
      <w:r>
        <w:rPr>
          <w:rFonts w:ascii="Cambria" w:eastAsia="Cambria" w:hAnsi="Cambria" w:cs="Cambria"/>
          <w:color w:val="000000"/>
          <w:sz w:val="28"/>
          <w:szCs w:val="28"/>
        </w:rPr>
        <w:t>ữ</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nh</w:t>
      </w:r>
      <w:r>
        <w:rPr>
          <w:rFonts w:ascii="Cambria" w:eastAsia="Cambria" w:hAnsi="Cambria" w:cs="Cambria"/>
          <w:color w:val="000000"/>
          <w:sz w:val="28"/>
          <w:szCs w:val="28"/>
        </w:rPr>
        <w:t>ấ</w:t>
      </w:r>
      <w:r>
        <w:rPr>
          <w:rFonts w:ascii="Cambria" w:eastAsia="Cambria" w:hAnsi="Cambria" w:cs="Cambria"/>
          <w:color w:val="000000"/>
          <w:sz w:val="28"/>
          <w:szCs w:val="28"/>
        </w:rPr>
        <w:t>t TCVN 6901:2001 (ti</w:t>
      </w:r>
      <w:r>
        <w:rPr>
          <w:rFonts w:ascii="Cambria" w:eastAsia="Cambria" w:hAnsi="Cambria" w:cs="Cambria"/>
          <w:color w:val="000000"/>
          <w:sz w:val="28"/>
          <w:szCs w:val="28"/>
        </w:rPr>
        <w:t>ế</w:t>
      </w:r>
      <w:r>
        <w:rPr>
          <w:rFonts w:ascii="Cambria" w:eastAsia="Cambria" w:hAnsi="Cambria" w:cs="Cambria"/>
          <w:color w:val="000000"/>
          <w:sz w:val="28"/>
          <w:szCs w:val="28"/>
        </w:rPr>
        <w:t>ng Vi</w:t>
      </w:r>
      <w:r>
        <w:rPr>
          <w:rFonts w:ascii="Cambria" w:eastAsia="Cambria" w:hAnsi="Cambria" w:cs="Cambria"/>
          <w:color w:val="000000"/>
          <w:sz w:val="28"/>
          <w:szCs w:val="28"/>
        </w:rPr>
        <w:t>ệ</w:t>
      </w:r>
      <w:r>
        <w:rPr>
          <w:rFonts w:ascii="Cambria" w:eastAsia="Cambria" w:hAnsi="Cambria" w:cs="Cambria"/>
          <w:color w:val="000000"/>
          <w:sz w:val="28"/>
          <w:szCs w:val="28"/>
        </w:rPr>
        <w:t>t Unicode).</w:t>
      </w:r>
    </w:p>
    <w:p w14:paraId="5F52CEE4" w14:textId="77777777" w:rsidR="00B40AAF" w:rsidRDefault="00746E6D">
      <w:pPr>
        <w:numPr>
          <w:ilvl w:val="0"/>
          <w:numId w:val="26"/>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lastRenderedPageBreak/>
        <w:t>Nguyên t</w:t>
      </w:r>
      <w:r>
        <w:rPr>
          <w:rFonts w:ascii="Cambria" w:eastAsia="Cambria" w:hAnsi="Cambria" w:cs="Cambria"/>
          <w:color w:val="000000"/>
          <w:sz w:val="28"/>
          <w:szCs w:val="28"/>
        </w:rPr>
        <w:t>ắ</w:t>
      </w:r>
      <w:r>
        <w:rPr>
          <w:rFonts w:ascii="Cambria" w:eastAsia="Cambria" w:hAnsi="Cambria" w:cs="Cambria"/>
          <w:color w:val="000000"/>
          <w:sz w:val="28"/>
          <w:szCs w:val="28"/>
        </w:rPr>
        <w:t>c 3: L</w:t>
      </w:r>
      <w:r>
        <w:rPr>
          <w:rFonts w:ascii="Cambria" w:eastAsia="Cambria" w:hAnsi="Cambria" w:cs="Cambria"/>
          <w:color w:val="000000"/>
          <w:sz w:val="28"/>
          <w:szCs w:val="28"/>
        </w:rPr>
        <w:t>ọ</w:t>
      </w:r>
      <w:r>
        <w:rPr>
          <w:rFonts w:ascii="Cambria" w:eastAsia="Cambria" w:hAnsi="Cambria" w:cs="Cambria"/>
          <w:color w:val="000000"/>
          <w:sz w:val="28"/>
          <w:szCs w:val="28"/>
        </w:rPr>
        <w:t>c và làm s</w:t>
      </w:r>
      <w:r>
        <w:rPr>
          <w:rFonts w:ascii="Cambria" w:eastAsia="Cambria" w:hAnsi="Cambria" w:cs="Cambria"/>
          <w:color w:val="000000"/>
          <w:sz w:val="28"/>
          <w:szCs w:val="28"/>
        </w:rPr>
        <w:t>ạ</w:t>
      </w:r>
      <w:r>
        <w:rPr>
          <w:rFonts w:ascii="Cambria" w:eastAsia="Cambria" w:hAnsi="Cambria" w:cs="Cambria"/>
          <w:color w:val="000000"/>
          <w:sz w:val="28"/>
          <w:szCs w:val="28"/>
        </w:rPr>
        <w:t>ch các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không còn giá tr</w:t>
      </w:r>
      <w:r>
        <w:rPr>
          <w:rFonts w:ascii="Cambria" w:eastAsia="Cambria" w:hAnsi="Cambria" w:cs="Cambria"/>
          <w:color w:val="000000"/>
          <w:sz w:val="28"/>
          <w:szCs w:val="28"/>
        </w:rPr>
        <w:t>ị</w:t>
      </w:r>
      <w:r>
        <w:rPr>
          <w:rFonts w:ascii="Cambria" w:eastAsia="Cambria" w:hAnsi="Cambria" w:cs="Cambria"/>
          <w:color w:val="000000"/>
          <w:sz w:val="28"/>
          <w:szCs w:val="28"/>
        </w:rPr>
        <w:t xml:space="preserve"> khai thác trư</w:t>
      </w:r>
      <w:r>
        <w:rPr>
          <w:rFonts w:ascii="Cambria" w:eastAsia="Cambria" w:hAnsi="Cambria" w:cs="Cambria"/>
          <w:color w:val="000000"/>
          <w:sz w:val="28"/>
          <w:szCs w:val="28"/>
        </w:rPr>
        <w:t>ớ</w:t>
      </w:r>
      <w:r>
        <w:rPr>
          <w:rFonts w:ascii="Cambria" w:eastAsia="Cambria" w:hAnsi="Cambria" w:cs="Cambria"/>
          <w:color w:val="000000"/>
          <w:sz w:val="28"/>
          <w:szCs w:val="28"/>
        </w:rPr>
        <w:t>c khi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w:t>
      </w:r>
    </w:p>
    <w:p w14:paraId="06D7E17D" w14:textId="77777777" w:rsidR="00B40AAF" w:rsidRDefault="00746E6D">
      <w:pPr>
        <w:numPr>
          <w:ilvl w:val="0"/>
          <w:numId w:val="26"/>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Nguyên t</w:t>
      </w:r>
      <w:r>
        <w:rPr>
          <w:rFonts w:ascii="Cambria" w:eastAsia="Cambria" w:hAnsi="Cambria" w:cs="Cambria"/>
          <w:color w:val="000000"/>
          <w:sz w:val="28"/>
          <w:szCs w:val="28"/>
        </w:rPr>
        <w:t>ắ</w:t>
      </w:r>
      <w:r>
        <w:rPr>
          <w:rFonts w:ascii="Cambria" w:eastAsia="Cambria" w:hAnsi="Cambria" w:cs="Cambria"/>
          <w:color w:val="000000"/>
          <w:sz w:val="28"/>
          <w:szCs w:val="28"/>
        </w:rPr>
        <w:t>c 4: S</w:t>
      </w:r>
      <w:r>
        <w:rPr>
          <w:rFonts w:ascii="Cambria" w:eastAsia="Cambria" w:hAnsi="Cambria" w:cs="Cambria"/>
          <w:color w:val="000000"/>
          <w:sz w:val="28"/>
          <w:szCs w:val="28"/>
        </w:rPr>
        <w:t>ố</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đã đư</w:t>
      </w:r>
      <w:r>
        <w:rPr>
          <w:rFonts w:ascii="Cambria" w:eastAsia="Cambria" w:hAnsi="Cambria" w:cs="Cambria"/>
          <w:color w:val="000000"/>
          <w:sz w:val="28"/>
          <w:szCs w:val="28"/>
        </w:rPr>
        <w:t>ợ</w:t>
      </w:r>
      <w:r>
        <w:rPr>
          <w:rFonts w:ascii="Cambria" w:eastAsia="Cambria" w:hAnsi="Cambria" w:cs="Cambria"/>
          <w:color w:val="000000"/>
          <w:sz w:val="28"/>
          <w:szCs w:val="28"/>
        </w:rPr>
        <w:t>c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ph</w:t>
      </w:r>
      <w:r>
        <w:rPr>
          <w:rFonts w:ascii="Cambria" w:eastAsia="Cambria" w:hAnsi="Cambria" w:cs="Cambria"/>
          <w:color w:val="000000"/>
          <w:sz w:val="28"/>
          <w:szCs w:val="28"/>
        </w:rPr>
        <w:t>ả</w:t>
      </w:r>
      <w:r>
        <w:rPr>
          <w:rFonts w:ascii="Cambria" w:eastAsia="Cambria" w:hAnsi="Cambria" w:cs="Cambria"/>
          <w:color w:val="000000"/>
          <w:sz w:val="28"/>
          <w:szCs w:val="28"/>
        </w:rPr>
        <w:t>i đư</w:t>
      </w:r>
      <w:r>
        <w:rPr>
          <w:rFonts w:ascii="Cambria" w:eastAsia="Cambria" w:hAnsi="Cambria" w:cs="Cambria"/>
          <w:color w:val="000000"/>
          <w:sz w:val="28"/>
          <w:szCs w:val="28"/>
        </w:rPr>
        <w:t>ợ</w:t>
      </w:r>
      <w:r>
        <w:rPr>
          <w:rFonts w:ascii="Cambria" w:eastAsia="Cambria" w:hAnsi="Cambria" w:cs="Cambria"/>
          <w:color w:val="000000"/>
          <w:sz w:val="28"/>
          <w:szCs w:val="28"/>
        </w:rPr>
        <w:t>c ki</w:t>
      </w:r>
      <w:r>
        <w:rPr>
          <w:rFonts w:ascii="Cambria" w:eastAsia="Cambria" w:hAnsi="Cambria" w:cs="Cambria"/>
          <w:color w:val="000000"/>
          <w:sz w:val="28"/>
          <w:szCs w:val="28"/>
        </w:rPr>
        <w:t>ể</w:t>
      </w:r>
      <w:r>
        <w:rPr>
          <w:rFonts w:ascii="Cambria" w:eastAsia="Cambria" w:hAnsi="Cambria" w:cs="Cambria"/>
          <w:color w:val="000000"/>
          <w:sz w:val="28"/>
          <w:szCs w:val="28"/>
        </w:rPr>
        <w:t>m tr</w:t>
      </w:r>
      <w:r>
        <w:rPr>
          <w:rFonts w:ascii="Cambria" w:eastAsia="Cambria" w:hAnsi="Cambria" w:cs="Cambria"/>
          <w:color w:val="000000"/>
          <w:sz w:val="28"/>
          <w:szCs w:val="28"/>
        </w:rPr>
        <w:t>a sau khi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đ</w:t>
      </w:r>
      <w:r>
        <w:rPr>
          <w:rFonts w:ascii="Cambria" w:eastAsia="Cambria" w:hAnsi="Cambria" w:cs="Cambria"/>
          <w:color w:val="000000"/>
          <w:sz w:val="28"/>
          <w:szCs w:val="28"/>
        </w:rPr>
        <w:t>ể</w:t>
      </w:r>
      <w:r>
        <w:rPr>
          <w:rFonts w:ascii="Cambria" w:eastAsia="Cambria" w:hAnsi="Cambria" w:cs="Cambria"/>
          <w:color w:val="000000"/>
          <w:sz w:val="28"/>
          <w:szCs w:val="28"/>
        </w:rPr>
        <w:t xml:space="preserve"> ki</w:t>
      </w:r>
      <w:r>
        <w:rPr>
          <w:rFonts w:ascii="Cambria" w:eastAsia="Cambria" w:hAnsi="Cambria" w:cs="Cambria"/>
          <w:color w:val="000000"/>
          <w:sz w:val="28"/>
          <w:szCs w:val="28"/>
        </w:rPr>
        <w:t>ể</w:t>
      </w:r>
      <w:r>
        <w:rPr>
          <w:rFonts w:ascii="Cambria" w:eastAsia="Cambria" w:hAnsi="Cambria" w:cs="Cambria"/>
          <w:color w:val="000000"/>
          <w:sz w:val="28"/>
          <w:szCs w:val="28"/>
        </w:rPr>
        <w:t>m tra có sai sót gì không.</w:t>
      </w:r>
    </w:p>
    <w:p w14:paraId="22F23807" w14:textId="77777777" w:rsidR="00B40AAF" w:rsidRDefault="00746E6D">
      <w:pPr>
        <w:numPr>
          <w:ilvl w:val="0"/>
          <w:numId w:val="26"/>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Nguyên t</w:t>
      </w:r>
      <w:r>
        <w:rPr>
          <w:rFonts w:ascii="Cambria" w:eastAsia="Cambria" w:hAnsi="Cambria" w:cs="Cambria"/>
          <w:color w:val="000000"/>
          <w:sz w:val="28"/>
          <w:szCs w:val="28"/>
        </w:rPr>
        <w:t>ắ</w:t>
      </w:r>
      <w:r>
        <w:rPr>
          <w:rFonts w:ascii="Cambria" w:eastAsia="Cambria" w:hAnsi="Cambria" w:cs="Cambria"/>
          <w:color w:val="000000"/>
          <w:sz w:val="28"/>
          <w:szCs w:val="28"/>
        </w:rPr>
        <w:t>c 5: Ph</w:t>
      </w:r>
      <w:r>
        <w:rPr>
          <w:rFonts w:ascii="Cambria" w:eastAsia="Cambria" w:hAnsi="Cambria" w:cs="Cambria"/>
          <w:color w:val="000000"/>
          <w:sz w:val="28"/>
          <w:szCs w:val="28"/>
        </w:rPr>
        <w:t>ả</w:t>
      </w:r>
      <w:r>
        <w:rPr>
          <w:rFonts w:ascii="Cambria" w:eastAsia="Cambria" w:hAnsi="Cambria" w:cs="Cambria"/>
          <w:color w:val="000000"/>
          <w:sz w:val="28"/>
          <w:szCs w:val="28"/>
        </w:rPr>
        <w:t>i có m</w:t>
      </w:r>
      <w:r>
        <w:rPr>
          <w:rFonts w:ascii="Cambria" w:eastAsia="Cambria" w:hAnsi="Cambria" w:cs="Cambria"/>
          <w:color w:val="000000"/>
          <w:sz w:val="28"/>
          <w:szCs w:val="28"/>
        </w:rPr>
        <w:t>ộ</w:t>
      </w:r>
      <w:r>
        <w:rPr>
          <w:rFonts w:ascii="Cambria" w:eastAsia="Cambria" w:hAnsi="Cambria" w:cs="Cambria"/>
          <w:color w:val="000000"/>
          <w:sz w:val="28"/>
          <w:szCs w:val="28"/>
        </w:rPr>
        <w:t>t quy trình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khoa h</w:t>
      </w:r>
      <w:r>
        <w:rPr>
          <w:rFonts w:ascii="Cambria" w:eastAsia="Cambria" w:hAnsi="Cambria" w:cs="Cambria"/>
          <w:color w:val="000000"/>
          <w:sz w:val="28"/>
          <w:szCs w:val="28"/>
        </w:rPr>
        <w:t>ọ</w:t>
      </w:r>
      <w:r>
        <w:rPr>
          <w:rFonts w:ascii="Cambria" w:eastAsia="Cambria" w:hAnsi="Cambria" w:cs="Cambria"/>
          <w:color w:val="000000"/>
          <w:sz w:val="28"/>
          <w:szCs w:val="28"/>
        </w:rPr>
        <w:t>c, đúng đ</w:t>
      </w:r>
      <w:r>
        <w:rPr>
          <w:rFonts w:ascii="Cambria" w:eastAsia="Cambria" w:hAnsi="Cambria" w:cs="Cambria"/>
          <w:color w:val="000000"/>
          <w:sz w:val="28"/>
          <w:szCs w:val="28"/>
        </w:rPr>
        <w:t>ắ</w:t>
      </w:r>
      <w:r>
        <w:rPr>
          <w:rFonts w:ascii="Cambria" w:eastAsia="Cambria" w:hAnsi="Cambria" w:cs="Cambria"/>
          <w:color w:val="000000"/>
          <w:sz w:val="28"/>
          <w:szCs w:val="28"/>
        </w:rPr>
        <w:t>n.</w:t>
      </w:r>
    </w:p>
    <w:p w14:paraId="415C2030" w14:textId="77777777" w:rsidR="00B40AAF" w:rsidRDefault="00746E6D">
      <w:pPr>
        <w:numPr>
          <w:ilvl w:val="0"/>
          <w:numId w:val="26"/>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Vi</w:t>
      </w:r>
      <w:r>
        <w:rPr>
          <w:rFonts w:ascii="Cambria" w:eastAsia="Cambria" w:hAnsi="Cambria" w:cs="Cambria"/>
          <w:color w:val="000000"/>
          <w:sz w:val="28"/>
          <w:szCs w:val="28"/>
        </w:rPr>
        <w:t>ệ</w:t>
      </w:r>
      <w:r>
        <w:rPr>
          <w:rFonts w:ascii="Cambria" w:eastAsia="Cambria" w:hAnsi="Cambria" w:cs="Cambria"/>
          <w:color w:val="000000"/>
          <w:sz w:val="28"/>
          <w:szCs w:val="28"/>
        </w:rPr>
        <w:t>c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s</w:t>
      </w:r>
      <w:r>
        <w:rPr>
          <w:rFonts w:ascii="Cambria" w:eastAsia="Cambria" w:hAnsi="Cambria" w:cs="Cambria"/>
          <w:color w:val="000000"/>
          <w:sz w:val="28"/>
          <w:szCs w:val="28"/>
        </w:rPr>
        <w:t>ố</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đòi h</w:t>
      </w:r>
      <w:r>
        <w:rPr>
          <w:rFonts w:ascii="Cambria" w:eastAsia="Cambria" w:hAnsi="Cambria" w:cs="Cambria"/>
          <w:color w:val="000000"/>
          <w:sz w:val="28"/>
          <w:szCs w:val="28"/>
        </w:rPr>
        <w:t>ỏ</w:t>
      </w:r>
      <w:r>
        <w:rPr>
          <w:rFonts w:ascii="Cambria" w:eastAsia="Cambria" w:hAnsi="Cambria" w:cs="Cambria"/>
          <w:color w:val="000000"/>
          <w:sz w:val="28"/>
          <w:szCs w:val="28"/>
        </w:rPr>
        <w:t>i ph</w:t>
      </w:r>
      <w:r>
        <w:rPr>
          <w:rFonts w:ascii="Cambria" w:eastAsia="Cambria" w:hAnsi="Cambria" w:cs="Cambria"/>
          <w:color w:val="000000"/>
          <w:sz w:val="28"/>
          <w:szCs w:val="28"/>
        </w:rPr>
        <w:t>ả</w:t>
      </w:r>
      <w:r>
        <w:rPr>
          <w:rFonts w:ascii="Cambria" w:eastAsia="Cambria" w:hAnsi="Cambria" w:cs="Cambria"/>
          <w:color w:val="000000"/>
          <w:sz w:val="28"/>
          <w:szCs w:val="28"/>
        </w:rPr>
        <w:t>i có s</w:t>
      </w:r>
      <w:r>
        <w:rPr>
          <w:rFonts w:ascii="Cambria" w:eastAsia="Cambria" w:hAnsi="Cambria" w:cs="Cambria"/>
          <w:color w:val="000000"/>
          <w:sz w:val="28"/>
          <w:szCs w:val="28"/>
        </w:rPr>
        <w:t>ự</w:t>
      </w:r>
      <w:r>
        <w:rPr>
          <w:rFonts w:ascii="Cambria" w:eastAsia="Cambria" w:hAnsi="Cambria" w:cs="Cambria"/>
          <w:color w:val="000000"/>
          <w:sz w:val="28"/>
          <w:szCs w:val="28"/>
        </w:rPr>
        <w:t xml:space="preserve"> tham gia r</w:t>
      </w:r>
      <w:r>
        <w:rPr>
          <w:rFonts w:ascii="Cambria" w:eastAsia="Cambria" w:hAnsi="Cambria" w:cs="Cambria"/>
          <w:color w:val="000000"/>
          <w:sz w:val="28"/>
          <w:szCs w:val="28"/>
        </w:rPr>
        <w:t>ấ</w:t>
      </w:r>
      <w:r>
        <w:rPr>
          <w:rFonts w:ascii="Cambria" w:eastAsia="Cambria" w:hAnsi="Cambria" w:cs="Cambria"/>
          <w:color w:val="000000"/>
          <w:sz w:val="28"/>
          <w:szCs w:val="28"/>
        </w:rPr>
        <w:t>t ch</w:t>
      </w:r>
      <w:r>
        <w:rPr>
          <w:rFonts w:ascii="Cambria" w:eastAsia="Cambria" w:hAnsi="Cambria" w:cs="Cambria"/>
          <w:color w:val="000000"/>
          <w:sz w:val="28"/>
          <w:szCs w:val="28"/>
        </w:rPr>
        <w:t>ặ</w:t>
      </w:r>
      <w:r>
        <w:rPr>
          <w:rFonts w:ascii="Cambria" w:eastAsia="Cambria" w:hAnsi="Cambria" w:cs="Cambria"/>
          <w:color w:val="000000"/>
          <w:sz w:val="28"/>
          <w:szCs w:val="28"/>
        </w:rPr>
        <w:t>t ch</w:t>
      </w:r>
      <w:r>
        <w:rPr>
          <w:rFonts w:ascii="Cambria" w:eastAsia="Cambria" w:hAnsi="Cambria" w:cs="Cambria"/>
          <w:color w:val="000000"/>
          <w:sz w:val="28"/>
          <w:szCs w:val="28"/>
        </w:rPr>
        <w:t>ẽ</w:t>
      </w:r>
      <w:r>
        <w:rPr>
          <w:rFonts w:ascii="Cambria" w:eastAsia="Cambria" w:hAnsi="Cambria" w:cs="Cambria"/>
          <w:color w:val="000000"/>
          <w:sz w:val="28"/>
          <w:szCs w:val="28"/>
        </w:rPr>
        <w:t xml:space="preserve"> c</w:t>
      </w:r>
      <w:r>
        <w:rPr>
          <w:rFonts w:ascii="Cambria" w:eastAsia="Cambria" w:hAnsi="Cambria" w:cs="Cambria"/>
          <w:color w:val="000000"/>
          <w:sz w:val="28"/>
          <w:szCs w:val="28"/>
        </w:rPr>
        <w:t>ủ</w:t>
      </w:r>
      <w:r>
        <w:rPr>
          <w:rFonts w:ascii="Cambria" w:eastAsia="Cambria" w:hAnsi="Cambria" w:cs="Cambria"/>
          <w:color w:val="000000"/>
          <w:sz w:val="28"/>
          <w:szCs w:val="28"/>
        </w:rPr>
        <w:t>a chuyên viên phòng ban nghi</w:t>
      </w:r>
      <w:r>
        <w:rPr>
          <w:rFonts w:ascii="Cambria" w:eastAsia="Cambria" w:hAnsi="Cambria" w:cs="Cambria"/>
          <w:color w:val="000000"/>
          <w:sz w:val="28"/>
          <w:szCs w:val="28"/>
        </w:rPr>
        <w:t>ệ</w:t>
      </w:r>
      <w:r>
        <w:rPr>
          <w:rFonts w:ascii="Cambria" w:eastAsia="Cambria" w:hAnsi="Cambria" w:cs="Cambria"/>
          <w:color w:val="000000"/>
          <w:sz w:val="28"/>
          <w:szCs w:val="28"/>
        </w:rPr>
        <w:t>p v</w:t>
      </w:r>
      <w:r>
        <w:rPr>
          <w:rFonts w:ascii="Cambria" w:eastAsia="Cambria" w:hAnsi="Cambria" w:cs="Cambria"/>
          <w:color w:val="000000"/>
          <w:sz w:val="28"/>
          <w:szCs w:val="28"/>
        </w:rPr>
        <w:t>ụ</w:t>
      </w:r>
      <w:r>
        <w:rPr>
          <w:rFonts w:ascii="Cambria" w:eastAsia="Cambria" w:hAnsi="Cambria" w:cs="Cambria"/>
          <w:color w:val="000000"/>
          <w:sz w:val="28"/>
          <w:szCs w:val="28"/>
        </w:rPr>
        <w:t>, c</w:t>
      </w:r>
      <w:r>
        <w:rPr>
          <w:rFonts w:ascii="Cambria" w:eastAsia="Cambria" w:hAnsi="Cambria" w:cs="Cambria"/>
          <w:color w:val="000000"/>
          <w:sz w:val="28"/>
          <w:szCs w:val="28"/>
        </w:rPr>
        <w:t>ủ</w:t>
      </w:r>
      <w:r>
        <w:rPr>
          <w:rFonts w:ascii="Cambria" w:eastAsia="Cambria" w:hAnsi="Cambria" w:cs="Cambria"/>
          <w:color w:val="000000"/>
          <w:sz w:val="28"/>
          <w:szCs w:val="28"/>
        </w:rPr>
        <w:t>a cán b</w:t>
      </w:r>
      <w:r>
        <w:rPr>
          <w:rFonts w:ascii="Cambria" w:eastAsia="Cambria" w:hAnsi="Cambria" w:cs="Cambria"/>
          <w:color w:val="000000"/>
          <w:sz w:val="28"/>
          <w:szCs w:val="28"/>
        </w:rPr>
        <w:t>ộ</w:t>
      </w:r>
      <w:r>
        <w:rPr>
          <w:rFonts w:ascii="Cambria" w:eastAsia="Cambria" w:hAnsi="Cambria" w:cs="Cambria"/>
          <w:color w:val="000000"/>
          <w:sz w:val="28"/>
          <w:szCs w:val="28"/>
        </w:rPr>
        <w:t xml:space="preserve"> ph</w:t>
      </w:r>
      <w:r>
        <w:rPr>
          <w:rFonts w:ascii="Cambria" w:eastAsia="Cambria" w:hAnsi="Cambria" w:cs="Cambria"/>
          <w:color w:val="000000"/>
          <w:sz w:val="28"/>
          <w:szCs w:val="28"/>
        </w:rPr>
        <w:t>ụ</w:t>
      </w:r>
      <w:r>
        <w:rPr>
          <w:rFonts w:ascii="Cambria" w:eastAsia="Cambria" w:hAnsi="Cambria" w:cs="Cambria"/>
          <w:color w:val="000000"/>
          <w:sz w:val="28"/>
          <w:szCs w:val="28"/>
        </w:rPr>
        <w:t xml:space="preserve"> trách tin </w:t>
      </w:r>
      <w:r>
        <w:rPr>
          <w:rFonts w:ascii="Cambria" w:eastAsia="Cambria" w:hAnsi="Cambria" w:cs="Cambria"/>
          <w:color w:val="000000"/>
          <w:sz w:val="28"/>
          <w:szCs w:val="28"/>
        </w:rPr>
        <w:t>h</w:t>
      </w:r>
      <w:r>
        <w:rPr>
          <w:rFonts w:ascii="Cambria" w:eastAsia="Cambria" w:hAnsi="Cambria" w:cs="Cambria"/>
          <w:color w:val="000000"/>
          <w:sz w:val="28"/>
          <w:szCs w:val="28"/>
        </w:rPr>
        <w:t>ọ</w:t>
      </w:r>
      <w:r>
        <w:rPr>
          <w:rFonts w:ascii="Cambria" w:eastAsia="Cambria" w:hAnsi="Cambria" w:cs="Cambria"/>
          <w:color w:val="000000"/>
          <w:sz w:val="28"/>
          <w:szCs w:val="28"/>
        </w:rPr>
        <w:t>c.</w:t>
      </w:r>
    </w:p>
    <w:p w14:paraId="064B9B65" w14:textId="77777777" w:rsidR="00B40AAF" w:rsidRDefault="00746E6D">
      <w:pPr>
        <w:pBdr>
          <w:top w:val="nil"/>
          <w:left w:val="nil"/>
          <w:bottom w:val="nil"/>
          <w:right w:val="nil"/>
          <w:between w:val="nil"/>
        </w:pBdr>
        <w:spacing w:before="120" w:after="0" w:line="264" w:lineRule="auto"/>
        <w:ind w:firstLine="360"/>
        <w:rPr>
          <w:rFonts w:ascii="Cambria" w:eastAsia="Cambria" w:hAnsi="Cambria" w:cs="Cambria"/>
          <w:color w:val="000000"/>
          <w:sz w:val="28"/>
          <w:szCs w:val="28"/>
        </w:rPr>
      </w:pPr>
      <w:r>
        <w:rPr>
          <w:rFonts w:ascii="Cambria" w:eastAsia="Cambria" w:hAnsi="Cambria" w:cs="Cambria"/>
          <w:noProof/>
          <w:color w:val="000000"/>
          <w:sz w:val="28"/>
          <w:szCs w:val="28"/>
        </w:rPr>
        <mc:AlternateContent>
          <mc:Choice Requires="wpg">
            <w:drawing>
              <wp:inline distT="0" distB="0" distL="114300" distR="114300" wp14:anchorId="70305812" wp14:editId="09AFACFE">
                <wp:extent cx="4305935" cy="5019040"/>
                <wp:effectExtent l="0" t="0" r="0" b="0"/>
                <wp:docPr id="42" name="Group 42"/>
                <wp:cNvGraphicFramePr/>
                <a:graphic xmlns:a="http://schemas.openxmlformats.org/drawingml/2006/main">
                  <a:graphicData uri="http://schemas.microsoft.com/office/word/2010/wordprocessingGroup">
                    <wpg:wgp>
                      <wpg:cNvGrpSpPr/>
                      <wpg:grpSpPr>
                        <a:xfrm>
                          <a:off x="0" y="0"/>
                          <a:ext cx="4305935" cy="5019040"/>
                          <a:chOff x="3193025" y="1270475"/>
                          <a:chExt cx="4305950" cy="5019050"/>
                        </a:xfrm>
                      </wpg:grpSpPr>
                      <wpg:grpSp>
                        <wpg:cNvPr id="1" name="Group 1"/>
                        <wpg:cNvGrpSpPr/>
                        <wpg:grpSpPr>
                          <a:xfrm>
                            <a:off x="3193033" y="1270480"/>
                            <a:ext cx="4305925" cy="5019025"/>
                            <a:chOff x="0" y="0"/>
                            <a:chExt cx="4305925" cy="5019025"/>
                          </a:xfrm>
                        </wpg:grpSpPr>
                        <wps:wsp>
                          <wps:cNvPr id="2" name="Rectangle 2"/>
                          <wps:cNvSpPr/>
                          <wps:spPr>
                            <a:xfrm>
                              <a:off x="0" y="0"/>
                              <a:ext cx="4305925" cy="5019025"/>
                            </a:xfrm>
                            <a:prstGeom prst="rect">
                              <a:avLst/>
                            </a:prstGeom>
                            <a:noFill/>
                            <a:ln>
                              <a:noFill/>
                            </a:ln>
                          </wps:spPr>
                          <wps:txbx>
                            <w:txbxContent>
                              <w:p w14:paraId="061153AA" w14:textId="77777777" w:rsidR="00B40AAF" w:rsidRDefault="00B40AAF">
                                <w:pPr>
                                  <w:spacing w:after="0" w:line="240" w:lineRule="auto"/>
                                  <w:jc w:val="left"/>
                                  <w:textDirection w:val="btLr"/>
                                </w:pPr>
                              </w:p>
                            </w:txbxContent>
                          </wps:txbx>
                          <wps:bodyPr spcFirstLastPara="1" wrap="square" lIns="91425" tIns="91425" rIns="91425" bIns="91425" anchor="ctr" anchorCtr="0">
                            <a:noAutofit/>
                          </wps:bodyPr>
                        </wps:wsp>
                        <wps:wsp>
                          <wps:cNvPr id="3" name="Rectangle 3"/>
                          <wps:cNvSpPr/>
                          <wps:spPr>
                            <a:xfrm>
                              <a:off x="1084308" y="1506412"/>
                              <a:ext cx="2562620" cy="480203"/>
                            </a:xfrm>
                            <a:prstGeom prst="rect">
                              <a:avLst/>
                            </a:prstGeom>
                            <a:gradFill>
                              <a:gsLst>
                                <a:gs pos="0">
                                  <a:srgbClr val="3366FF"/>
                                </a:gs>
                                <a:gs pos="100000">
                                  <a:srgbClr val="BBCCFF"/>
                                </a:gs>
                              </a:gsLst>
                              <a:lin ang="16200000" scaled="0"/>
                            </a:gradFill>
                            <a:ln>
                              <a:noFill/>
                            </a:ln>
                          </wps:spPr>
                          <wps:txbx>
                            <w:txbxContent>
                              <w:p w14:paraId="1E01CDC8" w14:textId="77777777" w:rsidR="00B40AAF" w:rsidRDefault="00746E6D">
                                <w:pPr>
                                  <w:spacing w:line="275" w:lineRule="auto"/>
                                  <w:jc w:val="center"/>
                                  <w:textDirection w:val="btLr"/>
                                </w:pPr>
                                <w:r>
                                  <w:rPr>
                                    <w:color w:val="404040"/>
                                  </w:rPr>
                                  <w:t>Làm sạch dữ liệu trong CSDL</w:t>
                                </w:r>
                              </w:p>
                              <w:p w14:paraId="46402F2C" w14:textId="77777777" w:rsidR="00B40AAF" w:rsidRDefault="00B40AAF">
                                <w:pPr>
                                  <w:spacing w:line="275" w:lineRule="auto"/>
                                  <w:textDirection w:val="btLr"/>
                                </w:pPr>
                              </w:p>
                            </w:txbxContent>
                          </wps:txbx>
                          <wps:bodyPr spcFirstLastPara="1" wrap="square" lIns="88900" tIns="38100" rIns="88900" bIns="38100" anchor="t" anchorCtr="0">
                            <a:noAutofit/>
                          </wps:bodyPr>
                        </wps:wsp>
                        <wps:wsp>
                          <wps:cNvPr id="4" name="Rectangle 4"/>
                          <wps:cNvSpPr/>
                          <wps:spPr>
                            <a:xfrm>
                              <a:off x="1084308" y="2195817"/>
                              <a:ext cx="2562620" cy="522804"/>
                            </a:xfrm>
                            <a:prstGeom prst="rect">
                              <a:avLst/>
                            </a:prstGeom>
                            <a:gradFill>
                              <a:gsLst>
                                <a:gs pos="0">
                                  <a:srgbClr val="3366FF"/>
                                </a:gs>
                                <a:gs pos="100000">
                                  <a:srgbClr val="BBCCFF"/>
                                </a:gs>
                              </a:gsLst>
                              <a:lin ang="16200000" scaled="0"/>
                            </a:gradFill>
                            <a:ln>
                              <a:noFill/>
                            </a:ln>
                          </wps:spPr>
                          <wps:txbx>
                            <w:txbxContent>
                              <w:p w14:paraId="70D53BEA" w14:textId="77777777" w:rsidR="00B40AAF" w:rsidRDefault="00746E6D">
                                <w:pPr>
                                  <w:spacing w:before="200" w:line="275" w:lineRule="auto"/>
                                  <w:jc w:val="center"/>
                                  <w:textDirection w:val="btLr"/>
                                </w:pPr>
                                <w:r>
                                  <w:rPr>
                                    <w:color w:val="404040"/>
                                  </w:rPr>
                                  <w:t>Cập nhật danh mục</w:t>
                                </w:r>
                              </w:p>
                            </w:txbxContent>
                          </wps:txbx>
                          <wps:bodyPr spcFirstLastPara="1" wrap="square" lIns="88900" tIns="38100" rIns="88900" bIns="38100" anchor="t" anchorCtr="0">
                            <a:noAutofit/>
                          </wps:bodyPr>
                        </wps:wsp>
                        <wps:wsp>
                          <wps:cNvPr id="5" name="Rectangle 5"/>
                          <wps:cNvSpPr/>
                          <wps:spPr>
                            <a:xfrm>
                              <a:off x="1085108" y="4496135"/>
                              <a:ext cx="2559320" cy="522804"/>
                            </a:xfrm>
                            <a:prstGeom prst="rect">
                              <a:avLst/>
                            </a:prstGeom>
                            <a:gradFill>
                              <a:gsLst>
                                <a:gs pos="0">
                                  <a:srgbClr val="3366FF"/>
                                </a:gs>
                                <a:gs pos="100000">
                                  <a:srgbClr val="BBCCFF"/>
                                </a:gs>
                              </a:gsLst>
                              <a:lin ang="16200000" scaled="0"/>
                            </a:gradFill>
                            <a:ln>
                              <a:noFill/>
                            </a:ln>
                          </wps:spPr>
                          <wps:txbx>
                            <w:txbxContent>
                              <w:p w14:paraId="2714090E" w14:textId="77777777" w:rsidR="00B40AAF" w:rsidRDefault="00746E6D">
                                <w:pPr>
                                  <w:spacing w:line="275" w:lineRule="auto"/>
                                  <w:jc w:val="center"/>
                                  <w:textDirection w:val="btLr"/>
                                </w:pPr>
                                <w:r>
                                  <w:rPr>
                                    <w:color w:val="404040"/>
                                  </w:rPr>
                                  <w:t>Kiểm tra, hiệu chỉnh, bổ sung dữ liệu</w:t>
                                </w:r>
                              </w:p>
                            </w:txbxContent>
                          </wps:txbx>
                          <wps:bodyPr spcFirstLastPara="1" wrap="square" lIns="88900" tIns="38100" rIns="88900" bIns="38100" anchor="t" anchorCtr="0">
                            <a:noAutofit/>
                          </wps:bodyPr>
                        </wps:wsp>
                        <wps:wsp>
                          <wps:cNvPr id="6" name="Straight Arrow Connector 6"/>
                          <wps:cNvCnPr/>
                          <wps:spPr>
                            <a:xfrm>
                              <a:off x="2364819" y="418203"/>
                              <a:ext cx="1100" cy="209101"/>
                            </a:xfrm>
                            <a:prstGeom prst="straightConnector1">
                              <a:avLst/>
                            </a:prstGeom>
                            <a:solidFill>
                              <a:srgbClr val="FFFFFF"/>
                            </a:solidFill>
                            <a:ln w="12700" cap="flat" cmpd="sng">
                              <a:solidFill>
                                <a:srgbClr val="000000"/>
                              </a:solidFill>
                              <a:prstDash val="solid"/>
                              <a:round/>
                              <a:headEnd type="none" w="sm" len="sm"/>
                              <a:tailEnd type="triangle" w="med" len="med"/>
                            </a:ln>
                          </wps:spPr>
                          <wps:bodyPr/>
                        </wps:wsp>
                        <wps:wsp>
                          <wps:cNvPr id="7" name="Straight Arrow Connector 7"/>
                          <wps:cNvCnPr/>
                          <wps:spPr>
                            <a:xfrm>
                              <a:off x="2354319" y="1986615"/>
                              <a:ext cx="1200" cy="209201"/>
                            </a:xfrm>
                            <a:prstGeom prst="straightConnector1">
                              <a:avLst/>
                            </a:prstGeom>
                            <a:solidFill>
                              <a:srgbClr val="FFFFFF"/>
                            </a:solidFill>
                            <a:ln w="12700" cap="flat" cmpd="sng">
                              <a:solidFill>
                                <a:srgbClr val="000000"/>
                              </a:solidFill>
                              <a:prstDash val="solid"/>
                              <a:round/>
                              <a:headEnd type="none" w="sm" len="sm"/>
                              <a:tailEnd type="triangle" w="med" len="med"/>
                            </a:ln>
                          </wps:spPr>
                          <wps:bodyPr/>
                        </wps:wsp>
                        <wps:wsp>
                          <wps:cNvPr id="8" name="Straight Arrow Connector 8"/>
                          <wps:cNvCnPr/>
                          <wps:spPr>
                            <a:xfrm>
                              <a:off x="2352619" y="1299310"/>
                              <a:ext cx="1100" cy="209101"/>
                            </a:xfrm>
                            <a:prstGeom prst="straightConnector1">
                              <a:avLst/>
                            </a:prstGeom>
                            <a:solidFill>
                              <a:srgbClr val="FFFFFF"/>
                            </a:solidFill>
                            <a:ln w="12700" cap="flat" cmpd="sng">
                              <a:solidFill>
                                <a:srgbClr val="000000"/>
                              </a:solidFill>
                              <a:prstDash val="solid"/>
                              <a:round/>
                              <a:headEnd type="none" w="sm" len="sm"/>
                              <a:tailEnd type="triangle" w="med" len="med"/>
                            </a:ln>
                          </wps:spPr>
                          <wps:bodyPr/>
                        </wps:wsp>
                        <wps:wsp>
                          <wps:cNvPr id="9" name="Straight Arrow Connector 9"/>
                          <wps:cNvCnPr/>
                          <wps:spPr>
                            <a:xfrm>
                              <a:off x="2353519" y="4287034"/>
                              <a:ext cx="5200" cy="202201"/>
                            </a:xfrm>
                            <a:prstGeom prst="straightConnector1">
                              <a:avLst/>
                            </a:prstGeom>
                            <a:solidFill>
                              <a:srgbClr val="FFFFFF"/>
                            </a:solidFill>
                            <a:ln w="12700" cap="flat" cmpd="sng">
                              <a:solidFill>
                                <a:srgbClr val="000000"/>
                              </a:solidFill>
                              <a:prstDash val="solid"/>
                              <a:round/>
                              <a:headEnd type="none" w="sm" len="sm"/>
                              <a:tailEnd type="triangle" w="med" len="med"/>
                            </a:ln>
                          </wps:spPr>
                          <wps:bodyPr/>
                        </wps:wsp>
                        <wps:wsp>
                          <wps:cNvPr id="10" name="Freeform: Shape 10"/>
                          <wps:cNvSpPr/>
                          <wps:spPr>
                            <a:xfrm rot="5400000">
                              <a:off x="2260918" y="2823022"/>
                              <a:ext cx="209101" cy="300"/>
                            </a:xfrm>
                            <a:custGeom>
                              <a:avLst/>
                              <a:gdLst/>
                              <a:ahLst/>
                              <a:cxnLst/>
                              <a:rect l="l" t="t" r="r" b="b"/>
                              <a:pathLst>
                                <a:path w="209101" h="300" extrusionOk="0">
                                  <a:moveTo>
                                    <a:pt x="0" y="0"/>
                                  </a:moveTo>
                                  <a:lnTo>
                                    <a:pt x="104550" y="0"/>
                                  </a:lnTo>
                                  <a:lnTo>
                                    <a:pt x="104550" y="300"/>
                                  </a:lnTo>
                                  <a:lnTo>
                                    <a:pt x="209101" y="300"/>
                                  </a:lnTo>
                                </a:path>
                              </a:pathLst>
                            </a:custGeom>
                            <a:solidFill>
                              <a:srgbClr val="FFFFFF"/>
                            </a:solidFill>
                            <a:ln w="12700" cap="flat" cmpd="sng">
                              <a:solidFill>
                                <a:srgbClr val="000000"/>
                              </a:solidFill>
                              <a:prstDash val="solid"/>
                              <a:miter lim="8000"/>
                              <a:headEnd type="none" w="sm" len="sm"/>
                              <a:tailEnd type="triangle" w="med" len="med"/>
                            </a:ln>
                          </wps:spPr>
                          <wps:bodyPr spcFirstLastPara="1" wrap="square" lIns="91425" tIns="91425" rIns="91425" bIns="91425" anchor="ctr" anchorCtr="0">
                            <a:noAutofit/>
                          </wps:bodyPr>
                        </wps:wsp>
                        <wps:wsp>
                          <wps:cNvPr id="11" name="Freeform: Shape 11"/>
                          <wps:cNvSpPr/>
                          <wps:spPr>
                            <a:xfrm rot="-5400000">
                              <a:off x="2246418" y="3654529"/>
                              <a:ext cx="235201" cy="700"/>
                            </a:xfrm>
                            <a:custGeom>
                              <a:avLst/>
                              <a:gdLst/>
                              <a:ahLst/>
                              <a:cxnLst/>
                              <a:rect l="l" t="t" r="r" b="b"/>
                              <a:pathLst>
                                <a:path w="235201" h="700" extrusionOk="0">
                                  <a:moveTo>
                                    <a:pt x="0" y="0"/>
                                  </a:moveTo>
                                  <a:lnTo>
                                    <a:pt x="117600" y="0"/>
                                  </a:lnTo>
                                  <a:lnTo>
                                    <a:pt x="117600" y="700"/>
                                  </a:lnTo>
                                  <a:lnTo>
                                    <a:pt x="235201" y="700"/>
                                  </a:lnTo>
                                </a:path>
                              </a:pathLst>
                            </a:custGeom>
                            <a:solidFill>
                              <a:srgbClr val="FFFFFF"/>
                            </a:solidFill>
                            <a:ln w="12700" cap="flat" cmpd="sng">
                              <a:solidFill>
                                <a:srgbClr val="000000"/>
                              </a:solidFill>
                              <a:prstDash val="solid"/>
                              <a:miter lim="8000"/>
                              <a:headEnd type="triangle" w="med" len="med"/>
                              <a:tailEnd type="none" w="sm" len="sm"/>
                            </a:ln>
                          </wps:spPr>
                          <wps:bodyPr spcFirstLastPara="1" wrap="square" lIns="91425" tIns="91425" rIns="91425" bIns="91425" anchor="ctr" anchorCtr="0">
                            <a:noAutofit/>
                          </wps:bodyPr>
                        </wps:wsp>
                        <wps:wsp>
                          <wps:cNvPr id="12" name="Rectangle 12"/>
                          <wps:cNvSpPr/>
                          <wps:spPr>
                            <a:xfrm>
                              <a:off x="1085008" y="627304"/>
                              <a:ext cx="2561520" cy="725205"/>
                            </a:xfrm>
                            <a:prstGeom prst="rect">
                              <a:avLst/>
                            </a:prstGeom>
                            <a:gradFill>
                              <a:gsLst>
                                <a:gs pos="0">
                                  <a:srgbClr val="3366FF"/>
                                </a:gs>
                                <a:gs pos="100000">
                                  <a:srgbClr val="BBCCFF"/>
                                </a:gs>
                              </a:gsLst>
                              <a:lin ang="16200000" scaled="0"/>
                            </a:gradFill>
                            <a:ln>
                              <a:noFill/>
                            </a:ln>
                          </wps:spPr>
                          <wps:txbx>
                            <w:txbxContent>
                              <w:p w14:paraId="5255B10B" w14:textId="77777777" w:rsidR="00B40AAF" w:rsidRDefault="00746E6D">
                                <w:pPr>
                                  <w:spacing w:line="275" w:lineRule="auto"/>
                                  <w:jc w:val="center"/>
                                  <w:textDirection w:val="btLr"/>
                                </w:pPr>
                                <w:r>
                                  <w:rPr>
                                    <w:color w:val="404040"/>
                                  </w:rPr>
                                  <w:t>Xây dựng ánh xạ</w:t>
                                </w:r>
                              </w:p>
                              <w:p w14:paraId="3C75DB4C" w14:textId="77777777" w:rsidR="00B40AAF" w:rsidRDefault="00746E6D">
                                <w:pPr>
                                  <w:spacing w:line="275" w:lineRule="auto"/>
                                  <w:jc w:val="center"/>
                                  <w:textDirection w:val="btLr"/>
                                </w:pPr>
                                <w:r>
                                  <w:rPr>
                                    <w:color w:val="404040"/>
                                  </w:rPr>
                                  <w:t>(Danh mục cũ  Danh mục mới)</w:t>
                                </w:r>
                              </w:p>
                              <w:p w14:paraId="106AC675" w14:textId="77777777" w:rsidR="00B40AAF" w:rsidRDefault="00B40AAF">
                                <w:pPr>
                                  <w:spacing w:line="275" w:lineRule="auto"/>
                                  <w:jc w:val="center"/>
                                  <w:textDirection w:val="btLr"/>
                                </w:pPr>
                              </w:p>
                            </w:txbxContent>
                          </wps:txbx>
                          <wps:bodyPr spcFirstLastPara="1" wrap="square" lIns="88900" tIns="38100" rIns="88900" bIns="38100" anchor="t" anchorCtr="0">
                            <a:noAutofit/>
                          </wps:bodyPr>
                        </wps:wsp>
                        <wps:wsp>
                          <wps:cNvPr id="13" name="Rectangle 13"/>
                          <wps:cNvSpPr/>
                          <wps:spPr>
                            <a:xfrm>
                              <a:off x="1084608" y="2927723"/>
                              <a:ext cx="2561520" cy="627405"/>
                            </a:xfrm>
                            <a:prstGeom prst="rect">
                              <a:avLst/>
                            </a:prstGeom>
                            <a:gradFill>
                              <a:gsLst>
                                <a:gs pos="0">
                                  <a:srgbClr val="3366FF"/>
                                </a:gs>
                                <a:gs pos="100000">
                                  <a:srgbClr val="BBCCFF"/>
                                </a:gs>
                              </a:gsLst>
                              <a:lin ang="16200000" scaled="0"/>
                            </a:gradFill>
                            <a:ln>
                              <a:noFill/>
                            </a:ln>
                          </wps:spPr>
                          <wps:txbx>
                            <w:txbxContent>
                              <w:p w14:paraId="656BE2E9" w14:textId="77777777" w:rsidR="00B40AAF" w:rsidRDefault="00746E6D">
                                <w:pPr>
                                  <w:spacing w:line="275" w:lineRule="auto"/>
                                  <w:jc w:val="center"/>
                                  <w:textDirection w:val="btLr"/>
                                </w:pPr>
                                <w:r>
                                  <w:rPr>
                                    <w:color w:val="404040"/>
                                  </w:rPr>
                                  <w:t>Xây dựng chức năng chuyển đổi dữ liệu</w:t>
                                </w:r>
                              </w:p>
                            </w:txbxContent>
                          </wps:txbx>
                          <wps:bodyPr spcFirstLastPara="1" wrap="square" lIns="88900" tIns="38100" rIns="88900" bIns="38100" anchor="t" anchorCtr="0">
                            <a:noAutofit/>
                          </wps:bodyPr>
                        </wps:wsp>
                        <wps:wsp>
                          <wps:cNvPr id="14" name="Rectangle 14"/>
                          <wps:cNvSpPr/>
                          <wps:spPr>
                            <a:xfrm>
                              <a:off x="1084308" y="3764229"/>
                              <a:ext cx="2562620" cy="522804"/>
                            </a:xfrm>
                            <a:prstGeom prst="rect">
                              <a:avLst/>
                            </a:prstGeom>
                            <a:gradFill>
                              <a:gsLst>
                                <a:gs pos="0">
                                  <a:srgbClr val="3366FF"/>
                                </a:gs>
                                <a:gs pos="100000">
                                  <a:srgbClr val="BBCCFF"/>
                                </a:gs>
                              </a:gsLst>
                              <a:lin ang="16200000" scaled="0"/>
                            </a:gradFill>
                            <a:ln>
                              <a:noFill/>
                            </a:ln>
                          </wps:spPr>
                          <wps:txbx>
                            <w:txbxContent>
                              <w:p w14:paraId="7D670FEF" w14:textId="77777777" w:rsidR="00B40AAF" w:rsidRDefault="00746E6D">
                                <w:pPr>
                                  <w:spacing w:line="275" w:lineRule="auto"/>
                                  <w:jc w:val="center"/>
                                  <w:textDirection w:val="btLr"/>
                                </w:pPr>
                                <w:r>
                                  <w:rPr>
                                    <w:color w:val="404040"/>
                                  </w:rPr>
                                  <w:t>Thực hiện chuyển đổi</w:t>
                                </w:r>
                              </w:p>
                            </w:txbxContent>
                          </wps:txbx>
                          <wps:bodyPr spcFirstLastPara="1" wrap="square" lIns="88900" tIns="38100" rIns="88900" bIns="38100" anchor="t" anchorCtr="0">
                            <a:noAutofit/>
                          </wps:bodyPr>
                        </wps:wsp>
                        <wps:wsp>
                          <wps:cNvPr id="15" name="Rectangle 15"/>
                          <wps:cNvSpPr/>
                          <wps:spPr>
                            <a:xfrm>
                              <a:off x="1084308" y="0"/>
                              <a:ext cx="2562620" cy="418203"/>
                            </a:xfrm>
                            <a:prstGeom prst="rect">
                              <a:avLst/>
                            </a:prstGeom>
                            <a:gradFill>
                              <a:gsLst>
                                <a:gs pos="0">
                                  <a:srgbClr val="3366FF"/>
                                </a:gs>
                                <a:gs pos="100000">
                                  <a:srgbClr val="BBCCFF"/>
                                </a:gs>
                              </a:gsLst>
                              <a:lin ang="16200000" scaled="0"/>
                            </a:gradFill>
                            <a:ln>
                              <a:noFill/>
                            </a:ln>
                          </wps:spPr>
                          <wps:txbx>
                            <w:txbxContent>
                              <w:p w14:paraId="74EDB365" w14:textId="77777777" w:rsidR="00B40AAF" w:rsidRDefault="00746E6D">
                                <w:pPr>
                                  <w:spacing w:before="200" w:line="275" w:lineRule="auto"/>
                                  <w:jc w:val="center"/>
                                  <w:textDirection w:val="btLr"/>
                                </w:pPr>
                                <w:r>
                                  <w:rPr>
                                    <w:color w:val="404040"/>
                                  </w:rPr>
                                  <w:t>Chuẩn hoá danh mục</w:t>
                                </w:r>
                              </w:p>
                            </w:txbxContent>
                          </wps:txbx>
                          <wps:bodyPr spcFirstLastPara="1" wrap="square" lIns="88900" tIns="38100" rIns="88900" bIns="38100" anchor="t" anchorCtr="0">
                            <a:noAutofit/>
                          </wps:bodyPr>
                        </wps:wsp>
                      </wpg:grpSp>
                    </wpg:wgp>
                  </a:graphicData>
                </a:graphic>
              </wp:inline>
            </w:drawing>
          </mc:Choice>
          <mc:Fallback>
            <w:pict>
              <v:group w14:anchorId="70305812" id="Group 42" o:spid="_x0000_s1026" style="width:339.05pt;height:395.2pt;mso-position-horizontal-relative:char;mso-position-vertical-relative:line" coordorigin="31930,12704" coordsize="43059,5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">
                <v:group id="Group 1" o:spid="_x0000_s1027" style="position:absolute;left:31930;top:12704;width:43059;height:50191" coordsize="43059,5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43059;height:50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61153AA" w14:textId="77777777" w:rsidR="00B40AAF" w:rsidRDefault="00B40AAF">
                          <w:pPr>
                            <w:spacing w:after="0" w:line="240" w:lineRule="auto"/>
                            <w:jc w:val="left"/>
                            <w:textDirection w:val="btLr"/>
                          </w:pPr>
                        </w:p>
                      </w:txbxContent>
                    </v:textbox>
                  </v:rect>
                  <v:rect id="Rectangle 3" o:spid="_x0000_s1029" style="position:absolute;left:10843;top:15064;width:25626;height:4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" fillcolor="#36f" stroked="f">
                    <v:fill color2="#bcf" angle="180" focus="100%" type="gradient">
                      <o:fill v:ext="view" type="gradientUnscaled"/>
                    </v:fill>
                    <v:textbox inset="7pt,3pt,7pt,3pt">
                      <w:txbxContent>
                        <w:p w14:paraId="1E01CDC8" w14:textId="77777777" w:rsidR="00B40AAF" w:rsidRDefault="00746E6D">
                          <w:pPr>
                            <w:spacing w:line="275" w:lineRule="auto"/>
                            <w:jc w:val="center"/>
                            <w:textDirection w:val="btLr"/>
                          </w:pPr>
                          <w:r>
                            <w:rPr>
                              <w:color w:val="404040"/>
                            </w:rPr>
                            <w:t>Làm sạch dữ liệu trong CSDL</w:t>
                          </w:r>
                        </w:p>
                        <w:p w14:paraId="46402F2C" w14:textId="77777777" w:rsidR="00B40AAF" w:rsidRDefault="00B40AAF">
                          <w:pPr>
                            <w:spacing w:line="275" w:lineRule="auto"/>
                            <w:textDirection w:val="btLr"/>
                          </w:pPr>
                        </w:p>
                      </w:txbxContent>
                    </v:textbox>
                  </v:rect>
                  <v:rect id="Rectangle 4" o:spid="_x0000_s1030" style="position:absolute;left:10843;top:21958;width:25626;height:5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" fillcolor="#36f" stroked="f">
                    <v:fill color2="#bcf" angle="180" focus="100%" type="gradient">
                      <o:fill v:ext="view" type="gradientUnscaled"/>
                    </v:fill>
                    <v:textbox inset="7pt,3pt,7pt,3pt">
                      <w:txbxContent>
                        <w:p w14:paraId="70D53BEA" w14:textId="77777777" w:rsidR="00B40AAF" w:rsidRDefault="00746E6D">
                          <w:pPr>
                            <w:spacing w:before="200" w:line="275" w:lineRule="auto"/>
                            <w:jc w:val="center"/>
                            <w:textDirection w:val="btLr"/>
                          </w:pPr>
                          <w:r>
                            <w:rPr>
                              <w:color w:val="404040"/>
                            </w:rPr>
                            <w:t>Cập nhật danh mục</w:t>
                          </w:r>
                        </w:p>
                      </w:txbxContent>
                    </v:textbox>
                  </v:rect>
                  <v:rect id="Rectangle 5" o:spid="_x0000_s1031" style="position:absolute;left:10851;top:44961;width:25593;height:5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" fillcolor="#36f" stroked="f">
                    <v:fill color2="#bcf" angle="180" focus="100%" type="gradient">
                      <o:fill v:ext="view" type="gradientUnscaled"/>
                    </v:fill>
                    <v:textbox inset="7pt,3pt,7pt,3pt">
                      <w:txbxContent>
                        <w:p w14:paraId="2714090E" w14:textId="77777777" w:rsidR="00B40AAF" w:rsidRDefault="00746E6D">
                          <w:pPr>
                            <w:spacing w:line="275" w:lineRule="auto"/>
                            <w:jc w:val="center"/>
                            <w:textDirection w:val="btLr"/>
                          </w:pPr>
                          <w:r>
                            <w:rPr>
                              <w:color w:val="404040"/>
                            </w:rPr>
                            <w:t>Kiểm tra, hiệu chỉnh, bổ sung dữ liệu</w:t>
                          </w:r>
                        </w:p>
                      </w:txbxContent>
                    </v:textbox>
                  </v:rect>
                  <v:shapetype id="_x0000_t32" coordsize="21600,21600" o:spt="32" o:oned="t" path="m,l21600,21600e" filled="f">
                    <v:path arrowok="t" fillok="f" o:connecttype="none"/>
                    <o:lock v:ext="edit" shapetype="t"/>
                  </v:shapetype>
                  <v:shape id="Straight Arrow Connector 6" o:spid="_x0000_s1032" type="#_x0000_t32" style="position:absolute;left:23648;top:4182;width:11;height:20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" filled="t" strokeweight="1pt">
                    <v:stroke startarrowwidth="narrow" startarrowlength="short" endarrow="block"/>
                  </v:shape>
                  <v:shape id="Straight Arrow Connector 7" o:spid="_x0000_s1033" type="#_x0000_t32" style="position:absolute;left:23543;top:19866;width:12;height:20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" filled="t" strokeweight="1pt">
                    <v:stroke startarrowwidth="narrow" startarrowlength="short" endarrow="block"/>
                  </v:shape>
                  <v:shape id="Straight Arrow Connector 8" o:spid="_x0000_s1034" type="#_x0000_t32" style="position:absolute;left:23526;top:12993;width:11;height:20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" filled="t" strokeweight="1pt">
                    <v:stroke startarrowwidth="narrow" startarrowlength="short" endarrow="block"/>
                  </v:shape>
                  <v:shape id="Straight Arrow Connector 9" o:spid="_x0000_s1035" type="#_x0000_t32" style="position:absolute;left:23535;top:42870;width:52;height:20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" filled="t" strokeweight="1pt">
                    <v:stroke startarrowwidth="narrow" startarrowlength="short" endarrow="block"/>
                  </v:shape>
                  <v:shape id="Freeform: Shape 10" o:spid="_x0000_s1036" style="position:absolute;left:22609;top:28230;width:2091;height:3;rotation:90;visibility:visible;mso-wrap-style:square;v-text-anchor:middle" coordsize="20910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" path="m,l104550,r,300l209101,300e" strokeweight="1pt">
                    <v:stroke startarrowwidth="narrow" startarrowlength="short" endarrow="block" miterlimit="5243f" joinstyle="miter"/>
                    <v:path arrowok="t" o:extrusionok="f"/>
                  </v:shape>
                  <v:shape id="Freeform: Shape 11" o:spid="_x0000_s1037" style="position:absolute;left:22464;top:36544;width:2352;height:7;rotation:-90;visibility:visible;mso-wrap-style:square;v-text-anchor:middle" coordsize="23520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" path="m,l117600,r,700l235201,700e" strokeweight="1pt">
                    <v:stroke startarrow="block" endarrowwidth="narrow" endarrowlength="short" miterlimit="5243f" joinstyle="miter"/>
                    <v:path arrowok="t" o:extrusionok="f"/>
                  </v:shape>
                  <v:rect id="Rectangle 12" o:spid="_x0000_s1038" style="position:absolute;left:10850;top:6273;width:25615;height:7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" fillcolor="#36f" stroked="f">
                    <v:fill color2="#bcf" angle="180" focus="100%" type="gradient">
                      <o:fill v:ext="view" type="gradientUnscaled"/>
                    </v:fill>
                    <v:textbox inset="7pt,3pt,7pt,3pt">
                      <w:txbxContent>
                        <w:p w14:paraId="5255B10B" w14:textId="77777777" w:rsidR="00B40AAF" w:rsidRDefault="00746E6D">
                          <w:pPr>
                            <w:spacing w:line="275" w:lineRule="auto"/>
                            <w:jc w:val="center"/>
                            <w:textDirection w:val="btLr"/>
                          </w:pPr>
                          <w:r>
                            <w:rPr>
                              <w:color w:val="404040"/>
                            </w:rPr>
                            <w:t>Xây dựng ánh xạ</w:t>
                          </w:r>
                        </w:p>
                        <w:p w14:paraId="3C75DB4C" w14:textId="77777777" w:rsidR="00B40AAF" w:rsidRDefault="00746E6D">
                          <w:pPr>
                            <w:spacing w:line="275" w:lineRule="auto"/>
                            <w:jc w:val="center"/>
                            <w:textDirection w:val="btLr"/>
                          </w:pPr>
                          <w:r>
                            <w:rPr>
                              <w:color w:val="404040"/>
                            </w:rPr>
                            <w:t>(Danh mục cũ  Danh mục mới)</w:t>
                          </w:r>
                        </w:p>
                        <w:p w14:paraId="106AC675" w14:textId="77777777" w:rsidR="00B40AAF" w:rsidRDefault="00B40AAF">
                          <w:pPr>
                            <w:spacing w:line="275" w:lineRule="auto"/>
                            <w:jc w:val="center"/>
                            <w:textDirection w:val="btLr"/>
                          </w:pPr>
                        </w:p>
                      </w:txbxContent>
                    </v:textbox>
                  </v:rect>
                  <v:rect id="Rectangle 13" o:spid="_x0000_s1039" style="position:absolute;left:10846;top:29277;width:25615;height:6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" fillcolor="#36f" stroked="f">
                    <v:fill color2="#bcf" angle="180" focus="100%" type="gradient">
                      <o:fill v:ext="view" type="gradientUnscaled"/>
                    </v:fill>
                    <v:textbox inset="7pt,3pt,7pt,3pt">
                      <w:txbxContent>
                        <w:p w14:paraId="656BE2E9" w14:textId="77777777" w:rsidR="00B40AAF" w:rsidRDefault="00746E6D">
                          <w:pPr>
                            <w:spacing w:line="275" w:lineRule="auto"/>
                            <w:jc w:val="center"/>
                            <w:textDirection w:val="btLr"/>
                          </w:pPr>
                          <w:r>
                            <w:rPr>
                              <w:color w:val="404040"/>
                            </w:rPr>
                            <w:t>Xây dựng chức năng chuyển đổi dữ liệu</w:t>
                          </w:r>
                        </w:p>
                      </w:txbxContent>
                    </v:textbox>
                  </v:rect>
                  <v:rect id="Rectangle 14" o:spid="_x0000_s1040" style="position:absolute;left:10843;top:37642;width:25626;height:5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" fillcolor="#36f" stroked="f">
                    <v:fill color2="#bcf" angle="180" focus="100%" type="gradient">
                      <o:fill v:ext="view" type="gradientUnscaled"/>
                    </v:fill>
                    <v:textbox inset="7pt,3pt,7pt,3pt">
                      <w:txbxContent>
                        <w:p w14:paraId="7D670FEF" w14:textId="77777777" w:rsidR="00B40AAF" w:rsidRDefault="00746E6D">
                          <w:pPr>
                            <w:spacing w:line="275" w:lineRule="auto"/>
                            <w:jc w:val="center"/>
                            <w:textDirection w:val="btLr"/>
                          </w:pPr>
                          <w:r>
                            <w:rPr>
                              <w:color w:val="404040"/>
                            </w:rPr>
                            <w:t>Thực hiện chuyển đổi</w:t>
                          </w:r>
                        </w:p>
                      </w:txbxContent>
                    </v:textbox>
                  </v:rect>
                  <v:rect id="Rectangle 15" o:spid="_x0000_s1041" style="position:absolute;left:10843;width:25626;height:4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" fillcolor="#36f" stroked="f">
                    <v:fill color2="#bcf" angle="180" focus="100%" type="gradient">
                      <o:fill v:ext="view" type="gradientUnscaled"/>
                    </v:fill>
                    <v:textbox inset="7pt,3pt,7pt,3pt">
                      <w:txbxContent>
                        <w:p w14:paraId="74EDB365" w14:textId="77777777" w:rsidR="00B40AAF" w:rsidRDefault="00746E6D">
                          <w:pPr>
                            <w:spacing w:before="200" w:line="275" w:lineRule="auto"/>
                            <w:jc w:val="center"/>
                            <w:textDirection w:val="btLr"/>
                          </w:pPr>
                          <w:r>
                            <w:rPr>
                              <w:color w:val="404040"/>
                            </w:rPr>
                            <w:t>Chuẩn hoá danh mục</w:t>
                          </w:r>
                        </w:p>
                      </w:txbxContent>
                    </v:textbox>
                  </v:rect>
                </v:group>
                <w10:anchorlock/>
              </v:group>
            </w:pict>
          </mc:Fallback>
        </mc:AlternateContent>
      </w:r>
    </w:p>
    <w:p w14:paraId="1D952FE2" w14:textId="77777777" w:rsidR="00B40AAF" w:rsidRDefault="00B40AAF">
      <w:pPr>
        <w:pBdr>
          <w:top w:val="nil"/>
          <w:left w:val="nil"/>
          <w:bottom w:val="nil"/>
          <w:right w:val="nil"/>
          <w:between w:val="nil"/>
        </w:pBdr>
        <w:spacing w:before="120" w:after="0" w:line="264" w:lineRule="auto"/>
        <w:ind w:left="720"/>
        <w:rPr>
          <w:rFonts w:ascii="Cambria" w:eastAsia="Cambria" w:hAnsi="Cambria" w:cs="Cambria"/>
          <w:color w:val="000000"/>
          <w:sz w:val="28"/>
          <w:szCs w:val="28"/>
        </w:rPr>
      </w:pPr>
    </w:p>
    <w:p w14:paraId="7F5AC1CC" w14:textId="77777777" w:rsidR="00B40AAF" w:rsidRDefault="00746E6D">
      <w:pPr>
        <w:numPr>
          <w:ilvl w:val="0"/>
          <w:numId w:val="26"/>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Chu</w:t>
      </w:r>
      <w:r>
        <w:rPr>
          <w:rFonts w:ascii="Cambria" w:eastAsia="Cambria" w:hAnsi="Cambria" w:cs="Cambria"/>
          <w:color w:val="000000"/>
          <w:sz w:val="28"/>
          <w:szCs w:val="28"/>
        </w:rPr>
        <w:t>ẩ</w:t>
      </w:r>
      <w:r>
        <w:rPr>
          <w:rFonts w:ascii="Cambria" w:eastAsia="Cambria" w:hAnsi="Cambria" w:cs="Cambria"/>
          <w:color w:val="000000"/>
          <w:sz w:val="28"/>
          <w:szCs w:val="28"/>
        </w:rPr>
        <w:t>n hoá b</w:t>
      </w:r>
      <w:r>
        <w:rPr>
          <w:rFonts w:ascii="Cambria" w:eastAsia="Cambria" w:hAnsi="Cambria" w:cs="Cambria"/>
          <w:color w:val="000000"/>
          <w:sz w:val="28"/>
          <w:szCs w:val="28"/>
        </w:rPr>
        <w:t>ả</w:t>
      </w:r>
      <w:r>
        <w:rPr>
          <w:rFonts w:ascii="Cambria" w:eastAsia="Cambria" w:hAnsi="Cambria" w:cs="Cambria"/>
          <w:color w:val="000000"/>
          <w:sz w:val="28"/>
          <w:szCs w:val="28"/>
        </w:rPr>
        <w:t>ng danh m</w:t>
      </w:r>
      <w:r>
        <w:rPr>
          <w:rFonts w:ascii="Cambria" w:eastAsia="Cambria" w:hAnsi="Cambria" w:cs="Cambria"/>
          <w:color w:val="000000"/>
          <w:sz w:val="28"/>
          <w:szCs w:val="28"/>
        </w:rPr>
        <w:t>ụ</w:t>
      </w:r>
      <w:r>
        <w:rPr>
          <w:rFonts w:ascii="Cambria" w:eastAsia="Cambria" w:hAnsi="Cambria" w:cs="Cambria"/>
          <w:color w:val="000000"/>
          <w:sz w:val="28"/>
          <w:szCs w:val="28"/>
        </w:rPr>
        <w:t>c: Đ</w:t>
      </w:r>
      <w:r>
        <w:rPr>
          <w:rFonts w:ascii="Cambria" w:eastAsia="Cambria" w:hAnsi="Cambria" w:cs="Cambria"/>
          <w:color w:val="000000"/>
          <w:sz w:val="28"/>
          <w:szCs w:val="28"/>
        </w:rPr>
        <w:t>ị</w:t>
      </w:r>
      <w:r>
        <w:rPr>
          <w:rFonts w:ascii="Cambria" w:eastAsia="Cambria" w:hAnsi="Cambria" w:cs="Cambria"/>
          <w:color w:val="000000"/>
          <w:sz w:val="28"/>
          <w:szCs w:val="28"/>
        </w:rPr>
        <w:t>nh nghĩa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danh m</w:t>
      </w:r>
      <w:r>
        <w:rPr>
          <w:rFonts w:ascii="Cambria" w:eastAsia="Cambria" w:hAnsi="Cambria" w:cs="Cambria"/>
          <w:color w:val="000000"/>
          <w:sz w:val="28"/>
          <w:szCs w:val="28"/>
        </w:rPr>
        <w:t>ụ</w:t>
      </w:r>
      <w:r>
        <w:rPr>
          <w:rFonts w:ascii="Cambria" w:eastAsia="Cambria" w:hAnsi="Cambria" w:cs="Cambria"/>
          <w:color w:val="000000"/>
          <w:sz w:val="28"/>
          <w:szCs w:val="28"/>
        </w:rPr>
        <w:t>c và các giá tr</w:t>
      </w:r>
      <w:r>
        <w:rPr>
          <w:rFonts w:ascii="Cambria" w:eastAsia="Cambria" w:hAnsi="Cambria" w:cs="Cambria"/>
          <w:color w:val="000000"/>
          <w:sz w:val="28"/>
          <w:szCs w:val="28"/>
        </w:rPr>
        <w:t>ị</w:t>
      </w:r>
      <w:r>
        <w:rPr>
          <w:rFonts w:ascii="Cambria" w:eastAsia="Cambria" w:hAnsi="Cambria" w:cs="Cambria"/>
          <w:color w:val="000000"/>
          <w:sz w:val="28"/>
          <w:szCs w:val="28"/>
        </w:rPr>
        <w:t xml:space="preserve"> có th</w:t>
      </w:r>
      <w:r>
        <w:rPr>
          <w:rFonts w:ascii="Cambria" w:eastAsia="Cambria" w:hAnsi="Cambria" w:cs="Cambria"/>
          <w:color w:val="000000"/>
          <w:sz w:val="28"/>
          <w:szCs w:val="28"/>
        </w:rPr>
        <w:t>ể</w:t>
      </w:r>
      <w:r>
        <w:rPr>
          <w:rFonts w:ascii="Cambria" w:eastAsia="Cambria" w:hAnsi="Cambria" w:cs="Cambria"/>
          <w:color w:val="000000"/>
          <w:sz w:val="28"/>
          <w:szCs w:val="28"/>
        </w:rPr>
        <w:t xml:space="preserve"> có c</w:t>
      </w:r>
      <w:r>
        <w:rPr>
          <w:rFonts w:ascii="Cambria" w:eastAsia="Cambria" w:hAnsi="Cambria" w:cs="Cambria"/>
          <w:color w:val="000000"/>
          <w:sz w:val="28"/>
          <w:szCs w:val="28"/>
        </w:rPr>
        <w:t>ủ</w:t>
      </w:r>
      <w:r>
        <w:rPr>
          <w:rFonts w:ascii="Cambria" w:eastAsia="Cambria" w:hAnsi="Cambria" w:cs="Cambria"/>
          <w:color w:val="000000"/>
          <w:sz w:val="28"/>
          <w:szCs w:val="28"/>
        </w:rPr>
        <w:t>a t</w:t>
      </w:r>
      <w:r>
        <w:rPr>
          <w:rFonts w:ascii="Cambria" w:eastAsia="Cambria" w:hAnsi="Cambria" w:cs="Cambria"/>
          <w:color w:val="000000"/>
          <w:sz w:val="28"/>
          <w:szCs w:val="28"/>
        </w:rPr>
        <w:t>ừ</w:t>
      </w:r>
      <w:r>
        <w:rPr>
          <w:rFonts w:ascii="Cambria" w:eastAsia="Cambria" w:hAnsi="Cambria" w:cs="Cambria"/>
          <w:color w:val="000000"/>
          <w:sz w:val="28"/>
          <w:szCs w:val="28"/>
        </w:rPr>
        <w:t>ng danh m</w:t>
      </w:r>
      <w:r>
        <w:rPr>
          <w:rFonts w:ascii="Cambria" w:eastAsia="Cambria" w:hAnsi="Cambria" w:cs="Cambria"/>
          <w:color w:val="000000"/>
          <w:sz w:val="28"/>
          <w:szCs w:val="28"/>
        </w:rPr>
        <w:t>ụ</w:t>
      </w:r>
      <w:r>
        <w:rPr>
          <w:rFonts w:ascii="Cambria" w:eastAsia="Cambria" w:hAnsi="Cambria" w:cs="Cambria"/>
          <w:color w:val="000000"/>
          <w:sz w:val="28"/>
          <w:szCs w:val="28"/>
        </w:rPr>
        <w:t>c.</w:t>
      </w:r>
    </w:p>
    <w:p w14:paraId="57C9A100" w14:textId="77777777" w:rsidR="00B40AAF" w:rsidRDefault="00746E6D">
      <w:pPr>
        <w:numPr>
          <w:ilvl w:val="0"/>
          <w:numId w:val="26"/>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lastRenderedPageBreak/>
        <w:t>Xây d</w:t>
      </w:r>
      <w:r>
        <w:rPr>
          <w:rFonts w:ascii="Cambria" w:eastAsia="Cambria" w:hAnsi="Cambria" w:cs="Cambria"/>
          <w:color w:val="000000"/>
          <w:sz w:val="28"/>
          <w:szCs w:val="28"/>
        </w:rPr>
        <w:t>ự</w:t>
      </w:r>
      <w:r>
        <w:rPr>
          <w:rFonts w:ascii="Cambria" w:eastAsia="Cambria" w:hAnsi="Cambria" w:cs="Cambria"/>
          <w:color w:val="000000"/>
          <w:sz w:val="28"/>
          <w:szCs w:val="28"/>
        </w:rPr>
        <w:t>ng ánh x</w:t>
      </w:r>
      <w:r>
        <w:rPr>
          <w:rFonts w:ascii="Cambria" w:eastAsia="Cambria" w:hAnsi="Cambria" w:cs="Cambria"/>
          <w:color w:val="000000"/>
          <w:sz w:val="28"/>
          <w:szCs w:val="28"/>
        </w:rPr>
        <w:t>ạ</w:t>
      </w:r>
      <w:r>
        <w:rPr>
          <w:rFonts w:ascii="Cambria" w:eastAsia="Cambria" w:hAnsi="Cambria" w:cs="Cambria"/>
          <w:color w:val="000000"/>
          <w:sz w:val="28"/>
          <w:szCs w:val="28"/>
        </w:rPr>
        <w:t xml:space="preserve"> (danh m</w:t>
      </w:r>
      <w:r>
        <w:rPr>
          <w:rFonts w:ascii="Cambria" w:eastAsia="Cambria" w:hAnsi="Cambria" w:cs="Cambria"/>
          <w:color w:val="000000"/>
          <w:sz w:val="28"/>
          <w:szCs w:val="28"/>
        </w:rPr>
        <w:t>ụ</w:t>
      </w:r>
      <w:r>
        <w:rPr>
          <w:rFonts w:ascii="Cambria" w:eastAsia="Cambria" w:hAnsi="Cambria" w:cs="Cambria"/>
          <w:color w:val="000000"/>
          <w:sz w:val="28"/>
          <w:szCs w:val="28"/>
        </w:rPr>
        <w:t>c cũ và danh m</w:t>
      </w:r>
      <w:r>
        <w:rPr>
          <w:rFonts w:ascii="Cambria" w:eastAsia="Cambria" w:hAnsi="Cambria" w:cs="Cambria"/>
          <w:color w:val="000000"/>
          <w:sz w:val="28"/>
          <w:szCs w:val="28"/>
        </w:rPr>
        <w:t>ụ</w:t>
      </w:r>
      <w:r>
        <w:rPr>
          <w:rFonts w:ascii="Cambria" w:eastAsia="Cambria" w:hAnsi="Cambria" w:cs="Cambria"/>
          <w:color w:val="000000"/>
          <w:sz w:val="28"/>
          <w:szCs w:val="28"/>
        </w:rPr>
        <w:t>c m</w:t>
      </w:r>
      <w:r>
        <w:rPr>
          <w:rFonts w:ascii="Cambria" w:eastAsia="Cambria" w:hAnsi="Cambria" w:cs="Cambria"/>
          <w:color w:val="000000"/>
          <w:sz w:val="28"/>
          <w:szCs w:val="28"/>
        </w:rPr>
        <w:t>ớ</w:t>
      </w:r>
      <w:r>
        <w:rPr>
          <w:rFonts w:ascii="Cambria" w:eastAsia="Cambria" w:hAnsi="Cambria" w:cs="Cambria"/>
          <w:color w:val="000000"/>
          <w:sz w:val="28"/>
          <w:szCs w:val="28"/>
        </w:rPr>
        <w:t>i): các giá tr</w:t>
      </w:r>
      <w:r>
        <w:rPr>
          <w:rFonts w:ascii="Cambria" w:eastAsia="Cambria" w:hAnsi="Cambria" w:cs="Cambria"/>
          <w:color w:val="000000"/>
          <w:sz w:val="28"/>
          <w:szCs w:val="28"/>
        </w:rPr>
        <w:t>ị</w:t>
      </w:r>
      <w:r>
        <w:rPr>
          <w:rFonts w:ascii="Cambria" w:eastAsia="Cambria" w:hAnsi="Cambria" w:cs="Cambria"/>
          <w:color w:val="000000"/>
          <w:sz w:val="28"/>
          <w:szCs w:val="28"/>
        </w:rPr>
        <w:t xml:space="preserve"> tương </w:t>
      </w:r>
      <w:r>
        <w:rPr>
          <w:rFonts w:ascii="Cambria" w:eastAsia="Cambria" w:hAnsi="Cambria" w:cs="Cambria"/>
          <w:color w:val="000000"/>
          <w:sz w:val="28"/>
          <w:szCs w:val="28"/>
        </w:rPr>
        <w:t>ứ</w:t>
      </w:r>
      <w:r>
        <w:rPr>
          <w:rFonts w:ascii="Cambria" w:eastAsia="Cambria" w:hAnsi="Cambria" w:cs="Cambria"/>
          <w:color w:val="000000"/>
          <w:sz w:val="28"/>
          <w:szCs w:val="28"/>
        </w:rPr>
        <w:t>ng c</w:t>
      </w:r>
      <w:r>
        <w:rPr>
          <w:rFonts w:ascii="Cambria" w:eastAsia="Cambria" w:hAnsi="Cambria" w:cs="Cambria"/>
          <w:color w:val="000000"/>
          <w:sz w:val="28"/>
          <w:szCs w:val="28"/>
        </w:rPr>
        <w:t>ủ</w:t>
      </w:r>
      <w:r>
        <w:rPr>
          <w:rFonts w:ascii="Cambria" w:eastAsia="Cambria" w:hAnsi="Cambria" w:cs="Cambria"/>
          <w:color w:val="000000"/>
          <w:sz w:val="28"/>
          <w:szCs w:val="28"/>
        </w:rPr>
        <w:t>a danh m</w:t>
      </w:r>
      <w:r>
        <w:rPr>
          <w:rFonts w:ascii="Cambria" w:eastAsia="Cambria" w:hAnsi="Cambria" w:cs="Cambria"/>
          <w:color w:val="000000"/>
          <w:sz w:val="28"/>
          <w:szCs w:val="28"/>
        </w:rPr>
        <w:t>ụ</w:t>
      </w:r>
      <w:r>
        <w:rPr>
          <w:rFonts w:ascii="Cambria" w:eastAsia="Cambria" w:hAnsi="Cambria" w:cs="Cambria"/>
          <w:color w:val="000000"/>
          <w:sz w:val="28"/>
          <w:szCs w:val="28"/>
        </w:rPr>
        <w:t>c m</w:t>
      </w:r>
      <w:r>
        <w:rPr>
          <w:rFonts w:ascii="Cambria" w:eastAsia="Cambria" w:hAnsi="Cambria" w:cs="Cambria"/>
          <w:color w:val="000000"/>
          <w:sz w:val="28"/>
          <w:szCs w:val="28"/>
        </w:rPr>
        <w:t>ớ</w:t>
      </w:r>
      <w:r>
        <w:rPr>
          <w:rFonts w:ascii="Cambria" w:eastAsia="Cambria" w:hAnsi="Cambria" w:cs="Cambria"/>
          <w:color w:val="000000"/>
          <w:sz w:val="28"/>
          <w:szCs w:val="28"/>
        </w:rPr>
        <w:t>i so v</w:t>
      </w:r>
      <w:r>
        <w:rPr>
          <w:rFonts w:ascii="Cambria" w:eastAsia="Cambria" w:hAnsi="Cambria" w:cs="Cambria"/>
          <w:color w:val="000000"/>
          <w:sz w:val="28"/>
          <w:szCs w:val="28"/>
        </w:rPr>
        <w:t>ớ</w:t>
      </w:r>
      <w:r>
        <w:rPr>
          <w:rFonts w:ascii="Cambria" w:eastAsia="Cambria" w:hAnsi="Cambria" w:cs="Cambria"/>
          <w:color w:val="000000"/>
          <w:sz w:val="28"/>
          <w:szCs w:val="28"/>
        </w:rPr>
        <w:t>i danh m</w:t>
      </w:r>
      <w:r>
        <w:rPr>
          <w:rFonts w:ascii="Cambria" w:eastAsia="Cambria" w:hAnsi="Cambria" w:cs="Cambria"/>
          <w:color w:val="000000"/>
          <w:sz w:val="28"/>
          <w:szCs w:val="28"/>
        </w:rPr>
        <w:t>ụ</w:t>
      </w:r>
      <w:r>
        <w:rPr>
          <w:rFonts w:ascii="Cambria" w:eastAsia="Cambria" w:hAnsi="Cambria" w:cs="Cambria"/>
          <w:color w:val="000000"/>
          <w:sz w:val="28"/>
          <w:szCs w:val="28"/>
        </w:rPr>
        <w:t>c cũ hi</w:t>
      </w:r>
      <w:r>
        <w:rPr>
          <w:rFonts w:ascii="Cambria" w:eastAsia="Cambria" w:hAnsi="Cambria" w:cs="Cambria"/>
          <w:color w:val="000000"/>
          <w:sz w:val="28"/>
          <w:szCs w:val="28"/>
        </w:rPr>
        <w:t>ệ</w:t>
      </w:r>
      <w:r>
        <w:rPr>
          <w:rFonts w:ascii="Cambria" w:eastAsia="Cambria" w:hAnsi="Cambria" w:cs="Cambria"/>
          <w:color w:val="000000"/>
          <w:sz w:val="28"/>
          <w:szCs w:val="28"/>
        </w:rPr>
        <w:t>n đang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w:t>
      </w:r>
    </w:p>
    <w:p w14:paraId="6D325A6F" w14:textId="77777777" w:rsidR="00B40AAF" w:rsidRDefault="00746E6D">
      <w:pPr>
        <w:numPr>
          <w:ilvl w:val="0"/>
          <w:numId w:val="26"/>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Làm s</w:t>
      </w:r>
      <w:r>
        <w:rPr>
          <w:rFonts w:ascii="Cambria" w:eastAsia="Cambria" w:hAnsi="Cambria" w:cs="Cambria"/>
          <w:color w:val="000000"/>
          <w:sz w:val="28"/>
          <w:szCs w:val="28"/>
        </w:rPr>
        <w:t>ạ</w:t>
      </w:r>
      <w:r>
        <w:rPr>
          <w:rFonts w:ascii="Cambria" w:eastAsia="Cambria" w:hAnsi="Cambria" w:cs="Cambria"/>
          <w:color w:val="000000"/>
          <w:sz w:val="28"/>
          <w:szCs w:val="28"/>
        </w:rPr>
        <w:t>ch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trong CSDL: Xây d</w:t>
      </w:r>
      <w:r>
        <w:rPr>
          <w:rFonts w:ascii="Cambria" w:eastAsia="Cambria" w:hAnsi="Cambria" w:cs="Cambria"/>
          <w:color w:val="000000"/>
          <w:sz w:val="28"/>
          <w:szCs w:val="28"/>
        </w:rPr>
        <w:t>ự</w:t>
      </w:r>
      <w:r>
        <w:rPr>
          <w:rFonts w:ascii="Cambria" w:eastAsia="Cambria" w:hAnsi="Cambria" w:cs="Cambria"/>
          <w:color w:val="000000"/>
          <w:sz w:val="28"/>
          <w:szCs w:val="28"/>
        </w:rPr>
        <w:t>ng 1 ch</w:t>
      </w:r>
      <w:r>
        <w:rPr>
          <w:rFonts w:ascii="Cambria" w:eastAsia="Cambria" w:hAnsi="Cambria" w:cs="Cambria"/>
          <w:color w:val="000000"/>
          <w:sz w:val="28"/>
          <w:szCs w:val="28"/>
        </w:rPr>
        <w:t>ứ</w:t>
      </w:r>
      <w:r>
        <w:rPr>
          <w:rFonts w:ascii="Cambria" w:eastAsia="Cambria" w:hAnsi="Cambria" w:cs="Cambria"/>
          <w:color w:val="000000"/>
          <w:sz w:val="28"/>
          <w:szCs w:val="28"/>
        </w:rPr>
        <w:t>c năng g</w:t>
      </w:r>
      <w:r>
        <w:rPr>
          <w:rFonts w:ascii="Cambria" w:eastAsia="Cambria" w:hAnsi="Cambria" w:cs="Cambria"/>
          <w:color w:val="000000"/>
          <w:sz w:val="28"/>
          <w:szCs w:val="28"/>
        </w:rPr>
        <w:t>ắ</w:t>
      </w:r>
      <w:r>
        <w:rPr>
          <w:rFonts w:ascii="Cambria" w:eastAsia="Cambria" w:hAnsi="Cambria" w:cs="Cambria"/>
          <w:color w:val="000000"/>
          <w:sz w:val="28"/>
          <w:szCs w:val="28"/>
        </w:rPr>
        <w:t>n vào trong chương trình ho</w:t>
      </w:r>
      <w:r>
        <w:rPr>
          <w:rFonts w:ascii="Cambria" w:eastAsia="Cambria" w:hAnsi="Cambria" w:cs="Cambria"/>
          <w:color w:val="000000"/>
          <w:sz w:val="28"/>
          <w:szCs w:val="28"/>
        </w:rPr>
        <w:t>ặ</w:t>
      </w:r>
      <w:r>
        <w:rPr>
          <w:rFonts w:ascii="Cambria" w:eastAsia="Cambria" w:hAnsi="Cambria" w:cs="Cambria"/>
          <w:color w:val="000000"/>
          <w:sz w:val="28"/>
          <w:szCs w:val="28"/>
        </w:rPr>
        <w:t>c 1 hàm trong database cho phép xoá t</w:t>
      </w:r>
      <w:r>
        <w:rPr>
          <w:rFonts w:ascii="Cambria" w:eastAsia="Cambria" w:hAnsi="Cambria" w:cs="Cambria"/>
          <w:color w:val="000000"/>
          <w:sz w:val="28"/>
          <w:szCs w:val="28"/>
        </w:rPr>
        <w:t>ấ</w:t>
      </w:r>
      <w:r>
        <w:rPr>
          <w:rFonts w:ascii="Cambria" w:eastAsia="Cambria" w:hAnsi="Cambria" w:cs="Cambria"/>
          <w:color w:val="000000"/>
          <w:sz w:val="28"/>
          <w:szCs w:val="28"/>
        </w:rPr>
        <w:t>t c</w:t>
      </w:r>
      <w:r>
        <w:rPr>
          <w:rFonts w:ascii="Cambria" w:eastAsia="Cambria" w:hAnsi="Cambria" w:cs="Cambria"/>
          <w:color w:val="000000"/>
          <w:sz w:val="28"/>
          <w:szCs w:val="28"/>
        </w:rPr>
        <w:t>ả</w:t>
      </w:r>
      <w:r>
        <w:rPr>
          <w:rFonts w:ascii="Cambria" w:eastAsia="Cambria" w:hAnsi="Cambria" w:cs="Cambria"/>
          <w:color w:val="000000"/>
          <w:sz w:val="28"/>
          <w:szCs w:val="28"/>
        </w:rPr>
        <w:t xml:space="preserve">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hi</w:t>
      </w:r>
      <w:r>
        <w:rPr>
          <w:rFonts w:ascii="Cambria" w:eastAsia="Cambria" w:hAnsi="Cambria" w:cs="Cambria"/>
          <w:color w:val="000000"/>
          <w:sz w:val="28"/>
          <w:szCs w:val="28"/>
        </w:rPr>
        <w:t>ệ</w:t>
      </w:r>
      <w:r>
        <w:rPr>
          <w:rFonts w:ascii="Cambria" w:eastAsia="Cambria" w:hAnsi="Cambria" w:cs="Cambria"/>
          <w:color w:val="000000"/>
          <w:sz w:val="28"/>
          <w:szCs w:val="28"/>
        </w:rPr>
        <w:t>n t</w:t>
      </w:r>
      <w:r>
        <w:rPr>
          <w:rFonts w:ascii="Cambria" w:eastAsia="Cambria" w:hAnsi="Cambria" w:cs="Cambria"/>
          <w:color w:val="000000"/>
          <w:sz w:val="28"/>
          <w:szCs w:val="28"/>
        </w:rPr>
        <w:t>ạ</w:t>
      </w:r>
      <w:r>
        <w:rPr>
          <w:rFonts w:ascii="Cambria" w:eastAsia="Cambria" w:hAnsi="Cambria" w:cs="Cambria"/>
          <w:color w:val="000000"/>
          <w:sz w:val="28"/>
          <w:szCs w:val="28"/>
        </w:rPr>
        <w:t>i đưa CSDL v</w:t>
      </w:r>
      <w:r>
        <w:rPr>
          <w:rFonts w:ascii="Cambria" w:eastAsia="Cambria" w:hAnsi="Cambria" w:cs="Cambria"/>
          <w:color w:val="000000"/>
          <w:sz w:val="28"/>
          <w:szCs w:val="28"/>
        </w:rPr>
        <w:t>ề</w:t>
      </w:r>
      <w:r>
        <w:rPr>
          <w:rFonts w:ascii="Cambria" w:eastAsia="Cambria" w:hAnsi="Cambria" w:cs="Cambria"/>
          <w:color w:val="000000"/>
          <w:sz w:val="28"/>
          <w:szCs w:val="28"/>
        </w:rPr>
        <w:t xml:space="preserve"> tr</w:t>
      </w:r>
      <w:r>
        <w:rPr>
          <w:rFonts w:ascii="Cambria" w:eastAsia="Cambria" w:hAnsi="Cambria" w:cs="Cambria"/>
          <w:color w:val="000000"/>
          <w:sz w:val="28"/>
          <w:szCs w:val="28"/>
        </w:rPr>
        <w:t>ạ</w:t>
      </w:r>
      <w:r>
        <w:rPr>
          <w:rFonts w:ascii="Cambria" w:eastAsia="Cambria" w:hAnsi="Cambria" w:cs="Cambria"/>
          <w:color w:val="000000"/>
          <w:sz w:val="28"/>
          <w:szCs w:val="28"/>
        </w:rPr>
        <w:t>ng thái ban đ</w:t>
      </w:r>
      <w:r>
        <w:rPr>
          <w:rFonts w:ascii="Cambria" w:eastAsia="Cambria" w:hAnsi="Cambria" w:cs="Cambria"/>
          <w:color w:val="000000"/>
          <w:sz w:val="28"/>
          <w:szCs w:val="28"/>
        </w:rPr>
        <w:t>ầ</w:t>
      </w:r>
      <w:r>
        <w:rPr>
          <w:rFonts w:ascii="Cambria" w:eastAsia="Cambria" w:hAnsi="Cambria" w:cs="Cambria"/>
          <w:color w:val="000000"/>
          <w:sz w:val="28"/>
          <w:szCs w:val="28"/>
        </w:rPr>
        <w:t>u.</w:t>
      </w:r>
    </w:p>
    <w:p w14:paraId="3FC44192" w14:textId="77777777" w:rsidR="00B40AAF" w:rsidRDefault="00746E6D">
      <w:pPr>
        <w:numPr>
          <w:ilvl w:val="0"/>
          <w:numId w:val="26"/>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C</w:t>
      </w:r>
      <w:r>
        <w:rPr>
          <w:rFonts w:ascii="Cambria" w:eastAsia="Cambria" w:hAnsi="Cambria" w:cs="Cambria"/>
          <w:color w:val="000000"/>
          <w:sz w:val="28"/>
          <w:szCs w:val="28"/>
        </w:rPr>
        <w:t>ậ</w:t>
      </w:r>
      <w:r>
        <w:rPr>
          <w:rFonts w:ascii="Cambria" w:eastAsia="Cambria" w:hAnsi="Cambria" w:cs="Cambria"/>
          <w:color w:val="000000"/>
          <w:sz w:val="28"/>
          <w:szCs w:val="28"/>
        </w:rPr>
        <w:t>p nh</w:t>
      </w:r>
      <w:r>
        <w:rPr>
          <w:rFonts w:ascii="Cambria" w:eastAsia="Cambria" w:hAnsi="Cambria" w:cs="Cambria"/>
          <w:color w:val="000000"/>
          <w:sz w:val="28"/>
          <w:szCs w:val="28"/>
        </w:rPr>
        <w:t>ậ</w:t>
      </w:r>
      <w:r>
        <w:rPr>
          <w:rFonts w:ascii="Cambria" w:eastAsia="Cambria" w:hAnsi="Cambria" w:cs="Cambria"/>
          <w:color w:val="000000"/>
          <w:sz w:val="28"/>
          <w:szCs w:val="28"/>
        </w:rPr>
        <w:t>t danh m</w:t>
      </w:r>
      <w:r>
        <w:rPr>
          <w:rFonts w:ascii="Cambria" w:eastAsia="Cambria" w:hAnsi="Cambria" w:cs="Cambria"/>
          <w:color w:val="000000"/>
          <w:sz w:val="28"/>
          <w:szCs w:val="28"/>
        </w:rPr>
        <w:t>ụ</w:t>
      </w:r>
      <w:r>
        <w:rPr>
          <w:rFonts w:ascii="Cambria" w:eastAsia="Cambria" w:hAnsi="Cambria" w:cs="Cambria"/>
          <w:color w:val="000000"/>
          <w:sz w:val="28"/>
          <w:szCs w:val="28"/>
        </w:rPr>
        <w:t>c: C</w:t>
      </w:r>
      <w:r>
        <w:rPr>
          <w:rFonts w:ascii="Cambria" w:eastAsia="Cambria" w:hAnsi="Cambria" w:cs="Cambria"/>
          <w:color w:val="000000"/>
          <w:sz w:val="28"/>
          <w:szCs w:val="28"/>
        </w:rPr>
        <w:t>ậ</w:t>
      </w:r>
      <w:r>
        <w:rPr>
          <w:rFonts w:ascii="Cambria" w:eastAsia="Cambria" w:hAnsi="Cambria" w:cs="Cambria"/>
          <w:color w:val="000000"/>
          <w:sz w:val="28"/>
          <w:szCs w:val="28"/>
        </w:rPr>
        <w:t>p nh</w:t>
      </w:r>
      <w:r>
        <w:rPr>
          <w:rFonts w:ascii="Cambria" w:eastAsia="Cambria" w:hAnsi="Cambria" w:cs="Cambria"/>
          <w:color w:val="000000"/>
          <w:sz w:val="28"/>
          <w:szCs w:val="28"/>
        </w:rPr>
        <w:t>ậ</w:t>
      </w:r>
      <w:r>
        <w:rPr>
          <w:rFonts w:ascii="Cambria" w:eastAsia="Cambria" w:hAnsi="Cambria" w:cs="Cambria"/>
          <w:color w:val="000000"/>
          <w:sz w:val="28"/>
          <w:szCs w:val="28"/>
        </w:rPr>
        <w:t>t vào chương trình các giá tr</w:t>
      </w:r>
      <w:r>
        <w:rPr>
          <w:rFonts w:ascii="Cambria" w:eastAsia="Cambria" w:hAnsi="Cambria" w:cs="Cambria"/>
          <w:color w:val="000000"/>
          <w:sz w:val="28"/>
          <w:szCs w:val="28"/>
        </w:rPr>
        <w:t>ị</w:t>
      </w:r>
      <w:r>
        <w:rPr>
          <w:rFonts w:ascii="Cambria" w:eastAsia="Cambria" w:hAnsi="Cambria" w:cs="Cambria"/>
          <w:color w:val="000000"/>
          <w:sz w:val="28"/>
          <w:szCs w:val="28"/>
        </w:rPr>
        <w:t xml:space="preserve"> đã đ</w:t>
      </w:r>
      <w:r>
        <w:rPr>
          <w:rFonts w:ascii="Cambria" w:eastAsia="Cambria" w:hAnsi="Cambria" w:cs="Cambria"/>
          <w:color w:val="000000"/>
          <w:sz w:val="28"/>
          <w:szCs w:val="28"/>
        </w:rPr>
        <w:t>ị</w:t>
      </w:r>
      <w:r>
        <w:rPr>
          <w:rFonts w:ascii="Cambria" w:eastAsia="Cambria" w:hAnsi="Cambria" w:cs="Cambria"/>
          <w:color w:val="000000"/>
          <w:sz w:val="28"/>
          <w:szCs w:val="28"/>
        </w:rPr>
        <w:t>nh nghĩa c</w:t>
      </w:r>
      <w:r>
        <w:rPr>
          <w:rFonts w:ascii="Cambria" w:eastAsia="Cambria" w:hAnsi="Cambria" w:cs="Cambria"/>
          <w:color w:val="000000"/>
          <w:sz w:val="28"/>
          <w:szCs w:val="28"/>
        </w:rPr>
        <w:t>ủ</w:t>
      </w:r>
      <w:r>
        <w:rPr>
          <w:rFonts w:ascii="Cambria" w:eastAsia="Cambria" w:hAnsi="Cambria" w:cs="Cambria"/>
          <w:color w:val="000000"/>
          <w:sz w:val="28"/>
          <w:szCs w:val="28"/>
        </w:rPr>
        <w:t>a danh m</w:t>
      </w:r>
      <w:r>
        <w:rPr>
          <w:rFonts w:ascii="Cambria" w:eastAsia="Cambria" w:hAnsi="Cambria" w:cs="Cambria"/>
          <w:color w:val="000000"/>
          <w:sz w:val="28"/>
          <w:szCs w:val="28"/>
        </w:rPr>
        <w:t>ụ</w:t>
      </w:r>
      <w:r>
        <w:rPr>
          <w:rFonts w:ascii="Cambria" w:eastAsia="Cambria" w:hAnsi="Cambria" w:cs="Cambria"/>
          <w:color w:val="000000"/>
          <w:sz w:val="28"/>
          <w:szCs w:val="28"/>
        </w:rPr>
        <w:t>c.</w:t>
      </w:r>
    </w:p>
    <w:p w14:paraId="67145195" w14:textId="77777777" w:rsidR="00B40AAF" w:rsidRDefault="00746E6D">
      <w:pPr>
        <w:numPr>
          <w:ilvl w:val="0"/>
          <w:numId w:val="26"/>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Xây d</w:t>
      </w:r>
      <w:r>
        <w:rPr>
          <w:rFonts w:ascii="Cambria" w:eastAsia="Cambria" w:hAnsi="Cambria" w:cs="Cambria"/>
          <w:color w:val="000000"/>
          <w:sz w:val="28"/>
          <w:szCs w:val="28"/>
        </w:rPr>
        <w:t>ự</w:t>
      </w:r>
      <w:r>
        <w:rPr>
          <w:rFonts w:ascii="Cambria" w:eastAsia="Cambria" w:hAnsi="Cambria" w:cs="Cambria"/>
          <w:color w:val="000000"/>
          <w:sz w:val="28"/>
          <w:szCs w:val="28"/>
        </w:rPr>
        <w:t>ng ch</w:t>
      </w:r>
      <w:r>
        <w:rPr>
          <w:rFonts w:ascii="Cambria" w:eastAsia="Cambria" w:hAnsi="Cambria" w:cs="Cambria"/>
          <w:color w:val="000000"/>
          <w:sz w:val="28"/>
          <w:szCs w:val="28"/>
        </w:rPr>
        <w:t>ứ</w:t>
      </w:r>
      <w:r>
        <w:rPr>
          <w:rFonts w:ascii="Cambria" w:eastAsia="Cambria" w:hAnsi="Cambria" w:cs="Cambria"/>
          <w:color w:val="000000"/>
          <w:sz w:val="28"/>
          <w:szCs w:val="28"/>
        </w:rPr>
        <w:t>c năng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d</w:t>
      </w:r>
      <w:r>
        <w:rPr>
          <w:rFonts w:ascii="Cambria" w:eastAsia="Cambria" w:hAnsi="Cambria" w:cs="Cambria"/>
          <w:color w:val="000000"/>
          <w:sz w:val="28"/>
          <w:szCs w:val="28"/>
        </w:rPr>
        <w:t>ữ</w:t>
      </w:r>
      <w:r>
        <w:rPr>
          <w:rFonts w:ascii="Cambria" w:eastAsia="Cambria" w:hAnsi="Cambria" w:cs="Cambria"/>
          <w:color w:val="000000"/>
          <w:sz w:val="28"/>
          <w:szCs w:val="28"/>
        </w:rPr>
        <w:t xml:space="preserve"> </w:t>
      </w:r>
      <w:r>
        <w:rPr>
          <w:rFonts w:ascii="Cambria" w:eastAsia="Cambria" w:hAnsi="Cambria" w:cs="Cambria"/>
          <w:color w:val="000000"/>
          <w:sz w:val="28"/>
          <w:szCs w:val="28"/>
        </w:rPr>
        <w:t>li</w:t>
      </w:r>
      <w:r>
        <w:rPr>
          <w:rFonts w:ascii="Cambria" w:eastAsia="Cambria" w:hAnsi="Cambria" w:cs="Cambria"/>
          <w:color w:val="000000"/>
          <w:sz w:val="28"/>
          <w:szCs w:val="28"/>
        </w:rPr>
        <w:t>ệ</w:t>
      </w:r>
      <w:r>
        <w:rPr>
          <w:rFonts w:ascii="Cambria" w:eastAsia="Cambria" w:hAnsi="Cambria" w:cs="Cambria"/>
          <w:color w:val="000000"/>
          <w:sz w:val="28"/>
          <w:szCs w:val="28"/>
        </w:rPr>
        <w:t>u đ</w:t>
      </w:r>
      <w:r>
        <w:rPr>
          <w:rFonts w:ascii="Cambria" w:eastAsia="Cambria" w:hAnsi="Cambria" w:cs="Cambria"/>
          <w:color w:val="000000"/>
          <w:sz w:val="28"/>
          <w:szCs w:val="28"/>
        </w:rPr>
        <w:t>ầ</w:t>
      </w:r>
      <w:r>
        <w:rPr>
          <w:rFonts w:ascii="Cambria" w:eastAsia="Cambria" w:hAnsi="Cambria" w:cs="Cambria"/>
          <w:color w:val="000000"/>
          <w:sz w:val="28"/>
          <w:szCs w:val="28"/>
        </w:rPr>
        <w:t>u k</w:t>
      </w:r>
      <w:r>
        <w:rPr>
          <w:rFonts w:ascii="Cambria" w:eastAsia="Cambria" w:hAnsi="Cambria" w:cs="Cambria"/>
          <w:color w:val="000000"/>
          <w:sz w:val="28"/>
          <w:szCs w:val="28"/>
        </w:rPr>
        <w:t>ỳ</w:t>
      </w:r>
      <w:r>
        <w:rPr>
          <w:rFonts w:ascii="Cambria" w:eastAsia="Cambria" w:hAnsi="Cambria" w:cs="Cambria"/>
          <w:color w:val="000000"/>
          <w:sz w:val="28"/>
          <w:szCs w:val="28"/>
        </w:rPr>
        <w:t xml:space="preserve">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phông, chuy</w:t>
      </w:r>
      <w:r>
        <w:rPr>
          <w:rFonts w:ascii="Cambria" w:eastAsia="Cambria" w:hAnsi="Cambria" w:cs="Cambria"/>
          <w:color w:val="000000"/>
          <w:sz w:val="28"/>
          <w:szCs w:val="28"/>
        </w:rPr>
        <w:t>ể</w:t>
      </w:r>
      <w:r>
        <w:rPr>
          <w:rFonts w:ascii="Cambria" w:eastAsia="Cambria" w:hAnsi="Cambria" w:cs="Cambria"/>
          <w:color w:val="000000"/>
          <w:sz w:val="28"/>
          <w:szCs w:val="28"/>
        </w:rPr>
        <w:t>n đ</w:t>
      </w:r>
      <w:r>
        <w:rPr>
          <w:rFonts w:ascii="Cambria" w:eastAsia="Cambria" w:hAnsi="Cambria" w:cs="Cambria"/>
          <w:color w:val="000000"/>
          <w:sz w:val="28"/>
          <w:szCs w:val="28"/>
        </w:rPr>
        <w:t>ổ</w:t>
      </w:r>
      <w:r>
        <w:rPr>
          <w:rFonts w:ascii="Cambria" w:eastAsia="Cambria" w:hAnsi="Cambria" w:cs="Cambria"/>
          <w:color w:val="000000"/>
          <w:sz w:val="28"/>
          <w:szCs w:val="28"/>
        </w:rPr>
        <w:t>i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w:t>
      </w:r>
    </w:p>
    <w:p w14:paraId="118AAF47" w14:textId="77777777" w:rsidR="00B40AAF" w:rsidRDefault="00746E6D">
      <w:pPr>
        <w:numPr>
          <w:ilvl w:val="0"/>
          <w:numId w:val="26"/>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Ki</w:t>
      </w:r>
      <w:r>
        <w:rPr>
          <w:rFonts w:ascii="Cambria" w:eastAsia="Cambria" w:hAnsi="Cambria" w:cs="Cambria"/>
          <w:color w:val="000000"/>
          <w:sz w:val="28"/>
          <w:szCs w:val="28"/>
        </w:rPr>
        <w:t>ể</w:t>
      </w:r>
      <w:r>
        <w:rPr>
          <w:rFonts w:ascii="Cambria" w:eastAsia="Cambria" w:hAnsi="Cambria" w:cs="Cambria"/>
          <w:color w:val="000000"/>
          <w:sz w:val="28"/>
          <w:szCs w:val="28"/>
        </w:rPr>
        <w:t>m tra, hi</w:t>
      </w:r>
      <w:r>
        <w:rPr>
          <w:rFonts w:ascii="Cambria" w:eastAsia="Cambria" w:hAnsi="Cambria" w:cs="Cambria"/>
          <w:color w:val="000000"/>
          <w:sz w:val="28"/>
          <w:szCs w:val="28"/>
        </w:rPr>
        <w:t>ệ</w:t>
      </w:r>
      <w:r>
        <w:rPr>
          <w:rFonts w:ascii="Cambria" w:eastAsia="Cambria" w:hAnsi="Cambria" w:cs="Cambria"/>
          <w:color w:val="000000"/>
          <w:sz w:val="28"/>
          <w:szCs w:val="28"/>
        </w:rPr>
        <w:t>u ch</w:t>
      </w:r>
      <w:r>
        <w:rPr>
          <w:rFonts w:ascii="Cambria" w:eastAsia="Cambria" w:hAnsi="Cambria" w:cs="Cambria"/>
          <w:color w:val="000000"/>
          <w:sz w:val="28"/>
          <w:szCs w:val="28"/>
        </w:rPr>
        <w:t>ỉ</w:t>
      </w:r>
      <w:r>
        <w:rPr>
          <w:rFonts w:ascii="Cambria" w:eastAsia="Cambria" w:hAnsi="Cambria" w:cs="Cambria"/>
          <w:color w:val="000000"/>
          <w:sz w:val="28"/>
          <w:szCs w:val="28"/>
        </w:rPr>
        <w:t>nh, b</w:t>
      </w:r>
      <w:r>
        <w:rPr>
          <w:rFonts w:ascii="Cambria" w:eastAsia="Cambria" w:hAnsi="Cambria" w:cs="Cambria"/>
          <w:color w:val="000000"/>
          <w:sz w:val="28"/>
          <w:szCs w:val="28"/>
        </w:rPr>
        <w:t>ổ</w:t>
      </w:r>
      <w:r>
        <w:rPr>
          <w:rFonts w:ascii="Cambria" w:eastAsia="Cambria" w:hAnsi="Cambria" w:cs="Cambria"/>
          <w:color w:val="000000"/>
          <w:sz w:val="28"/>
          <w:szCs w:val="28"/>
        </w:rPr>
        <w:t xml:space="preserve"> sung s</w:t>
      </w:r>
      <w:r>
        <w:rPr>
          <w:rFonts w:ascii="Cambria" w:eastAsia="Cambria" w:hAnsi="Cambria" w:cs="Cambria"/>
          <w:color w:val="000000"/>
          <w:sz w:val="28"/>
          <w:szCs w:val="28"/>
        </w:rPr>
        <w:t>ố</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ti</w:t>
      </w:r>
      <w:r>
        <w:rPr>
          <w:rFonts w:ascii="Cambria" w:eastAsia="Cambria" w:hAnsi="Cambria" w:cs="Cambria"/>
          <w:color w:val="000000"/>
          <w:sz w:val="28"/>
          <w:szCs w:val="28"/>
        </w:rPr>
        <w:t>ế</w:t>
      </w:r>
      <w:r>
        <w:rPr>
          <w:rFonts w:ascii="Cambria" w:eastAsia="Cambria" w:hAnsi="Cambria" w:cs="Cambria"/>
          <w:color w:val="000000"/>
          <w:sz w:val="28"/>
          <w:szCs w:val="28"/>
        </w:rPr>
        <w:t>n hành ki</w:t>
      </w:r>
      <w:r>
        <w:rPr>
          <w:rFonts w:ascii="Cambria" w:eastAsia="Cambria" w:hAnsi="Cambria" w:cs="Cambria"/>
          <w:color w:val="000000"/>
          <w:sz w:val="28"/>
          <w:szCs w:val="28"/>
        </w:rPr>
        <w:t>ể</w:t>
      </w:r>
      <w:r>
        <w:rPr>
          <w:rFonts w:ascii="Cambria" w:eastAsia="Cambria" w:hAnsi="Cambria" w:cs="Cambria"/>
          <w:color w:val="000000"/>
          <w:sz w:val="28"/>
          <w:szCs w:val="28"/>
        </w:rPr>
        <w:t>m tra, và hi</w:t>
      </w:r>
      <w:r>
        <w:rPr>
          <w:rFonts w:ascii="Cambria" w:eastAsia="Cambria" w:hAnsi="Cambria" w:cs="Cambria"/>
          <w:color w:val="000000"/>
          <w:sz w:val="28"/>
          <w:szCs w:val="28"/>
        </w:rPr>
        <w:t>ệ</w:t>
      </w:r>
      <w:r>
        <w:rPr>
          <w:rFonts w:ascii="Cambria" w:eastAsia="Cambria" w:hAnsi="Cambria" w:cs="Cambria"/>
          <w:color w:val="000000"/>
          <w:sz w:val="28"/>
          <w:szCs w:val="28"/>
        </w:rPr>
        <w:t>u ch</w:t>
      </w:r>
      <w:r>
        <w:rPr>
          <w:rFonts w:ascii="Cambria" w:eastAsia="Cambria" w:hAnsi="Cambria" w:cs="Cambria"/>
          <w:color w:val="000000"/>
          <w:sz w:val="28"/>
          <w:szCs w:val="28"/>
        </w:rPr>
        <w:t>ỉ</w:t>
      </w:r>
      <w:r>
        <w:rPr>
          <w:rFonts w:ascii="Cambria" w:eastAsia="Cambria" w:hAnsi="Cambria" w:cs="Cambria"/>
          <w:color w:val="000000"/>
          <w:sz w:val="28"/>
          <w:szCs w:val="28"/>
        </w:rPr>
        <w:t>nh, b</w:t>
      </w:r>
      <w:r>
        <w:rPr>
          <w:rFonts w:ascii="Cambria" w:eastAsia="Cambria" w:hAnsi="Cambria" w:cs="Cambria"/>
          <w:color w:val="000000"/>
          <w:sz w:val="28"/>
          <w:szCs w:val="28"/>
        </w:rPr>
        <w:t>ổ</w:t>
      </w:r>
      <w:r>
        <w:rPr>
          <w:rFonts w:ascii="Cambria" w:eastAsia="Cambria" w:hAnsi="Cambria" w:cs="Cambria"/>
          <w:color w:val="000000"/>
          <w:sz w:val="28"/>
          <w:szCs w:val="28"/>
        </w:rPr>
        <w:t xml:space="preserve"> sung s</w:t>
      </w:r>
      <w:r>
        <w:rPr>
          <w:rFonts w:ascii="Cambria" w:eastAsia="Cambria" w:hAnsi="Cambria" w:cs="Cambria"/>
          <w:color w:val="000000"/>
          <w:sz w:val="28"/>
          <w:szCs w:val="28"/>
        </w:rPr>
        <w:t>ố</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đã nh</w:t>
      </w:r>
      <w:r>
        <w:rPr>
          <w:rFonts w:ascii="Cambria" w:eastAsia="Cambria" w:hAnsi="Cambria" w:cs="Cambria"/>
          <w:color w:val="000000"/>
          <w:sz w:val="28"/>
          <w:szCs w:val="28"/>
        </w:rPr>
        <w:t>ậ</w:t>
      </w:r>
      <w:r>
        <w:rPr>
          <w:rFonts w:ascii="Cambria" w:eastAsia="Cambria" w:hAnsi="Cambria" w:cs="Cambria"/>
          <w:color w:val="000000"/>
          <w:sz w:val="28"/>
          <w:szCs w:val="28"/>
        </w:rPr>
        <w:t>p vào.</w:t>
      </w:r>
    </w:p>
    <w:p w14:paraId="1072EAB9" w14:textId="77777777" w:rsidR="00B40AAF" w:rsidRPr="00A37CFA" w:rsidRDefault="00746E6D">
      <w:pPr>
        <w:pStyle w:val="Heading2"/>
        <w:numPr>
          <w:ilvl w:val="1"/>
          <w:numId w:val="1"/>
        </w:numPr>
        <w:spacing w:after="0" w:line="264" w:lineRule="auto"/>
        <w:rPr>
          <w:lang w:val="vi-VN"/>
        </w:rPr>
      </w:pPr>
      <w:bookmarkStart w:id="121" w:name="_heading=h.2pta16n" w:colFirst="0" w:colLast="0"/>
      <w:bookmarkEnd w:id="121"/>
      <w:r w:rsidRPr="00A37CFA">
        <w:rPr>
          <w:lang w:val="vi-VN"/>
        </w:rPr>
        <w:t>Yêu c</w:t>
      </w:r>
      <w:r w:rsidRPr="00A37CFA">
        <w:rPr>
          <w:lang w:val="vi-VN"/>
        </w:rPr>
        <w:t>ầ</w:t>
      </w:r>
      <w:r w:rsidRPr="00A37CFA">
        <w:rPr>
          <w:lang w:val="vi-VN"/>
        </w:rPr>
        <w:t>u v</w:t>
      </w:r>
      <w:r w:rsidRPr="00A37CFA">
        <w:rPr>
          <w:lang w:val="vi-VN"/>
        </w:rPr>
        <w:t>ề</w:t>
      </w:r>
      <w:r w:rsidRPr="00A37CFA">
        <w:rPr>
          <w:lang w:val="vi-VN"/>
        </w:rPr>
        <w:t xml:space="preserve"> gi</w:t>
      </w:r>
      <w:r w:rsidRPr="00A37CFA">
        <w:rPr>
          <w:lang w:val="vi-VN"/>
        </w:rPr>
        <w:t>ả</w:t>
      </w:r>
      <w:r w:rsidRPr="00A37CFA">
        <w:rPr>
          <w:lang w:val="vi-VN"/>
        </w:rPr>
        <w:t>i pháp công ngh</w:t>
      </w:r>
      <w:r w:rsidRPr="00A37CFA">
        <w:rPr>
          <w:lang w:val="vi-VN"/>
        </w:rPr>
        <w:t>ệ</w:t>
      </w:r>
    </w:p>
    <w:p w14:paraId="23A369F7" w14:textId="77777777" w:rsidR="00B40AAF" w:rsidRDefault="00746E6D">
      <w:pPr>
        <w:numPr>
          <w:ilvl w:val="0"/>
          <w:numId w:val="3"/>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Đ</w:t>
      </w:r>
      <w:r>
        <w:rPr>
          <w:rFonts w:ascii="Cambria" w:eastAsia="Cambria" w:hAnsi="Cambria" w:cs="Cambria"/>
          <w:color w:val="000000"/>
          <w:sz w:val="28"/>
          <w:szCs w:val="28"/>
        </w:rPr>
        <w:t>ể</w:t>
      </w:r>
      <w:r>
        <w:rPr>
          <w:rFonts w:ascii="Cambria" w:eastAsia="Cambria" w:hAnsi="Cambria" w:cs="Cambria"/>
          <w:color w:val="000000"/>
          <w:sz w:val="28"/>
          <w:szCs w:val="28"/>
        </w:rPr>
        <w:t xml:space="preserve"> đáp </w:t>
      </w:r>
      <w:r>
        <w:rPr>
          <w:rFonts w:ascii="Cambria" w:eastAsia="Cambria" w:hAnsi="Cambria" w:cs="Cambria"/>
          <w:color w:val="000000"/>
          <w:sz w:val="28"/>
          <w:szCs w:val="28"/>
        </w:rPr>
        <w:t>ứ</w:t>
      </w:r>
      <w:r>
        <w:rPr>
          <w:rFonts w:ascii="Cambria" w:eastAsia="Cambria" w:hAnsi="Cambria" w:cs="Cambria"/>
          <w:color w:val="000000"/>
          <w:sz w:val="28"/>
          <w:szCs w:val="28"/>
        </w:rPr>
        <w:t>ng các yêu c</w:t>
      </w:r>
      <w:r>
        <w:rPr>
          <w:rFonts w:ascii="Cambria" w:eastAsia="Cambria" w:hAnsi="Cambria" w:cs="Cambria"/>
          <w:color w:val="000000"/>
          <w:sz w:val="28"/>
          <w:szCs w:val="28"/>
        </w:rPr>
        <w:t>ầ</w:t>
      </w:r>
      <w:r>
        <w:rPr>
          <w:rFonts w:ascii="Cambria" w:eastAsia="Cambria" w:hAnsi="Cambria" w:cs="Cambria"/>
          <w:color w:val="000000"/>
          <w:sz w:val="28"/>
          <w:szCs w:val="28"/>
        </w:rPr>
        <w:t>u v</w:t>
      </w:r>
      <w:r>
        <w:rPr>
          <w:rFonts w:ascii="Cambria" w:eastAsia="Cambria" w:hAnsi="Cambria" w:cs="Cambria"/>
          <w:color w:val="000000"/>
          <w:sz w:val="28"/>
          <w:szCs w:val="28"/>
        </w:rPr>
        <w:t>ề</w:t>
      </w:r>
      <w:r>
        <w:rPr>
          <w:rFonts w:ascii="Cambria" w:eastAsia="Cambria" w:hAnsi="Cambria" w:cs="Cambria"/>
          <w:color w:val="000000"/>
          <w:sz w:val="28"/>
          <w:szCs w:val="28"/>
        </w:rPr>
        <w:t xml:space="preserve"> ch</w:t>
      </w:r>
      <w:r>
        <w:rPr>
          <w:rFonts w:ascii="Cambria" w:eastAsia="Cambria" w:hAnsi="Cambria" w:cs="Cambria"/>
          <w:color w:val="000000"/>
          <w:sz w:val="28"/>
          <w:szCs w:val="28"/>
        </w:rPr>
        <w:t>ứ</w:t>
      </w:r>
      <w:r>
        <w:rPr>
          <w:rFonts w:ascii="Cambria" w:eastAsia="Cambria" w:hAnsi="Cambria" w:cs="Cambria"/>
          <w:color w:val="000000"/>
          <w:sz w:val="28"/>
          <w:szCs w:val="28"/>
        </w:rPr>
        <w:t>c năng, phi ch</w:t>
      </w:r>
      <w:r>
        <w:rPr>
          <w:rFonts w:ascii="Cambria" w:eastAsia="Cambria" w:hAnsi="Cambria" w:cs="Cambria"/>
          <w:color w:val="000000"/>
          <w:sz w:val="28"/>
          <w:szCs w:val="28"/>
        </w:rPr>
        <w:t>ứ</w:t>
      </w:r>
      <w:r>
        <w:rPr>
          <w:rFonts w:ascii="Cambria" w:eastAsia="Cambria" w:hAnsi="Cambria" w:cs="Cambria"/>
          <w:color w:val="000000"/>
          <w:sz w:val="28"/>
          <w:szCs w:val="28"/>
        </w:rPr>
        <w:t>c năng theo quy đ</w:t>
      </w:r>
      <w:r>
        <w:rPr>
          <w:rFonts w:ascii="Cambria" w:eastAsia="Cambria" w:hAnsi="Cambria" w:cs="Cambria"/>
          <w:color w:val="000000"/>
          <w:sz w:val="28"/>
          <w:szCs w:val="28"/>
        </w:rPr>
        <w:t>ị</w:t>
      </w:r>
      <w:r>
        <w:rPr>
          <w:rFonts w:ascii="Cambria" w:eastAsia="Cambria" w:hAnsi="Cambria" w:cs="Cambria"/>
          <w:color w:val="000000"/>
          <w:sz w:val="28"/>
          <w:szCs w:val="28"/>
        </w:rPr>
        <w:t>nh, yêu c</w:t>
      </w:r>
      <w:r>
        <w:rPr>
          <w:rFonts w:ascii="Cambria" w:eastAsia="Cambria" w:hAnsi="Cambria" w:cs="Cambria"/>
          <w:color w:val="000000"/>
          <w:sz w:val="28"/>
          <w:szCs w:val="28"/>
        </w:rPr>
        <w:t>ầ</w:t>
      </w:r>
      <w:r>
        <w:rPr>
          <w:rFonts w:ascii="Cambria" w:eastAsia="Cambria" w:hAnsi="Cambria" w:cs="Cambria"/>
          <w:color w:val="000000"/>
          <w:sz w:val="28"/>
          <w:szCs w:val="28"/>
        </w:rPr>
        <w:t>u phát tri</w:t>
      </w:r>
      <w:r>
        <w:rPr>
          <w:rFonts w:ascii="Cambria" w:eastAsia="Cambria" w:hAnsi="Cambria" w:cs="Cambria"/>
          <w:color w:val="000000"/>
          <w:sz w:val="28"/>
          <w:szCs w:val="28"/>
        </w:rPr>
        <w:t>ể</w:t>
      </w:r>
      <w:r>
        <w:rPr>
          <w:rFonts w:ascii="Cambria" w:eastAsia="Cambria" w:hAnsi="Cambria" w:cs="Cambria"/>
          <w:color w:val="000000"/>
          <w:sz w:val="28"/>
          <w:szCs w:val="28"/>
        </w:rPr>
        <w:t>n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trên n</w:t>
      </w:r>
      <w:r>
        <w:rPr>
          <w:rFonts w:ascii="Cambria" w:eastAsia="Cambria" w:hAnsi="Cambria" w:cs="Cambria"/>
          <w:color w:val="000000"/>
          <w:sz w:val="28"/>
          <w:szCs w:val="28"/>
        </w:rPr>
        <w:t>ề</w:t>
      </w:r>
      <w:r>
        <w:rPr>
          <w:rFonts w:ascii="Cambria" w:eastAsia="Cambria" w:hAnsi="Cambria" w:cs="Cambria"/>
          <w:color w:val="000000"/>
          <w:sz w:val="28"/>
          <w:szCs w:val="28"/>
        </w:rPr>
        <w:t>n t</w:t>
      </w:r>
      <w:r>
        <w:rPr>
          <w:rFonts w:ascii="Cambria" w:eastAsia="Cambria" w:hAnsi="Cambria" w:cs="Cambria"/>
          <w:color w:val="000000"/>
          <w:sz w:val="28"/>
          <w:szCs w:val="28"/>
        </w:rPr>
        <w:t>ả</w:t>
      </w:r>
      <w:r>
        <w:rPr>
          <w:rFonts w:ascii="Cambria" w:eastAsia="Cambria" w:hAnsi="Cambria" w:cs="Cambria"/>
          <w:color w:val="000000"/>
          <w:sz w:val="28"/>
          <w:szCs w:val="28"/>
        </w:rPr>
        <w:t>ng công ngh</w:t>
      </w:r>
      <w:r>
        <w:rPr>
          <w:rFonts w:ascii="Cambria" w:eastAsia="Cambria" w:hAnsi="Cambria" w:cs="Cambria"/>
          <w:color w:val="000000"/>
          <w:sz w:val="28"/>
          <w:szCs w:val="28"/>
        </w:rPr>
        <w:t>ệ</w:t>
      </w:r>
      <w:r>
        <w:rPr>
          <w:rFonts w:ascii="Cambria" w:eastAsia="Cambria" w:hAnsi="Cambria" w:cs="Cambria"/>
          <w:color w:val="000000"/>
          <w:sz w:val="28"/>
          <w:szCs w:val="28"/>
        </w:rPr>
        <w:t xml:space="preserve"> sau:</w:t>
      </w:r>
    </w:p>
    <w:tbl>
      <w:tblPr>
        <w:tblStyle w:val="aff5"/>
        <w:tblW w:w="9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3853"/>
        <w:gridCol w:w="4606"/>
      </w:tblGrid>
      <w:tr w:rsidR="00B40AAF" w14:paraId="6E151452" w14:textId="77777777">
        <w:trPr>
          <w:trHeight w:val="397"/>
          <w:tblHeader/>
        </w:trPr>
        <w:tc>
          <w:tcPr>
            <w:tcW w:w="7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24E965" w14:textId="77777777" w:rsidR="00B40AAF" w:rsidRDefault="00746E6D">
            <w:pPr>
              <w:spacing w:before="120" w:after="0" w:line="264" w:lineRule="auto"/>
              <w:jc w:val="center"/>
              <w:rPr>
                <w:rFonts w:ascii="Cambria" w:eastAsia="Cambria" w:hAnsi="Cambria" w:cs="Cambria"/>
                <w:b/>
                <w:color w:val="000000"/>
                <w:sz w:val="28"/>
                <w:szCs w:val="28"/>
              </w:rPr>
            </w:pPr>
            <w:r>
              <w:rPr>
                <w:rFonts w:ascii="Cambria" w:eastAsia="Cambria" w:hAnsi="Cambria" w:cs="Cambria"/>
                <w:b/>
                <w:color w:val="000000"/>
                <w:sz w:val="28"/>
                <w:szCs w:val="28"/>
              </w:rPr>
              <w:t>STT</w:t>
            </w:r>
          </w:p>
        </w:tc>
        <w:tc>
          <w:tcPr>
            <w:tcW w:w="38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1A982A" w14:textId="77777777" w:rsidR="00B40AAF" w:rsidRDefault="00746E6D">
            <w:pPr>
              <w:spacing w:before="120" w:after="0" w:line="264" w:lineRule="auto"/>
              <w:jc w:val="center"/>
              <w:rPr>
                <w:rFonts w:ascii="Cambria" w:eastAsia="Cambria" w:hAnsi="Cambria" w:cs="Cambria"/>
                <w:b/>
                <w:color w:val="000000"/>
                <w:sz w:val="28"/>
                <w:szCs w:val="28"/>
              </w:rPr>
            </w:pPr>
            <w:r>
              <w:rPr>
                <w:rFonts w:ascii="Cambria" w:eastAsia="Cambria" w:hAnsi="Cambria" w:cs="Cambria"/>
                <w:b/>
                <w:color w:val="000000"/>
                <w:sz w:val="28"/>
                <w:szCs w:val="28"/>
              </w:rPr>
              <w:t>Khái ni</w:t>
            </w:r>
            <w:r>
              <w:rPr>
                <w:rFonts w:ascii="Cambria" w:eastAsia="Cambria" w:hAnsi="Cambria" w:cs="Cambria"/>
                <w:b/>
                <w:color w:val="000000"/>
                <w:sz w:val="28"/>
                <w:szCs w:val="28"/>
              </w:rPr>
              <w:t>ệ</w:t>
            </w:r>
            <w:r>
              <w:rPr>
                <w:rFonts w:ascii="Cambria" w:eastAsia="Cambria" w:hAnsi="Cambria" w:cs="Cambria"/>
                <w:b/>
                <w:color w:val="000000"/>
                <w:sz w:val="28"/>
                <w:szCs w:val="28"/>
              </w:rPr>
              <w:t>m công nghệ</w:t>
            </w:r>
          </w:p>
        </w:tc>
        <w:tc>
          <w:tcPr>
            <w:tcW w:w="460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4C603E" w14:textId="77777777" w:rsidR="00B40AAF" w:rsidRDefault="00746E6D">
            <w:pPr>
              <w:spacing w:before="120" w:after="0" w:line="264" w:lineRule="auto"/>
              <w:jc w:val="center"/>
              <w:rPr>
                <w:rFonts w:ascii="Cambria" w:eastAsia="Cambria" w:hAnsi="Cambria" w:cs="Cambria"/>
                <w:b/>
                <w:color w:val="000000"/>
                <w:sz w:val="28"/>
                <w:szCs w:val="28"/>
              </w:rPr>
            </w:pPr>
            <w:r>
              <w:rPr>
                <w:rFonts w:ascii="Cambria" w:eastAsia="Cambria" w:hAnsi="Cambria" w:cs="Cambria"/>
                <w:b/>
                <w:color w:val="000000"/>
                <w:sz w:val="28"/>
                <w:szCs w:val="28"/>
              </w:rPr>
              <w:t>Công ngh</w:t>
            </w:r>
            <w:r>
              <w:rPr>
                <w:rFonts w:ascii="Cambria" w:eastAsia="Cambria" w:hAnsi="Cambria" w:cs="Cambria"/>
                <w:b/>
                <w:color w:val="000000"/>
                <w:sz w:val="28"/>
                <w:szCs w:val="28"/>
              </w:rPr>
              <w:t>ệ</w:t>
            </w:r>
            <w:r>
              <w:rPr>
                <w:rFonts w:ascii="Cambria" w:eastAsia="Cambria" w:hAnsi="Cambria" w:cs="Cambria"/>
                <w:b/>
                <w:color w:val="000000"/>
                <w:sz w:val="28"/>
                <w:szCs w:val="28"/>
              </w:rPr>
              <w:t xml:space="preserve"> s</w:t>
            </w:r>
            <w:r>
              <w:rPr>
                <w:rFonts w:ascii="Cambria" w:eastAsia="Cambria" w:hAnsi="Cambria" w:cs="Cambria"/>
                <w:b/>
                <w:color w:val="000000"/>
                <w:sz w:val="28"/>
                <w:szCs w:val="28"/>
              </w:rPr>
              <w:t>ử</w:t>
            </w:r>
            <w:r>
              <w:rPr>
                <w:rFonts w:ascii="Cambria" w:eastAsia="Cambria" w:hAnsi="Cambria" w:cs="Cambria"/>
                <w:b/>
                <w:color w:val="000000"/>
                <w:sz w:val="28"/>
                <w:szCs w:val="28"/>
              </w:rPr>
              <w:t xml:space="preserve"> d</w:t>
            </w:r>
            <w:r>
              <w:rPr>
                <w:rFonts w:ascii="Cambria" w:eastAsia="Cambria" w:hAnsi="Cambria" w:cs="Cambria"/>
                <w:b/>
                <w:color w:val="000000"/>
                <w:sz w:val="28"/>
                <w:szCs w:val="28"/>
              </w:rPr>
              <w:t>ụ</w:t>
            </w:r>
            <w:r>
              <w:rPr>
                <w:rFonts w:ascii="Cambria" w:eastAsia="Cambria" w:hAnsi="Cambria" w:cs="Cambria"/>
                <w:b/>
                <w:color w:val="000000"/>
                <w:sz w:val="28"/>
                <w:szCs w:val="28"/>
              </w:rPr>
              <w:t>ng</w:t>
            </w:r>
          </w:p>
        </w:tc>
      </w:tr>
      <w:tr w:rsidR="00B40AAF" w14:paraId="5877E51C" w14:textId="77777777">
        <w:trPr>
          <w:trHeight w:val="397"/>
        </w:trPr>
        <w:tc>
          <w:tcPr>
            <w:tcW w:w="746" w:type="dxa"/>
            <w:tcBorders>
              <w:top w:val="single" w:sz="4" w:space="0" w:color="000000"/>
              <w:left w:val="single" w:sz="4" w:space="0" w:color="000000"/>
              <w:bottom w:val="single" w:sz="4" w:space="0" w:color="000000"/>
              <w:right w:val="single" w:sz="4" w:space="0" w:color="000000"/>
            </w:tcBorders>
            <w:vAlign w:val="center"/>
          </w:tcPr>
          <w:p w14:paraId="39B979E9"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1</w:t>
            </w:r>
          </w:p>
        </w:tc>
        <w:tc>
          <w:tcPr>
            <w:tcW w:w="3853" w:type="dxa"/>
            <w:tcBorders>
              <w:top w:val="single" w:sz="4" w:space="0" w:color="000000"/>
              <w:left w:val="single" w:sz="4" w:space="0" w:color="000000"/>
              <w:bottom w:val="single" w:sz="4" w:space="0" w:color="000000"/>
              <w:right w:val="single" w:sz="4" w:space="0" w:color="000000"/>
            </w:tcBorders>
            <w:vAlign w:val="center"/>
          </w:tcPr>
          <w:p w14:paraId="1B86BDAF" w14:textId="77777777" w:rsidR="00B40AAF" w:rsidRDefault="00746E6D">
            <w:pP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Core DBMS</w:t>
            </w:r>
          </w:p>
        </w:tc>
        <w:tc>
          <w:tcPr>
            <w:tcW w:w="4606" w:type="dxa"/>
            <w:tcBorders>
              <w:top w:val="single" w:sz="4" w:space="0" w:color="000000"/>
              <w:left w:val="single" w:sz="4" w:space="0" w:color="000000"/>
              <w:bottom w:val="single" w:sz="4" w:space="0" w:color="000000"/>
              <w:right w:val="single" w:sz="4" w:space="0" w:color="000000"/>
            </w:tcBorders>
            <w:vAlign w:val="center"/>
          </w:tcPr>
          <w:p w14:paraId="1B27947B" w14:textId="77777777" w:rsidR="00B40AAF" w:rsidRDefault="00746E6D">
            <w:pP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PostgreSQL, MS SQL Server.</w:t>
            </w:r>
          </w:p>
        </w:tc>
      </w:tr>
      <w:tr w:rsidR="00B40AAF" w14:paraId="6CA5EE01" w14:textId="77777777">
        <w:trPr>
          <w:trHeight w:val="397"/>
        </w:trPr>
        <w:tc>
          <w:tcPr>
            <w:tcW w:w="746" w:type="dxa"/>
            <w:tcBorders>
              <w:top w:val="single" w:sz="4" w:space="0" w:color="000000"/>
              <w:left w:val="single" w:sz="4" w:space="0" w:color="000000"/>
              <w:bottom w:val="single" w:sz="4" w:space="0" w:color="000000"/>
              <w:right w:val="single" w:sz="4" w:space="0" w:color="000000"/>
            </w:tcBorders>
            <w:vAlign w:val="center"/>
          </w:tcPr>
          <w:p w14:paraId="0A9D4661"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2</w:t>
            </w:r>
          </w:p>
        </w:tc>
        <w:tc>
          <w:tcPr>
            <w:tcW w:w="3853" w:type="dxa"/>
            <w:tcBorders>
              <w:top w:val="single" w:sz="4" w:space="0" w:color="000000"/>
              <w:left w:val="single" w:sz="4" w:space="0" w:color="000000"/>
              <w:bottom w:val="single" w:sz="4" w:space="0" w:color="000000"/>
              <w:right w:val="single" w:sz="4" w:space="0" w:color="000000"/>
            </w:tcBorders>
            <w:vAlign w:val="center"/>
          </w:tcPr>
          <w:p w14:paraId="4EA1BD98" w14:textId="77777777" w:rsidR="00B40AAF" w:rsidRDefault="00746E6D">
            <w:pP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Phát tri</w:t>
            </w:r>
            <w:r>
              <w:rPr>
                <w:rFonts w:ascii="Cambria" w:eastAsia="Cambria" w:hAnsi="Cambria" w:cs="Cambria"/>
                <w:color w:val="000000"/>
                <w:sz w:val="28"/>
                <w:szCs w:val="28"/>
              </w:rPr>
              <w:t>ể</w:t>
            </w:r>
            <w:r>
              <w:rPr>
                <w:rFonts w:ascii="Cambria" w:eastAsia="Cambria" w:hAnsi="Cambria" w:cs="Cambria"/>
                <w:color w:val="000000"/>
                <w:sz w:val="28"/>
                <w:szCs w:val="28"/>
              </w:rPr>
              <w:t xml:space="preserve">n </w:t>
            </w:r>
            <w:r>
              <w:rPr>
                <w:rFonts w:ascii="Cambria" w:eastAsia="Cambria" w:hAnsi="Cambria" w:cs="Cambria"/>
                <w:color w:val="000000"/>
                <w:sz w:val="28"/>
                <w:szCs w:val="28"/>
              </w:rPr>
              <w:t>ứ</w:t>
            </w:r>
            <w:r>
              <w:rPr>
                <w:rFonts w:ascii="Cambria" w:eastAsia="Cambria" w:hAnsi="Cambria" w:cs="Cambria"/>
                <w:color w:val="000000"/>
                <w:sz w:val="28"/>
                <w:szCs w:val="28"/>
              </w:rPr>
              <w:t>ng d</w:t>
            </w:r>
            <w:r>
              <w:rPr>
                <w:rFonts w:ascii="Cambria" w:eastAsia="Cambria" w:hAnsi="Cambria" w:cs="Cambria"/>
                <w:color w:val="000000"/>
                <w:sz w:val="28"/>
                <w:szCs w:val="28"/>
              </w:rPr>
              <w:t>ụ</w:t>
            </w:r>
            <w:r>
              <w:rPr>
                <w:rFonts w:ascii="Cambria" w:eastAsia="Cambria" w:hAnsi="Cambria" w:cs="Cambria"/>
                <w:color w:val="000000"/>
                <w:sz w:val="28"/>
                <w:szCs w:val="28"/>
              </w:rPr>
              <w:t>ng Web</w:t>
            </w:r>
          </w:p>
        </w:tc>
        <w:tc>
          <w:tcPr>
            <w:tcW w:w="4606" w:type="dxa"/>
            <w:tcBorders>
              <w:top w:val="single" w:sz="4" w:space="0" w:color="000000"/>
              <w:left w:val="single" w:sz="4" w:space="0" w:color="000000"/>
              <w:bottom w:val="single" w:sz="4" w:space="0" w:color="000000"/>
              <w:right w:val="single" w:sz="4" w:space="0" w:color="000000"/>
            </w:tcBorders>
            <w:vAlign w:val="center"/>
          </w:tcPr>
          <w:p w14:paraId="2DF35F90" w14:textId="77777777" w:rsidR="00B40AAF" w:rsidRDefault="00746E6D">
            <w:p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HTML5, Javascript (Angular JS/React), Web đư</w:t>
            </w:r>
            <w:r>
              <w:rPr>
                <w:rFonts w:ascii="Cambria" w:eastAsia="Cambria" w:hAnsi="Cambria" w:cs="Cambria"/>
                <w:color w:val="000000"/>
                <w:sz w:val="28"/>
                <w:szCs w:val="28"/>
              </w:rPr>
              <w:t>ợ</w:t>
            </w:r>
            <w:r>
              <w:rPr>
                <w:rFonts w:ascii="Cambria" w:eastAsia="Cambria" w:hAnsi="Cambria" w:cs="Cambria"/>
                <w:color w:val="000000"/>
                <w:sz w:val="28"/>
                <w:szCs w:val="28"/>
              </w:rPr>
              <w:t>c phát tri</w:t>
            </w:r>
            <w:r>
              <w:rPr>
                <w:rFonts w:ascii="Cambria" w:eastAsia="Cambria" w:hAnsi="Cambria" w:cs="Cambria"/>
                <w:color w:val="000000"/>
                <w:sz w:val="28"/>
                <w:szCs w:val="28"/>
              </w:rPr>
              <w:t>ể</w:t>
            </w:r>
            <w:r>
              <w:rPr>
                <w:rFonts w:ascii="Cambria" w:eastAsia="Cambria" w:hAnsi="Cambria" w:cs="Cambria"/>
                <w:color w:val="000000"/>
                <w:sz w:val="28"/>
                <w:szCs w:val="28"/>
              </w:rPr>
              <w:t>n b</w:t>
            </w:r>
            <w:r>
              <w:rPr>
                <w:rFonts w:ascii="Cambria" w:eastAsia="Cambria" w:hAnsi="Cambria" w:cs="Cambria"/>
                <w:color w:val="000000"/>
                <w:sz w:val="28"/>
                <w:szCs w:val="28"/>
              </w:rPr>
              <w:t>ở</w:t>
            </w:r>
            <w:r>
              <w:rPr>
                <w:rFonts w:ascii="Cambria" w:eastAsia="Cambria" w:hAnsi="Cambria" w:cs="Cambria"/>
                <w:color w:val="000000"/>
                <w:sz w:val="28"/>
                <w:szCs w:val="28"/>
              </w:rPr>
              <w:t>i Java/.NET, Microservices, Queue/Caching, Webservice/API…</w:t>
            </w:r>
          </w:p>
        </w:tc>
      </w:tr>
      <w:tr w:rsidR="00B40AAF" w14:paraId="61D18B0A" w14:textId="77777777">
        <w:trPr>
          <w:trHeight w:val="397"/>
        </w:trPr>
        <w:tc>
          <w:tcPr>
            <w:tcW w:w="746" w:type="dxa"/>
            <w:tcBorders>
              <w:top w:val="single" w:sz="4" w:space="0" w:color="000000"/>
              <w:left w:val="single" w:sz="4" w:space="0" w:color="000000"/>
              <w:bottom w:val="single" w:sz="4" w:space="0" w:color="000000"/>
              <w:right w:val="single" w:sz="4" w:space="0" w:color="000000"/>
            </w:tcBorders>
            <w:vAlign w:val="center"/>
          </w:tcPr>
          <w:p w14:paraId="34A87C46"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3</w:t>
            </w:r>
          </w:p>
        </w:tc>
        <w:tc>
          <w:tcPr>
            <w:tcW w:w="3853" w:type="dxa"/>
            <w:tcBorders>
              <w:top w:val="single" w:sz="4" w:space="0" w:color="000000"/>
              <w:left w:val="single" w:sz="4" w:space="0" w:color="000000"/>
              <w:bottom w:val="single" w:sz="4" w:space="0" w:color="000000"/>
              <w:right w:val="single" w:sz="4" w:space="0" w:color="000000"/>
            </w:tcBorders>
            <w:vAlign w:val="center"/>
          </w:tcPr>
          <w:p w14:paraId="3EB45016" w14:textId="77777777" w:rsidR="00B40AAF" w:rsidRDefault="00746E6D">
            <w:pP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Phát tri</w:t>
            </w:r>
            <w:r>
              <w:rPr>
                <w:rFonts w:ascii="Cambria" w:eastAsia="Cambria" w:hAnsi="Cambria" w:cs="Cambria"/>
                <w:color w:val="000000"/>
                <w:sz w:val="28"/>
                <w:szCs w:val="28"/>
              </w:rPr>
              <w:t>ể</w:t>
            </w:r>
            <w:r>
              <w:rPr>
                <w:rFonts w:ascii="Cambria" w:eastAsia="Cambria" w:hAnsi="Cambria" w:cs="Cambria"/>
                <w:color w:val="000000"/>
                <w:sz w:val="28"/>
                <w:szCs w:val="28"/>
              </w:rPr>
              <w:t xml:space="preserve">n </w:t>
            </w:r>
            <w:r>
              <w:rPr>
                <w:rFonts w:ascii="Cambria" w:eastAsia="Cambria" w:hAnsi="Cambria" w:cs="Cambria"/>
                <w:color w:val="000000"/>
                <w:sz w:val="28"/>
                <w:szCs w:val="28"/>
              </w:rPr>
              <w:t>ứ</w:t>
            </w:r>
            <w:r>
              <w:rPr>
                <w:rFonts w:ascii="Cambria" w:eastAsia="Cambria" w:hAnsi="Cambria" w:cs="Cambria"/>
                <w:color w:val="000000"/>
                <w:sz w:val="28"/>
                <w:szCs w:val="28"/>
              </w:rPr>
              <w:t>ng d</w:t>
            </w:r>
            <w:r>
              <w:rPr>
                <w:rFonts w:ascii="Cambria" w:eastAsia="Cambria" w:hAnsi="Cambria" w:cs="Cambria"/>
                <w:color w:val="000000"/>
                <w:sz w:val="28"/>
                <w:szCs w:val="28"/>
              </w:rPr>
              <w:t>ụ</w:t>
            </w:r>
            <w:r>
              <w:rPr>
                <w:rFonts w:ascii="Cambria" w:eastAsia="Cambria" w:hAnsi="Cambria" w:cs="Cambria"/>
                <w:color w:val="000000"/>
                <w:sz w:val="28"/>
                <w:szCs w:val="28"/>
              </w:rPr>
              <w:t>ng Mobile App</w:t>
            </w:r>
          </w:p>
        </w:tc>
        <w:tc>
          <w:tcPr>
            <w:tcW w:w="4606" w:type="dxa"/>
            <w:tcBorders>
              <w:top w:val="single" w:sz="4" w:space="0" w:color="000000"/>
              <w:left w:val="single" w:sz="4" w:space="0" w:color="000000"/>
              <w:bottom w:val="single" w:sz="4" w:space="0" w:color="000000"/>
              <w:right w:val="single" w:sz="4" w:space="0" w:color="000000"/>
            </w:tcBorders>
            <w:vAlign w:val="center"/>
          </w:tcPr>
          <w:p w14:paraId="267140D9" w14:textId="77777777" w:rsidR="00B40AAF" w:rsidRDefault="00746E6D">
            <w:pP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iOS/Android native app</w:t>
            </w:r>
          </w:p>
        </w:tc>
      </w:tr>
    </w:tbl>
    <w:p w14:paraId="3ECFE00A" w14:textId="77777777" w:rsidR="00B40AAF" w:rsidRDefault="00746E6D">
      <w:pPr>
        <w:numPr>
          <w:ilvl w:val="0"/>
          <w:numId w:val="3"/>
        </w:numPr>
        <w:pBdr>
          <w:top w:val="nil"/>
          <w:left w:val="nil"/>
          <w:bottom w:val="nil"/>
          <w:right w:val="nil"/>
          <w:between w:val="nil"/>
        </w:pBdr>
        <w:spacing w:before="120" w:after="0" w:line="264" w:lineRule="auto"/>
        <w:rPr>
          <w:rFonts w:ascii="Cambria" w:eastAsia="Cambria" w:hAnsi="Cambria" w:cs="Cambria"/>
          <w:color w:val="000000"/>
          <w:sz w:val="28"/>
          <w:szCs w:val="28"/>
        </w:rPr>
      </w:pPr>
      <w:bookmarkStart w:id="122" w:name="_heading=h.14ykbeg" w:colFirst="0" w:colLast="0"/>
      <w:bookmarkEnd w:id="122"/>
      <w:r>
        <w:rPr>
          <w:rFonts w:ascii="Cambria" w:eastAsia="Cambria" w:hAnsi="Cambria" w:cs="Cambria"/>
          <w:color w:val="000000"/>
          <w:sz w:val="28"/>
          <w:szCs w:val="28"/>
        </w:rPr>
        <w:t>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đư</w:t>
      </w:r>
      <w:r>
        <w:rPr>
          <w:rFonts w:ascii="Cambria" w:eastAsia="Cambria" w:hAnsi="Cambria" w:cs="Cambria"/>
          <w:color w:val="000000"/>
          <w:sz w:val="28"/>
          <w:szCs w:val="28"/>
        </w:rPr>
        <w:t>ợ</w:t>
      </w:r>
      <w:r>
        <w:rPr>
          <w:rFonts w:ascii="Cambria" w:eastAsia="Cambria" w:hAnsi="Cambria" w:cs="Cambria"/>
          <w:color w:val="000000"/>
          <w:sz w:val="28"/>
          <w:szCs w:val="28"/>
        </w:rPr>
        <w:t>c xây d</w:t>
      </w:r>
      <w:r>
        <w:rPr>
          <w:rFonts w:ascii="Cambria" w:eastAsia="Cambria" w:hAnsi="Cambria" w:cs="Cambria"/>
          <w:color w:val="000000"/>
          <w:sz w:val="28"/>
          <w:szCs w:val="28"/>
        </w:rPr>
        <w:t>ự</w:t>
      </w:r>
      <w:r>
        <w:rPr>
          <w:rFonts w:ascii="Cambria" w:eastAsia="Cambria" w:hAnsi="Cambria" w:cs="Cambria"/>
          <w:color w:val="000000"/>
          <w:sz w:val="28"/>
          <w:szCs w:val="28"/>
        </w:rPr>
        <w:t>ng theo ki</w:t>
      </w:r>
      <w:r>
        <w:rPr>
          <w:rFonts w:ascii="Cambria" w:eastAsia="Cambria" w:hAnsi="Cambria" w:cs="Cambria"/>
          <w:color w:val="000000"/>
          <w:sz w:val="28"/>
          <w:szCs w:val="28"/>
        </w:rPr>
        <w:t>ế</w:t>
      </w:r>
      <w:r>
        <w:rPr>
          <w:rFonts w:ascii="Cambria" w:eastAsia="Cambria" w:hAnsi="Cambria" w:cs="Cambria"/>
          <w:color w:val="000000"/>
          <w:sz w:val="28"/>
          <w:szCs w:val="28"/>
        </w:rPr>
        <w:t>n trúc SoA đ</w:t>
      </w:r>
      <w:r>
        <w:rPr>
          <w:rFonts w:ascii="Cambria" w:eastAsia="Cambria" w:hAnsi="Cambria" w:cs="Cambria"/>
          <w:color w:val="000000"/>
          <w:sz w:val="28"/>
          <w:szCs w:val="28"/>
        </w:rPr>
        <w:t>ể</w:t>
      </w:r>
      <w:r>
        <w:rPr>
          <w:rFonts w:ascii="Cambria" w:eastAsia="Cambria" w:hAnsi="Cambria" w:cs="Cambria"/>
          <w:color w:val="000000"/>
          <w:sz w:val="28"/>
          <w:szCs w:val="28"/>
        </w:rPr>
        <w:t xml:space="preserve"> có th</w:t>
      </w:r>
      <w:r>
        <w:rPr>
          <w:rFonts w:ascii="Cambria" w:eastAsia="Cambria" w:hAnsi="Cambria" w:cs="Cambria"/>
          <w:color w:val="000000"/>
          <w:sz w:val="28"/>
          <w:szCs w:val="28"/>
        </w:rPr>
        <w:t>ể</w:t>
      </w:r>
      <w:r>
        <w:rPr>
          <w:rFonts w:ascii="Cambria" w:eastAsia="Cambria" w:hAnsi="Cambria" w:cs="Cambria"/>
          <w:color w:val="000000"/>
          <w:sz w:val="28"/>
          <w:szCs w:val="28"/>
        </w:rPr>
        <w:t xml:space="preserve"> m</w:t>
      </w:r>
      <w:r>
        <w:rPr>
          <w:rFonts w:ascii="Cambria" w:eastAsia="Cambria" w:hAnsi="Cambria" w:cs="Cambria"/>
          <w:color w:val="000000"/>
          <w:sz w:val="28"/>
          <w:szCs w:val="28"/>
        </w:rPr>
        <w:t>ở</w:t>
      </w:r>
      <w:r>
        <w:rPr>
          <w:rFonts w:ascii="Cambria" w:eastAsia="Cambria" w:hAnsi="Cambria" w:cs="Cambria"/>
          <w:color w:val="000000"/>
          <w:sz w:val="28"/>
          <w:szCs w:val="28"/>
        </w:rPr>
        <w:t xml:space="preserve"> r</w:t>
      </w:r>
      <w:r>
        <w:rPr>
          <w:rFonts w:ascii="Cambria" w:eastAsia="Cambria" w:hAnsi="Cambria" w:cs="Cambria"/>
          <w:color w:val="000000"/>
          <w:sz w:val="28"/>
          <w:szCs w:val="28"/>
        </w:rPr>
        <w:t>ộ</w:t>
      </w:r>
      <w:r>
        <w:rPr>
          <w:rFonts w:ascii="Cambria" w:eastAsia="Cambria" w:hAnsi="Cambria" w:cs="Cambria"/>
          <w:color w:val="000000"/>
          <w:sz w:val="28"/>
          <w:szCs w:val="28"/>
        </w:rPr>
        <w:t>ng, chia s</w:t>
      </w:r>
      <w:r>
        <w:rPr>
          <w:rFonts w:ascii="Cambria" w:eastAsia="Cambria" w:hAnsi="Cambria" w:cs="Cambria"/>
          <w:color w:val="000000"/>
          <w:sz w:val="28"/>
          <w:szCs w:val="28"/>
        </w:rPr>
        <w:t>ẻ</w:t>
      </w:r>
      <w:r>
        <w:rPr>
          <w:rFonts w:ascii="Cambria" w:eastAsia="Cambria" w:hAnsi="Cambria" w:cs="Cambria"/>
          <w:color w:val="000000"/>
          <w:sz w:val="28"/>
          <w:szCs w:val="28"/>
        </w:rPr>
        <w:t xml:space="preserve"> các services cho các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khác.</w:t>
      </w:r>
    </w:p>
    <w:p w14:paraId="47D2BE91" w14:textId="77777777" w:rsidR="00B40AAF" w:rsidRPr="00A37CFA" w:rsidRDefault="00746E6D">
      <w:pPr>
        <w:pStyle w:val="Heading2"/>
        <w:numPr>
          <w:ilvl w:val="1"/>
          <w:numId w:val="1"/>
        </w:numPr>
        <w:spacing w:after="0" w:line="264" w:lineRule="auto"/>
        <w:rPr>
          <w:lang w:val="vi-VN"/>
        </w:rPr>
      </w:pPr>
      <w:bookmarkStart w:id="123" w:name="_heading=h.3oy7u29" w:colFirst="0" w:colLast="0"/>
      <w:bookmarkEnd w:id="123"/>
      <w:r w:rsidRPr="00A37CFA">
        <w:rPr>
          <w:lang w:val="vi-VN"/>
        </w:rPr>
        <w:t>Yêu c</w:t>
      </w:r>
      <w:r w:rsidRPr="00A37CFA">
        <w:rPr>
          <w:lang w:val="vi-VN"/>
        </w:rPr>
        <w:t>ầ</w:t>
      </w:r>
      <w:r w:rsidRPr="00A37CFA">
        <w:rPr>
          <w:lang w:val="vi-VN"/>
        </w:rPr>
        <w:t>u v</w:t>
      </w:r>
      <w:r w:rsidRPr="00A37CFA">
        <w:rPr>
          <w:lang w:val="vi-VN"/>
        </w:rPr>
        <w:t>ề</w:t>
      </w:r>
      <w:r w:rsidRPr="00A37CFA">
        <w:rPr>
          <w:lang w:val="vi-VN"/>
        </w:rPr>
        <w:t xml:space="preserve"> an toàn, b</w:t>
      </w:r>
      <w:r w:rsidRPr="00A37CFA">
        <w:rPr>
          <w:lang w:val="vi-VN"/>
        </w:rPr>
        <w:t>ả</w:t>
      </w:r>
      <w:r w:rsidRPr="00A37CFA">
        <w:rPr>
          <w:lang w:val="vi-VN"/>
        </w:rPr>
        <w:t>o m</w:t>
      </w:r>
      <w:r w:rsidRPr="00A37CFA">
        <w:rPr>
          <w:lang w:val="vi-VN"/>
        </w:rPr>
        <w:t>ậ</w:t>
      </w:r>
      <w:r w:rsidRPr="00A37CFA">
        <w:rPr>
          <w:lang w:val="vi-VN"/>
        </w:rPr>
        <w:t>t thông tin</w:t>
      </w:r>
    </w:p>
    <w:p w14:paraId="7AE59FD5" w14:textId="77777777" w:rsidR="00B40AAF" w:rsidRDefault="00746E6D">
      <w:pPr>
        <w:pBdr>
          <w:top w:val="nil"/>
          <w:left w:val="nil"/>
          <w:bottom w:val="nil"/>
          <w:right w:val="nil"/>
          <w:between w:val="nil"/>
        </w:pBdr>
        <w:spacing w:before="120" w:after="0" w:line="264" w:lineRule="auto"/>
        <w:ind w:firstLine="360"/>
        <w:rPr>
          <w:rFonts w:ascii="Cambria" w:eastAsia="Cambria" w:hAnsi="Cambria" w:cs="Cambria"/>
          <w:color w:val="000000"/>
          <w:sz w:val="28"/>
          <w:szCs w:val="28"/>
        </w:rPr>
      </w:pPr>
      <w:bookmarkStart w:id="124" w:name="_heading=h.243i4a2" w:colFirst="0" w:colLast="0"/>
      <w:bookmarkEnd w:id="124"/>
      <w:r>
        <w:rPr>
          <w:rFonts w:ascii="Cambria" w:eastAsia="Cambria" w:hAnsi="Cambria" w:cs="Cambria"/>
          <w:color w:val="000000"/>
          <w:sz w:val="28"/>
          <w:szCs w:val="28"/>
        </w:rPr>
        <w:t>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d</w:t>
      </w:r>
      <w:r>
        <w:rPr>
          <w:rFonts w:ascii="Cambria" w:eastAsia="Cambria" w:hAnsi="Cambria" w:cs="Cambria"/>
          <w:color w:val="000000"/>
          <w:sz w:val="28"/>
          <w:szCs w:val="28"/>
        </w:rPr>
        <w:t>ự</w:t>
      </w:r>
      <w:r>
        <w:rPr>
          <w:rFonts w:ascii="Cambria" w:eastAsia="Cambria" w:hAnsi="Cambria" w:cs="Cambria"/>
          <w:color w:val="000000"/>
          <w:sz w:val="28"/>
          <w:szCs w:val="28"/>
        </w:rPr>
        <w:t xml:space="preserve"> ki</w:t>
      </w:r>
      <w:r>
        <w:rPr>
          <w:rFonts w:ascii="Cambria" w:eastAsia="Cambria" w:hAnsi="Cambria" w:cs="Cambria"/>
          <w:color w:val="000000"/>
          <w:sz w:val="28"/>
          <w:szCs w:val="28"/>
        </w:rPr>
        <w:t>ế</w:t>
      </w:r>
      <w:r>
        <w:rPr>
          <w:rFonts w:ascii="Cambria" w:eastAsia="Cambria" w:hAnsi="Cambria" w:cs="Cambria"/>
          <w:color w:val="000000"/>
          <w:sz w:val="28"/>
          <w:szCs w:val="28"/>
        </w:rPr>
        <w:t>n s</w:t>
      </w:r>
      <w:r>
        <w:rPr>
          <w:rFonts w:ascii="Cambria" w:eastAsia="Cambria" w:hAnsi="Cambria" w:cs="Cambria"/>
          <w:color w:val="000000"/>
          <w:sz w:val="28"/>
          <w:szCs w:val="28"/>
        </w:rPr>
        <w:t>ẽ</w:t>
      </w:r>
      <w:r>
        <w:rPr>
          <w:rFonts w:ascii="Cambria" w:eastAsia="Cambria" w:hAnsi="Cambria" w:cs="Cambria"/>
          <w:color w:val="000000"/>
          <w:sz w:val="28"/>
          <w:szCs w:val="28"/>
        </w:rPr>
        <w:t xml:space="preserve"> đư</w:t>
      </w:r>
      <w:r>
        <w:rPr>
          <w:rFonts w:ascii="Cambria" w:eastAsia="Cambria" w:hAnsi="Cambria" w:cs="Cambria"/>
          <w:color w:val="000000"/>
          <w:sz w:val="28"/>
          <w:szCs w:val="28"/>
        </w:rPr>
        <w:t>ợ</w:t>
      </w:r>
      <w:r>
        <w:rPr>
          <w:rFonts w:ascii="Cambria" w:eastAsia="Cambria" w:hAnsi="Cambria" w:cs="Cambria"/>
          <w:color w:val="000000"/>
          <w:sz w:val="28"/>
          <w:szCs w:val="28"/>
        </w:rPr>
        <w:t>c tri</w:t>
      </w:r>
      <w:r>
        <w:rPr>
          <w:rFonts w:ascii="Cambria" w:eastAsia="Cambria" w:hAnsi="Cambria" w:cs="Cambria"/>
          <w:color w:val="000000"/>
          <w:sz w:val="28"/>
          <w:szCs w:val="28"/>
        </w:rPr>
        <w:t>ể</w:t>
      </w:r>
      <w:r>
        <w:rPr>
          <w:rFonts w:ascii="Cambria" w:eastAsia="Cambria" w:hAnsi="Cambria" w:cs="Cambria"/>
          <w:color w:val="000000"/>
          <w:sz w:val="28"/>
          <w:szCs w:val="28"/>
        </w:rPr>
        <w:t>n khai tâp trung t</w:t>
      </w:r>
      <w:r>
        <w:rPr>
          <w:rFonts w:ascii="Cambria" w:eastAsia="Cambria" w:hAnsi="Cambria" w:cs="Cambria"/>
          <w:color w:val="000000"/>
          <w:sz w:val="28"/>
          <w:szCs w:val="28"/>
        </w:rPr>
        <w:t>ạ</w:t>
      </w:r>
      <w:r>
        <w:rPr>
          <w:rFonts w:ascii="Cambria" w:eastAsia="Cambria" w:hAnsi="Cambria" w:cs="Cambria"/>
          <w:color w:val="000000"/>
          <w:sz w:val="28"/>
          <w:szCs w:val="28"/>
        </w:rPr>
        <w:t>i trung tâm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c</w:t>
      </w:r>
      <w:r>
        <w:rPr>
          <w:rFonts w:ascii="Cambria" w:eastAsia="Cambria" w:hAnsi="Cambria" w:cs="Cambria"/>
          <w:color w:val="000000"/>
          <w:sz w:val="28"/>
          <w:szCs w:val="28"/>
        </w:rPr>
        <w:t>ủ</w:t>
      </w:r>
      <w:r>
        <w:rPr>
          <w:rFonts w:ascii="Cambria" w:eastAsia="Cambria" w:hAnsi="Cambria" w:cs="Cambria"/>
          <w:color w:val="000000"/>
          <w:sz w:val="28"/>
          <w:szCs w:val="28"/>
        </w:rPr>
        <w:t>a thành ph</w:t>
      </w:r>
      <w:r>
        <w:rPr>
          <w:rFonts w:ascii="Cambria" w:eastAsia="Cambria" w:hAnsi="Cambria" w:cs="Cambria"/>
          <w:color w:val="000000"/>
          <w:sz w:val="28"/>
          <w:szCs w:val="28"/>
        </w:rPr>
        <w:t>ố</w:t>
      </w:r>
      <w:r>
        <w:rPr>
          <w:rFonts w:ascii="Cambria" w:eastAsia="Cambria" w:hAnsi="Cambria" w:cs="Cambria"/>
          <w:color w:val="000000"/>
          <w:sz w:val="28"/>
          <w:szCs w:val="28"/>
        </w:rPr>
        <w:t xml:space="preserve"> nên h</w:t>
      </w:r>
      <w:r>
        <w:rPr>
          <w:rFonts w:ascii="Cambria" w:eastAsia="Cambria" w:hAnsi="Cambria" w:cs="Cambria"/>
          <w:color w:val="000000"/>
          <w:sz w:val="28"/>
          <w:szCs w:val="28"/>
        </w:rPr>
        <w:t>ầ</w:t>
      </w:r>
      <w:r>
        <w:rPr>
          <w:rFonts w:ascii="Cambria" w:eastAsia="Cambria" w:hAnsi="Cambria" w:cs="Cambria"/>
          <w:color w:val="000000"/>
          <w:sz w:val="28"/>
          <w:szCs w:val="28"/>
        </w:rPr>
        <w:t>u h</w:t>
      </w:r>
      <w:r>
        <w:rPr>
          <w:rFonts w:ascii="Cambria" w:eastAsia="Cambria" w:hAnsi="Cambria" w:cs="Cambria"/>
          <w:color w:val="000000"/>
          <w:sz w:val="28"/>
          <w:szCs w:val="28"/>
        </w:rPr>
        <w:t>ế</w:t>
      </w:r>
      <w:r>
        <w:rPr>
          <w:rFonts w:ascii="Cambria" w:eastAsia="Cambria" w:hAnsi="Cambria" w:cs="Cambria"/>
          <w:color w:val="000000"/>
          <w:sz w:val="28"/>
          <w:szCs w:val="28"/>
        </w:rPr>
        <w:t>t các tiêu chu</w:t>
      </w:r>
      <w:r>
        <w:rPr>
          <w:rFonts w:ascii="Cambria" w:eastAsia="Cambria" w:hAnsi="Cambria" w:cs="Cambria"/>
          <w:color w:val="000000"/>
          <w:sz w:val="28"/>
          <w:szCs w:val="28"/>
        </w:rPr>
        <w:t>ẩ</w:t>
      </w:r>
      <w:r>
        <w:rPr>
          <w:rFonts w:ascii="Cambria" w:eastAsia="Cambria" w:hAnsi="Cambria" w:cs="Cambria"/>
          <w:color w:val="000000"/>
          <w:sz w:val="28"/>
          <w:szCs w:val="28"/>
        </w:rPr>
        <w:t>n v</w:t>
      </w:r>
      <w:r>
        <w:rPr>
          <w:rFonts w:ascii="Cambria" w:eastAsia="Cambria" w:hAnsi="Cambria" w:cs="Cambria"/>
          <w:color w:val="000000"/>
          <w:sz w:val="28"/>
          <w:szCs w:val="28"/>
        </w:rPr>
        <w:t>ề</w:t>
      </w:r>
      <w:r>
        <w:rPr>
          <w:rFonts w:ascii="Cambria" w:eastAsia="Cambria" w:hAnsi="Cambria" w:cs="Cambria"/>
          <w:color w:val="000000"/>
          <w:sz w:val="28"/>
          <w:szCs w:val="28"/>
        </w:rPr>
        <w:t xml:space="preserve"> a</w:t>
      </w:r>
      <w:r>
        <w:rPr>
          <w:rFonts w:ascii="Cambria" w:eastAsia="Cambria" w:hAnsi="Cambria" w:cs="Cambria"/>
          <w:color w:val="000000"/>
          <w:sz w:val="28"/>
          <w:szCs w:val="28"/>
        </w:rPr>
        <w:t>n toàn, b</w:t>
      </w:r>
      <w:r>
        <w:rPr>
          <w:rFonts w:ascii="Cambria" w:eastAsia="Cambria" w:hAnsi="Cambria" w:cs="Cambria"/>
          <w:color w:val="000000"/>
          <w:sz w:val="28"/>
          <w:szCs w:val="28"/>
        </w:rPr>
        <w:t>ả</w:t>
      </w:r>
      <w:r>
        <w:rPr>
          <w:rFonts w:ascii="Cambria" w:eastAsia="Cambria" w:hAnsi="Cambria" w:cs="Cambria"/>
          <w:color w:val="000000"/>
          <w:sz w:val="28"/>
          <w:szCs w:val="28"/>
        </w:rPr>
        <w:t>o m</w:t>
      </w:r>
      <w:r>
        <w:rPr>
          <w:rFonts w:ascii="Cambria" w:eastAsia="Cambria" w:hAnsi="Cambria" w:cs="Cambria"/>
          <w:color w:val="000000"/>
          <w:sz w:val="28"/>
          <w:szCs w:val="28"/>
        </w:rPr>
        <w:t>ậ</w:t>
      </w:r>
      <w:r>
        <w:rPr>
          <w:rFonts w:ascii="Cambria" w:eastAsia="Cambria" w:hAnsi="Cambria" w:cs="Cambria"/>
          <w:color w:val="000000"/>
          <w:sz w:val="28"/>
          <w:szCs w:val="28"/>
        </w:rPr>
        <w:t>t thông tin t</w:t>
      </w:r>
      <w:r>
        <w:rPr>
          <w:rFonts w:ascii="Cambria" w:eastAsia="Cambria" w:hAnsi="Cambria" w:cs="Cambria"/>
          <w:color w:val="000000"/>
          <w:sz w:val="28"/>
          <w:szCs w:val="28"/>
        </w:rPr>
        <w:t>ạ</w:t>
      </w:r>
      <w:r>
        <w:rPr>
          <w:rFonts w:ascii="Cambria" w:eastAsia="Cambria" w:hAnsi="Cambria" w:cs="Cambria"/>
          <w:color w:val="000000"/>
          <w:sz w:val="28"/>
          <w:szCs w:val="28"/>
        </w:rPr>
        <w:t>i trung tâm hi</w:t>
      </w:r>
      <w:r>
        <w:rPr>
          <w:rFonts w:ascii="Cambria" w:eastAsia="Cambria" w:hAnsi="Cambria" w:cs="Cambria"/>
          <w:color w:val="000000"/>
          <w:sz w:val="28"/>
          <w:szCs w:val="28"/>
        </w:rPr>
        <w:t>ệ</w:t>
      </w:r>
      <w:r>
        <w:rPr>
          <w:rFonts w:ascii="Cambria" w:eastAsia="Cambria" w:hAnsi="Cambria" w:cs="Cambria"/>
          <w:color w:val="000000"/>
          <w:sz w:val="28"/>
          <w:szCs w:val="28"/>
        </w:rPr>
        <w:t>n t</w:t>
      </w:r>
      <w:r>
        <w:rPr>
          <w:rFonts w:ascii="Cambria" w:eastAsia="Cambria" w:hAnsi="Cambria" w:cs="Cambria"/>
          <w:color w:val="000000"/>
          <w:sz w:val="28"/>
          <w:szCs w:val="28"/>
        </w:rPr>
        <w:t>ạ</w:t>
      </w:r>
      <w:r>
        <w:rPr>
          <w:rFonts w:ascii="Cambria" w:eastAsia="Cambria" w:hAnsi="Cambria" w:cs="Cambria"/>
          <w:color w:val="000000"/>
          <w:sz w:val="28"/>
          <w:szCs w:val="28"/>
        </w:rPr>
        <w:t>i đ</w:t>
      </w:r>
      <w:r>
        <w:rPr>
          <w:rFonts w:ascii="Cambria" w:eastAsia="Cambria" w:hAnsi="Cambria" w:cs="Cambria"/>
          <w:color w:val="000000"/>
          <w:sz w:val="28"/>
          <w:szCs w:val="28"/>
        </w:rPr>
        <w:t>ề</w:t>
      </w:r>
      <w:r>
        <w:rPr>
          <w:rFonts w:ascii="Cambria" w:eastAsia="Cambria" w:hAnsi="Cambria" w:cs="Cambria"/>
          <w:color w:val="000000"/>
          <w:sz w:val="28"/>
          <w:szCs w:val="28"/>
        </w:rPr>
        <w:t xml:space="preserve">u đã đáp </w:t>
      </w:r>
      <w:r>
        <w:rPr>
          <w:rFonts w:ascii="Cambria" w:eastAsia="Cambria" w:hAnsi="Cambria" w:cs="Cambria"/>
          <w:color w:val="000000"/>
          <w:sz w:val="28"/>
          <w:szCs w:val="28"/>
        </w:rPr>
        <w:t>ứ</w:t>
      </w:r>
      <w:r>
        <w:rPr>
          <w:rFonts w:ascii="Cambria" w:eastAsia="Cambria" w:hAnsi="Cambria" w:cs="Cambria"/>
          <w:color w:val="000000"/>
          <w:sz w:val="28"/>
          <w:szCs w:val="28"/>
        </w:rPr>
        <w:t>ng các hư</w:t>
      </w:r>
      <w:r>
        <w:rPr>
          <w:rFonts w:ascii="Cambria" w:eastAsia="Cambria" w:hAnsi="Cambria" w:cs="Cambria"/>
          <w:color w:val="000000"/>
          <w:sz w:val="28"/>
          <w:szCs w:val="28"/>
        </w:rPr>
        <w:t>ớ</w:t>
      </w:r>
      <w:r>
        <w:rPr>
          <w:rFonts w:ascii="Cambria" w:eastAsia="Cambria" w:hAnsi="Cambria" w:cs="Cambria"/>
          <w:color w:val="000000"/>
          <w:sz w:val="28"/>
          <w:szCs w:val="28"/>
        </w:rPr>
        <w:t>ng d</w:t>
      </w:r>
      <w:r>
        <w:rPr>
          <w:rFonts w:ascii="Cambria" w:eastAsia="Cambria" w:hAnsi="Cambria" w:cs="Cambria"/>
          <w:color w:val="000000"/>
          <w:sz w:val="28"/>
          <w:szCs w:val="28"/>
        </w:rPr>
        <w:t>ẫ</w:t>
      </w:r>
      <w:r>
        <w:rPr>
          <w:rFonts w:ascii="Cambria" w:eastAsia="Cambria" w:hAnsi="Cambria" w:cs="Cambria"/>
          <w:color w:val="000000"/>
          <w:sz w:val="28"/>
          <w:szCs w:val="28"/>
        </w:rPr>
        <w:t>n, yêu c</w:t>
      </w:r>
      <w:r>
        <w:rPr>
          <w:rFonts w:ascii="Cambria" w:eastAsia="Cambria" w:hAnsi="Cambria" w:cs="Cambria"/>
          <w:color w:val="000000"/>
          <w:sz w:val="28"/>
          <w:szCs w:val="28"/>
        </w:rPr>
        <w:t>ầ</w:t>
      </w:r>
      <w:r>
        <w:rPr>
          <w:rFonts w:ascii="Cambria" w:eastAsia="Cambria" w:hAnsi="Cambria" w:cs="Cambria"/>
          <w:color w:val="000000"/>
          <w:sz w:val="28"/>
          <w:szCs w:val="28"/>
        </w:rPr>
        <w:t>u v</w:t>
      </w:r>
      <w:r>
        <w:rPr>
          <w:rFonts w:ascii="Cambria" w:eastAsia="Cambria" w:hAnsi="Cambria" w:cs="Cambria"/>
          <w:color w:val="000000"/>
          <w:sz w:val="28"/>
          <w:szCs w:val="28"/>
        </w:rPr>
        <w:t>ề</w:t>
      </w:r>
      <w:r>
        <w:rPr>
          <w:rFonts w:ascii="Cambria" w:eastAsia="Cambria" w:hAnsi="Cambria" w:cs="Cambria"/>
          <w:color w:val="000000"/>
          <w:sz w:val="28"/>
          <w:szCs w:val="28"/>
        </w:rPr>
        <w:t xml:space="preserve"> an toàn b</w:t>
      </w:r>
      <w:r>
        <w:rPr>
          <w:rFonts w:ascii="Cambria" w:eastAsia="Cambria" w:hAnsi="Cambria" w:cs="Cambria"/>
          <w:color w:val="000000"/>
          <w:sz w:val="28"/>
          <w:szCs w:val="28"/>
        </w:rPr>
        <w:t>ả</w:t>
      </w:r>
      <w:r>
        <w:rPr>
          <w:rFonts w:ascii="Cambria" w:eastAsia="Cambria" w:hAnsi="Cambria" w:cs="Cambria"/>
          <w:color w:val="000000"/>
          <w:sz w:val="28"/>
          <w:szCs w:val="28"/>
        </w:rPr>
        <w:t>o m</w:t>
      </w:r>
      <w:r>
        <w:rPr>
          <w:rFonts w:ascii="Cambria" w:eastAsia="Cambria" w:hAnsi="Cambria" w:cs="Cambria"/>
          <w:color w:val="000000"/>
          <w:sz w:val="28"/>
          <w:szCs w:val="28"/>
        </w:rPr>
        <w:t>ậ</w:t>
      </w:r>
      <w:r>
        <w:rPr>
          <w:rFonts w:ascii="Cambria" w:eastAsia="Cambria" w:hAnsi="Cambria" w:cs="Cambria"/>
          <w:color w:val="000000"/>
          <w:sz w:val="28"/>
          <w:szCs w:val="28"/>
        </w:rPr>
        <w:t>t thông tin đư</w:t>
      </w:r>
      <w:r>
        <w:rPr>
          <w:rFonts w:ascii="Cambria" w:eastAsia="Cambria" w:hAnsi="Cambria" w:cs="Cambria"/>
          <w:color w:val="000000"/>
          <w:sz w:val="28"/>
          <w:szCs w:val="28"/>
        </w:rPr>
        <w:t>ợ</w:t>
      </w:r>
      <w:r>
        <w:rPr>
          <w:rFonts w:ascii="Cambria" w:eastAsia="Cambria" w:hAnsi="Cambria" w:cs="Cambria"/>
          <w:color w:val="000000"/>
          <w:sz w:val="28"/>
          <w:szCs w:val="28"/>
        </w:rPr>
        <w:t>c nêu trong Thông tư s</w:t>
      </w:r>
      <w:r>
        <w:rPr>
          <w:rFonts w:ascii="Cambria" w:eastAsia="Cambria" w:hAnsi="Cambria" w:cs="Cambria"/>
          <w:color w:val="000000"/>
          <w:sz w:val="28"/>
          <w:szCs w:val="28"/>
        </w:rPr>
        <w:t>ố</w:t>
      </w:r>
      <w:r>
        <w:rPr>
          <w:rFonts w:ascii="Cambria" w:eastAsia="Cambria" w:hAnsi="Cambria" w:cs="Cambria"/>
          <w:color w:val="000000"/>
          <w:sz w:val="28"/>
          <w:szCs w:val="28"/>
        </w:rPr>
        <w:t xml:space="preserve"> 03/2017/TT-BTTTT ngày 24/4/2017 c</w:t>
      </w:r>
      <w:r>
        <w:rPr>
          <w:rFonts w:ascii="Cambria" w:eastAsia="Cambria" w:hAnsi="Cambria" w:cs="Cambria"/>
          <w:color w:val="000000"/>
          <w:sz w:val="28"/>
          <w:szCs w:val="28"/>
        </w:rPr>
        <w:t>ủ</w:t>
      </w:r>
      <w:r>
        <w:rPr>
          <w:rFonts w:ascii="Cambria" w:eastAsia="Cambria" w:hAnsi="Cambria" w:cs="Cambria"/>
          <w:color w:val="000000"/>
          <w:sz w:val="28"/>
          <w:szCs w:val="28"/>
        </w:rPr>
        <w:t>a B</w:t>
      </w:r>
      <w:r>
        <w:rPr>
          <w:rFonts w:ascii="Cambria" w:eastAsia="Cambria" w:hAnsi="Cambria" w:cs="Cambria"/>
          <w:color w:val="000000"/>
          <w:sz w:val="28"/>
          <w:szCs w:val="28"/>
        </w:rPr>
        <w:t>ộ</w:t>
      </w:r>
      <w:r>
        <w:rPr>
          <w:rFonts w:ascii="Cambria" w:eastAsia="Cambria" w:hAnsi="Cambria" w:cs="Cambria"/>
          <w:color w:val="000000"/>
          <w:sz w:val="28"/>
          <w:szCs w:val="28"/>
        </w:rPr>
        <w:t xml:space="preserve"> Thông tin Truy</w:t>
      </w:r>
      <w:r>
        <w:rPr>
          <w:rFonts w:ascii="Cambria" w:eastAsia="Cambria" w:hAnsi="Cambria" w:cs="Cambria"/>
          <w:color w:val="000000"/>
          <w:sz w:val="28"/>
          <w:szCs w:val="28"/>
        </w:rPr>
        <w:t>ề</w:t>
      </w:r>
      <w:r>
        <w:rPr>
          <w:rFonts w:ascii="Cambria" w:eastAsia="Cambria" w:hAnsi="Cambria" w:cs="Cambria"/>
          <w:color w:val="000000"/>
          <w:sz w:val="28"/>
          <w:szCs w:val="28"/>
        </w:rPr>
        <w:t>n thông v</w:t>
      </w:r>
      <w:r>
        <w:rPr>
          <w:rFonts w:ascii="Cambria" w:eastAsia="Cambria" w:hAnsi="Cambria" w:cs="Cambria"/>
          <w:color w:val="000000"/>
          <w:sz w:val="28"/>
          <w:szCs w:val="28"/>
        </w:rPr>
        <w:t>ề</w:t>
      </w:r>
      <w:r>
        <w:rPr>
          <w:rFonts w:ascii="Cambria" w:eastAsia="Cambria" w:hAnsi="Cambria" w:cs="Cambria"/>
          <w:color w:val="000000"/>
          <w:sz w:val="28"/>
          <w:szCs w:val="28"/>
        </w:rPr>
        <w:t xml:space="preserve"> Quy đ</w:t>
      </w:r>
      <w:r>
        <w:rPr>
          <w:rFonts w:ascii="Cambria" w:eastAsia="Cambria" w:hAnsi="Cambria" w:cs="Cambria"/>
          <w:color w:val="000000"/>
          <w:sz w:val="28"/>
          <w:szCs w:val="28"/>
        </w:rPr>
        <w:t>ị</w:t>
      </w:r>
      <w:r>
        <w:rPr>
          <w:rFonts w:ascii="Cambria" w:eastAsia="Cambria" w:hAnsi="Cambria" w:cs="Cambria"/>
          <w:color w:val="000000"/>
          <w:sz w:val="28"/>
          <w:szCs w:val="28"/>
        </w:rPr>
        <w:t>nh chi ti</w:t>
      </w:r>
      <w:r>
        <w:rPr>
          <w:rFonts w:ascii="Cambria" w:eastAsia="Cambria" w:hAnsi="Cambria" w:cs="Cambria"/>
          <w:color w:val="000000"/>
          <w:sz w:val="28"/>
          <w:szCs w:val="28"/>
        </w:rPr>
        <w:t>ế</w:t>
      </w:r>
      <w:r>
        <w:rPr>
          <w:rFonts w:ascii="Cambria" w:eastAsia="Cambria" w:hAnsi="Cambria" w:cs="Cambria"/>
          <w:color w:val="000000"/>
          <w:sz w:val="28"/>
          <w:szCs w:val="28"/>
        </w:rPr>
        <w:t>t và hư</w:t>
      </w:r>
      <w:r>
        <w:rPr>
          <w:rFonts w:ascii="Cambria" w:eastAsia="Cambria" w:hAnsi="Cambria" w:cs="Cambria"/>
          <w:color w:val="000000"/>
          <w:sz w:val="28"/>
          <w:szCs w:val="28"/>
        </w:rPr>
        <w:t>ớ</w:t>
      </w:r>
      <w:r>
        <w:rPr>
          <w:rFonts w:ascii="Cambria" w:eastAsia="Cambria" w:hAnsi="Cambria" w:cs="Cambria"/>
          <w:color w:val="000000"/>
          <w:sz w:val="28"/>
          <w:szCs w:val="28"/>
        </w:rPr>
        <w:t>ng d</w:t>
      </w:r>
      <w:r>
        <w:rPr>
          <w:rFonts w:ascii="Cambria" w:eastAsia="Cambria" w:hAnsi="Cambria" w:cs="Cambria"/>
          <w:color w:val="000000"/>
          <w:sz w:val="28"/>
          <w:szCs w:val="28"/>
        </w:rPr>
        <w:t>ẫ</w:t>
      </w:r>
      <w:r>
        <w:rPr>
          <w:rFonts w:ascii="Cambria" w:eastAsia="Cambria" w:hAnsi="Cambria" w:cs="Cambria"/>
          <w:color w:val="000000"/>
          <w:sz w:val="28"/>
          <w:szCs w:val="28"/>
        </w:rPr>
        <w:t>n m</w:t>
      </w:r>
      <w:r>
        <w:rPr>
          <w:rFonts w:ascii="Cambria" w:eastAsia="Cambria" w:hAnsi="Cambria" w:cs="Cambria"/>
          <w:color w:val="000000"/>
          <w:sz w:val="28"/>
          <w:szCs w:val="28"/>
        </w:rPr>
        <w:t>ộ</w:t>
      </w:r>
      <w:r>
        <w:rPr>
          <w:rFonts w:ascii="Cambria" w:eastAsia="Cambria" w:hAnsi="Cambria" w:cs="Cambria"/>
          <w:color w:val="000000"/>
          <w:sz w:val="28"/>
          <w:szCs w:val="28"/>
        </w:rPr>
        <w:t>t s</w:t>
      </w:r>
      <w:r>
        <w:rPr>
          <w:rFonts w:ascii="Cambria" w:eastAsia="Cambria" w:hAnsi="Cambria" w:cs="Cambria"/>
          <w:color w:val="000000"/>
          <w:sz w:val="28"/>
          <w:szCs w:val="28"/>
        </w:rPr>
        <w:t>ố</w:t>
      </w:r>
      <w:r>
        <w:rPr>
          <w:rFonts w:ascii="Cambria" w:eastAsia="Cambria" w:hAnsi="Cambria" w:cs="Cambria"/>
          <w:color w:val="000000"/>
          <w:sz w:val="28"/>
          <w:szCs w:val="28"/>
        </w:rPr>
        <w:t xml:space="preserve"> đi</w:t>
      </w:r>
      <w:r>
        <w:rPr>
          <w:rFonts w:ascii="Cambria" w:eastAsia="Cambria" w:hAnsi="Cambria" w:cs="Cambria"/>
          <w:color w:val="000000"/>
          <w:sz w:val="28"/>
          <w:szCs w:val="28"/>
        </w:rPr>
        <w:t>ề</w:t>
      </w:r>
      <w:r>
        <w:rPr>
          <w:rFonts w:ascii="Cambria" w:eastAsia="Cambria" w:hAnsi="Cambria" w:cs="Cambria"/>
          <w:color w:val="000000"/>
          <w:sz w:val="28"/>
          <w:szCs w:val="28"/>
        </w:rPr>
        <w:t>u c</w:t>
      </w:r>
      <w:r>
        <w:rPr>
          <w:rFonts w:ascii="Cambria" w:eastAsia="Cambria" w:hAnsi="Cambria" w:cs="Cambria"/>
          <w:color w:val="000000"/>
          <w:sz w:val="28"/>
          <w:szCs w:val="28"/>
        </w:rPr>
        <w:t>ủ</w:t>
      </w:r>
      <w:r>
        <w:rPr>
          <w:rFonts w:ascii="Cambria" w:eastAsia="Cambria" w:hAnsi="Cambria" w:cs="Cambria"/>
          <w:color w:val="000000"/>
          <w:sz w:val="28"/>
          <w:szCs w:val="28"/>
        </w:rPr>
        <w:t>a n</w:t>
      </w:r>
      <w:r>
        <w:rPr>
          <w:rFonts w:ascii="Cambria" w:eastAsia="Cambria" w:hAnsi="Cambria" w:cs="Cambria"/>
          <w:color w:val="000000"/>
          <w:sz w:val="28"/>
          <w:szCs w:val="28"/>
        </w:rPr>
        <w:t>gh</w:t>
      </w:r>
      <w:r>
        <w:rPr>
          <w:rFonts w:ascii="Cambria" w:eastAsia="Cambria" w:hAnsi="Cambria" w:cs="Cambria"/>
          <w:color w:val="000000"/>
          <w:sz w:val="28"/>
          <w:szCs w:val="28"/>
        </w:rPr>
        <w:t>ị</w:t>
      </w:r>
      <w:r>
        <w:rPr>
          <w:rFonts w:ascii="Cambria" w:eastAsia="Cambria" w:hAnsi="Cambria" w:cs="Cambria"/>
          <w:color w:val="000000"/>
          <w:sz w:val="28"/>
          <w:szCs w:val="28"/>
        </w:rPr>
        <w:t xml:space="preserve"> đ</w:t>
      </w:r>
      <w:r>
        <w:rPr>
          <w:rFonts w:ascii="Cambria" w:eastAsia="Cambria" w:hAnsi="Cambria" w:cs="Cambria"/>
          <w:color w:val="000000"/>
          <w:sz w:val="28"/>
          <w:szCs w:val="28"/>
        </w:rPr>
        <w:t>ị</w:t>
      </w:r>
      <w:r>
        <w:rPr>
          <w:rFonts w:ascii="Cambria" w:eastAsia="Cambria" w:hAnsi="Cambria" w:cs="Cambria"/>
          <w:color w:val="000000"/>
          <w:sz w:val="28"/>
          <w:szCs w:val="28"/>
        </w:rPr>
        <w:t>nh s</w:t>
      </w:r>
      <w:r>
        <w:rPr>
          <w:rFonts w:ascii="Cambria" w:eastAsia="Cambria" w:hAnsi="Cambria" w:cs="Cambria"/>
          <w:color w:val="000000"/>
          <w:sz w:val="28"/>
          <w:szCs w:val="28"/>
        </w:rPr>
        <w:t>ố</w:t>
      </w:r>
      <w:r>
        <w:rPr>
          <w:rFonts w:ascii="Cambria" w:eastAsia="Cambria" w:hAnsi="Cambria" w:cs="Cambria"/>
          <w:color w:val="000000"/>
          <w:sz w:val="28"/>
          <w:szCs w:val="28"/>
        </w:rPr>
        <w:t xml:space="preserve"> 85/2016/NĐ-CP ngày 01/7/2016 c</w:t>
      </w:r>
      <w:r>
        <w:rPr>
          <w:rFonts w:ascii="Cambria" w:eastAsia="Cambria" w:hAnsi="Cambria" w:cs="Cambria"/>
          <w:color w:val="000000"/>
          <w:sz w:val="28"/>
          <w:szCs w:val="28"/>
        </w:rPr>
        <w:t>ủ</w:t>
      </w:r>
      <w:r>
        <w:rPr>
          <w:rFonts w:ascii="Cambria" w:eastAsia="Cambria" w:hAnsi="Cambria" w:cs="Cambria"/>
          <w:color w:val="000000"/>
          <w:sz w:val="28"/>
          <w:szCs w:val="28"/>
        </w:rPr>
        <w:t>a chính ph</w:t>
      </w:r>
      <w:r>
        <w:rPr>
          <w:rFonts w:ascii="Cambria" w:eastAsia="Cambria" w:hAnsi="Cambria" w:cs="Cambria"/>
          <w:color w:val="000000"/>
          <w:sz w:val="28"/>
          <w:szCs w:val="28"/>
        </w:rPr>
        <w:t>ủ</w:t>
      </w:r>
      <w:r>
        <w:rPr>
          <w:rFonts w:ascii="Cambria" w:eastAsia="Cambria" w:hAnsi="Cambria" w:cs="Cambria"/>
          <w:color w:val="000000"/>
          <w:sz w:val="28"/>
          <w:szCs w:val="28"/>
        </w:rPr>
        <w:t xml:space="preserve"> v</w:t>
      </w:r>
      <w:r>
        <w:rPr>
          <w:rFonts w:ascii="Cambria" w:eastAsia="Cambria" w:hAnsi="Cambria" w:cs="Cambria"/>
          <w:color w:val="000000"/>
          <w:sz w:val="28"/>
          <w:szCs w:val="28"/>
        </w:rPr>
        <w:t>ề</w:t>
      </w:r>
      <w:r>
        <w:rPr>
          <w:rFonts w:ascii="Cambria" w:eastAsia="Cambria" w:hAnsi="Cambria" w:cs="Cambria"/>
          <w:color w:val="000000"/>
          <w:sz w:val="28"/>
          <w:szCs w:val="28"/>
        </w:rPr>
        <w:t xml:space="preserve"> đ</w:t>
      </w:r>
      <w:r>
        <w:rPr>
          <w:rFonts w:ascii="Cambria" w:eastAsia="Cambria" w:hAnsi="Cambria" w:cs="Cambria"/>
          <w:color w:val="000000"/>
          <w:sz w:val="28"/>
          <w:szCs w:val="28"/>
        </w:rPr>
        <w:t>ả</w:t>
      </w:r>
      <w:r>
        <w:rPr>
          <w:rFonts w:ascii="Cambria" w:eastAsia="Cambria" w:hAnsi="Cambria" w:cs="Cambria"/>
          <w:color w:val="000000"/>
          <w:sz w:val="28"/>
          <w:szCs w:val="28"/>
        </w:rPr>
        <w:t>m b</w:t>
      </w:r>
      <w:r>
        <w:rPr>
          <w:rFonts w:ascii="Cambria" w:eastAsia="Cambria" w:hAnsi="Cambria" w:cs="Cambria"/>
          <w:color w:val="000000"/>
          <w:sz w:val="28"/>
          <w:szCs w:val="28"/>
        </w:rPr>
        <w:t>ả</w:t>
      </w:r>
      <w:r>
        <w:rPr>
          <w:rFonts w:ascii="Cambria" w:eastAsia="Cambria" w:hAnsi="Cambria" w:cs="Cambria"/>
          <w:color w:val="000000"/>
          <w:sz w:val="28"/>
          <w:szCs w:val="28"/>
        </w:rPr>
        <w:t xml:space="preserve">o an </w:t>
      </w:r>
      <w:r>
        <w:rPr>
          <w:rFonts w:ascii="Cambria" w:eastAsia="Cambria" w:hAnsi="Cambria" w:cs="Cambria"/>
          <w:color w:val="000000"/>
          <w:sz w:val="28"/>
          <w:szCs w:val="28"/>
        </w:rPr>
        <w:lastRenderedPageBreak/>
        <w:t>toàn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thông tin theo c</w:t>
      </w:r>
      <w:r>
        <w:rPr>
          <w:rFonts w:ascii="Cambria" w:eastAsia="Cambria" w:hAnsi="Cambria" w:cs="Cambria"/>
          <w:color w:val="000000"/>
          <w:sz w:val="28"/>
          <w:szCs w:val="28"/>
        </w:rPr>
        <w:t>ấ</w:t>
      </w:r>
      <w:r>
        <w:rPr>
          <w:rFonts w:ascii="Cambria" w:eastAsia="Cambria" w:hAnsi="Cambria" w:cs="Cambria"/>
          <w:color w:val="000000"/>
          <w:sz w:val="28"/>
          <w:szCs w:val="28"/>
        </w:rPr>
        <w:t>p đ</w:t>
      </w:r>
      <w:r>
        <w:rPr>
          <w:rFonts w:ascii="Cambria" w:eastAsia="Cambria" w:hAnsi="Cambria" w:cs="Cambria"/>
          <w:color w:val="000000"/>
          <w:sz w:val="28"/>
          <w:szCs w:val="28"/>
        </w:rPr>
        <w:t>ộ</w:t>
      </w:r>
      <w:r>
        <w:rPr>
          <w:rFonts w:ascii="Cambria" w:eastAsia="Cambria" w:hAnsi="Cambria" w:cs="Cambria"/>
          <w:color w:val="000000"/>
          <w:sz w:val="28"/>
          <w:szCs w:val="28"/>
        </w:rPr>
        <w:t xml:space="preserve"> 2. Các yêu c</w:t>
      </w:r>
      <w:r>
        <w:rPr>
          <w:rFonts w:ascii="Cambria" w:eastAsia="Cambria" w:hAnsi="Cambria" w:cs="Cambria"/>
          <w:color w:val="000000"/>
          <w:sz w:val="28"/>
          <w:szCs w:val="28"/>
        </w:rPr>
        <w:t>ầ</w:t>
      </w:r>
      <w:r>
        <w:rPr>
          <w:rFonts w:ascii="Cambria" w:eastAsia="Cambria" w:hAnsi="Cambria" w:cs="Cambria"/>
          <w:color w:val="000000"/>
          <w:sz w:val="28"/>
          <w:szCs w:val="28"/>
        </w:rPr>
        <w:t>u k</w:t>
      </w:r>
      <w:r>
        <w:rPr>
          <w:rFonts w:ascii="Cambria" w:eastAsia="Cambria" w:hAnsi="Cambria" w:cs="Cambria"/>
          <w:color w:val="000000"/>
          <w:sz w:val="28"/>
          <w:szCs w:val="28"/>
        </w:rPr>
        <w:t>ỹ</w:t>
      </w:r>
      <w:r>
        <w:rPr>
          <w:rFonts w:ascii="Cambria" w:eastAsia="Cambria" w:hAnsi="Cambria" w:cs="Cambria"/>
          <w:color w:val="000000"/>
          <w:sz w:val="28"/>
          <w:szCs w:val="28"/>
        </w:rPr>
        <w:t xml:space="preserve"> thu</w:t>
      </w:r>
      <w:r>
        <w:rPr>
          <w:rFonts w:ascii="Cambria" w:eastAsia="Cambria" w:hAnsi="Cambria" w:cs="Cambria"/>
          <w:color w:val="000000"/>
          <w:sz w:val="28"/>
          <w:szCs w:val="28"/>
        </w:rPr>
        <w:t>ậ</w:t>
      </w:r>
      <w:r>
        <w:rPr>
          <w:rFonts w:ascii="Cambria" w:eastAsia="Cambria" w:hAnsi="Cambria" w:cs="Cambria"/>
          <w:color w:val="000000"/>
          <w:sz w:val="28"/>
          <w:szCs w:val="28"/>
        </w:rPr>
        <w:t xml:space="preserve">t đã đáp </w:t>
      </w:r>
      <w:r>
        <w:rPr>
          <w:rFonts w:ascii="Cambria" w:eastAsia="Cambria" w:hAnsi="Cambria" w:cs="Cambria"/>
          <w:color w:val="000000"/>
          <w:sz w:val="28"/>
          <w:szCs w:val="28"/>
        </w:rPr>
        <w:t>ứ</w:t>
      </w:r>
      <w:r>
        <w:rPr>
          <w:rFonts w:ascii="Cambria" w:eastAsia="Cambria" w:hAnsi="Cambria" w:cs="Cambria"/>
          <w:color w:val="000000"/>
          <w:sz w:val="28"/>
          <w:szCs w:val="28"/>
        </w:rPr>
        <w:t>ng bao g</w:t>
      </w:r>
      <w:r>
        <w:rPr>
          <w:rFonts w:ascii="Cambria" w:eastAsia="Cambria" w:hAnsi="Cambria" w:cs="Cambria"/>
          <w:color w:val="000000"/>
          <w:sz w:val="28"/>
          <w:szCs w:val="28"/>
        </w:rPr>
        <w:t>ồ</w:t>
      </w:r>
      <w:r>
        <w:rPr>
          <w:rFonts w:ascii="Cambria" w:eastAsia="Cambria" w:hAnsi="Cambria" w:cs="Cambria"/>
          <w:color w:val="000000"/>
          <w:sz w:val="28"/>
          <w:szCs w:val="28"/>
        </w:rPr>
        <w:t>m như sau:</w:t>
      </w:r>
    </w:p>
    <w:p w14:paraId="5631A271" w14:textId="77777777" w:rsidR="00B40AAF" w:rsidRDefault="00746E6D">
      <w:p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Yêu c</w:t>
      </w:r>
      <w:r>
        <w:rPr>
          <w:rFonts w:ascii="Cambria" w:eastAsia="Cambria" w:hAnsi="Cambria" w:cs="Cambria"/>
          <w:color w:val="000000"/>
          <w:sz w:val="28"/>
          <w:szCs w:val="28"/>
        </w:rPr>
        <w:t>ầ</w:t>
      </w:r>
      <w:r>
        <w:rPr>
          <w:rFonts w:ascii="Cambria" w:eastAsia="Cambria" w:hAnsi="Cambria" w:cs="Cambria"/>
          <w:color w:val="000000"/>
          <w:sz w:val="28"/>
          <w:szCs w:val="28"/>
        </w:rPr>
        <w:t>u k</w:t>
      </w:r>
      <w:r>
        <w:rPr>
          <w:rFonts w:ascii="Cambria" w:eastAsia="Cambria" w:hAnsi="Cambria" w:cs="Cambria"/>
          <w:color w:val="000000"/>
          <w:sz w:val="28"/>
          <w:szCs w:val="28"/>
        </w:rPr>
        <w:t>ỹ</w:t>
      </w:r>
      <w:r>
        <w:rPr>
          <w:rFonts w:ascii="Cambria" w:eastAsia="Cambria" w:hAnsi="Cambria" w:cs="Cambria"/>
          <w:color w:val="000000"/>
          <w:sz w:val="28"/>
          <w:szCs w:val="28"/>
        </w:rPr>
        <w:t xml:space="preserve"> thu</w:t>
      </w:r>
      <w:r>
        <w:rPr>
          <w:rFonts w:ascii="Cambria" w:eastAsia="Cambria" w:hAnsi="Cambria" w:cs="Cambria"/>
          <w:color w:val="000000"/>
          <w:sz w:val="28"/>
          <w:szCs w:val="28"/>
        </w:rPr>
        <w:t>ậ</w:t>
      </w:r>
      <w:r>
        <w:rPr>
          <w:rFonts w:ascii="Cambria" w:eastAsia="Cambria" w:hAnsi="Cambria" w:cs="Cambria"/>
          <w:color w:val="000000"/>
          <w:sz w:val="28"/>
          <w:szCs w:val="28"/>
        </w:rPr>
        <w:t>t:</w:t>
      </w:r>
    </w:p>
    <w:p w14:paraId="4931B0D4" w14:textId="77777777" w:rsidR="00B40AAF" w:rsidRDefault="00746E6D">
      <w:pPr>
        <w:numPr>
          <w:ilvl w:val="0"/>
          <w:numId w:val="19"/>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An toàn h</w:t>
      </w:r>
      <w:r>
        <w:rPr>
          <w:rFonts w:ascii="Cambria" w:eastAsia="Cambria" w:hAnsi="Cambria" w:cs="Cambria"/>
          <w:color w:val="000000"/>
          <w:sz w:val="28"/>
          <w:szCs w:val="28"/>
        </w:rPr>
        <w:t>ạ</w:t>
      </w:r>
      <w:r>
        <w:rPr>
          <w:rFonts w:ascii="Cambria" w:eastAsia="Cambria" w:hAnsi="Cambria" w:cs="Cambria"/>
          <w:color w:val="000000"/>
          <w:sz w:val="28"/>
          <w:szCs w:val="28"/>
        </w:rPr>
        <w:t xml:space="preserve"> t</w:t>
      </w:r>
      <w:r>
        <w:rPr>
          <w:rFonts w:ascii="Cambria" w:eastAsia="Cambria" w:hAnsi="Cambria" w:cs="Cambria"/>
          <w:color w:val="000000"/>
          <w:sz w:val="28"/>
          <w:szCs w:val="28"/>
        </w:rPr>
        <w:t>ầ</w:t>
      </w:r>
      <w:r>
        <w:rPr>
          <w:rFonts w:ascii="Cambria" w:eastAsia="Cambria" w:hAnsi="Cambria" w:cs="Cambria"/>
          <w:color w:val="000000"/>
          <w:sz w:val="28"/>
          <w:szCs w:val="28"/>
        </w:rPr>
        <w:t>ng m</w:t>
      </w:r>
      <w:r>
        <w:rPr>
          <w:rFonts w:ascii="Cambria" w:eastAsia="Cambria" w:hAnsi="Cambria" w:cs="Cambria"/>
          <w:color w:val="000000"/>
          <w:sz w:val="28"/>
          <w:szCs w:val="28"/>
        </w:rPr>
        <w:t>ạ</w:t>
      </w:r>
      <w:r>
        <w:rPr>
          <w:rFonts w:ascii="Cambria" w:eastAsia="Cambria" w:hAnsi="Cambria" w:cs="Cambria"/>
          <w:color w:val="000000"/>
          <w:sz w:val="28"/>
          <w:szCs w:val="28"/>
        </w:rPr>
        <w:t>ng:</w:t>
      </w:r>
    </w:p>
    <w:p w14:paraId="12597E73" w14:textId="77777777" w:rsidR="00B40AAF" w:rsidRDefault="00746E6D">
      <w:pPr>
        <w:numPr>
          <w:ilvl w:val="0"/>
          <w:numId w:val="18"/>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Có phân vùng h</w:t>
      </w:r>
      <w:r>
        <w:rPr>
          <w:rFonts w:ascii="Cambria" w:eastAsia="Cambria" w:hAnsi="Cambria" w:cs="Cambria"/>
          <w:color w:val="000000"/>
          <w:sz w:val="28"/>
          <w:szCs w:val="28"/>
        </w:rPr>
        <w:t>ạ</w:t>
      </w:r>
      <w:r>
        <w:rPr>
          <w:rFonts w:ascii="Cambria" w:eastAsia="Cambria" w:hAnsi="Cambria" w:cs="Cambria"/>
          <w:color w:val="000000"/>
          <w:sz w:val="28"/>
          <w:szCs w:val="28"/>
        </w:rPr>
        <w:t xml:space="preserve"> t</w:t>
      </w:r>
      <w:r>
        <w:rPr>
          <w:rFonts w:ascii="Cambria" w:eastAsia="Cambria" w:hAnsi="Cambria" w:cs="Cambria"/>
          <w:color w:val="000000"/>
          <w:sz w:val="28"/>
          <w:szCs w:val="28"/>
        </w:rPr>
        <w:t>ầ</w:t>
      </w:r>
      <w:r>
        <w:rPr>
          <w:rFonts w:ascii="Cambria" w:eastAsia="Cambria" w:hAnsi="Cambria" w:cs="Cambria"/>
          <w:color w:val="000000"/>
          <w:sz w:val="28"/>
          <w:szCs w:val="28"/>
        </w:rPr>
        <w:t>ng m</w:t>
      </w:r>
      <w:r>
        <w:rPr>
          <w:rFonts w:ascii="Cambria" w:eastAsia="Cambria" w:hAnsi="Cambria" w:cs="Cambria"/>
          <w:color w:val="000000"/>
          <w:sz w:val="28"/>
          <w:szCs w:val="28"/>
        </w:rPr>
        <w:t>ạ</w:t>
      </w:r>
      <w:r>
        <w:rPr>
          <w:rFonts w:ascii="Cambria" w:eastAsia="Cambria" w:hAnsi="Cambria" w:cs="Cambria"/>
          <w:color w:val="000000"/>
          <w:sz w:val="28"/>
          <w:szCs w:val="28"/>
        </w:rPr>
        <w:t>ng thành các vùng m</w:t>
      </w:r>
      <w:r>
        <w:rPr>
          <w:rFonts w:ascii="Cambria" w:eastAsia="Cambria" w:hAnsi="Cambria" w:cs="Cambria"/>
          <w:color w:val="000000"/>
          <w:sz w:val="28"/>
          <w:szCs w:val="28"/>
        </w:rPr>
        <w:t>ạ</w:t>
      </w:r>
      <w:r>
        <w:rPr>
          <w:rFonts w:ascii="Cambria" w:eastAsia="Cambria" w:hAnsi="Cambria" w:cs="Cambria"/>
          <w:color w:val="000000"/>
          <w:sz w:val="28"/>
          <w:szCs w:val="28"/>
        </w:rPr>
        <w:t>ng khác nhau tùy theo yêu c</w:t>
      </w:r>
      <w:r>
        <w:rPr>
          <w:rFonts w:ascii="Cambria" w:eastAsia="Cambria" w:hAnsi="Cambria" w:cs="Cambria"/>
          <w:color w:val="000000"/>
          <w:sz w:val="28"/>
          <w:szCs w:val="28"/>
        </w:rPr>
        <w:t>ầ</w:t>
      </w:r>
      <w:r>
        <w:rPr>
          <w:rFonts w:ascii="Cambria" w:eastAsia="Cambria" w:hAnsi="Cambria" w:cs="Cambria"/>
          <w:color w:val="000000"/>
          <w:sz w:val="28"/>
          <w:szCs w:val="28"/>
        </w:rPr>
        <w:t>u, m</w:t>
      </w:r>
      <w:r>
        <w:rPr>
          <w:rFonts w:ascii="Cambria" w:eastAsia="Cambria" w:hAnsi="Cambria" w:cs="Cambria"/>
          <w:color w:val="000000"/>
          <w:sz w:val="28"/>
          <w:szCs w:val="28"/>
        </w:rPr>
        <w:t>ụ</w:t>
      </w:r>
      <w:r>
        <w:rPr>
          <w:rFonts w:ascii="Cambria" w:eastAsia="Cambria" w:hAnsi="Cambria" w:cs="Cambria"/>
          <w:color w:val="000000"/>
          <w:sz w:val="28"/>
          <w:szCs w:val="28"/>
        </w:rPr>
        <w:t>c đích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w:t>
      </w:r>
    </w:p>
    <w:p w14:paraId="0E54B58E" w14:textId="77777777" w:rsidR="00B40AAF" w:rsidRDefault="00746E6D">
      <w:pPr>
        <w:numPr>
          <w:ilvl w:val="0"/>
          <w:numId w:val="18"/>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Có phương án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thi</w:t>
      </w:r>
      <w:r>
        <w:rPr>
          <w:rFonts w:ascii="Cambria" w:eastAsia="Cambria" w:hAnsi="Cambria" w:cs="Cambria"/>
          <w:color w:val="000000"/>
          <w:sz w:val="28"/>
          <w:szCs w:val="28"/>
        </w:rPr>
        <w:t>ế</w:t>
      </w:r>
      <w:r>
        <w:rPr>
          <w:rFonts w:ascii="Cambria" w:eastAsia="Cambria" w:hAnsi="Cambria" w:cs="Cambria"/>
          <w:color w:val="000000"/>
          <w:sz w:val="28"/>
          <w:szCs w:val="28"/>
        </w:rPr>
        <w:t>t b</w:t>
      </w:r>
      <w:r>
        <w:rPr>
          <w:rFonts w:ascii="Cambria" w:eastAsia="Cambria" w:hAnsi="Cambria" w:cs="Cambria"/>
          <w:color w:val="000000"/>
          <w:sz w:val="28"/>
          <w:szCs w:val="28"/>
        </w:rPr>
        <w:t>ị</w:t>
      </w:r>
      <w:r>
        <w:rPr>
          <w:rFonts w:ascii="Cambria" w:eastAsia="Cambria" w:hAnsi="Cambria" w:cs="Cambria"/>
          <w:color w:val="000000"/>
          <w:sz w:val="28"/>
          <w:szCs w:val="28"/>
        </w:rPr>
        <w:t xml:space="preserve"> có ch</w:t>
      </w:r>
      <w:r>
        <w:rPr>
          <w:rFonts w:ascii="Cambria" w:eastAsia="Cambria" w:hAnsi="Cambria" w:cs="Cambria"/>
          <w:color w:val="000000"/>
          <w:sz w:val="28"/>
          <w:szCs w:val="28"/>
        </w:rPr>
        <w:t>ứ</w:t>
      </w:r>
      <w:r>
        <w:rPr>
          <w:rFonts w:ascii="Cambria" w:eastAsia="Cambria" w:hAnsi="Cambria" w:cs="Cambria"/>
          <w:color w:val="000000"/>
          <w:sz w:val="28"/>
          <w:szCs w:val="28"/>
        </w:rPr>
        <w:t>c năng tư</w:t>
      </w:r>
      <w:r>
        <w:rPr>
          <w:rFonts w:ascii="Cambria" w:eastAsia="Cambria" w:hAnsi="Cambria" w:cs="Cambria"/>
          <w:color w:val="000000"/>
          <w:sz w:val="28"/>
          <w:szCs w:val="28"/>
        </w:rPr>
        <w:t>ờ</w:t>
      </w:r>
      <w:r>
        <w:rPr>
          <w:rFonts w:ascii="Cambria" w:eastAsia="Cambria" w:hAnsi="Cambria" w:cs="Cambria"/>
          <w:color w:val="000000"/>
          <w:sz w:val="28"/>
          <w:szCs w:val="28"/>
        </w:rPr>
        <w:t>ng l</w:t>
      </w:r>
      <w:r>
        <w:rPr>
          <w:rFonts w:ascii="Cambria" w:eastAsia="Cambria" w:hAnsi="Cambria" w:cs="Cambria"/>
          <w:color w:val="000000"/>
          <w:sz w:val="28"/>
          <w:szCs w:val="28"/>
        </w:rPr>
        <w:t>ử</w:t>
      </w:r>
      <w:r>
        <w:rPr>
          <w:rFonts w:ascii="Cambria" w:eastAsia="Cambria" w:hAnsi="Cambria" w:cs="Cambria"/>
          <w:color w:val="000000"/>
          <w:sz w:val="28"/>
          <w:szCs w:val="28"/>
        </w:rPr>
        <w:t>a đ</w:t>
      </w:r>
      <w:r>
        <w:rPr>
          <w:rFonts w:ascii="Cambria" w:eastAsia="Cambria" w:hAnsi="Cambria" w:cs="Cambria"/>
          <w:color w:val="000000"/>
          <w:sz w:val="28"/>
          <w:szCs w:val="28"/>
        </w:rPr>
        <w:t>ể</w:t>
      </w:r>
      <w:r>
        <w:rPr>
          <w:rFonts w:ascii="Cambria" w:eastAsia="Cambria" w:hAnsi="Cambria" w:cs="Cambria"/>
          <w:color w:val="000000"/>
          <w:sz w:val="28"/>
          <w:szCs w:val="28"/>
        </w:rPr>
        <w:t xml:space="preserve"> ngăn ch</w:t>
      </w:r>
      <w:r>
        <w:rPr>
          <w:rFonts w:ascii="Cambria" w:eastAsia="Cambria" w:hAnsi="Cambria" w:cs="Cambria"/>
          <w:color w:val="000000"/>
          <w:sz w:val="28"/>
          <w:szCs w:val="28"/>
        </w:rPr>
        <w:t>ặ</w:t>
      </w:r>
      <w:r>
        <w:rPr>
          <w:rFonts w:ascii="Cambria" w:eastAsia="Cambria" w:hAnsi="Cambria" w:cs="Cambria"/>
          <w:color w:val="000000"/>
          <w:sz w:val="28"/>
          <w:szCs w:val="28"/>
        </w:rPr>
        <w:t>n truy c</w:t>
      </w:r>
      <w:r>
        <w:rPr>
          <w:rFonts w:ascii="Cambria" w:eastAsia="Cambria" w:hAnsi="Cambria" w:cs="Cambria"/>
          <w:color w:val="000000"/>
          <w:sz w:val="28"/>
          <w:szCs w:val="28"/>
        </w:rPr>
        <w:t>ậ</w:t>
      </w:r>
      <w:r>
        <w:rPr>
          <w:rFonts w:ascii="Cambria" w:eastAsia="Cambria" w:hAnsi="Cambria" w:cs="Cambria"/>
          <w:color w:val="000000"/>
          <w:sz w:val="28"/>
          <w:szCs w:val="28"/>
        </w:rPr>
        <w:t>p trái phép gi</w:t>
      </w:r>
      <w:r>
        <w:rPr>
          <w:rFonts w:ascii="Cambria" w:eastAsia="Cambria" w:hAnsi="Cambria" w:cs="Cambria"/>
          <w:color w:val="000000"/>
          <w:sz w:val="28"/>
          <w:szCs w:val="28"/>
        </w:rPr>
        <w:t>ữ</w:t>
      </w:r>
      <w:r>
        <w:rPr>
          <w:rFonts w:ascii="Cambria" w:eastAsia="Cambria" w:hAnsi="Cambria" w:cs="Cambria"/>
          <w:color w:val="000000"/>
          <w:sz w:val="28"/>
          <w:szCs w:val="28"/>
        </w:rPr>
        <w:t>a các vùng m</w:t>
      </w:r>
      <w:r>
        <w:rPr>
          <w:rFonts w:ascii="Cambria" w:eastAsia="Cambria" w:hAnsi="Cambria" w:cs="Cambria"/>
          <w:color w:val="000000"/>
          <w:sz w:val="28"/>
          <w:szCs w:val="28"/>
        </w:rPr>
        <w:t>ạ</w:t>
      </w:r>
      <w:r>
        <w:rPr>
          <w:rFonts w:ascii="Cambria" w:eastAsia="Cambria" w:hAnsi="Cambria" w:cs="Cambria"/>
          <w:color w:val="000000"/>
          <w:sz w:val="28"/>
          <w:szCs w:val="28"/>
        </w:rPr>
        <w:t>ng v</w:t>
      </w:r>
      <w:r>
        <w:rPr>
          <w:rFonts w:ascii="Cambria" w:eastAsia="Cambria" w:hAnsi="Cambria" w:cs="Cambria"/>
          <w:color w:val="000000"/>
          <w:sz w:val="28"/>
          <w:szCs w:val="28"/>
        </w:rPr>
        <w:t>ớ</w:t>
      </w:r>
      <w:r>
        <w:rPr>
          <w:rFonts w:ascii="Cambria" w:eastAsia="Cambria" w:hAnsi="Cambria" w:cs="Cambria"/>
          <w:color w:val="000000"/>
          <w:sz w:val="28"/>
          <w:szCs w:val="28"/>
        </w:rPr>
        <w:t>i m</w:t>
      </w:r>
      <w:r>
        <w:rPr>
          <w:rFonts w:ascii="Cambria" w:eastAsia="Cambria" w:hAnsi="Cambria" w:cs="Cambria"/>
          <w:color w:val="000000"/>
          <w:sz w:val="28"/>
          <w:szCs w:val="28"/>
        </w:rPr>
        <w:t>ạ</w:t>
      </w:r>
      <w:r>
        <w:rPr>
          <w:rFonts w:ascii="Cambria" w:eastAsia="Cambria" w:hAnsi="Cambria" w:cs="Cambria"/>
          <w:color w:val="000000"/>
          <w:sz w:val="28"/>
          <w:szCs w:val="28"/>
        </w:rPr>
        <w:t>ng Internet;</w:t>
      </w:r>
    </w:p>
    <w:p w14:paraId="62C5CFC4" w14:textId="77777777" w:rsidR="00B40AAF" w:rsidRDefault="00746E6D">
      <w:pPr>
        <w:numPr>
          <w:ilvl w:val="0"/>
          <w:numId w:val="18"/>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Có cơ ch</w:t>
      </w:r>
      <w:r>
        <w:rPr>
          <w:rFonts w:ascii="Cambria" w:eastAsia="Cambria" w:hAnsi="Cambria" w:cs="Cambria"/>
          <w:color w:val="000000"/>
          <w:sz w:val="28"/>
          <w:szCs w:val="28"/>
        </w:rPr>
        <w:t>ế</w:t>
      </w:r>
      <w:r>
        <w:rPr>
          <w:rFonts w:ascii="Cambria" w:eastAsia="Cambria" w:hAnsi="Cambria" w:cs="Cambria"/>
          <w:color w:val="000000"/>
          <w:sz w:val="28"/>
          <w:szCs w:val="28"/>
        </w:rPr>
        <w:t xml:space="preserve"> xác th</w:t>
      </w:r>
      <w:r>
        <w:rPr>
          <w:rFonts w:ascii="Cambria" w:eastAsia="Cambria" w:hAnsi="Cambria" w:cs="Cambria"/>
          <w:color w:val="000000"/>
          <w:sz w:val="28"/>
          <w:szCs w:val="28"/>
        </w:rPr>
        <w:t>ự</w:t>
      </w:r>
      <w:r>
        <w:rPr>
          <w:rFonts w:ascii="Cambria" w:eastAsia="Cambria" w:hAnsi="Cambria" w:cs="Cambria"/>
          <w:color w:val="000000"/>
          <w:sz w:val="28"/>
          <w:szCs w:val="28"/>
        </w:rPr>
        <w:t>c và mã hóa khi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 xml:space="preserve">ng </w:t>
      </w:r>
      <w:r>
        <w:rPr>
          <w:rFonts w:ascii="Cambria" w:eastAsia="Cambria" w:hAnsi="Cambria" w:cs="Cambria"/>
          <w:color w:val="000000"/>
          <w:sz w:val="28"/>
          <w:szCs w:val="28"/>
        </w:rPr>
        <w:t>m</w:t>
      </w:r>
      <w:r>
        <w:rPr>
          <w:rFonts w:ascii="Cambria" w:eastAsia="Cambria" w:hAnsi="Cambria" w:cs="Cambria"/>
          <w:color w:val="000000"/>
          <w:sz w:val="28"/>
          <w:szCs w:val="28"/>
        </w:rPr>
        <w:t>ạ</w:t>
      </w:r>
      <w:r>
        <w:rPr>
          <w:rFonts w:ascii="Cambria" w:eastAsia="Cambria" w:hAnsi="Cambria" w:cs="Cambria"/>
          <w:color w:val="000000"/>
          <w:sz w:val="28"/>
          <w:szCs w:val="28"/>
        </w:rPr>
        <w:t>ng không dây (n</w:t>
      </w:r>
      <w:r>
        <w:rPr>
          <w:rFonts w:ascii="Cambria" w:eastAsia="Cambria" w:hAnsi="Cambria" w:cs="Cambria"/>
          <w:color w:val="000000"/>
          <w:sz w:val="28"/>
          <w:szCs w:val="28"/>
        </w:rPr>
        <w:t>ế</w:t>
      </w:r>
      <w:r>
        <w:rPr>
          <w:rFonts w:ascii="Cambria" w:eastAsia="Cambria" w:hAnsi="Cambria" w:cs="Cambria"/>
          <w:color w:val="000000"/>
          <w:sz w:val="28"/>
          <w:szCs w:val="28"/>
        </w:rPr>
        <w:t>u có);</w:t>
      </w:r>
    </w:p>
    <w:p w14:paraId="59C08178" w14:textId="77777777" w:rsidR="00B40AAF" w:rsidRDefault="00746E6D">
      <w:pPr>
        <w:numPr>
          <w:ilvl w:val="0"/>
          <w:numId w:val="18"/>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Có phương án xác th</w:t>
      </w:r>
      <w:r>
        <w:rPr>
          <w:rFonts w:ascii="Cambria" w:eastAsia="Cambria" w:hAnsi="Cambria" w:cs="Cambria"/>
          <w:color w:val="000000"/>
          <w:sz w:val="28"/>
          <w:szCs w:val="28"/>
        </w:rPr>
        <w:t>ự</w:t>
      </w:r>
      <w:r>
        <w:rPr>
          <w:rFonts w:ascii="Cambria" w:eastAsia="Cambria" w:hAnsi="Cambria" w:cs="Cambria"/>
          <w:color w:val="000000"/>
          <w:sz w:val="28"/>
          <w:szCs w:val="28"/>
        </w:rPr>
        <w:t>c tài kho</w:t>
      </w:r>
      <w:r>
        <w:rPr>
          <w:rFonts w:ascii="Cambria" w:eastAsia="Cambria" w:hAnsi="Cambria" w:cs="Cambria"/>
          <w:color w:val="000000"/>
          <w:sz w:val="28"/>
          <w:szCs w:val="28"/>
        </w:rPr>
        <w:t>ả</w:t>
      </w:r>
      <w:r>
        <w:rPr>
          <w:rFonts w:ascii="Cambria" w:eastAsia="Cambria" w:hAnsi="Cambria" w:cs="Cambria"/>
          <w:color w:val="000000"/>
          <w:sz w:val="28"/>
          <w:szCs w:val="28"/>
        </w:rPr>
        <w:t>n qu</w:t>
      </w:r>
      <w:r>
        <w:rPr>
          <w:rFonts w:ascii="Cambria" w:eastAsia="Cambria" w:hAnsi="Cambria" w:cs="Cambria"/>
          <w:color w:val="000000"/>
          <w:sz w:val="28"/>
          <w:szCs w:val="28"/>
        </w:rPr>
        <w:t>ả</w:t>
      </w:r>
      <w:r>
        <w:rPr>
          <w:rFonts w:ascii="Cambria" w:eastAsia="Cambria" w:hAnsi="Cambria" w:cs="Cambria"/>
          <w:color w:val="000000"/>
          <w:sz w:val="28"/>
          <w:szCs w:val="28"/>
        </w:rPr>
        <w:t>n tr</w:t>
      </w:r>
      <w:r>
        <w:rPr>
          <w:rFonts w:ascii="Cambria" w:eastAsia="Cambria" w:hAnsi="Cambria" w:cs="Cambria"/>
          <w:color w:val="000000"/>
          <w:sz w:val="28"/>
          <w:szCs w:val="28"/>
        </w:rPr>
        <w:t>ị</w:t>
      </w:r>
      <w:r>
        <w:rPr>
          <w:rFonts w:ascii="Cambria" w:eastAsia="Cambria" w:hAnsi="Cambria" w:cs="Cambria"/>
          <w:color w:val="000000"/>
          <w:sz w:val="28"/>
          <w:szCs w:val="28"/>
        </w:rPr>
        <w:t xml:space="preserve"> trên các thi</w:t>
      </w:r>
      <w:r>
        <w:rPr>
          <w:rFonts w:ascii="Cambria" w:eastAsia="Cambria" w:hAnsi="Cambria" w:cs="Cambria"/>
          <w:color w:val="000000"/>
          <w:sz w:val="28"/>
          <w:szCs w:val="28"/>
        </w:rPr>
        <w:t>ế</w:t>
      </w:r>
      <w:r>
        <w:rPr>
          <w:rFonts w:ascii="Cambria" w:eastAsia="Cambria" w:hAnsi="Cambria" w:cs="Cambria"/>
          <w:color w:val="000000"/>
          <w:sz w:val="28"/>
          <w:szCs w:val="28"/>
        </w:rPr>
        <w:t>t b</w:t>
      </w:r>
      <w:r>
        <w:rPr>
          <w:rFonts w:ascii="Cambria" w:eastAsia="Cambria" w:hAnsi="Cambria" w:cs="Cambria"/>
          <w:color w:val="000000"/>
          <w:sz w:val="28"/>
          <w:szCs w:val="28"/>
        </w:rPr>
        <w:t>ị</w:t>
      </w:r>
      <w:r>
        <w:rPr>
          <w:rFonts w:ascii="Cambria" w:eastAsia="Cambria" w:hAnsi="Cambria" w:cs="Cambria"/>
          <w:color w:val="000000"/>
          <w:sz w:val="28"/>
          <w:szCs w:val="28"/>
        </w:rPr>
        <w:t xml:space="preserve"> m</w:t>
      </w:r>
      <w:r>
        <w:rPr>
          <w:rFonts w:ascii="Cambria" w:eastAsia="Cambria" w:hAnsi="Cambria" w:cs="Cambria"/>
          <w:color w:val="000000"/>
          <w:sz w:val="28"/>
          <w:szCs w:val="28"/>
        </w:rPr>
        <w:t>ạ</w:t>
      </w:r>
      <w:r>
        <w:rPr>
          <w:rFonts w:ascii="Cambria" w:eastAsia="Cambria" w:hAnsi="Cambria" w:cs="Cambria"/>
          <w:color w:val="000000"/>
          <w:sz w:val="28"/>
          <w:szCs w:val="28"/>
        </w:rPr>
        <w:t>ng quan tr</w:t>
      </w:r>
      <w:r>
        <w:rPr>
          <w:rFonts w:ascii="Cambria" w:eastAsia="Cambria" w:hAnsi="Cambria" w:cs="Cambria"/>
          <w:color w:val="000000"/>
          <w:sz w:val="28"/>
          <w:szCs w:val="28"/>
        </w:rPr>
        <w:t>ọ</w:t>
      </w:r>
      <w:r>
        <w:rPr>
          <w:rFonts w:ascii="Cambria" w:eastAsia="Cambria" w:hAnsi="Cambria" w:cs="Cambria"/>
          <w:color w:val="000000"/>
          <w:sz w:val="28"/>
          <w:szCs w:val="28"/>
        </w:rPr>
        <w:t>ng;</w:t>
      </w:r>
    </w:p>
    <w:p w14:paraId="4933CEAE" w14:textId="77777777" w:rsidR="00B40AAF" w:rsidRDefault="00746E6D">
      <w:pPr>
        <w:numPr>
          <w:ilvl w:val="0"/>
          <w:numId w:val="18"/>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Có phương án qu</w:t>
      </w:r>
      <w:r>
        <w:rPr>
          <w:rFonts w:ascii="Cambria" w:eastAsia="Cambria" w:hAnsi="Cambria" w:cs="Cambria"/>
          <w:color w:val="000000"/>
          <w:sz w:val="28"/>
          <w:szCs w:val="28"/>
        </w:rPr>
        <w:t>ả</w:t>
      </w:r>
      <w:r>
        <w:rPr>
          <w:rFonts w:ascii="Cambria" w:eastAsia="Cambria" w:hAnsi="Cambria" w:cs="Cambria"/>
          <w:color w:val="000000"/>
          <w:sz w:val="28"/>
          <w:szCs w:val="28"/>
        </w:rPr>
        <w:t>n tr</w:t>
      </w:r>
      <w:r>
        <w:rPr>
          <w:rFonts w:ascii="Cambria" w:eastAsia="Cambria" w:hAnsi="Cambria" w:cs="Cambria"/>
          <w:color w:val="000000"/>
          <w:sz w:val="28"/>
          <w:szCs w:val="28"/>
        </w:rPr>
        <w:t>ị</w:t>
      </w:r>
      <w:r>
        <w:rPr>
          <w:rFonts w:ascii="Cambria" w:eastAsia="Cambria" w:hAnsi="Cambria" w:cs="Cambria"/>
          <w:color w:val="000000"/>
          <w:sz w:val="28"/>
          <w:szCs w:val="28"/>
        </w:rPr>
        <w:t xml:space="preserve"> các thi</w:t>
      </w:r>
      <w:r>
        <w:rPr>
          <w:rFonts w:ascii="Cambria" w:eastAsia="Cambria" w:hAnsi="Cambria" w:cs="Cambria"/>
          <w:color w:val="000000"/>
          <w:sz w:val="28"/>
          <w:szCs w:val="28"/>
        </w:rPr>
        <w:t>ế</w:t>
      </w:r>
      <w:r>
        <w:rPr>
          <w:rFonts w:ascii="Cambria" w:eastAsia="Cambria" w:hAnsi="Cambria" w:cs="Cambria"/>
          <w:color w:val="000000"/>
          <w:sz w:val="28"/>
          <w:szCs w:val="28"/>
        </w:rPr>
        <w:t>t b</w:t>
      </w:r>
      <w:r>
        <w:rPr>
          <w:rFonts w:ascii="Cambria" w:eastAsia="Cambria" w:hAnsi="Cambria" w:cs="Cambria"/>
          <w:color w:val="000000"/>
          <w:sz w:val="28"/>
          <w:szCs w:val="28"/>
        </w:rPr>
        <w:t>ị</w:t>
      </w:r>
      <w:r>
        <w:rPr>
          <w:rFonts w:ascii="Cambria" w:eastAsia="Cambria" w:hAnsi="Cambria" w:cs="Cambria"/>
          <w:color w:val="000000"/>
          <w:sz w:val="28"/>
          <w:szCs w:val="28"/>
        </w:rPr>
        <w:t xml:space="preserve"> t</w:t>
      </w:r>
      <w:r>
        <w:rPr>
          <w:rFonts w:ascii="Cambria" w:eastAsia="Cambria" w:hAnsi="Cambria" w:cs="Cambria"/>
          <w:color w:val="000000"/>
          <w:sz w:val="28"/>
          <w:szCs w:val="28"/>
        </w:rPr>
        <w:t>ừ</w:t>
      </w:r>
      <w:r>
        <w:rPr>
          <w:rFonts w:ascii="Cambria" w:eastAsia="Cambria" w:hAnsi="Cambria" w:cs="Cambria"/>
          <w:color w:val="000000"/>
          <w:sz w:val="28"/>
          <w:szCs w:val="28"/>
        </w:rPr>
        <w:t xml:space="preserve"> xa (n</w:t>
      </w:r>
      <w:r>
        <w:rPr>
          <w:rFonts w:ascii="Cambria" w:eastAsia="Cambria" w:hAnsi="Cambria" w:cs="Cambria"/>
          <w:color w:val="000000"/>
          <w:sz w:val="28"/>
          <w:szCs w:val="28"/>
        </w:rPr>
        <w:t>ế</w:t>
      </w:r>
      <w:r>
        <w:rPr>
          <w:rFonts w:ascii="Cambria" w:eastAsia="Cambria" w:hAnsi="Cambria" w:cs="Cambria"/>
          <w:color w:val="000000"/>
          <w:sz w:val="28"/>
          <w:szCs w:val="28"/>
        </w:rPr>
        <w:t>u có) thông qua các giao th</w:t>
      </w:r>
      <w:r>
        <w:rPr>
          <w:rFonts w:ascii="Cambria" w:eastAsia="Cambria" w:hAnsi="Cambria" w:cs="Cambria"/>
          <w:color w:val="000000"/>
          <w:sz w:val="28"/>
          <w:szCs w:val="28"/>
        </w:rPr>
        <w:t>ứ</w:t>
      </w:r>
      <w:r>
        <w:rPr>
          <w:rFonts w:ascii="Cambria" w:eastAsia="Cambria" w:hAnsi="Cambria" w:cs="Cambria"/>
          <w:color w:val="000000"/>
          <w:sz w:val="28"/>
          <w:szCs w:val="28"/>
        </w:rPr>
        <w:t>c h</w:t>
      </w:r>
      <w:r>
        <w:rPr>
          <w:rFonts w:ascii="Cambria" w:eastAsia="Cambria" w:hAnsi="Cambria" w:cs="Cambria"/>
          <w:color w:val="000000"/>
          <w:sz w:val="28"/>
          <w:szCs w:val="28"/>
        </w:rPr>
        <w:t>ỗ</w:t>
      </w:r>
      <w:r>
        <w:rPr>
          <w:rFonts w:ascii="Cambria" w:eastAsia="Cambria" w:hAnsi="Cambria" w:cs="Cambria"/>
          <w:color w:val="000000"/>
          <w:sz w:val="28"/>
          <w:szCs w:val="28"/>
        </w:rPr>
        <w:t xml:space="preserve"> tr</w:t>
      </w:r>
      <w:r>
        <w:rPr>
          <w:rFonts w:ascii="Cambria" w:eastAsia="Cambria" w:hAnsi="Cambria" w:cs="Cambria"/>
          <w:color w:val="000000"/>
          <w:sz w:val="28"/>
          <w:szCs w:val="28"/>
        </w:rPr>
        <w:t>ợ</w:t>
      </w:r>
      <w:r>
        <w:rPr>
          <w:rFonts w:ascii="Cambria" w:eastAsia="Cambria" w:hAnsi="Cambria" w:cs="Cambria"/>
          <w:color w:val="000000"/>
          <w:sz w:val="28"/>
          <w:szCs w:val="28"/>
        </w:rPr>
        <w:t xml:space="preserve"> mã hóa;</w:t>
      </w:r>
    </w:p>
    <w:p w14:paraId="638CCD3D" w14:textId="77777777" w:rsidR="00B40AAF" w:rsidRDefault="00746E6D">
      <w:pPr>
        <w:numPr>
          <w:ilvl w:val="0"/>
          <w:numId w:val="19"/>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An toàn máy ch</w:t>
      </w:r>
      <w:r>
        <w:rPr>
          <w:rFonts w:ascii="Cambria" w:eastAsia="Cambria" w:hAnsi="Cambria" w:cs="Cambria"/>
          <w:color w:val="000000"/>
          <w:sz w:val="28"/>
          <w:szCs w:val="28"/>
        </w:rPr>
        <w:t>ủ</w:t>
      </w:r>
      <w:r>
        <w:rPr>
          <w:rFonts w:ascii="Cambria" w:eastAsia="Cambria" w:hAnsi="Cambria" w:cs="Cambria"/>
          <w:color w:val="000000"/>
          <w:sz w:val="28"/>
          <w:szCs w:val="28"/>
        </w:rPr>
        <w:t>:</w:t>
      </w:r>
    </w:p>
    <w:p w14:paraId="2BAA89CF" w14:textId="77777777" w:rsidR="00B40AAF" w:rsidRDefault="00746E6D">
      <w:pPr>
        <w:numPr>
          <w:ilvl w:val="0"/>
          <w:numId w:val="18"/>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Có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phòng, ch</w:t>
      </w:r>
      <w:r>
        <w:rPr>
          <w:rFonts w:ascii="Cambria" w:eastAsia="Cambria" w:hAnsi="Cambria" w:cs="Cambria"/>
          <w:color w:val="000000"/>
          <w:sz w:val="28"/>
          <w:szCs w:val="28"/>
        </w:rPr>
        <w:t>ố</w:t>
      </w:r>
      <w:r>
        <w:rPr>
          <w:rFonts w:ascii="Cambria" w:eastAsia="Cambria" w:hAnsi="Cambria" w:cs="Cambria"/>
          <w:color w:val="000000"/>
          <w:sz w:val="28"/>
          <w:szCs w:val="28"/>
        </w:rPr>
        <w:t>ng mã đ</w:t>
      </w:r>
      <w:r>
        <w:rPr>
          <w:rFonts w:ascii="Cambria" w:eastAsia="Cambria" w:hAnsi="Cambria" w:cs="Cambria"/>
          <w:color w:val="000000"/>
          <w:sz w:val="28"/>
          <w:szCs w:val="28"/>
        </w:rPr>
        <w:t>ộ</w:t>
      </w:r>
      <w:r>
        <w:rPr>
          <w:rFonts w:ascii="Cambria" w:eastAsia="Cambria" w:hAnsi="Cambria" w:cs="Cambria"/>
          <w:color w:val="000000"/>
          <w:sz w:val="28"/>
          <w:szCs w:val="28"/>
        </w:rPr>
        <w:t>c trên máy ch</w:t>
      </w:r>
      <w:r>
        <w:rPr>
          <w:rFonts w:ascii="Cambria" w:eastAsia="Cambria" w:hAnsi="Cambria" w:cs="Cambria"/>
          <w:color w:val="000000"/>
          <w:sz w:val="28"/>
          <w:szCs w:val="28"/>
        </w:rPr>
        <w:t>ủ</w:t>
      </w:r>
      <w:r>
        <w:rPr>
          <w:rFonts w:ascii="Cambria" w:eastAsia="Cambria" w:hAnsi="Cambria" w:cs="Cambria"/>
          <w:color w:val="000000"/>
          <w:sz w:val="28"/>
          <w:szCs w:val="28"/>
        </w:rPr>
        <w:t xml:space="preserve"> và có cơ ch</w:t>
      </w:r>
      <w:r>
        <w:rPr>
          <w:rFonts w:ascii="Cambria" w:eastAsia="Cambria" w:hAnsi="Cambria" w:cs="Cambria"/>
          <w:color w:val="000000"/>
          <w:sz w:val="28"/>
          <w:szCs w:val="28"/>
        </w:rPr>
        <w:t>ế</w:t>
      </w:r>
      <w:r>
        <w:rPr>
          <w:rFonts w:ascii="Cambria" w:eastAsia="Cambria" w:hAnsi="Cambria" w:cs="Cambria"/>
          <w:color w:val="000000"/>
          <w:sz w:val="28"/>
          <w:szCs w:val="28"/>
        </w:rPr>
        <w:t xml:space="preserve"> t</w:t>
      </w:r>
      <w:r>
        <w:rPr>
          <w:rFonts w:ascii="Cambria" w:eastAsia="Cambria" w:hAnsi="Cambria" w:cs="Cambria"/>
          <w:color w:val="000000"/>
          <w:sz w:val="28"/>
          <w:szCs w:val="28"/>
        </w:rPr>
        <w:t>ự</w:t>
      </w:r>
      <w:r>
        <w:rPr>
          <w:rFonts w:ascii="Cambria" w:eastAsia="Cambria" w:hAnsi="Cambria" w:cs="Cambria"/>
          <w:color w:val="000000"/>
          <w:sz w:val="28"/>
          <w:szCs w:val="28"/>
        </w:rPr>
        <w:t xml:space="preserve"> đ</w:t>
      </w:r>
      <w:r>
        <w:rPr>
          <w:rFonts w:ascii="Cambria" w:eastAsia="Cambria" w:hAnsi="Cambria" w:cs="Cambria"/>
          <w:color w:val="000000"/>
          <w:sz w:val="28"/>
          <w:szCs w:val="28"/>
        </w:rPr>
        <w:t>ộ</w:t>
      </w:r>
      <w:r>
        <w:rPr>
          <w:rFonts w:ascii="Cambria" w:eastAsia="Cambria" w:hAnsi="Cambria" w:cs="Cambria"/>
          <w:color w:val="000000"/>
          <w:sz w:val="28"/>
          <w:szCs w:val="28"/>
        </w:rPr>
        <w:t>ng c</w:t>
      </w:r>
      <w:r>
        <w:rPr>
          <w:rFonts w:ascii="Cambria" w:eastAsia="Cambria" w:hAnsi="Cambria" w:cs="Cambria"/>
          <w:color w:val="000000"/>
          <w:sz w:val="28"/>
          <w:szCs w:val="28"/>
        </w:rPr>
        <w:t>ậ</w:t>
      </w:r>
      <w:r>
        <w:rPr>
          <w:rFonts w:ascii="Cambria" w:eastAsia="Cambria" w:hAnsi="Cambria" w:cs="Cambria"/>
          <w:color w:val="000000"/>
          <w:sz w:val="28"/>
          <w:szCs w:val="28"/>
        </w:rPr>
        <w:t>p nh</w:t>
      </w:r>
      <w:r>
        <w:rPr>
          <w:rFonts w:ascii="Cambria" w:eastAsia="Cambria" w:hAnsi="Cambria" w:cs="Cambria"/>
          <w:color w:val="000000"/>
          <w:sz w:val="28"/>
          <w:szCs w:val="28"/>
        </w:rPr>
        <w:t>ậ</w:t>
      </w:r>
      <w:r>
        <w:rPr>
          <w:rFonts w:ascii="Cambria" w:eastAsia="Cambria" w:hAnsi="Cambria" w:cs="Cambria"/>
          <w:color w:val="000000"/>
          <w:sz w:val="28"/>
          <w:szCs w:val="28"/>
        </w:rPr>
        <w:t>t phiên b</w:t>
      </w:r>
      <w:r>
        <w:rPr>
          <w:rFonts w:ascii="Cambria" w:eastAsia="Cambria" w:hAnsi="Cambria" w:cs="Cambria"/>
          <w:color w:val="000000"/>
          <w:sz w:val="28"/>
          <w:szCs w:val="28"/>
        </w:rPr>
        <w:t>ả</w:t>
      </w:r>
      <w:r>
        <w:rPr>
          <w:rFonts w:ascii="Cambria" w:eastAsia="Cambria" w:hAnsi="Cambria" w:cs="Cambria"/>
          <w:color w:val="000000"/>
          <w:sz w:val="28"/>
          <w:szCs w:val="28"/>
        </w:rPr>
        <w:t>n m</w:t>
      </w:r>
      <w:r>
        <w:rPr>
          <w:rFonts w:ascii="Cambria" w:eastAsia="Cambria" w:hAnsi="Cambria" w:cs="Cambria"/>
          <w:color w:val="000000"/>
          <w:sz w:val="28"/>
          <w:szCs w:val="28"/>
        </w:rPr>
        <w:t>ớ</w:t>
      </w:r>
      <w:r>
        <w:rPr>
          <w:rFonts w:ascii="Cambria" w:eastAsia="Cambria" w:hAnsi="Cambria" w:cs="Cambria"/>
          <w:color w:val="000000"/>
          <w:sz w:val="28"/>
          <w:szCs w:val="28"/>
        </w:rPr>
        <w:t>i ho</w:t>
      </w:r>
      <w:r>
        <w:rPr>
          <w:rFonts w:ascii="Cambria" w:eastAsia="Cambria" w:hAnsi="Cambria" w:cs="Cambria"/>
          <w:color w:val="000000"/>
          <w:sz w:val="28"/>
          <w:szCs w:val="28"/>
        </w:rPr>
        <w:t>ặ</w:t>
      </w:r>
      <w:r>
        <w:rPr>
          <w:rFonts w:ascii="Cambria" w:eastAsia="Cambria" w:hAnsi="Cambria" w:cs="Cambria"/>
          <w:color w:val="000000"/>
          <w:sz w:val="28"/>
          <w:szCs w:val="28"/>
        </w:rPr>
        <w:t>c d</w:t>
      </w:r>
      <w:r>
        <w:rPr>
          <w:rFonts w:ascii="Cambria" w:eastAsia="Cambria" w:hAnsi="Cambria" w:cs="Cambria"/>
          <w:color w:val="000000"/>
          <w:sz w:val="28"/>
          <w:szCs w:val="28"/>
        </w:rPr>
        <w:t>ấ</w:t>
      </w:r>
      <w:r>
        <w:rPr>
          <w:rFonts w:ascii="Cambria" w:eastAsia="Cambria" w:hAnsi="Cambria" w:cs="Cambria"/>
          <w:color w:val="000000"/>
          <w:sz w:val="28"/>
          <w:szCs w:val="28"/>
        </w:rPr>
        <w:t>u hi</w:t>
      </w:r>
      <w:r>
        <w:rPr>
          <w:rFonts w:ascii="Cambria" w:eastAsia="Cambria" w:hAnsi="Cambria" w:cs="Cambria"/>
          <w:color w:val="000000"/>
          <w:sz w:val="28"/>
          <w:szCs w:val="28"/>
        </w:rPr>
        <w:t>ệ</w:t>
      </w:r>
      <w:r>
        <w:rPr>
          <w:rFonts w:ascii="Cambria" w:eastAsia="Cambria" w:hAnsi="Cambria" w:cs="Cambria"/>
          <w:color w:val="000000"/>
          <w:sz w:val="28"/>
          <w:szCs w:val="28"/>
        </w:rPr>
        <w:t>u nh</w:t>
      </w:r>
      <w:r>
        <w:rPr>
          <w:rFonts w:ascii="Cambria" w:eastAsia="Cambria" w:hAnsi="Cambria" w:cs="Cambria"/>
          <w:color w:val="000000"/>
          <w:sz w:val="28"/>
          <w:szCs w:val="28"/>
        </w:rPr>
        <w:t>ậ</w:t>
      </w:r>
      <w:r>
        <w:rPr>
          <w:rFonts w:ascii="Cambria" w:eastAsia="Cambria" w:hAnsi="Cambria" w:cs="Cambria"/>
          <w:color w:val="000000"/>
          <w:sz w:val="28"/>
          <w:szCs w:val="28"/>
        </w:rPr>
        <w:t>n d</w:t>
      </w:r>
      <w:r>
        <w:rPr>
          <w:rFonts w:ascii="Cambria" w:eastAsia="Cambria" w:hAnsi="Cambria" w:cs="Cambria"/>
          <w:color w:val="000000"/>
          <w:sz w:val="28"/>
          <w:szCs w:val="28"/>
        </w:rPr>
        <w:t>ạ</w:t>
      </w:r>
      <w:r>
        <w:rPr>
          <w:rFonts w:ascii="Cambria" w:eastAsia="Cambria" w:hAnsi="Cambria" w:cs="Cambria"/>
          <w:color w:val="000000"/>
          <w:sz w:val="28"/>
          <w:szCs w:val="28"/>
        </w:rPr>
        <w:t>ng mã đ</w:t>
      </w:r>
      <w:r>
        <w:rPr>
          <w:rFonts w:ascii="Cambria" w:eastAsia="Cambria" w:hAnsi="Cambria" w:cs="Cambria"/>
          <w:color w:val="000000"/>
          <w:sz w:val="28"/>
          <w:szCs w:val="28"/>
        </w:rPr>
        <w:t>ộ</w:t>
      </w:r>
      <w:r>
        <w:rPr>
          <w:rFonts w:ascii="Cambria" w:eastAsia="Cambria" w:hAnsi="Cambria" w:cs="Cambria"/>
          <w:color w:val="000000"/>
          <w:sz w:val="28"/>
          <w:szCs w:val="28"/>
        </w:rPr>
        <w:t>c m</w:t>
      </w:r>
      <w:r>
        <w:rPr>
          <w:rFonts w:ascii="Cambria" w:eastAsia="Cambria" w:hAnsi="Cambria" w:cs="Cambria"/>
          <w:color w:val="000000"/>
          <w:sz w:val="28"/>
          <w:szCs w:val="28"/>
        </w:rPr>
        <w:t>ớ</w:t>
      </w:r>
      <w:r>
        <w:rPr>
          <w:rFonts w:ascii="Cambria" w:eastAsia="Cambria" w:hAnsi="Cambria" w:cs="Cambria"/>
          <w:color w:val="000000"/>
          <w:sz w:val="28"/>
          <w:szCs w:val="28"/>
        </w:rPr>
        <w:t>i cho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này;</w:t>
      </w:r>
    </w:p>
    <w:p w14:paraId="48758C36" w14:textId="77777777" w:rsidR="00B40AAF" w:rsidRDefault="00746E6D">
      <w:pPr>
        <w:numPr>
          <w:ilvl w:val="0"/>
          <w:numId w:val="18"/>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Có cơ ch</w:t>
      </w:r>
      <w:r>
        <w:rPr>
          <w:rFonts w:ascii="Cambria" w:eastAsia="Cambria" w:hAnsi="Cambria" w:cs="Cambria"/>
          <w:color w:val="000000"/>
          <w:sz w:val="28"/>
          <w:szCs w:val="28"/>
        </w:rPr>
        <w:t>ế</w:t>
      </w:r>
      <w:r>
        <w:rPr>
          <w:rFonts w:ascii="Cambria" w:eastAsia="Cambria" w:hAnsi="Cambria" w:cs="Cambria"/>
          <w:color w:val="000000"/>
          <w:sz w:val="28"/>
          <w:szCs w:val="28"/>
        </w:rPr>
        <w:t xml:space="preserve"> xác th</w:t>
      </w:r>
      <w:r>
        <w:rPr>
          <w:rFonts w:ascii="Cambria" w:eastAsia="Cambria" w:hAnsi="Cambria" w:cs="Cambria"/>
          <w:color w:val="000000"/>
          <w:sz w:val="28"/>
          <w:szCs w:val="28"/>
        </w:rPr>
        <w:t>ự</w:t>
      </w:r>
      <w:r>
        <w:rPr>
          <w:rFonts w:ascii="Cambria" w:eastAsia="Cambria" w:hAnsi="Cambria" w:cs="Cambria"/>
          <w:color w:val="000000"/>
          <w:sz w:val="28"/>
          <w:szCs w:val="28"/>
        </w:rPr>
        <w:t>c b</w:t>
      </w:r>
      <w:r>
        <w:rPr>
          <w:rFonts w:ascii="Cambria" w:eastAsia="Cambria" w:hAnsi="Cambria" w:cs="Cambria"/>
          <w:color w:val="000000"/>
          <w:sz w:val="28"/>
          <w:szCs w:val="28"/>
        </w:rPr>
        <w:t>ằ</w:t>
      </w:r>
      <w:r>
        <w:rPr>
          <w:rFonts w:ascii="Cambria" w:eastAsia="Cambria" w:hAnsi="Cambria" w:cs="Cambria"/>
          <w:color w:val="000000"/>
          <w:sz w:val="28"/>
          <w:szCs w:val="28"/>
        </w:rPr>
        <w:t>ng m</w:t>
      </w:r>
      <w:r>
        <w:rPr>
          <w:rFonts w:ascii="Cambria" w:eastAsia="Cambria" w:hAnsi="Cambria" w:cs="Cambria"/>
          <w:color w:val="000000"/>
          <w:sz w:val="28"/>
          <w:szCs w:val="28"/>
        </w:rPr>
        <w:t>ậ</w:t>
      </w:r>
      <w:r>
        <w:rPr>
          <w:rFonts w:ascii="Cambria" w:eastAsia="Cambria" w:hAnsi="Cambria" w:cs="Cambria"/>
          <w:color w:val="000000"/>
          <w:sz w:val="28"/>
          <w:szCs w:val="28"/>
        </w:rPr>
        <w:t>t kh</w:t>
      </w:r>
      <w:r>
        <w:rPr>
          <w:rFonts w:ascii="Cambria" w:eastAsia="Cambria" w:hAnsi="Cambria" w:cs="Cambria"/>
          <w:color w:val="000000"/>
          <w:sz w:val="28"/>
          <w:szCs w:val="28"/>
        </w:rPr>
        <w:t>ẩ</w:t>
      </w:r>
      <w:r>
        <w:rPr>
          <w:rFonts w:ascii="Cambria" w:eastAsia="Cambria" w:hAnsi="Cambria" w:cs="Cambria"/>
          <w:color w:val="000000"/>
          <w:sz w:val="28"/>
          <w:szCs w:val="28"/>
        </w:rPr>
        <w:t>u b</w:t>
      </w:r>
      <w:r>
        <w:rPr>
          <w:rFonts w:ascii="Cambria" w:eastAsia="Cambria" w:hAnsi="Cambria" w:cs="Cambria"/>
          <w:color w:val="000000"/>
          <w:sz w:val="28"/>
          <w:szCs w:val="28"/>
        </w:rPr>
        <w:t>ả</w:t>
      </w:r>
      <w:r>
        <w:rPr>
          <w:rFonts w:ascii="Cambria" w:eastAsia="Cambria" w:hAnsi="Cambria" w:cs="Cambria"/>
          <w:color w:val="000000"/>
          <w:sz w:val="28"/>
          <w:szCs w:val="28"/>
        </w:rPr>
        <w:t>o đ</w:t>
      </w:r>
      <w:r>
        <w:rPr>
          <w:rFonts w:ascii="Cambria" w:eastAsia="Cambria" w:hAnsi="Cambria" w:cs="Cambria"/>
          <w:color w:val="000000"/>
          <w:sz w:val="28"/>
          <w:szCs w:val="28"/>
        </w:rPr>
        <w:t>ả</w:t>
      </w:r>
      <w:r>
        <w:rPr>
          <w:rFonts w:ascii="Cambria" w:eastAsia="Cambria" w:hAnsi="Cambria" w:cs="Cambria"/>
          <w:color w:val="000000"/>
          <w:sz w:val="28"/>
          <w:szCs w:val="28"/>
        </w:rPr>
        <w:t>m đ</w:t>
      </w:r>
      <w:r>
        <w:rPr>
          <w:rFonts w:ascii="Cambria" w:eastAsia="Cambria" w:hAnsi="Cambria" w:cs="Cambria"/>
          <w:color w:val="000000"/>
          <w:sz w:val="28"/>
          <w:szCs w:val="28"/>
        </w:rPr>
        <w:t>ộ</w:t>
      </w:r>
      <w:r>
        <w:rPr>
          <w:rFonts w:ascii="Cambria" w:eastAsia="Cambria" w:hAnsi="Cambria" w:cs="Cambria"/>
          <w:color w:val="000000"/>
          <w:sz w:val="28"/>
          <w:szCs w:val="28"/>
        </w:rPr>
        <w:t xml:space="preserve"> ph</w:t>
      </w:r>
      <w:r>
        <w:rPr>
          <w:rFonts w:ascii="Cambria" w:eastAsia="Cambria" w:hAnsi="Cambria" w:cs="Cambria"/>
          <w:color w:val="000000"/>
          <w:sz w:val="28"/>
          <w:szCs w:val="28"/>
        </w:rPr>
        <w:t>ứ</w:t>
      </w:r>
      <w:r>
        <w:rPr>
          <w:rFonts w:ascii="Cambria" w:eastAsia="Cambria" w:hAnsi="Cambria" w:cs="Cambria"/>
          <w:color w:val="000000"/>
          <w:sz w:val="28"/>
          <w:szCs w:val="28"/>
        </w:rPr>
        <w:t>c t</w:t>
      </w:r>
      <w:r>
        <w:rPr>
          <w:rFonts w:ascii="Cambria" w:eastAsia="Cambria" w:hAnsi="Cambria" w:cs="Cambria"/>
          <w:color w:val="000000"/>
          <w:sz w:val="28"/>
          <w:szCs w:val="28"/>
        </w:rPr>
        <w:t>ạ</w:t>
      </w:r>
      <w:r>
        <w:rPr>
          <w:rFonts w:ascii="Cambria" w:eastAsia="Cambria" w:hAnsi="Cambria" w:cs="Cambria"/>
          <w:color w:val="000000"/>
          <w:sz w:val="28"/>
          <w:szCs w:val="28"/>
        </w:rPr>
        <w:t>p c</w:t>
      </w:r>
      <w:r>
        <w:rPr>
          <w:rFonts w:ascii="Cambria" w:eastAsia="Cambria" w:hAnsi="Cambria" w:cs="Cambria"/>
          <w:color w:val="000000"/>
          <w:sz w:val="28"/>
          <w:szCs w:val="28"/>
        </w:rPr>
        <w:t>ầ</w:t>
      </w:r>
      <w:r>
        <w:rPr>
          <w:rFonts w:ascii="Cambria" w:eastAsia="Cambria" w:hAnsi="Cambria" w:cs="Cambria"/>
          <w:color w:val="000000"/>
          <w:sz w:val="28"/>
          <w:szCs w:val="28"/>
        </w:rPr>
        <w:t>n thi</w:t>
      </w:r>
      <w:r>
        <w:rPr>
          <w:rFonts w:ascii="Cambria" w:eastAsia="Cambria" w:hAnsi="Cambria" w:cs="Cambria"/>
          <w:color w:val="000000"/>
          <w:sz w:val="28"/>
          <w:szCs w:val="28"/>
        </w:rPr>
        <w:t>ế</w:t>
      </w:r>
      <w:r>
        <w:rPr>
          <w:rFonts w:ascii="Cambria" w:eastAsia="Cambria" w:hAnsi="Cambria" w:cs="Cambria"/>
          <w:color w:val="000000"/>
          <w:sz w:val="28"/>
          <w:szCs w:val="28"/>
        </w:rPr>
        <w:t>t, yêu c</w:t>
      </w:r>
      <w:r>
        <w:rPr>
          <w:rFonts w:ascii="Cambria" w:eastAsia="Cambria" w:hAnsi="Cambria" w:cs="Cambria"/>
          <w:color w:val="000000"/>
          <w:sz w:val="28"/>
          <w:szCs w:val="28"/>
        </w:rPr>
        <w:t>ầ</w:t>
      </w:r>
      <w:r>
        <w:rPr>
          <w:rFonts w:ascii="Cambria" w:eastAsia="Cambria" w:hAnsi="Cambria" w:cs="Cambria"/>
          <w:color w:val="000000"/>
          <w:sz w:val="28"/>
          <w:szCs w:val="28"/>
        </w:rPr>
        <w:t>u thay đ</w:t>
      </w:r>
      <w:r>
        <w:rPr>
          <w:rFonts w:ascii="Cambria" w:eastAsia="Cambria" w:hAnsi="Cambria" w:cs="Cambria"/>
          <w:color w:val="000000"/>
          <w:sz w:val="28"/>
          <w:szCs w:val="28"/>
        </w:rPr>
        <w:t>ổ</w:t>
      </w:r>
      <w:r>
        <w:rPr>
          <w:rFonts w:ascii="Cambria" w:eastAsia="Cambria" w:hAnsi="Cambria" w:cs="Cambria"/>
          <w:color w:val="000000"/>
          <w:sz w:val="28"/>
          <w:szCs w:val="28"/>
        </w:rPr>
        <w:t>i m</w:t>
      </w:r>
      <w:r>
        <w:rPr>
          <w:rFonts w:ascii="Cambria" w:eastAsia="Cambria" w:hAnsi="Cambria" w:cs="Cambria"/>
          <w:color w:val="000000"/>
          <w:sz w:val="28"/>
          <w:szCs w:val="28"/>
        </w:rPr>
        <w:t>ậ</w:t>
      </w:r>
      <w:r>
        <w:rPr>
          <w:rFonts w:ascii="Cambria" w:eastAsia="Cambria" w:hAnsi="Cambria" w:cs="Cambria"/>
          <w:color w:val="000000"/>
          <w:sz w:val="28"/>
          <w:szCs w:val="28"/>
        </w:rPr>
        <w:t>t kh</w:t>
      </w:r>
      <w:r>
        <w:rPr>
          <w:rFonts w:ascii="Cambria" w:eastAsia="Cambria" w:hAnsi="Cambria" w:cs="Cambria"/>
          <w:color w:val="000000"/>
          <w:sz w:val="28"/>
          <w:szCs w:val="28"/>
        </w:rPr>
        <w:t>ẩ</w:t>
      </w:r>
      <w:r>
        <w:rPr>
          <w:rFonts w:ascii="Cambria" w:eastAsia="Cambria" w:hAnsi="Cambria" w:cs="Cambria"/>
          <w:color w:val="000000"/>
          <w:sz w:val="28"/>
          <w:szCs w:val="28"/>
        </w:rPr>
        <w:t>u đ</w:t>
      </w:r>
      <w:r>
        <w:rPr>
          <w:rFonts w:ascii="Cambria" w:eastAsia="Cambria" w:hAnsi="Cambria" w:cs="Cambria"/>
          <w:color w:val="000000"/>
          <w:sz w:val="28"/>
          <w:szCs w:val="28"/>
        </w:rPr>
        <w:t>ị</w:t>
      </w:r>
      <w:r>
        <w:rPr>
          <w:rFonts w:ascii="Cambria" w:eastAsia="Cambria" w:hAnsi="Cambria" w:cs="Cambria"/>
          <w:color w:val="000000"/>
          <w:sz w:val="28"/>
          <w:szCs w:val="28"/>
        </w:rPr>
        <w:t>nh k</w:t>
      </w:r>
      <w:r>
        <w:rPr>
          <w:rFonts w:ascii="Cambria" w:eastAsia="Cambria" w:hAnsi="Cambria" w:cs="Cambria"/>
          <w:color w:val="000000"/>
          <w:sz w:val="28"/>
          <w:szCs w:val="28"/>
        </w:rPr>
        <w:t>ỳ</w:t>
      </w:r>
      <w:r>
        <w:rPr>
          <w:rFonts w:ascii="Cambria" w:eastAsia="Cambria" w:hAnsi="Cambria" w:cs="Cambria"/>
          <w:color w:val="000000"/>
          <w:sz w:val="28"/>
          <w:szCs w:val="28"/>
        </w:rPr>
        <w:t xml:space="preserve"> theo quy</w:t>
      </w:r>
      <w:r>
        <w:rPr>
          <w:rFonts w:ascii="Cambria" w:eastAsia="Cambria" w:hAnsi="Cambria" w:cs="Cambria"/>
          <w:color w:val="000000"/>
          <w:sz w:val="28"/>
          <w:szCs w:val="28"/>
        </w:rPr>
        <w:t xml:space="preserve"> đ</w:t>
      </w:r>
      <w:r>
        <w:rPr>
          <w:rFonts w:ascii="Cambria" w:eastAsia="Cambria" w:hAnsi="Cambria" w:cs="Cambria"/>
          <w:color w:val="000000"/>
          <w:sz w:val="28"/>
          <w:szCs w:val="28"/>
        </w:rPr>
        <w:t>ị</w:t>
      </w:r>
      <w:r>
        <w:rPr>
          <w:rFonts w:ascii="Cambria" w:eastAsia="Cambria" w:hAnsi="Cambria" w:cs="Cambria"/>
          <w:color w:val="000000"/>
          <w:sz w:val="28"/>
          <w:szCs w:val="28"/>
        </w:rPr>
        <w:t>nh c</w:t>
      </w:r>
      <w:r>
        <w:rPr>
          <w:rFonts w:ascii="Cambria" w:eastAsia="Cambria" w:hAnsi="Cambria" w:cs="Cambria"/>
          <w:color w:val="000000"/>
          <w:sz w:val="28"/>
          <w:szCs w:val="28"/>
        </w:rPr>
        <w:t>ủ</w:t>
      </w:r>
      <w:r>
        <w:rPr>
          <w:rFonts w:ascii="Cambria" w:eastAsia="Cambria" w:hAnsi="Cambria" w:cs="Cambria"/>
          <w:color w:val="000000"/>
          <w:sz w:val="28"/>
          <w:szCs w:val="28"/>
        </w:rPr>
        <w:t>a t</w:t>
      </w:r>
      <w:r>
        <w:rPr>
          <w:rFonts w:ascii="Cambria" w:eastAsia="Cambria" w:hAnsi="Cambria" w:cs="Cambria"/>
          <w:color w:val="000000"/>
          <w:sz w:val="28"/>
          <w:szCs w:val="28"/>
        </w:rPr>
        <w:t>ổ</w:t>
      </w:r>
      <w:r>
        <w:rPr>
          <w:rFonts w:ascii="Cambria" w:eastAsia="Cambria" w:hAnsi="Cambria" w:cs="Cambria"/>
          <w:color w:val="000000"/>
          <w:sz w:val="28"/>
          <w:szCs w:val="28"/>
        </w:rPr>
        <w:t xml:space="preserve"> ch</w:t>
      </w:r>
      <w:r>
        <w:rPr>
          <w:rFonts w:ascii="Cambria" w:eastAsia="Cambria" w:hAnsi="Cambria" w:cs="Cambria"/>
          <w:color w:val="000000"/>
          <w:sz w:val="28"/>
          <w:szCs w:val="28"/>
        </w:rPr>
        <w:t>ứ</w:t>
      </w:r>
      <w:r>
        <w:rPr>
          <w:rFonts w:ascii="Cambria" w:eastAsia="Cambria" w:hAnsi="Cambria" w:cs="Cambria"/>
          <w:color w:val="000000"/>
          <w:sz w:val="28"/>
          <w:szCs w:val="28"/>
        </w:rPr>
        <w:t>c và có cơ ch</w:t>
      </w:r>
      <w:r>
        <w:rPr>
          <w:rFonts w:ascii="Cambria" w:eastAsia="Cambria" w:hAnsi="Cambria" w:cs="Cambria"/>
          <w:color w:val="000000"/>
          <w:sz w:val="28"/>
          <w:szCs w:val="28"/>
        </w:rPr>
        <w:t>ế</w:t>
      </w:r>
      <w:r>
        <w:rPr>
          <w:rFonts w:ascii="Cambria" w:eastAsia="Cambria" w:hAnsi="Cambria" w:cs="Cambria"/>
          <w:color w:val="000000"/>
          <w:sz w:val="28"/>
          <w:szCs w:val="28"/>
        </w:rPr>
        <w:t xml:space="preserve"> phòng ch</w:t>
      </w:r>
      <w:r>
        <w:rPr>
          <w:rFonts w:ascii="Cambria" w:eastAsia="Cambria" w:hAnsi="Cambria" w:cs="Cambria"/>
          <w:color w:val="000000"/>
          <w:sz w:val="28"/>
          <w:szCs w:val="28"/>
        </w:rPr>
        <w:t>ố</w:t>
      </w:r>
      <w:r>
        <w:rPr>
          <w:rFonts w:ascii="Cambria" w:eastAsia="Cambria" w:hAnsi="Cambria" w:cs="Cambria"/>
          <w:color w:val="000000"/>
          <w:sz w:val="28"/>
          <w:szCs w:val="28"/>
        </w:rPr>
        <w:t>ng dò quét m</w:t>
      </w:r>
      <w:r>
        <w:rPr>
          <w:rFonts w:ascii="Cambria" w:eastAsia="Cambria" w:hAnsi="Cambria" w:cs="Cambria"/>
          <w:color w:val="000000"/>
          <w:sz w:val="28"/>
          <w:szCs w:val="28"/>
        </w:rPr>
        <w:t>ậ</w:t>
      </w:r>
      <w:r>
        <w:rPr>
          <w:rFonts w:ascii="Cambria" w:eastAsia="Cambria" w:hAnsi="Cambria" w:cs="Cambria"/>
          <w:color w:val="000000"/>
          <w:sz w:val="28"/>
          <w:szCs w:val="28"/>
        </w:rPr>
        <w:t>t kh</w:t>
      </w:r>
      <w:r>
        <w:rPr>
          <w:rFonts w:ascii="Cambria" w:eastAsia="Cambria" w:hAnsi="Cambria" w:cs="Cambria"/>
          <w:color w:val="000000"/>
          <w:sz w:val="28"/>
          <w:szCs w:val="28"/>
        </w:rPr>
        <w:t>ẩ</w:t>
      </w:r>
      <w:r>
        <w:rPr>
          <w:rFonts w:ascii="Cambria" w:eastAsia="Cambria" w:hAnsi="Cambria" w:cs="Cambria"/>
          <w:color w:val="000000"/>
          <w:sz w:val="28"/>
          <w:szCs w:val="28"/>
        </w:rPr>
        <w:t>u; Các thông tin xác th</w:t>
      </w:r>
      <w:r>
        <w:rPr>
          <w:rFonts w:ascii="Cambria" w:eastAsia="Cambria" w:hAnsi="Cambria" w:cs="Cambria"/>
          <w:color w:val="000000"/>
          <w:sz w:val="28"/>
          <w:szCs w:val="28"/>
        </w:rPr>
        <w:t>ự</w:t>
      </w:r>
      <w:r>
        <w:rPr>
          <w:rFonts w:ascii="Cambria" w:eastAsia="Cambria" w:hAnsi="Cambria" w:cs="Cambria"/>
          <w:color w:val="000000"/>
          <w:sz w:val="28"/>
          <w:szCs w:val="28"/>
        </w:rPr>
        <w:t>c ph</w:t>
      </w:r>
      <w:r>
        <w:rPr>
          <w:rFonts w:ascii="Cambria" w:eastAsia="Cambria" w:hAnsi="Cambria" w:cs="Cambria"/>
          <w:color w:val="000000"/>
          <w:sz w:val="28"/>
          <w:szCs w:val="28"/>
        </w:rPr>
        <w:t>ả</w:t>
      </w:r>
      <w:r>
        <w:rPr>
          <w:rFonts w:ascii="Cambria" w:eastAsia="Cambria" w:hAnsi="Cambria" w:cs="Cambria"/>
          <w:color w:val="000000"/>
          <w:sz w:val="28"/>
          <w:szCs w:val="28"/>
        </w:rPr>
        <w:t>i đư</w:t>
      </w:r>
      <w:r>
        <w:rPr>
          <w:rFonts w:ascii="Cambria" w:eastAsia="Cambria" w:hAnsi="Cambria" w:cs="Cambria"/>
          <w:color w:val="000000"/>
          <w:sz w:val="28"/>
          <w:szCs w:val="28"/>
        </w:rPr>
        <w:t>ợ</w:t>
      </w:r>
      <w:r>
        <w:rPr>
          <w:rFonts w:ascii="Cambria" w:eastAsia="Cambria" w:hAnsi="Cambria" w:cs="Cambria"/>
          <w:color w:val="000000"/>
          <w:sz w:val="28"/>
          <w:szCs w:val="28"/>
        </w:rPr>
        <w:t>c lưu tr</w:t>
      </w:r>
      <w:r>
        <w:rPr>
          <w:rFonts w:ascii="Cambria" w:eastAsia="Cambria" w:hAnsi="Cambria" w:cs="Cambria"/>
          <w:color w:val="000000"/>
          <w:sz w:val="28"/>
          <w:szCs w:val="28"/>
        </w:rPr>
        <w:t>ữ</w:t>
      </w:r>
      <w:r>
        <w:rPr>
          <w:rFonts w:ascii="Cambria" w:eastAsia="Cambria" w:hAnsi="Cambria" w:cs="Cambria"/>
          <w:color w:val="000000"/>
          <w:sz w:val="28"/>
          <w:szCs w:val="28"/>
        </w:rPr>
        <w:t xml:space="preserve"> trên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dư</w:t>
      </w:r>
      <w:r>
        <w:rPr>
          <w:rFonts w:ascii="Cambria" w:eastAsia="Cambria" w:hAnsi="Cambria" w:cs="Cambria"/>
          <w:color w:val="000000"/>
          <w:sz w:val="28"/>
          <w:szCs w:val="28"/>
        </w:rPr>
        <w:t>ớ</w:t>
      </w:r>
      <w:r>
        <w:rPr>
          <w:rFonts w:ascii="Cambria" w:eastAsia="Cambria" w:hAnsi="Cambria" w:cs="Cambria"/>
          <w:color w:val="000000"/>
          <w:sz w:val="28"/>
          <w:szCs w:val="28"/>
        </w:rPr>
        <w:t>i d</w:t>
      </w:r>
      <w:r>
        <w:rPr>
          <w:rFonts w:ascii="Cambria" w:eastAsia="Cambria" w:hAnsi="Cambria" w:cs="Cambria"/>
          <w:color w:val="000000"/>
          <w:sz w:val="28"/>
          <w:szCs w:val="28"/>
        </w:rPr>
        <w:t>ạ</w:t>
      </w:r>
      <w:r>
        <w:rPr>
          <w:rFonts w:ascii="Cambria" w:eastAsia="Cambria" w:hAnsi="Cambria" w:cs="Cambria"/>
          <w:color w:val="000000"/>
          <w:sz w:val="28"/>
          <w:szCs w:val="28"/>
        </w:rPr>
        <w:t>ng mã hóa;</w:t>
      </w:r>
    </w:p>
    <w:p w14:paraId="6090CE6E" w14:textId="77777777" w:rsidR="00B40AAF" w:rsidRDefault="00746E6D">
      <w:pPr>
        <w:numPr>
          <w:ilvl w:val="0"/>
          <w:numId w:val="18"/>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Có phương án vô hi</w:t>
      </w:r>
      <w:r>
        <w:rPr>
          <w:rFonts w:ascii="Cambria" w:eastAsia="Cambria" w:hAnsi="Cambria" w:cs="Cambria"/>
          <w:color w:val="000000"/>
          <w:sz w:val="28"/>
          <w:szCs w:val="28"/>
        </w:rPr>
        <w:t>ệ</w:t>
      </w:r>
      <w:r>
        <w:rPr>
          <w:rFonts w:ascii="Cambria" w:eastAsia="Cambria" w:hAnsi="Cambria" w:cs="Cambria"/>
          <w:color w:val="000000"/>
          <w:sz w:val="28"/>
          <w:szCs w:val="28"/>
        </w:rPr>
        <w:t>u hóa các tài kho</w:t>
      </w:r>
      <w:r>
        <w:rPr>
          <w:rFonts w:ascii="Cambria" w:eastAsia="Cambria" w:hAnsi="Cambria" w:cs="Cambria"/>
          <w:color w:val="000000"/>
          <w:sz w:val="28"/>
          <w:szCs w:val="28"/>
        </w:rPr>
        <w:t>ả</w:t>
      </w:r>
      <w:r>
        <w:rPr>
          <w:rFonts w:ascii="Cambria" w:eastAsia="Cambria" w:hAnsi="Cambria" w:cs="Cambria"/>
          <w:color w:val="000000"/>
          <w:sz w:val="28"/>
          <w:szCs w:val="28"/>
        </w:rPr>
        <w:t>n m</w:t>
      </w:r>
      <w:r>
        <w:rPr>
          <w:rFonts w:ascii="Cambria" w:eastAsia="Cambria" w:hAnsi="Cambria" w:cs="Cambria"/>
          <w:color w:val="000000"/>
          <w:sz w:val="28"/>
          <w:szCs w:val="28"/>
        </w:rPr>
        <w:t>ặ</w:t>
      </w:r>
      <w:r>
        <w:rPr>
          <w:rFonts w:ascii="Cambria" w:eastAsia="Cambria" w:hAnsi="Cambria" w:cs="Cambria"/>
          <w:color w:val="000000"/>
          <w:sz w:val="28"/>
          <w:szCs w:val="28"/>
        </w:rPr>
        <w:t>c đ</w:t>
      </w:r>
      <w:r>
        <w:rPr>
          <w:rFonts w:ascii="Cambria" w:eastAsia="Cambria" w:hAnsi="Cambria" w:cs="Cambria"/>
          <w:color w:val="000000"/>
          <w:sz w:val="28"/>
          <w:szCs w:val="28"/>
        </w:rPr>
        <w:t>ị</w:t>
      </w:r>
      <w:r>
        <w:rPr>
          <w:rFonts w:ascii="Cambria" w:eastAsia="Cambria" w:hAnsi="Cambria" w:cs="Cambria"/>
          <w:color w:val="000000"/>
          <w:sz w:val="28"/>
          <w:szCs w:val="28"/>
        </w:rPr>
        <w:t>nh ho</w:t>
      </w:r>
      <w:r>
        <w:rPr>
          <w:rFonts w:ascii="Cambria" w:eastAsia="Cambria" w:hAnsi="Cambria" w:cs="Cambria"/>
          <w:color w:val="000000"/>
          <w:sz w:val="28"/>
          <w:szCs w:val="28"/>
        </w:rPr>
        <w:t>ặ</w:t>
      </w:r>
      <w:r>
        <w:rPr>
          <w:rFonts w:ascii="Cambria" w:eastAsia="Cambria" w:hAnsi="Cambria" w:cs="Cambria"/>
          <w:color w:val="000000"/>
          <w:sz w:val="28"/>
          <w:szCs w:val="28"/>
        </w:rPr>
        <w:t>c không ho</w:t>
      </w:r>
      <w:r>
        <w:rPr>
          <w:rFonts w:ascii="Cambria" w:eastAsia="Cambria" w:hAnsi="Cambria" w:cs="Cambria"/>
          <w:color w:val="000000"/>
          <w:sz w:val="28"/>
          <w:szCs w:val="28"/>
        </w:rPr>
        <w:t>ạ</w:t>
      </w:r>
      <w:r>
        <w:rPr>
          <w:rFonts w:ascii="Cambria" w:eastAsia="Cambria" w:hAnsi="Cambria" w:cs="Cambria"/>
          <w:color w:val="000000"/>
          <w:sz w:val="28"/>
          <w:szCs w:val="28"/>
        </w:rPr>
        <w:t>t đ</w:t>
      </w:r>
      <w:r>
        <w:rPr>
          <w:rFonts w:ascii="Cambria" w:eastAsia="Cambria" w:hAnsi="Cambria" w:cs="Cambria"/>
          <w:color w:val="000000"/>
          <w:sz w:val="28"/>
          <w:szCs w:val="28"/>
        </w:rPr>
        <w:t>ộ</w:t>
      </w:r>
      <w:r>
        <w:rPr>
          <w:rFonts w:ascii="Cambria" w:eastAsia="Cambria" w:hAnsi="Cambria" w:cs="Cambria"/>
          <w:color w:val="000000"/>
          <w:sz w:val="28"/>
          <w:szCs w:val="28"/>
        </w:rPr>
        <w:t>ng trên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vô hi</w:t>
      </w:r>
      <w:r>
        <w:rPr>
          <w:rFonts w:ascii="Cambria" w:eastAsia="Cambria" w:hAnsi="Cambria" w:cs="Cambria"/>
          <w:color w:val="000000"/>
          <w:sz w:val="28"/>
          <w:szCs w:val="28"/>
        </w:rPr>
        <w:t>ệ</w:t>
      </w:r>
      <w:r>
        <w:rPr>
          <w:rFonts w:ascii="Cambria" w:eastAsia="Cambria" w:hAnsi="Cambria" w:cs="Cambria"/>
          <w:color w:val="000000"/>
          <w:sz w:val="28"/>
          <w:szCs w:val="28"/>
        </w:rPr>
        <w:t>u hóa các d</w:t>
      </w:r>
      <w:r>
        <w:rPr>
          <w:rFonts w:ascii="Cambria" w:eastAsia="Cambria" w:hAnsi="Cambria" w:cs="Cambria"/>
          <w:color w:val="000000"/>
          <w:sz w:val="28"/>
          <w:szCs w:val="28"/>
        </w:rPr>
        <w:t>ị</w:t>
      </w:r>
      <w:r>
        <w:rPr>
          <w:rFonts w:ascii="Cambria" w:eastAsia="Cambria" w:hAnsi="Cambria" w:cs="Cambria"/>
          <w:color w:val="000000"/>
          <w:sz w:val="28"/>
          <w:szCs w:val="28"/>
        </w:rPr>
        <w:t>ch v</w:t>
      </w:r>
      <w:r>
        <w:rPr>
          <w:rFonts w:ascii="Cambria" w:eastAsia="Cambria" w:hAnsi="Cambria" w:cs="Cambria"/>
          <w:color w:val="000000"/>
          <w:sz w:val="28"/>
          <w:szCs w:val="28"/>
        </w:rPr>
        <w:t>ụ</w:t>
      </w:r>
      <w:r>
        <w:rPr>
          <w:rFonts w:ascii="Cambria" w:eastAsia="Cambria" w:hAnsi="Cambria" w:cs="Cambria"/>
          <w:color w:val="000000"/>
          <w:sz w:val="28"/>
          <w:szCs w:val="28"/>
        </w:rPr>
        <w:t>,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khôn</w:t>
      </w:r>
      <w:r>
        <w:rPr>
          <w:rFonts w:ascii="Cambria" w:eastAsia="Cambria" w:hAnsi="Cambria" w:cs="Cambria"/>
          <w:color w:val="000000"/>
          <w:sz w:val="28"/>
          <w:szCs w:val="28"/>
        </w:rPr>
        <w:t>g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trên máy ch</w:t>
      </w:r>
      <w:r>
        <w:rPr>
          <w:rFonts w:ascii="Cambria" w:eastAsia="Cambria" w:hAnsi="Cambria" w:cs="Cambria"/>
          <w:color w:val="000000"/>
          <w:sz w:val="28"/>
          <w:szCs w:val="28"/>
        </w:rPr>
        <w:t>ủ</w:t>
      </w:r>
      <w:r>
        <w:rPr>
          <w:rFonts w:ascii="Cambria" w:eastAsia="Cambria" w:hAnsi="Cambria" w:cs="Cambria"/>
          <w:color w:val="000000"/>
          <w:sz w:val="28"/>
          <w:szCs w:val="28"/>
        </w:rPr>
        <w:t>;</w:t>
      </w:r>
    </w:p>
    <w:p w14:paraId="2E4C317F" w14:textId="77777777" w:rsidR="00B40AAF" w:rsidRDefault="00746E6D">
      <w:pPr>
        <w:numPr>
          <w:ilvl w:val="0"/>
          <w:numId w:val="18"/>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Có ghi nh</w:t>
      </w:r>
      <w:r>
        <w:rPr>
          <w:rFonts w:ascii="Cambria" w:eastAsia="Cambria" w:hAnsi="Cambria" w:cs="Cambria"/>
          <w:color w:val="000000"/>
          <w:sz w:val="28"/>
          <w:szCs w:val="28"/>
        </w:rPr>
        <w:t>ậ</w:t>
      </w:r>
      <w:r>
        <w:rPr>
          <w:rFonts w:ascii="Cambria" w:eastAsia="Cambria" w:hAnsi="Cambria" w:cs="Cambria"/>
          <w:color w:val="000000"/>
          <w:sz w:val="28"/>
          <w:szCs w:val="28"/>
        </w:rPr>
        <w:t>t ký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đ</w:t>
      </w:r>
      <w:r>
        <w:rPr>
          <w:rFonts w:ascii="Cambria" w:eastAsia="Cambria" w:hAnsi="Cambria" w:cs="Cambria"/>
          <w:color w:val="000000"/>
          <w:sz w:val="28"/>
          <w:szCs w:val="28"/>
        </w:rPr>
        <w:t>ố</w:t>
      </w:r>
      <w:r>
        <w:rPr>
          <w:rFonts w:ascii="Cambria" w:eastAsia="Cambria" w:hAnsi="Cambria" w:cs="Cambria"/>
          <w:color w:val="000000"/>
          <w:sz w:val="28"/>
          <w:szCs w:val="28"/>
        </w:rPr>
        <w:t>i v</w:t>
      </w:r>
      <w:r>
        <w:rPr>
          <w:rFonts w:ascii="Cambria" w:eastAsia="Cambria" w:hAnsi="Cambria" w:cs="Cambria"/>
          <w:color w:val="000000"/>
          <w:sz w:val="28"/>
          <w:szCs w:val="28"/>
        </w:rPr>
        <w:t>ớ</w:t>
      </w:r>
      <w:r>
        <w:rPr>
          <w:rFonts w:ascii="Cambria" w:eastAsia="Cambria" w:hAnsi="Cambria" w:cs="Cambria"/>
          <w:color w:val="000000"/>
          <w:sz w:val="28"/>
          <w:szCs w:val="28"/>
        </w:rPr>
        <w:t>i ho</w:t>
      </w:r>
      <w:r>
        <w:rPr>
          <w:rFonts w:ascii="Cambria" w:eastAsia="Cambria" w:hAnsi="Cambria" w:cs="Cambria"/>
          <w:color w:val="000000"/>
          <w:sz w:val="28"/>
          <w:szCs w:val="28"/>
        </w:rPr>
        <w:t>ạ</w:t>
      </w:r>
      <w:r>
        <w:rPr>
          <w:rFonts w:ascii="Cambria" w:eastAsia="Cambria" w:hAnsi="Cambria" w:cs="Cambria"/>
          <w:color w:val="000000"/>
          <w:sz w:val="28"/>
          <w:szCs w:val="28"/>
        </w:rPr>
        <w:t>t đ</w:t>
      </w:r>
      <w:r>
        <w:rPr>
          <w:rFonts w:ascii="Cambria" w:eastAsia="Cambria" w:hAnsi="Cambria" w:cs="Cambria"/>
          <w:color w:val="000000"/>
          <w:sz w:val="28"/>
          <w:szCs w:val="28"/>
        </w:rPr>
        <w:t>ộ</w:t>
      </w:r>
      <w:r>
        <w:rPr>
          <w:rFonts w:ascii="Cambria" w:eastAsia="Cambria" w:hAnsi="Cambria" w:cs="Cambria"/>
          <w:color w:val="000000"/>
          <w:sz w:val="28"/>
          <w:szCs w:val="28"/>
        </w:rPr>
        <w:t>ng truy c</w:t>
      </w:r>
      <w:r>
        <w:rPr>
          <w:rFonts w:ascii="Cambria" w:eastAsia="Cambria" w:hAnsi="Cambria" w:cs="Cambria"/>
          <w:color w:val="000000"/>
          <w:sz w:val="28"/>
          <w:szCs w:val="28"/>
        </w:rPr>
        <w:t>ậ</w:t>
      </w:r>
      <w:r>
        <w:rPr>
          <w:rFonts w:ascii="Cambria" w:eastAsia="Cambria" w:hAnsi="Cambria" w:cs="Cambria"/>
          <w:color w:val="000000"/>
          <w:sz w:val="28"/>
          <w:szCs w:val="28"/>
        </w:rPr>
        <w:t>p, qu</w:t>
      </w:r>
      <w:r>
        <w:rPr>
          <w:rFonts w:ascii="Cambria" w:eastAsia="Cambria" w:hAnsi="Cambria" w:cs="Cambria"/>
          <w:color w:val="000000"/>
          <w:sz w:val="28"/>
          <w:szCs w:val="28"/>
        </w:rPr>
        <w:t>ả</w:t>
      </w:r>
      <w:r>
        <w:rPr>
          <w:rFonts w:ascii="Cambria" w:eastAsia="Cambria" w:hAnsi="Cambria" w:cs="Cambria"/>
          <w:color w:val="000000"/>
          <w:sz w:val="28"/>
          <w:szCs w:val="28"/>
        </w:rPr>
        <w:t>n tr</w:t>
      </w:r>
      <w:r>
        <w:rPr>
          <w:rFonts w:ascii="Cambria" w:eastAsia="Cambria" w:hAnsi="Cambria" w:cs="Cambria"/>
          <w:color w:val="000000"/>
          <w:sz w:val="28"/>
          <w:szCs w:val="28"/>
        </w:rPr>
        <w:t>ị</w:t>
      </w:r>
      <w:r>
        <w:rPr>
          <w:rFonts w:ascii="Cambria" w:eastAsia="Cambria" w:hAnsi="Cambria" w:cs="Cambria"/>
          <w:color w:val="000000"/>
          <w:sz w:val="28"/>
          <w:szCs w:val="28"/>
        </w:rPr>
        <w:t xml:space="preserve"> máy ch</w:t>
      </w:r>
      <w:r>
        <w:rPr>
          <w:rFonts w:ascii="Cambria" w:eastAsia="Cambria" w:hAnsi="Cambria" w:cs="Cambria"/>
          <w:color w:val="000000"/>
          <w:sz w:val="28"/>
          <w:szCs w:val="28"/>
        </w:rPr>
        <w:t>ủ</w:t>
      </w:r>
      <w:r>
        <w:rPr>
          <w:rFonts w:ascii="Cambria" w:eastAsia="Cambria" w:hAnsi="Cambria" w:cs="Cambria"/>
          <w:color w:val="000000"/>
          <w:sz w:val="28"/>
          <w:szCs w:val="28"/>
        </w:rPr>
        <w:t>;</w:t>
      </w:r>
    </w:p>
    <w:p w14:paraId="3C139F51" w14:textId="77777777" w:rsidR="00B40AAF" w:rsidRDefault="00746E6D">
      <w:pPr>
        <w:numPr>
          <w:ilvl w:val="0"/>
          <w:numId w:val="18"/>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Có thi</w:t>
      </w:r>
      <w:r>
        <w:rPr>
          <w:rFonts w:ascii="Cambria" w:eastAsia="Cambria" w:hAnsi="Cambria" w:cs="Cambria"/>
          <w:color w:val="000000"/>
          <w:sz w:val="28"/>
          <w:szCs w:val="28"/>
        </w:rPr>
        <w:t>ế</w:t>
      </w:r>
      <w:r>
        <w:rPr>
          <w:rFonts w:ascii="Cambria" w:eastAsia="Cambria" w:hAnsi="Cambria" w:cs="Cambria"/>
          <w:color w:val="000000"/>
          <w:sz w:val="28"/>
          <w:szCs w:val="28"/>
        </w:rPr>
        <w:t>t l</w:t>
      </w:r>
      <w:r>
        <w:rPr>
          <w:rFonts w:ascii="Cambria" w:eastAsia="Cambria" w:hAnsi="Cambria" w:cs="Cambria"/>
          <w:color w:val="000000"/>
          <w:sz w:val="28"/>
          <w:szCs w:val="28"/>
        </w:rPr>
        <w:t>ậ</w:t>
      </w:r>
      <w:r>
        <w:rPr>
          <w:rFonts w:ascii="Cambria" w:eastAsia="Cambria" w:hAnsi="Cambria" w:cs="Cambria"/>
          <w:color w:val="000000"/>
          <w:sz w:val="28"/>
          <w:szCs w:val="28"/>
        </w:rPr>
        <w:t>p cơ ch</w:t>
      </w:r>
      <w:r>
        <w:rPr>
          <w:rFonts w:ascii="Cambria" w:eastAsia="Cambria" w:hAnsi="Cambria" w:cs="Cambria"/>
          <w:color w:val="000000"/>
          <w:sz w:val="28"/>
          <w:szCs w:val="28"/>
        </w:rPr>
        <w:t>ế</w:t>
      </w:r>
      <w:r>
        <w:rPr>
          <w:rFonts w:ascii="Cambria" w:eastAsia="Cambria" w:hAnsi="Cambria" w:cs="Cambria"/>
          <w:color w:val="000000"/>
          <w:sz w:val="28"/>
          <w:szCs w:val="28"/>
        </w:rPr>
        <w:t xml:space="preserve"> c</w:t>
      </w:r>
      <w:r>
        <w:rPr>
          <w:rFonts w:ascii="Cambria" w:eastAsia="Cambria" w:hAnsi="Cambria" w:cs="Cambria"/>
          <w:color w:val="000000"/>
          <w:sz w:val="28"/>
          <w:szCs w:val="28"/>
        </w:rPr>
        <w:t>ậ</w:t>
      </w:r>
      <w:r>
        <w:rPr>
          <w:rFonts w:ascii="Cambria" w:eastAsia="Cambria" w:hAnsi="Cambria" w:cs="Cambria"/>
          <w:color w:val="000000"/>
          <w:sz w:val="28"/>
          <w:szCs w:val="28"/>
        </w:rPr>
        <w:t>p nh</w:t>
      </w:r>
      <w:r>
        <w:rPr>
          <w:rFonts w:ascii="Cambria" w:eastAsia="Cambria" w:hAnsi="Cambria" w:cs="Cambria"/>
          <w:color w:val="000000"/>
          <w:sz w:val="28"/>
          <w:szCs w:val="28"/>
        </w:rPr>
        <w:t>ậ</w:t>
      </w:r>
      <w:r>
        <w:rPr>
          <w:rFonts w:ascii="Cambria" w:eastAsia="Cambria" w:hAnsi="Cambria" w:cs="Cambria"/>
          <w:color w:val="000000"/>
          <w:sz w:val="28"/>
          <w:szCs w:val="28"/>
        </w:rPr>
        <w:t>t b</w:t>
      </w:r>
      <w:r>
        <w:rPr>
          <w:rFonts w:ascii="Cambria" w:eastAsia="Cambria" w:hAnsi="Cambria" w:cs="Cambria"/>
          <w:color w:val="000000"/>
          <w:sz w:val="28"/>
          <w:szCs w:val="28"/>
        </w:rPr>
        <w:t>ả</w:t>
      </w:r>
      <w:r>
        <w:rPr>
          <w:rFonts w:ascii="Cambria" w:eastAsia="Cambria" w:hAnsi="Cambria" w:cs="Cambria"/>
          <w:color w:val="000000"/>
          <w:sz w:val="28"/>
          <w:szCs w:val="28"/>
        </w:rPr>
        <w:t>n vá đi</w:t>
      </w:r>
      <w:r>
        <w:rPr>
          <w:rFonts w:ascii="Cambria" w:eastAsia="Cambria" w:hAnsi="Cambria" w:cs="Cambria"/>
          <w:color w:val="000000"/>
          <w:sz w:val="28"/>
          <w:szCs w:val="28"/>
        </w:rPr>
        <w:t>ể</w:t>
      </w:r>
      <w:r>
        <w:rPr>
          <w:rFonts w:ascii="Cambria" w:eastAsia="Cambria" w:hAnsi="Cambria" w:cs="Cambria"/>
          <w:color w:val="000000"/>
          <w:sz w:val="28"/>
          <w:szCs w:val="28"/>
        </w:rPr>
        <w:t>m y</w:t>
      </w:r>
      <w:r>
        <w:rPr>
          <w:rFonts w:ascii="Cambria" w:eastAsia="Cambria" w:hAnsi="Cambria" w:cs="Cambria"/>
          <w:color w:val="000000"/>
          <w:sz w:val="28"/>
          <w:szCs w:val="28"/>
        </w:rPr>
        <w:t>ế</w:t>
      </w:r>
      <w:r>
        <w:rPr>
          <w:rFonts w:ascii="Cambria" w:eastAsia="Cambria" w:hAnsi="Cambria" w:cs="Cambria"/>
          <w:color w:val="000000"/>
          <w:sz w:val="28"/>
          <w:szCs w:val="28"/>
        </w:rPr>
        <w:t>u an toàn thông tin cho h</w:t>
      </w:r>
      <w:r>
        <w:rPr>
          <w:rFonts w:ascii="Cambria" w:eastAsia="Cambria" w:hAnsi="Cambria" w:cs="Cambria"/>
          <w:color w:val="000000"/>
          <w:sz w:val="28"/>
          <w:szCs w:val="28"/>
        </w:rPr>
        <w:t>ệ</w:t>
      </w:r>
      <w:r>
        <w:rPr>
          <w:rFonts w:ascii="Cambria" w:eastAsia="Cambria" w:hAnsi="Cambria" w:cs="Cambria"/>
          <w:color w:val="000000"/>
          <w:sz w:val="28"/>
          <w:szCs w:val="28"/>
        </w:rPr>
        <w:t xml:space="preserve"> đi</w:t>
      </w:r>
      <w:r>
        <w:rPr>
          <w:rFonts w:ascii="Cambria" w:eastAsia="Cambria" w:hAnsi="Cambria" w:cs="Cambria"/>
          <w:color w:val="000000"/>
          <w:sz w:val="28"/>
          <w:szCs w:val="28"/>
        </w:rPr>
        <w:t>ề</w:t>
      </w:r>
      <w:r>
        <w:rPr>
          <w:rFonts w:ascii="Cambria" w:eastAsia="Cambria" w:hAnsi="Cambria" w:cs="Cambria"/>
          <w:color w:val="000000"/>
          <w:sz w:val="28"/>
          <w:szCs w:val="28"/>
        </w:rPr>
        <w:t>u hành và các d</w:t>
      </w:r>
      <w:r>
        <w:rPr>
          <w:rFonts w:ascii="Cambria" w:eastAsia="Cambria" w:hAnsi="Cambria" w:cs="Cambria"/>
          <w:color w:val="000000"/>
          <w:sz w:val="28"/>
          <w:szCs w:val="28"/>
        </w:rPr>
        <w:t>ị</w:t>
      </w:r>
      <w:r>
        <w:rPr>
          <w:rFonts w:ascii="Cambria" w:eastAsia="Cambria" w:hAnsi="Cambria" w:cs="Cambria"/>
          <w:color w:val="000000"/>
          <w:sz w:val="28"/>
          <w:szCs w:val="28"/>
        </w:rPr>
        <w:t>ch v</w:t>
      </w:r>
      <w:r>
        <w:rPr>
          <w:rFonts w:ascii="Cambria" w:eastAsia="Cambria" w:hAnsi="Cambria" w:cs="Cambria"/>
          <w:color w:val="000000"/>
          <w:sz w:val="28"/>
          <w:szCs w:val="28"/>
        </w:rPr>
        <w:t>ụ</w:t>
      </w:r>
      <w:r>
        <w:rPr>
          <w:rFonts w:ascii="Cambria" w:eastAsia="Cambria" w:hAnsi="Cambria" w:cs="Cambria"/>
          <w:color w:val="000000"/>
          <w:sz w:val="28"/>
          <w:szCs w:val="28"/>
        </w:rPr>
        <w:t xml:space="preserve">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trên máy ch</w:t>
      </w:r>
      <w:r>
        <w:rPr>
          <w:rFonts w:ascii="Cambria" w:eastAsia="Cambria" w:hAnsi="Cambria" w:cs="Cambria"/>
          <w:color w:val="000000"/>
          <w:sz w:val="28"/>
          <w:szCs w:val="28"/>
        </w:rPr>
        <w:t>ủ</w:t>
      </w:r>
      <w:r>
        <w:rPr>
          <w:rFonts w:ascii="Cambria" w:eastAsia="Cambria" w:hAnsi="Cambria" w:cs="Cambria"/>
          <w:color w:val="000000"/>
          <w:sz w:val="28"/>
          <w:szCs w:val="28"/>
        </w:rPr>
        <w:t>;</w:t>
      </w:r>
    </w:p>
    <w:p w14:paraId="57D3B985" w14:textId="77777777" w:rsidR="00B40AAF" w:rsidRDefault="00746E6D">
      <w:pPr>
        <w:numPr>
          <w:ilvl w:val="0"/>
          <w:numId w:val="19"/>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 xml:space="preserve">An toàn </w:t>
      </w:r>
      <w:r>
        <w:rPr>
          <w:rFonts w:ascii="Cambria" w:eastAsia="Cambria" w:hAnsi="Cambria" w:cs="Cambria"/>
          <w:color w:val="000000"/>
          <w:sz w:val="28"/>
          <w:szCs w:val="28"/>
        </w:rPr>
        <w:t>ứ</w:t>
      </w:r>
      <w:r>
        <w:rPr>
          <w:rFonts w:ascii="Cambria" w:eastAsia="Cambria" w:hAnsi="Cambria" w:cs="Cambria"/>
          <w:color w:val="000000"/>
          <w:sz w:val="28"/>
          <w:szCs w:val="28"/>
        </w:rPr>
        <w:t>ng d</w:t>
      </w:r>
      <w:r>
        <w:rPr>
          <w:rFonts w:ascii="Cambria" w:eastAsia="Cambria" w:hAnsi="Cambria" w:cs="Cambria"/>
          <w:color w:val="000000"/>
          <w:sz w:val="28"/>
          <w:szCs w:val="28"/>
        </w:rPr>
        <w:t>ụ</w:t>
      </w:r>
      <w:r>
        <w:rPr>
          <w:rFonts w:ascii="Cambria" w:eastAsia="Cambria" w:hAnsi="Cambria" w:cs="Cambria"/>
          <w:color w:val="000000"/>
          <w:sz w:val="28"/>
          <w:szCs w:val="28"/>
        </w:rPr>
        <w:t>ng:</w:t>
      </w:r>
    </w:p>
    <w:p w14:paraId="70810E03" w14:textId="77777777" w:rsidR="00B40AAF" w:rsidRDefault="00746E6D">
      <w:pPr>
        <w:numPr>
          <w:ilvl w:val="0"/>
          <w:numId w:val="18"/>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Có thi</w:t>
      </w:r>
      <w:r>
        <w:rPr>
          <w:rFonts w:ascii="Cambria" w:eastAsia="Cambria" w:hAnsi="Cambria" w:cs="Cambria"/>
          <w:color w:val="000000"/>
          <w:sz w:val="28"/>
          <w:szCs w:val="28"/>
        </w:rPr>
        <w:t>ế</w:t>
      </w:r>
      <w:r>
        <w:rPr>
          <w:rFonts w:ascii="Cambria" w:eastAsia="Cambria" w:hAnsi="Cambria" w:cs="Cambria"/>
          <w:color w:val="000000"/>
          <w:sz w:val="28"/>
          <w:szCs w:val="28"/>
        </w:rPr>
        <w:t>t l</w:t>
      </w:r>
      <w:r>
        <w:rPr>
          <w:rFonts w:ascii="Cambria" w:eastAsia="Cambria" w:hAnsi="Cambria" w:cs="Cambria"/>
          <w:color w:val="000000"/>
          <w:sz w:val="28"/>
          <w:szCs w:val="28"/>
        </w:rPr>
        <w:t>ậ</w:t>
      </w:r>
      <w:r>
        <w:rPr>
          <w:rFonts w:ascii="Cambria" w:eastAsia="Cambria" w:hAnsi="Cambria" w:cs="Cambria"/>
          <w:color w:val="000000"/>
          <w:sz w:val="28"/>
          <w:szCs w:val="28"/>
        </w:rPr>
        <w:t>p yêu c</w:t>
      </w:r>
      <w:r>
        <w:rPr>
          <w:rFonts w:ascii="Cambria" w:eastAsia="Cambria" w:hAnsi="Cambria" w:cs="Cambria"/>
          <w:color w:val="000000"/>
          <w:sz w:val="28"/>
          <w:szCs w:val="28"/>
        </w:rPr>
        <w:t>ầ</w:t>
      </w:r>
      <w:r>
        <w:rPr>
          <w:rFonts w:ascii="Cambria" w:eastAsia="Cambria" w:hAnsi="Cambria" w:cs="Cambria"/>
          <w:color w:val="000000"/>
          <w:sz w:val="28"/>
          <w:szCs w:val="28"/>
        </w:rPr>
        <w:t>u b</w:t>
      </w:r>
      <w:r>
        <w:rPr>
          <w:rFonts w:ascii="Cambria" w:eastAsia="Cambria" w:hAnsi="Cambria" w:cs="Cambria"/>
          <w:color w:val="000000"/>
          <w:sz w:val="28"/>
          <w:szCs w:val="28"/>
        </w:rPr>
        <w:t>ả</w:t>
      </w:r>
      <w:r>
        <w:rPr>
          <w:rFonts w:ascii="Cambria" w:eastAsia="Cambria" w:hAnsi="Cambria" w:cs="Cambria"/>
          <w:color w:val="000000"/>
          <w:sz w:val="28"/>
          <w:szCs w:val="28"/>
        </w:rPr>
        <w:t>o đ</w:t>
      </w:r>
      <w:r>
        <w:rPr>
          <w:rFonts w:ascii="Cambria" w:eastAsia="Cambria" w:hAnsi="Cambria" w:cs="Cambria"/>
          <w:color w:val="000000"/>
          <w:sz w:val="28"/>
          <w:szCs w:val="28"/>
        </w:rPr>
        <w:t>ả</w:t>
      </w:r>
      <w:r>
        <w:rPr>
          <w:rFonts w:ascii="Cambria" w:eastAsia="Cambria" w:hAnsi="Cambria" w:cs="Cambria"/>
          <w:color w:val="000000"/>
          <w:sz w:val="28"/>
          <w:szCs w:val="28"/>
        </w:rPr>
        <w:t>m m</w:t>
      </w:r>
      <w:r>
        <w:rPr>
          <w:rFonts w:ascii="Cambria" w:eastAsia="Cambria" w:hAnsi="Cambria" w:cs="Cambria"/>
          <w:color w:val="000000"/>
          <w:sz w:val="28"/>
          <w:szCs w:val="28"/>
        </w:rPr>
        <w:t>ậ</w:t>
      </w:r>
      <w:r>
        <w:rPr>
          <w:rFonts w:ascii="Cambria" w:eastAsia="Cambria" w:hAnsi="Cambria" w:cs="Cambria"/>
          <w:color w:val="000000"/>
          <w:sz w:val="28"/>
          <w:szCs w:val="28"/>
        </w:rPr>
        <w:t>t kh</w:t>
      </w:r>
      <w:r>
        <w:rPr>
          <w:rFonts w:ascii="Cambria" w:eastAsia="Cambria" w:hAnsi="Cambria" w:cs="Cambria"/>
          <w:color w:val="000000"/>
          <w:sz w:val="28"/>
          <w:szCs w:val="28"/>
        </w:rPr>
        <w:t>ẩ</w:t>
      </w:r>
      <w:r>
        <w:rPr>
          <w:rFonts w:ascii="Cambria" w:eastAsia="Cambria" w:hAnsi="Cambria" w:cs="Cambria"/>
          <w:color w:val="000000"/>
          <w:sz w:val="28"/>
          <w:szCs w:val="28"/>
        </w:rPr>
        <w:t xml:space="preserve">u trên </w:t>
      </w:r>
      <w:r>
        <w:rPr>
          <w:rFonts w:ascii="Cambria" w:eastAsia="Cambria" w:hAnsi="Cambria" w:cs="Cambria"/>
          <w:color w:val="000000"/>
          <w:sz w:val="28"/>
          <w:szCs w:val="28"/>
        </w:rPr>
        <w:t>ứ</w:t>
      </w:r>
      <w:r>
        <w:rPr>
          <w:rFonts w:ascii="Cambria" w:eastAsia="Cambria" w:hAnsi="Cambria" w:cs="Cambria"/>
          <w:color w:val="000000"/>
          <w:sz w:val="28"/>
          <w:szCs w:val="28"/>
        </w:rPr>
        <w:t>ng d</w:t>
      </w:r>
      <w:r>
        <w:rPr>
          <w:rFonts w:ascii="Cambria" w:eastAsia="Cambria" w:hAnsi="Cambria" w:cs="Cambria"/>
          <w:color w:val="000000"/>
          <w:sz w:val="28"/>
          <w:szCs w:val="28"/>
        </w:rPr>
        <w:t>ụ</w:t>
      </w:r>
      <w:r>
        <w:rPr>
          <w:rFonts w:ascii="Cambria" w:eastAsia="Cambria" w:hAnsi="Cambria" w:cs="Cambria"/>
          <w:color w:val="000000"/>
          <w:sz w:val="28"/>
          <w:szCs w:val="28"/>
        </w:rPr>
        <w:t>ng đ</w:t>
      </w:r>
      <w:r>
        <w:rPr>
          <w:rFonts w:ascii="Cambria" w:eastAsia="Cambria" w:hAnsi="Cambria" w:cs="Cambria"/>
          <w:color w:val="000000"/>
          <w:sz w:val="28"/>
          <w:szCs w:val="28"/>
        </w:rPr>
        <w:t>ủ</w:t>
      </w:r>
      <w:r>
        <w:rPr>
          <w:rFonts w:ascii="Cambria" w:eastAsia="Cambria" w:hAnsi="Cambria" w:cs="Cambria"/>
          <w:color w:val="000000"/>
          <w:sz w:val="28"/>
          <w:szCs w:val="28"/>
        </w:rPr>
        <w:t xml:space="preserve"> đ</w:t>
      </w:r>
      <w:r>
        <w:rPr>
          <w:rFonts w:ascii="Cambria" w:eastAsia="Cambria" w:hAnsi="Cambria" w:cs="Cambria"/>
          <w:color w:val="000000"/>
          <w:sz w:val="28"/>
          <w:szCs w:val="28"/>
        </w:rPr>
        <w:t>ộ</w:t>
      </w:r>
      <w:r>
        <w:rPr>
          <w:rFonts w:ascii="Cambria" w:eastAsia="Cambria" w:hAnsi="Cambria" w:cs="Cambria"/>
          <w:color w:val="000000"/>
          <w:sz w:val="28"/>
          <w:szCs w:val="28"/>
        </w:rPr>
        <w:t xml:space="preserve"> ph</w:t>
      </w:r>
      <w:r>
        <w:rPr>
          <w:rFonts w:ascii="Cambria" w:eastAsia="Cambria" w:hAnsi="Cambria" w:cs="Cambria"/>
          <w:color w:val="000000"/>
          <w:sz w:val="28"/>
          <w:szCs w:val="28"/>
        </w:rPr>
        <w:t>ứ</w:t>
      </w:r>
      <w:r>
        <w:rPr>
          <w:rFonts w:ascii="Cambria" w:eastAsia="Cambria" w:hAnsi="Cambria" w:cs="Cambria"/>
          <w:color w:val="000000"/>
          <w:sz w:val="28"/>
          <w:szCs w:val="28"/>
        </w:rPr>
        <w:t>c t</w:t>
      </w:r>
      <w:r>
        <w:rPr>
          <w:rFonts w:ascii="Cambria" w:eastAsia="Cambria" w:hAnsi="Cambria" w:cs="Cambria"/>
          <w:color w:val="000000"/>
          <w:sz w:val="28"/>
          <w:szCs w:val="28"/>
        </w:rPr>
        <w:t>ạ</w:t>
      </w:r>
      <w:r>
        <w:rPr>
          <w:rFonts w:ascii="Cambria" w:eastAsia="Cambria" w:hAnsi="Cambria" w:cs="Cambria"/>
          <w:color w:val="000000"/>
          <w:sz w:val="28"/>
          <w:szCs w:val="28"/>
        </w:rPr>
        <w:t>p c</w:t>
      </w:r>
      <w:r>
        <w:rPr>
          <w:rFonts w:ascii="Cambria" w:eastAsia="Cambria" w:hAnsi="Cambria" w:cs="Cambria"/>
          <w:color w:val="000000"/>
          <w:sz w:val="28"/>
          <w:szCs w:val="28"/>
        </w:rPr>
        <w:t>ầ</w:t>
      </w:r>
      <w:r>
        <w:rPr>
          <w:rFonts w:ascii="Cambria" w:eastAsia="Cambria" w:hAnsi="Cambria" w:cs="Cambria"/>
          <w:color w:val="000000"/>
          <w:sz w:val="28"/>
          <w:szCs w:val="28"/>
        </w:rPr>
        <w:t>n thi</w:t>
      </w:r>
      <w:r>
        <w:rPr>
          <w:rFonts w:ascii="Cambria" w:eastAsia="Cambria" w:hAnsi="Cambria" w:cs="Cambria"/>
          <w:color w:val="000000"/>
          <w:sz w:val="28"/>
          <w:szCs w:val="28"/>
        </w:rPr>
        <w:t>ế</w:t>
      </w:r>
      <w:r>
        <w:rPr>
          <w:rFonts w:ascii="Cambria" w:eastAsia="Cambria" w:hAnsi="Cambria" w:cs="Cambria"/>
          <w:color w:val="000000"/>
          <w:sz w:val="28"/>
          <w:szCs w:val="28"/>
        </w:rPr>
        <w:t>t đ</w:t>
      </w:r>
      <w:r>
        <w:rPr>
          <w:rFonts w:ascii="Cambria" w:eastAsia="Cambria" w:hAnsi="Cambria" w:cs="Cambria"/>
          <w:color w:val="000000"/>
          <w:sz w:val="28"/>
          <w:szCs w:val="28"/>
        </w:rPr>
        <w:t>ể</w:t>
      </w:r>
      <w:r>
        <w:rPr>
          <w:rFonts w:ascii="Cambria" w:eastAsia="Cambria" w:hAnsi="Cambria" w:cs="Cambria"/>
          <w:color w:val="000000"/>
          <w:sz w:val="28"/>
          <w:szCs w:val="28"/>
        </w:rPr>
        <w:t xml:space="preserve"> h</w:t>
      </w:r>
      <w:r>
        <w:rPr>
          <w:rFonts w:ascii="Cambria" w:eastAsia="Cambria" w:hAnsi="Cambria" w:cs="Cambria"/>
          <w:color w:val="000000"/>
          <w:sz w:val="28"/>
          <w:szCs w:val="28"/>
        </w:rPr>
        <w:t>ạ</w:t>
      </w:r>
      <w:r>
        <w:rPr>
          <w:rFonts w:ascii="Cambria" w:eastAsia="Cambria" w:hAnsi="Cambria" w:cs="Cambria"/>
          <w:color w:val="000000"/>
          <w:sz w:val="28"/>
          <w:szCs w:val="28"/>
        </w:rPr>
        <w:t>n ch</w:t>
      </w:r>
      <w:r>
        <w:rPr>
          <w:rFonts w:ascii="Cambria" w:eastAsia="Cambria" w:hAnsi="Cambria" w:cs="Cambria"/>
          <w:color w:val="000000"/>
          <w:sz w:val="28"/>
          <w:szCs w:val="28"/>
        </w:rPr>
        <w:t>ế</w:t>
      </w:r>
      <w:r>
        <w:rPr>
          <w:rFonts w:ascii="Cambria" w:eastAsia="Cambria" w:hAnsi="Cambria" w:cs="Cambria"/>
          <w:color w:val="000000"/>
          <w:sz w:val="28"/>
          <w:szCs w:val="28"/>
        </w:rPr>
        <w:t xml:space="preserve"> t</w:t>
      </w:r>
      <w:r>
        <w:rPr>
          <w:rFonts w:ascii="Cambria" w:eastAsia="Cambria" w:hAnsi="Cambria" w:cs="Cambria"/>
          <w:color w:val="000000"/>
          <w:sz w:val="28"/>
          <w:szCs w:val="28"/>
        </w:rPr>
        <w:t>ấ</w:t>
      </w:r>
      <w:r>
        <w:rPr>
          <w:rFonts w:ascii="Cambria" w:eastAsia="Cambria" w:hAnsi="Cambria" w:cs="Cambria"/>
          <w:color w:val="000000"/>
          <w:sz w:val="28"/>
          <w:szCs w:val="28"/>
        </w:rPr>
        <w:t>n công dò quét m</w:t>
      </w:r>
      <w:r>
        <w:rPr>
          <w:rFonts w:ascii="Cambria" w:eastAsia="Cambria" w:hAnsi="Cambria" w:cs="Cambria"/>
          <w:color w:val="000000"/>
          <w:sz w:val="28"/>
          <w:szCs w:val="28"/>
        </w:rPr>
        <w:t>ậ</w:t>
      </w:r>
      <w:r>
        <w:rPr>
          <w:rFonts w:ascii="Cambria" w:eastAsia="Cambria" w:hAnsi="Cambria" w:cs="Cambria"/>
          <w:color w:val="000000"/>
          <w:sz w:val="28"/>
          <w:szCs w:val="28"/>
        </w:rPr>
        <w:t>t kh</w:t>
      </w:r>
      <w:r>
        <w:rPr>
          <w:rFonts w:ascii="Cambria" w:eastAsia="Cambria" w:hAnsi="Cambria" w:cs="Cambria"/>
          <w:color w:val="000000"/>
          <w:sz w:val="28"/>
          <w:szCs w:val="28"/>
        </w:rPr>
        <w:t>ẩ</w:t>
      </w:r>
      <w:r>
        <w:rPr>
          <w:rFonts w:ascii="Cambria" w:eastAsia="Cambria" w:hAnsi="Cambria" w:cs="Cambria"/>
          <w:color w:val="000000"/>
          <w:sz w:val="28"/>
          <w:szCs w:val="28"/>
        </w:rPr>
        <w:t>u; các thông tin xác th</w:t>
      </w:r>
      <w:r>
        <w:rPr>
          <w:rFonts w:ascii="Cambria" w:eastAsia="Cambria" w:hAnsi="Cambria" w:cs="Cambria"/>
          <w:color w:val="000000"/>
          <w:sz w:val="28"/>
          <w:szCs w:val="28"/>
        </w:rPr>
        <w:t>ự</w:t>
      </w:r>
      <w:r>
        <w:rPr>
          <w:rFonts w:ascii="Cambria" w:eastAsia="Cambria" w:hAnsi="Cambria" w:cs="Cambria"/>
          <w:color w:val="000000"/>
          <w:sz w:val="28"/>
          <w:szCs w:val="28"/>
        </w:rPr>
        <w:t>c ph</w:t>
      </w:r>
      <w:r>
        <w:rPr>
          <w:rFonts w:ascii="Cambria" w:eastAsia="Cambria" w:hAnsi="Cambria" w:cs="Cambria"/>
          <w:color w:val="000000"/>
          <w:sz w:val="28"/>
          <w:szCs w:val="28"/>
        </w:rPr>
        <w:t>ả</w:t>
      </w:r>
      <w:r>
        <w:rPr>
          <w:rFonts w:ascii="Cambria" w:eastAsia="Cambria" w:hAnsi="Cambria" w:cs="Cambria"/>
          <w:color w:val="000000"/>
          <w:sz w:val="28"/>
          <w:szCs w:val="28"/>
        </w:rPr>
        <w:t>i đư</w:t>
      </w:r>
      <w:r>
        <w:rPr>
          <w:rFonts w:ascii="Cambria" w:eastAsia="Cambria" w:hAnsi="Cambria" w:cs="Cambria"/>
          <w:color w:val="000000"/>
          <w:sz w:val="28"/>
          <w:szCs w:val="28"/>
        </w:rPr>
        <w:t>ợ</w:t>
      </w:r>
      <w:r>
        <w:rPr>
          <w:rFonts w:ascii="Cambria" w:eastAsia="Cambria" w:hAnsi="Cambria" w:cs="Cambria"/>
          <w:color w:val="000000"/>
          <w:sz w:val="28"/>
          <w:szCs w:val="28"/>
        </w:rPr>
        <w:t>c lưu tr</w:t>
      </w:r>
      <w:r>
        <w:rPr>
          <w:rFonts w:ascii="Cambria" w:eastAsia="Cambria" w:hAnsi="Cambria" w:cs="Cambria"/>
          <w:color w:val="000000"/>
          <w:sz w:val="28"/>
          <w:szCs w:val="28"/>
        </w:rPr>
        <w:t>ữ</w:t>
      </w:r>
      <w:r>
        <w:rPr>
          <w:rFonts w:ascii="Cambria" w:eastAsia="Cambria" w:hAnsi="Cambria" w:cs="Cambria"/>
          <w:color w:val="000000"/>
          <w:sz w:val="28"/>
          <w:szCs w:val="28"/>
        </w:rPr>
        <w:t xml:space="preserve"> dư</w:t>
      </w:r>
      <w:r>
        <w:rPr>
          <w:rFonts w:ascii="Cambria" w:eastAsia="Cambria" w:hAnsi="Cambria" w:cs="Cambria"/>
          <w:color w:val="000000"/>
          <w:sz w:val="28"/>
          <w:szCs w:val="28"/>
        </w:rPr>
        <w:t>ớ</w:t>
      </w:r>
      <w:r>
        <w:rPr>
          <w:rFonts w:ascii="Cambria" w:eastAsia="Cambria" w:hAnsi="Cambria" w:cs="Cambria"/>
          <w:color w:val="000000"/>
          <w:sz w:val="28"/>
          <w:szCs w:val="28"/>
        </w:rPr>
        <w:t>i d</w:t>
      </w:r>
      <w:r>
        <w:rPr>
          <w:rFonts w:ascii="Cambria" w:eastAsia="Cambria" w:hAnsi="Cambria" w:cs="Cambria"/>
          <w:color w:val="000000"/>
          <w:sz w:val="28"/>
          <w:szCs w:val="28"/>
        </w:rPr>
        <w:t>ạ</w:t>
      </w:r>
      <w:r>
        <w:rPr>
          <w:rFonts w:ascii="Cambria" w:eastAsia="Cambria" w:hAnsi="Cambria" w:cs="Cambria"/>
          <w:color w:val="000000"/>
          <w:sz w:val="28"/>
          <w:szCs w:val="28"/>
        </w:rPr>
        <w:t>ng mã hóa;</w:t>
      </w:r>
    </w:p>
    <w:p w14:paraId="22037C1B" w14:textId="77777777" w:rsidR="00B40AAF" w:rsidRDefault="00746E6D">
      <w:pPr>
        <w:numPr>
          <w:ilvl w:val="0"/>
          <w:numId w:val="18"/>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lastRenderedPageBreak/>
        <w:t>Có thi</w:t>
      </w:r>
      <w:r>
        <w:rPr>
          <w:rFonts w:ascii="Cambria" w:eastAsia="Cambria" w:hAnsi="Cambria" w:cs="Cambria"/>
          <w:color w:val="000000"/>
          <w:sz w:val="28"/>
          <w:szCs w:val="28"/>
        </w:rPr>
        <w:t>ế</w:t>
      </w:r>
      <w:r>
        <w:rPr>
          <w:rFonts w:ascii="Cambria" w:eastAsia="Cambria" w:hAnsi="Cambria" w:cs="Cambria"/>
          <w:color w:val="000000"/>
          <w:sz w:val="28"/>
          <w:szCs w:val="28"/>
        </w:rPr>
        <w:t>t l</w:t>
      </w:r>
      <w:r>
        <w:rPr>
          <w:rFonts w:ascii="Cambria" w:eastAsia="Cambria" w:hAnsi="Cambria" w:cs="Cambria"/>
          <w:color w:val="000000"/>
          <w:sz w:val="28"/>
          <w:szCs w:val="28"/>
        </w:rPr>
        <w:t>ậ</w:t>
      </w:r>
      <w:r>
        <w:rPr>
          <w:rFonts w:ascii="Cambria" w:eastAsia="Cambria" w:hAnsi="Cambria" w:cs="Cambria"/>
          <w:color w:val="000000"/>
          <w:sz w:val="28"/>
          <w:szCs w:val="28"/>
        </w:rPr>
        <w:t>p yêu c</w:t>
      </w:r>
      <w:r>
        <w:rPr>
          <w:rFonts w:ascii="Cambria" w:eastAsia="Cambria" w:hAnsi="Cambria" w:cs="Cambria"/>
          <w:color w:val="000000"/>
          <w:sz w:val="28"/>
          <w:szCs w:val="28"/>
        </w:rPr>
        <w:t>ầ</w:t>
      </w:r>
      <w:r>
        <w:rPr>
          <w:rFonts w:ascii="Cambria" w:eastAsia="Cambria" w:hAnsi="Cambria" w:cs="Cambria"/>
          <w:color w:val="000000"/>
          <w:sz w:val="28"/>
          <w:szCs w:val="28"/>
        </w:rPr>
        <w:t>u ghi nh</w:t>
      </w:r>
      <w:r>
        <w:rPr>
          <w:rFonts w:ascii="Cambria" w:eastAsia="Cambria" w:hAnsi="Cambria" w:cs="Cambria"/>
          <w:color w:val="000000"/>
          <w:sz w:val="28"/>
          <w:szCs w:val="28"/>
        </w:rPr>
        <w:t>ậ</w:t>
      </w:r>
      <w:r>
        <w:rPr>
          <w:rFonts w:ascii="Cambria" w:eastAsia="Cambria" w:hAnsi="Cambria" w:cs="Cambria"/>
          <w:color w:val="000000"/>
          <w:sz w:val="28"/>
          <w:szCs w:val="28"/>
        </w:rPr>
        <w:t>t ký truy c</w:t>
      </w:r>
      <w:r>
        <w:rPr>
          <w:rFonts w:ascii="Cambria" w:eastAsia="Cambria" w:hAnsi="Cambria" w:cs="Cambria"/>
          <w:color w:val="000000"/>
          <w:sz w:val="28"/>
          <w:szCs w:val="28"/>
        </w:rPr>
        <w:t>ậ</w:t>
      </w:r>
      <w:r>
        <w:rPr>
          <w:rFonts w:ascii="Cambria" w:eastAsia="Cambria" w:hAnsi="Cambria" w:cs="Cambria"/>
          <w:color w:val="000000"/>
          <w:sz w:val="28"/>
          <w:szCs w:val="28"/>
        </w:rPr>
        <w:t>p, l</w:t>
      </w:r>
      <w:r>
        <w:rPr>
          <w:rFonts w:ascii="Cambria" w:eastAsia="Cambria" w:hAnsi="Cambria" w:cs="Cambria"/>
          <w:color w:val="000000"/>
          <w:sz w:val="28"/>
          <w:szCs w:val="28"/>
        </w:rPr>
        <w:t>ỗ</w:t>
      </w:r>
      <w:r>
        <w:rPr>
          <w:rFonts w:ascii="Cambria" w:eastAsia="Cambria" w:hAnsi="Cambria" w:cs="Cambria"/>
          <w:color w:val="000000"/>
          <w:sz w:val="28"/>
          <w:szCs w:val="28"/>
        </w:rPr>
        <w:t>i phát sinh;</w:t>
      </w:r>
    </w:p>
    <w:p w14:paraId="7ABCEAC0" w14:textId="77777777" w:rsidR="00B40AAF" w:rsidRDefault="00746E6D">
      <w:pPr>
        <w:numPr>
          <w:ilvl w:val="0"/>
          <w:numId w:val="18"/>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Không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k</w:t>
      </w:r>
      <w:r>
        <w:rPr>
          <w:rFonts w:ascii="Cambria" w:eastAsia="Cambria" w:hAnsi="Cambria" w:cs="Cambria"/>
          <w:color w:val="000000"/>
          <w:sz w:val="28"/>
          <w:szCs w:val="28"/>
        </w:rPr>
        <w:t>ế</w:t>
      </w:r>
      <w:r>
        <w:rPr>
          <w:rFonts w:ascii="Cambria" w:eastAsia="Cambria" w:hAnsi="Cambria" w:cs="Cambria"/>
          <w:color w:val="000000"/>
          <w:sz w:val="28"/>
          <w:szCs w:val="28"/>
        </w:rPr>
        <w:t>t n</w:t>
      </w:r>
      <w:r>
        <w:rPr>
          <w:rFonts w:ascii="Cambria" w:eastAsia="Cambria" w:hAnsi="Cambria" w:cs="Cambria"/>
          <w:color w:val="000000"/>
          <w:sz w:val="28"/>
          <w:szCs w:val="28"/>
        </w:rPr>
        <w:t>ố</w:t>
      </w:r>
      <w:r>
        <w:rPr>
          <w:rFonts w:ascii="Cambria" w:eastAsia="Cambria" w:hAnsi="Cambria" w:cs="Cambria"/>
          <w:color w:val="000000"/>
          <w:sz w:val="28"/>
          <w:szCs w:val="28"/>
        </w:rPr>
        <w:t>i m</w:t>
      </w:r>
      <w:r>
        <w:rPr>
          <w:rFonts w:ascii="Cambria" w:eastAsia="Cambria" w:hAnsi="Cambria" w:cs="Cambria"/>
          <w:color w:val="000000"/>
          <w:sz w:val="28"/>
          <w:szCs w:val="28"/>
        </w:rPr>
        <w:t>ạ</w:t>
      </w:r>
      <w:r>
        <w:rPr>
          <w:rFonts w:ascii="Cambria" w:eastAsia="Cambria" w:hAnsi="Cambria" w:cs="Cambria"/>
          <w:color w:val="000000"/>
          <w:sz w:val="28"/>
          <w:szCs w:val="28"/>
        </w:rPr>
        <w:t>ng không mã hóa trong vi</w:t>
      </w:r>
      <w:r>
        <w:rPr>
          <w:rFonts w:ascii="Cambria" w:eastAsia="Cambria" w:hAnsi="Cambria" w:cs="Cambria"/>
          <w:color w:val="000000"/>
          <w:sz w:val="28"/>
          <w:szCs w:val="28"/>
        </w:rPr>
        <w:t>ệ</w:t>
      </w:r>
      <w:r>
        <w:rPr>
          <w:rFonts w:ascii="Cambria" w:eastAsia="Cambria" w:hAnsi="Cambria" w:cs="Cambria"/>
          <w:color w:val="000000"/>
          <w:sz w:val="28"/>
          <w:szCs w:val="28"/>
        </w:rPr>
        <w:t>c</w:t>
      </w:r>
      <w:r>
        <w:rPr>
          <w:rFonts w:ascii="Cambria" w:eastAsia="Cambria" w:hAnsi="Cambria" w:cs="Cambria"/>
          <w:color w:val="000000"/>
          <w:sz w:val="28"/>
          <w:szCs w:val="28"/>
        </w:rPr>
        <w:t xml:space="preserve"> qu</w:t>
      </w:r>
      <w:r>
        <w:rPr>
          <w:rFonts w:ascii="Cambria" w:eastAsia="Cambria" w:hAnsi="Cambria" w:cs="Cambria"/>
          <w:color w:val="000000"/>
          <w:sz w:val="28"/>
          <w:szCs w:val="28"/>
        </w:rPr>
        <w:t>ả</w:t>
      </w:r>
      <w:r>
        <w:rPr>
          <w:rFonts w:ascii="Cambria" w:eastAsia="Cambria" w:hAnsi="Cambria" w:cs="Cambria"/>
          <w:color w:val="000000"/>
          <w:sz w:val="28"/>
          <w:szCs w:val="28"/>
        </w:rPr>
        <w:t>n tr</w:t>
      </w:r>
      <w:r>
        <w:rPr>
          <w:rFonts w:ascii="Cambria" w:eastAsia="Cambria" w:hAnsi="Cambria" w:cs="Cambria"/>
          <w:color w:val="000000"/>
          <w:sz w:val="28"/>
          <w:szCs w:val="28"/>
        </w:rPr>
        <w:t>ị</w:t>
      </w:r>
      <w:r>
        <w:rPr>
          <w:rFonts w:ascii="Cambria" w:eastAsia="Cambria" w:hAnsi="Cambria" w:cs="Cambria"/>
          <w:color w:val="000000"/>
          <w:sz w:val="28"/>
          <w:szCs w:val="28"/>
        </w:rPr>
        <w:t xml:space="preserve"> </w:t>
      </w:r>
      <w:r>
        <w:rPr>
          <w:rFonts w:ascii="Cambria" w:eastAsia="Cambria" w:hAnsi="Cambria" w:cs="Cambria"/>
          <w:color w:val="000000"/>
          <w:sz w:val="28"/>
          <w:szCs w:val="28"/>
        </w:rPr>
        <w:t>ứ</w:t>
      </w:r>
      <w:r>
        <w:rPr>
          <w:rFonts w:ascii="Cambria" w:eastAsia="Cambria" w:hAnsi="Cambria" w:cs="Cambria"/>
          <w:color w:val="000000"/>
          <w:sz w:val="28"/>
          <w:szCs w:val="28"/>
        </w:rPr>
        <w:t>ng d</w:t>
      </w:r>
      <w:r>
        <w:rPr>
          <w:rFonts w:ascii="Cambria" w:eastAsia="Cambria" w:hAnsi="Cambria" w:cs="Cambria"/>
          <w:color w:val="000000"/>
          <w:sz w:val="28"/>
          <w:szCs w:val="28"/>
        </w:rPr>
        <w:t>ụ</w:t>
      </w:r>
      <w:r>
        <w:rPr>
          <w:rFonts w:ascii="Cambria" w:eastAsia="Cambria" w:hAnsi="Cambria" w:cs="Cambria"/>
          <w:color w:val="000000"/>
          <w:sz w:val="28"/>
          <w:szCs w:val="28"/>
        </w:rPr>
        <w:t>ng t</w:t>
      </w:r>
      <w:r>
        <w:rPr>
          <w:rFonts w:ascii="Cambria" w:eastAsia="Cambria" w:hAnsi="Cambria" w:cs="Cambria"/>
          <w:color w:val="000000"/>
          <w:sz w:val="28"/>
          <w:szCs w:val="28"/>
        </w:rPr>
        <w:t>ừ</w:t>
      </w:r>
      <w:r>
        <w:rPr>
          <w:rFonts w:ascii="Cambria" w:eastAsia="Cambria" w:hAnsi="Cambria" w:cs="Cambria"/>
          <w:color w:val="000000"/>
          <w:sz w:val="28"/>
          <w:szCs w:val="28"/>
        </w:rPr>
        <w:t xml:space="preserve"> xa.</w:t>
      </w:r>
    </w:p>
    <w:p w14:paraId="3C86CAE0" w14:textId="77777777" w:rsidR="00B40AAF" w:rsidRDefault="00746E6D">
      <w:pPr>
        <w:numPr>
          <w:ilvl w:val="0"/>
          <w:numId w:val="19"/>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An toàn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Có phương án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ho</w:t>
      </w:r>
      <w:r>
        <w:rPr>
          <w:rFonts w:ascii="Cambria" w:eastAsia="Cambria" w:hAnsi="Cambria" w:cs="Cambria"/>
          <w:color w:val="000000"/>
          <w:sz w:val="28"/>
          <w:szCs w:val="28"/>
        </w:rPr>
        <w:t>ặ</w:t>
      </w:r>
      <w:r>
        <w:rPr>
          <w:rFonts w:ascii="Cambria" w:eastAsia="Cambria" w:hAnsi="Cambria" w:cs="Cambria"/>
          <w:color w:val="000000"/>
          <w:sz w:val="28"/>
          <w:szCs w:val="28"/>
        </w:rPr>
        <w:t>c phương ti</w:t>
      </w:r>
      <w:r>
        <w:rPr>
          <w:rFonts w:ascii="Cambria" w:eastAsia="Cambria" w:hAnsi="Cambria" w:cs="Cambria"/>
          <w:color w:val="000000"/>
          <w:sz w:val="28"/>
          <w:szCs w:val="28"/>
        </w:rPr>
        <w:t>ệ</w:t>
      </w:r>
      <w:r>
        <w:rPr>
          <w:rFonts w:ascii="Cambria" w:eastAsia="Cambria" w:hAnsi="Cambria" w:cs="Cambria"/>
          <w:color w:val="000000"/>
          <w:sz w:val="28"/>
          <w:szCs w:val="28"/>
        </w:rPr>
        <w:t>n lưu tr</w:t>
      </w:r>
      <w:r>
        <w:rPr>
          <w:rFonts w:ascii="Cambria" w:eastAsia="Cambria" w:hAnsi="Cambria" w:cs="Cambria"/>
          <w:color w:val="000000"/>
          <w:sz w:val="28"/>
          <w:szCs w:val="28"/>
        </w:rPr>
        <w:t>ữ</w:t>
      </w:r>
      <w:r>
        <w:rPr>
          <w:rFonts w:ascii="Cambria" w:eastAsia="Cambria" w:hAnsi="Cambria" w:cs="Cambria"/>
          <w:color w:val="000000"/>
          <w:sz w:val="28"/>
          <w:szCs w:val="28"/>
        </w:rPr>
        <w:t xml:space="preserve"> đ</w:t>
      </w:r>
      <w:r>
        <w:rPr>
          <w:rFonts w:ascii="Cambria" w:eastAsia="Cambria" w:hAnsi="Cambria" w:cs="Cambria"/>
          <w:color w:val="000000"/>
          <w:sz w:val="28"/>
          <w:szCs w:val="28"/>
        </w:rPr>
        <w:t>ộ</w:t>
      </w:r>
      <w:r>
        <w:rPr>
          <w:rFonts w:ascii="Cambria" w:eastAsia="Cambria" w:hAnsi="Cambria" w:cs="Cambria"/>
          <w:color w:val="000000"/>
          <w:sz w:val="28"/>
          <w:szCs w:val="28"/>
        </w:rPr>
        <w:t>c l</w:t>
      </w:r>
      <w:r>
        <w:rPr>
          <w:rFonts w:ascii="Cambria" w:eastAsia="Cambria" w:hAnsi="Cambria" w:cs="Cambria"/>
          <w:color w:val="000000"/>
          <w:sz w:val="28"/>
          <w:szCs w:val="28"/>
        </w:rPr>
        <w:t>ậ</w:t>
      </w:r>
      <w:r>
        <w:rPr>
          <w:rFonts w:ascii="Cambria" w:eastAsia="Cambria" w:hAnsi="Cambria" w:cs="Cambria"/>
          <w:color w:val="000000"/>
          <w:sz w:val="28"/>
          <w:szCs w:val="28"/>
        </w:rPr>
        <w:t>p đ</w:t>
      </w:r>
      <w:r>
        <w:rPr>
          <w:rFonts w:ascii="Cambria" w:eastAsia="Cambria" w:hAnsi="Cambria" w:cs="Cambria"/>
          <w:color w:val="000000"/>
          <w:sz w:val="28"/>
          <w:szCs w:val="28"/>
        </w:rPr>
        <w:t>ể</w:t>
      </w:r>
      <w:r>
        <w:rPr>
          <w:rFonts w:ascii="Cambria" w:eastAsia="Cambria" w:hAnsi="Cambria" w:cs="Cambria"/>
          <w:color w:val="000000"/>
          <w:sz w:val="28"/>
          <w:szCs w:val="28"/>
        </w:rPr>
        <w:t xml:space="preserve"> sao lưu d</w:t>
      </w:r>
      <w:r>
        <w:rPr>
          <w:rFonts w:ascii="Cambria" w:eastAsia="Cambria" w:hAnsi="Cambria" w:cs="Cambria"/>
          <w:color w:val="000000"/>
          <w:sz w:val="28"/>
          <w:szCs w:val="28"/>
        </w:rPr>
        <w:t>ự</w:t>
      </w:r>
      <w:r>
        <w:rPr>
          <w:rFonts w:ascii="Cambria" w:eastAsia="Cambria" w:hAnsi="Cambria" w:cs="Cambria"/>
          <w:color w:val="000000"/>
          <w:sz w:val="28"/>
          <w:szCs w:val="28"/>
        </w:rPr>
        <w:t xml:space="preserve"> phòng các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 quan tr</w:t>
      </w:r>
      <w:r>
        <w:rPr>
          <w:rFonts w:ascii="Cambria" w:eastAsia="Cambria" w:hAnsi="Cambria" w:cs="Cambria"/>
          <w:color w:val="000000"/>
          <w:sz w:val="28"/>
          <w:szCs w:val="28"/>
        </w:rPr>
        <w:t>ọ</w:t>
      </w:r>
      <w:r>
        <w:rPr>
          <w:rFonts w:ascii="Cambria" w:eastAsia="Cambria" w:hAnsi="Cambria" w:cs="Cambria"/>
          <w:color w:val="000000"/>
          <w:sz w:val="28"/>
          <w:szCs w:val="28"/>
        </w:rPr>
        <w:t>ng trên máy ch</w:t>
      </w:r>
      <w:r>
        <w:rPr>
          <w:rFonts w:ascii="Cambria" w:eastAsia="Cambria" w:hAnsi="Cambria" w:cs="Cambria"/>
          <w:color w:val="000000"/>
          <w:sz w:val="28"/>
          <w:szCs w:val="28"/>
        </w:rPr>
        <w:t>ủ</w:t>
      </w:r>
      <w:r>
        <w:rPr>
          <w:rFonts w:ascii="Cambria" w:eastAsia="Cambria" w:hAnsi="Cambria" w:cs="Cambria"/>
          <w:color w:val="000000"/>
          <w:sz w:val="28"/>
          <w:szCs w:val="28"/>
        </w:rPr>
        <w:t>. Vi</w:t>
      </w:r>
      <w:r>
        <w:rPr>
          <w:rFonts w:ascii="Cambria" w:eastAsia="Cambria" w:hAnsi="Cambria" w:cs="Cambria"/>
          <w:color w:val="000000"/>
          <w:sz w:val="28"/>
          <w:szCs w:val="28"/>
        </w:rPr>
        <w:t>ệ</w:t>
      </w:r>
      <w:r>
        <w:rPr>
          <w:rFonts w:ascii="Cambria" w:eastAsia="Cambria" w:hAnsi="Cambria" w:cs="Cambria"/>
          <w:color w:val="000000"/>
          <w:sz w:val="28"/>
          <w:szCs w:val="28"/>
        </w:rPr>
        <w:t>c sao lưu đư</w:t>
      </w:r>
      <w:r>
        <w:rPr>
          <w:rFonts w:ascii="Cambria" w:eastAsia="Cambria" w:hAnsi="Cambria" w:cs="Cambria"/>
          <w:color w:val="000000"/>
          <w:sz w:val="28"/>
          <w:szCs w:val="28"/>
        </w:rPr>
        <w:t>ợ</w:t>
      </w:r>
      <w:r>
        <w:rPr>
          <w:rFonts w:ascii="Cambria" w:eastAsia="Cambria" w:hAnsi="Cambria" w:cs="Cambria"/>
          <w:color w:val="000000"/>
          <w:sz w:val="28"/>
          <w:szCs w:val="28"/>
        </w:rPr>
        <w:t>c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đ</w:t>
      </w:r>
      <w:r>
        <w:rPr>
          <w:rFonts w:ascii="Cambria" w:eastAsia="Cambria" w:hAnsi="Cambria" w:cs="Cambria"/>
          <w:color w:val="000000"/>
          <w:sz w:val="28"/>
          <w:szCs w:val="28"/>
        </w:rPr>
        <w:t>ị</w:t>
      </w:r>
      <w:r>
        <w:rPr>
          <w:rFonts w:ascii="Cambria" w:eastAsia="Cambria" w:hAnsi="Cambria" w:cs="Cambria"/>
          <w:color w:val="000000"/>
          <w:sz w:val="28"/>
          <w:szCs w:val="28"/>
        </w:rPr>
        <w:t>nh k</w:t>
      </w:r>
      <w:r>
        <w:rPr>
          <w:rFonts w:ascii="Cambria" w:eastAsia="Cambria" w:hAnsi="Cambria" w:cs="Cambria"/>
          <w:color w:val="000000"/>
          <w:sz w:val="28"/>
          <w:szCs w:val="28"/>
        </w:rPr>
        <w:t>ỳ</w:t>
      </w:r>
      <w:r>
        <w:rPr>
          <w:rFonts w:ascii="Cambria" w:eastAsia="Cambria" w:hAnsi="Cambria" w:cs="Cambria"/>
          <w:color w:val="000000"/>
          <w:sz w:val="28"/>
          <w:szCs w:val="28"/>
        </w:rPr>
        <w:t xml:space="preserve"> theo quy đ</w:t>
      </w:r>
      <w:r>
        <w:rPr>
          <w:rFonts w:ascii="Cambria" w:eastAsia="Cambria" w:hAnsi="Cambria" w:cs="Cambria"/>
          <w:color w:val="000000"/>
          <w:sz w:val="28"/>
          <w:szCs w:val="28"/>
        </w:rPr>
        <w:t>ị</w:t>
      </w:r>
      <w:r>
        <w:rPr>
          <w:rFonts w:ascii="Cambria" w:eastAsia="Cambria" w:hAnsi="Cambria" w:cs="Cambria"/>
          <w:color w:val="000000"/>
          <w:sz w:val="28"/>
          <w:szCs w:val="28"/>
        </w:rPr>
        <w:t>nh c</w:t>
      </w:r>
      <w:r>
        <w:rPr>
          <w:rFonts w:ascii="Cambria" w:eastAsia="Cambria" w:hAnsi="Cambria" w:cs="Cambria"/>
          <w:color w:val="000000"/>
          <w:sz w:val="28"/>
          <w:szCs w:val="28"/>
        </w:rPr>
        <w:t>ủ</w:t>
      </w:r>
      <w:r>
        <w:rPr>
          <w:rFonts w:ascii="Cambria" w:eastAsia="Cambria" w:hAnsi="Cambria" w:cs="Cambria"/>
          <w:color w:val="000000"/>
          <w:sz w:val="28"/>
          <w:szCs w:val="28"/>
        </w:rPr>
        <w:t>a t</w:t>
      </w:r>
      <w:r>
        <w:rPr>
          <w:rFonts w:ascii="Cambria" w:eastAsia="Cambria" w:hAnsi="Cambria" w:cs="Cambria"/>
          <w:color w:val="000000"/>
          <w:sz w:val="28"/>
          <w:szCs w:val="28"/>
        </w:rPr>
        <w:t>ổ</w:t>
      </w:r>
      <w:r>
        <w:rPr>
          <w:rFonts w:ascii="Cambria" w:eastAsia="Cambria" w:hAnsi="Cambria" w:cs="Cambria"/>
          <w:color w:val="000000"/>
          <w:sz w:val="28"/>
          <w:szCs w:val="28"/>
        </w:rPr>
        <w:t xml:space="preserve"> ch</w:t>
      </w:r>
      <w:r>
        <w:rPr>
          <w:rFonts w:ascii="Cambria" w:eastAsia="Cambria" w:hAnsi="Cambria" w:cs="Cambria"/>
          <w:color w:val="000000"/>
          <w:sz w:val="28"/>
          <w:szCs w:val="28"/>
        </w:rPr>
        <w:t>ứ</w:t>
      </w:r>
      <w:r>
        <w:rPr>
          <w:rFonts w:ascii="Cambria" w:eastAsia="Cambria" w:hAnsi="Cambria" w:cs="Cambria"/>
          <w:color w:val="000000"/>
          <w:sz w:val="28"/>
          <w:szCs w:val="28"/>
        </w:rPr>
        <w:t>c.</w:t>
      </w:r>
    </w:p>
    <w:p w14:paraId="1A21C86C" w14:textId="77777777" w:rsidR="00B40AAF" w:rsidRDefault="00746E6D">
      <w:p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Yêu c</w:t>
      </w:r>
      <w:r>
        <w:rPr>
          <w:rFonts w:ascii="Cambria" w:eastAsia="Cambria" w:hAnsi="Cambria" w:cs="Cambria"/>
          <w:color w:val="000000"/>
          <w:sz w:val="28"/>
          <w:szCs w:val="28"/>
        </w:rPr>
        <w:t>ầ</w:t>
      </w:r>
      <w:r>
        <w:rPr>
          <w:rFonts w:ascii="Cambria" w:eastAsia="Cambria" w:hAnsi="Cambria" w:cs="Cambria"/>
          <w:color w:val="000000"/>
          <w:sz w:val="28"/>
          <w:szCs w:val="28"/>
        </w:rPr>
        <w:t>u qu</w:t>
      </w:r>
      <w:r>
        <w:rPr>
          <w:rFonts w:ascii="Cambria" w:eastAsia="Cambria" w:hAnsi="Cambria" w:cs="Cambria"/>
          <w:color w:val="000000"/>
          <w:sz w:val="28"/>
          <w:szCs w:val="28"/>
        </w:rPr>
        <w:t>ả</w:t>
      </w:r>
      <w:r>
        <w:rPr>
          <w:rFonts w:ascii="Cambria" w:eastAsia="Cambria" w:hAnsi="Cambria" w:cs="Cambria"/>
          <w:color w:val="000000"/>
          <w:sz w:val="28"/>
          <w:szCs w:val="28"/>
        </w:rPr>
        <w:t>n lý:</w:t>
      </w:r>
    </w:p>
    <w:p w14:paraId="1D1290EE" w14:textId="77777777" w:rsidR="00B40AAF" w:rsidRDefault="00746E6D">
      <w:pPr>
        <w:numPr>
          <w:ilvl w:val="0"/>
          <w:numId w:val="19"/>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Chính sách chung:</w:t>
      </w:r>
    </w:p>
    <w:p w14:paraId="6C4ECF0D" w14:textId="77777777" w:rsidR="00B40AAF" w:rsidRDefault="00746E6D">
      <w:pPr>
        <w:numPr>
          <w:ilvl w:val="0"/>
          <w:numId w:val="18"/>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Có chính sách an toàn</w:t>
      </w:r>
      <w:r>
        <w:rPr>
          <w:rFonts w:ascii="Cambria" w:eastAsia="Cambria" w:hAnsi="Cambria" w:cs="Cambria"/>
          <w:color w:val="000000"/>
          <w:sz w:val="28"/>
          <w:szCs w:val="28"/>
        </w:rPr>
        <w:t xml:space="preserve"> thông tin cho ngư</w:t>
      </w:r>
      <w:r>
        <w:rPr>
          <w:rFonts w:ascii="Cambria" w:eastAsia="Cambria" w:hAnsi="Cambria" w:cs="Cambria"/>
          <w:color w:val="000000"/>
          <w:sz w:val="28"/>
          <w:szCs w:val="28"/>
        </w:rPr>
        <w:t>ờ</w:t>
      </w:r>
      <w:r>
        <w:rPr>
          <w:rFonts w:ascii="Cambria" w:eastAsia="Cambria" w:hAnsi="Cambria" w:cs="Cambria"/>
          <w:color w:val="000000"/>
          <w:sz w:val="28"/>
          <w:szCs w:val="28"/>
        </w:rPr>
        <w:t>i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bao g</w:t>
      </w:r>
      <w:r>
        <w:rPr>
          <w:rFonts w:ascii="Cambria" w:eastAsia="Cambria" w:hAnsi="Cambria" w:cs="Cambria"/>
          <w:color w:val="000000"/>
          <w:sz w:val="28"/>
          <w:szCs w:val="28"/>
        </w:rPr>
        <w:t>ồ</w:t>
      </w:r>
      <w:r>
        <w:rPr>
          <w:rFonts w:ascii="Cambria" w:eastAsia="Cambria" w:hAnsi="Cambria" w:cs="Cambria"/>
          <w:color w:val="000000"/>
          <w:sz w:val="28"/>
          <w:szCs w:val="28"/>
        </w:rPr>
        <w:t>m các n</w:t>
      </w:r>
      <w:r>
        <w:rPr>
          <w:rFonts w:ascii="Cambria" w:eastAsia="Cambria" w:hAnsi="Cambria" w:cs="Cambria"/>
          <w:color w:val="000000"/>
          <w:sz w:val="28"/>
          <w:szCs w:val="28"/>
        </w:rPr>
        <w:t>ộ</w:t>
      </w:r>
      <w:r>
        <w:rPr>
          <w:rFonts w:ascii="Cambria" w:eastAsia="Cambria" w:hAnsi="Cambria" w:cs="Cambria"/>
          <w:color w:val="000000"/>
          <w:sz w:val="28"/>
          <w:szCs w:val="28"/>
        </w:rPr>
        <w:t>i dung: chính sách truy c</w:t>
      </w:r>
      <w:r>
        <w:rPr>
          <w:rFonts w:ascii="Cambria" w:eastAsia="Cambria" w:hAnsi="Cambria" w:cs="Cambria"/>
          <w:color w:val="000000"/>
          <w:sz w:val="28"/>
          <w:szCs w:val="28"/>
        </w:rPr>
        <w:t>ậ</w:t>
      </w:r>
      <w:r>
        <w:rPr>
          <w:rFonts w:ascii="Cambria" w:eastAsia="Cambria" w:hAnsi="Cambria" w:cs="Cambria"/>
          <w:color w:val="000000"/>
          <w:sz w:val="28"/>
          <w:szCs w:val="28"/>
        </w:rPr>
        <w:t>p và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m</w:t>
      </w:r>
      <w:r>
        <w:rPr>
          <w:rFonts w:ascii="Cambria" w:eastAsia="Cambria" w:hAnsi="Cambria" w:cs="Cambria"/>
          <w:color w:val="000000"/>
          <w:sz w:val="28"/>
          <w:szCs w:val="28"/>
        </w:rPr>
        <w:t>ạ</w:t>
      </w:r>
      <w:r>
        <w:rPr>
          <w:rFonts w:ascii="Cambria" w:eastAsia="Cambria" w:hAnsi="Cambria" w:cs="Cambria"/>
          <w:color w:val="000000"/>
          <w:sz w:val="28"/>
          <w:szCs w:val="28"/>
        </w:rPr>
        <w:t>ng và tài nguyên trên Internet; truy c</w:t>
      </w:r>
      <w:r>
        <w:rPr>
          <w:rFonts w:ascii="Cambria" w:eastAsia="Cambria" w:hAnsi="Cambria" w:cs="Cambria"/>
          <w:color w:val="000000"/>
          <w:sz w:val="28"/>
          <w:szCs w:val="28"/>
        </w:rPr>
        <w:t>ậ</w:t>
      </w:r>
      <w:r>
        <w:rPr>
          <w:rFonts w:ascii="Cambria" w:eastAsia="Cambria" w:hAnsi="Cambria" w:cs="Cambria"/>
          <w:color w:val="000000"/>
          <w:sz w:val="28"/>
          <w:szCs w:val="28"/>
        </w:rPr>
        <w:t>p và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 xml:space="preserve">ng </w:t>
      </w:r>
      <w:r>
        <w:rPr>
          <w:rFonts w:ascii="Cambria" w:eastAsia="Cambria" w:hAnsi="Cambria" w:cs="Cambria"/>
          <w:color w:val="000000"/>
          <w:sz w:val="28"/>
          <w:szCs w:val="28"/>
        </w:rPr>
        <w:t>ứ</w:t>
      </w:r>
      <w:r>
        <w:rPr>
          <w:rFonts w:ascii="Cambria" w:eastAsia="Cambria" w:hAnsi="Cambria" w:cs="Cambria"/>
          <w:color w:val="000000"/>
          <w:sz w:val="28"/>
          <w:szCs w:val="28"/>
        </w:rPr>
        <w:t>ng d</w:t>
      </w:r>
      <w:r>
        <w:rPr>
          <w:rFonts w:ascii="Cambria" w:eastAsia="Cambria" w:hAnsi="Cambria" w:cs="Cambria"/>
          <w:color w:val="000000"/>
          <w:sz w:val="28"/>
          <w:szCs w:val="28"/>
        </w:rPr>
        <w:t>ụ</w:t>
      </w:r>
      <w:r>
        <w:rPr>
          <w:rFonts w:ascii="Cambria" w:eastAsia="Cambria" w:hAnsi="Cambria" w:cs="Cambria"/>
          <w:color w:val="000000"/>
          <w:sz w:val="28"/>
          <w:szCs w:val="28"/>
        </w:rPr>
        <w:t>ng;</w:t>
      </w:r>
    </w:p>
    <w:p w14:paraId="266A28B3" w14:textId="77777777" w:rsidR="00B40AAF" w:rsidRDefault="00746E6D">
      <w:pPr>
        <w:numPr>
          <w:ilvl w:val="0"/>
          <w:numId w:val="18"/>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Có chính sách an toàn thông tin cho ngư</w:t>
      </w:r>
      <w:r>
        <w:rPr>
          <w:rFonts w:ascii="Cambria" w:eastAsia="Cambria" w:hAnsi="Cambria" w:cs="Cambria"/>
          <w:color w:val="000000"/>
          <w:sz w:val="28"/>
          <w:szCs w:val="28"/>
        </w:rPr>
        <w:t>ờ</w:t>
      </w:r>
      <w:r>
        <w:rPr>
          <w:rFonts w:ascii="Cambria" w:eastAsia="Cambria" w:hAnsi="Cambria" w:cs="Cambria"/>
          <w:color w:val="000000"/>
          <w:sz w:val="28"/>
          <w:szCs w:val="28"/>
        </w:rPr>
        <w:t>i qu</w:t>
      </w:r>
      <w:r>
        <w:rPr>
          <w:rFonts w:ascii="Cambria" w:eastAsia="Cambria" w:hAnsi="Cambria" w:cs="Cambria"/>
          <w:color w:val="000000"/>
          <w:sz w:val="28"/>
          <w:szCs w:val="28"/>
        </w:rPr>
        <w:t>ả</w:t>
      </w:r>
      <w:r>
        <w:rPr>
          <w:rFonts w:ascii="Cambria" w:eastAsia="Cambria" w:hAnsi="Cambria" w:cs="Cambria"/>
          <w:color w:val="000000"/>
          <w:sz w:val="28"/>
          <w:szCs w:val="28"/>
        </w:rPr>
        <w:t>n tr</w:t>
      </w:r>
      <w:r>
        <w:rPr>
          <w:rFonts w:ascii="Cambria" w:eastAsia="Cambria" w:hAnsi="Cambria" w:cs="Cambria"/>
          <w:color w:val="000000"/>
          <w:sz w:val="28"/>
          <w:szCs w:val="28"/>
        </w:rPr>
        <w:t>ị</w:t>
      </w:r>
      <w:r>
        <w:rPr>
          <w:rFonts w:ascii="Cambria" w:eastAsia="Cambria" w:hAnsi="Cambria" w:cs="Cambria"/>
          <w:color w:val="000000"/>
          <w:sz w:val="28"/>
          <w:szCs w:val="28"/>
        </w:rPr>
        <w:t>, v</w:t>
      </w:r>
      <w:r>
        <w:rPr>
          <w:rFonts w:ascii="Cambria" w:eastAsia="Cambria" w:hAnsi="Cambria" w:cs="Cambria"/>
          <w:color w:val="000000"/>
          <w:sz w:val="28"/>
          <w:szCs w:val="28"/>
        </w:rPr>
        <w:t>ậ</w:t>
      </w:r>
      <w:r>
        <w:rPr>
          <w:rFonts w:ascii="Cambria" w:eastAsia="Cambria" w:hAnsi="Cambria" w:cs="Cambria"/>
          <w:color w:val="000000"/>
          <w:sz w:val="28"/>
          <w:szCs w:val="28"/>
        </w:rPr>
        <w:t>n hành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bao g</w:t>
      </w:r>
      <w:r>
        <w:rPr>
          <w:rFonts w:ascii="Cambria" w:eastAsia="Cambria" w:hAnsi="Cambria" w:cs="Cambria"/>
          <w:color w:val="000000"/>
          <w:sz w:val="28"/>
          <w:szCs w:val="28"/>
        </w:rPr>
        <w:t>ồ</w:t>
      </w:r>
      <w:r>
        <w:rPr>
          <w:rFonts w:ascii="Cambria" w:eastAsia="Cambria" w:hAnsi="Cambria" w:cs="Cambria"/>
          <w:color w:val="000000"/>
          <w:sz w:val="28"/>
          <w:szCs w:val="28"/>
        </w:rPr>
        <w:t>m nhưng không gi</w:t>
      </w:r>
      <w:r>
        <w:rPr>
          <w:rFonts w:ascii="Cambria" w:eastAsia="Cambria" w:hAnsi="Cambria" w:cs="Cambria"/>
          <w:color w:val="000000"/>
          <w:sz w:val="28"/>
          <w:szCs w:val="28"/>
        </w:rPr>
        <w:t>ớ</w:t>
      </w:r>
      <w:r>
        <w:rPr>
          <w:rFonts w:ascii="Cambria" w:eastAsia="Cambria" w:hAnsi="Cambria" w:cs="Cambria"/>
          <w:color w:val="000000"/>
          <w:sz w:val="28"/>
          <w:szCs w:val="28"/>
        </w:rPr>
        <w:t>i h</w:t>
      </w:r>
      <w:r>
        <w:rPr>
          <w:rFonts w:ascii="Cambria" w:eastAsia="Cambria" w:hAnsi="Cambria" w:cs="Cambria"/>
          <w:color w:val="000000"/>
          <w:sz w:val="28"/>
          <w:szCs w:val="28"/>
        </w:rPr>
        <w:t>ạ</w:t>
      </w:r>
      <w:r>
        <w:rPr>
          <w:rFonts w:ascii="Cambria" w:eastAsia="Cambria" w:hAnsi="Cambria" w:cs="Cambria"/>
          <w:color w:val="000000"/>
          <w:sz w:val="28"/>
          <w:szCs w:val="28"/>
        </w:rPr>
        <w:t>n b</w:t>
      </w:r>
      <w:r>
        <w:rPr>
          <w:rFonts w:ascii="Cambria" w:eastAsia="Cambria" w:hAnsi="Cambria" w:cs="Cambria"/>
          <w:color w:val="000000"/>
          <w:sz w:val="28"/>
          <w:szCs w:val="28"/>
        </w:rPr>
        <w:t>ở</w:t>
      </w:r>
      <w:r>
        <w:rPr>
          <w:rFonts w:ascii="Cambria" w:eastAsia="Cambria" w:hAnsi="Cambria" w:cs="Cambria"/>
          <w:color w:val="000000"/>
          <w:sz w:val="28"/>
          <w:szCs w:val="28"/>
        </w:rPr>
        <w:t>i chính s</w:t>
      </w:r>
      <w:r>
        <w:rPr>
          <w:rFonts w:ascii="Cambria" w:eastAsia="Cambria" w:hAnsi="Cambria" w:cs="Cambria"/>
          <w:color w:val="000000"/>
          <w:sz w:val="28"/>
          <w:szCs w:val="28"/>
        </w:rPr>
        <w:t>ách qu</w:t>
      </w:r>
      <w:r>
        <w:rPr>
          <w:rFonts w:ascii="Cambria" w:eastAsia="Cambria" w:hAnsi="Cambria" w:cs="Cambria"/>
          <w:color w:val="000000"/>
          <w:sz w:val="28"/>
          <w:szCs w:val="28"/>
        </w:rPr>
        <w:t>ả</w:t>
      </w:r>
      <w:r>
        <w:rPr>
          <w:rFonts w:ascii="Cambria" w:eastAsia="Cambria" w:hAnsi="Cambria" w:cs="Cambria"/>
          <w:color w:val="000000"/>
          <w:sz w:val="28"/>
          <w:szCs w:val="28"/>
        </w:rPr>
        <w:t>n lý an toàn h</w:t>
      </w:r>
      <w:r>
        <w:rPr>
          <w:rFonts w:ascii="Cambria" w:eastAsia="Cambria" w:hAnsi="Cambria" w:cs="Cambria"/>
          <w:color w:val="000000"/>
          <w:sz w:val="28"/>
          <w:szCs w:val="28"/>
        </w:rPr>
        <w:t>ạ</w:t>
      </w:r>
      <w:r>
        <w:rPr>
          <w:rFonts w:ascii="Cambria" w:eastAsia="Cambria" w:hAnsi="Cambria" w:cs="Cambria"/>
          <w:color w:val="000000"/>
          <w:sz w:val="28"/>
          <w:szCs w:val="28"/>
        </w:rPr>
        <w:t xml:space="preserve"> t</w:t>
      </w:r>
      <w:r>
        <w:rPr>
          <w:rFonts w:ascii="Cambria" w:eastAsia="Cambria" w:hAnsi="Cambria" w:cs="Cambria"/>
          <w:color w:val="000000"/>
          <w:sz w:val="28"/>
          <w:szCs w:val="28"/>
        </w:rPr>
        <w:t>ầ</w:t>
      </w:r>
      <w:r>
        <w:rPr>
          <w:rFonts w:ascii="Cambria" w:eastAsia="Cambria" w:hAnsi="Cambria" w:cs="Cambria"/>
          <w:color w:val="000000"/>
          <w:sz w:val="28"/>
          <w:szCs w:val="28"/>
        </w:rPr>
        <w:t>ng m</w:t>
      </w:r>
      <w:r>
        <w:rPr>
          <w:rFonts w:ascii="Cambria" w:eastAsia="Cambria" w:hAnsi="Cambria" w:cs="Cambria"/>
          <w:color w:val="000000"/>
          <w:sz w:val="28"/>
          <w:szCs w:val="28"/>
        </w:rPr>
        <w:t>ạ</w:t>
      </w:r>
      <w:r>
        <w:rPr>
          <w:rFonts w:ascii="Cambria" w:eastAsia="Cambria" w:hAnsi="Cambria" w:cs="Cambria"/>
          <w:color w:val="000000"/>
          <w:sz w:val="28"/>
          <w:szCs w:val="28"/>
        </w:rPr>
        <w:t>ng, an toàn máy ch</w:t>
      </w:r>
      <w:r>
        <w:rPr>
          <w:rFonts w:ascii="Cambria" w:eastAsia="Cambria" w:hAnsi="Cambria" w:cs="Cambria"/>
          <w:color w:val="000000"/>
          <w:sz w:val="28"/>
          <w:szCs w:val="28"/>
        </w:rPr>
        <w:t>ủ</w:t>
      </w:r>
      <w:r>
        <w:rPr>
          <w:rFonts w:ascii="Cambria" w:eastAsia="Cambria" w:hAnsi="Cambria" w:cs="Cambria"/>
          <w:color w:val="000000"/>
          <w:sz w:val="28"/>
          <w:szCs w:val="28"/>
        </w:rPr>
        <w:t xml:space="preserve">, an toàn </w:t>
      </w:r>
      <w:r>
        <w:rPr>
          <w:rFonts w:ascii="Cambria" w:eastAsia="Cambria" w:hAnsi="Cambria" w:cs="Cambria"/>
          <w:color w:val="000000"/>
          <w:sz w:val="28"/>
          <w:szCs w:val="28"/>
        </w:rPr>
        <w:t>ứ</w:t>
      </w:r>
      <w:r>
        <w:rPr>
          <w:rFonts w:ascii="Cambria" w:eastAsia="Cambria" w:hAnsi="Cambria" w:cs="Cambria"/>
          <w:color w:val="000000"/>
          <w:sz w:val="28"/>
          <w:szCs w:val="28"/>
        </w:rPr>
        <w:t>ng d</w:t>
      </w:r>
      <w:r>
        <w:rPr>
          <w:rFonts w:ascii="Cambria" w:eastAsia="Cambria" w:hAnsi="Cambria" w:cs="Cambria"/>
          <w:color w:val="000000"/>
          <w:sz w:val="28"/>
          <w:szCs w:val="28"/>
        </w:rPr>
        <w:t>ụ</w:t>
      </w:r>
      <w:r>
        <w:rPr>
          <w:rFonts w:ascii="Cambria" w:eastAsia="Cambria" w:hAnsi="Cambria" w:cs="Cambria"/>
          <w:color w:val="000000"/>
          <w:sz w:val="28"/>
          <w:szCs w:val="28"/>
        </w:rPr>
        <w:t>ng và an toàn d</w:t>
      </w:r>
      <w:r>
        <w:rPr>
          <w:rFonts w:ascii="Cambria" w:eastAsia="Cambria" w:hAnsi="Cambria" w:cs="Cambria"/>
          <w:color w:val="000000"/>
          <w:sz w:val="28"/>
          <w:szCs w:val="28"/>
        </w:rPr>
        <w:t>ữ</w:t>
      </w:r>
      <w:r>
        <w:rPr>
          <w:rFonts w:ascii="Cambria" w:eastAsia="Cambria" w:hAnsi="Cambria" w:cs="Cambria"/>
          <w:color w:val="000000"/>
          <w:sz w:val="28"/>
          <w:szCs w:val="28"/>
        </w:rPr>
        <w:t xml:space="preserve"> li</w:t>
      </w:r>
      <w:r>
        <w:rPr>
          <w:rFonts w:ascii="Cambria" w:eastAsia="Cambria" w:hAnsi="Cambria" w:cs="Cambria"/>
          <w:color w:val="000000"/>
          <w:sz w:val="28"/>
          <w:szCs w:val="28"/>
        </w:rPr>
        <w:t>ệ</w:t>
      </w:r>
      <w:r>
        <w:rPr>
          <w:rFonts w:ascii="Cambria" w:eastAsia="Cambria" w:hAnsi="Cambria" w:cs="Cambria"/>
          <w:color w:val="000000"/>
          <w:sz w:val="28"/>
          <w:szCs w:val="28"/>
        </w:rPr>
        <w:t>u;</w:t>
      </w:r>
    </w:p>
    <w:p w14:paraId="51A821FC" w14:textId="77777777" w:rsidR="00B40AAF" w:rsidRDefault="00746E6D">
      <w:pPr>
        <w:numPr>
          <w:ilvl w:val="0"/>
          <w:numId w:val="19"/>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T</w:t>
      </w:r>
      <w:r>
        <w:rPr>
          <w:rFonts w:ascii="Cambria" w:eastAsia="Cambria" w:hAnsi="Cambria" w:cs="Cambria"/>
          <w:color w:val="000000"/>
          <w:sz w:val="28"/>
          <w:szCs w:val="28"/>
        </w:rPr>
        <w:t>ổ</w:t>
      </w:r>
      <w:r>
        <w:rPr>
          <w:rFonts w:ascii="Cambria" w:eastAsia="Cambria" w:hAnsi="Cambria" w:cs="Cambria"/>
          <w:color w:val="000000"/>
          <w:sz w:val="28"/>
          <w:szCs w:val="28"/>
        </w:rPr>
        <w:t xml:space="preserve"> ch</w:t>
      </w:r>
      <w:r>
        <w:rPr>
          <w:rFonts w:ascii="Cambria" w:eastAsia="Cambria" w:hAnsi="Cambria" w:cs="Cambria"/>
          <w:color w:val="000000"/>
          <w:sz w:val="28"/>
          <w:szCs w:val="28"/>
        </w:rPr>
        <w:t>ứ</w:t>
      </w:r>
      <w:r>
        <w:rPr>
          <w:rFonts w:ascii="Cambria" w:eastAsia="Cambria" w:hAnsi="Cambria" w:cs="Cambria"/>
          <w:color w:val="000000"/>
          <w:sz w:val="28"/>
          <w:szCs w:val="28"/>
        </w:rPr>
        <w:t>c, nhân s</w:t>
      </w:r>
      <w:r>
        <w:rPr>
          <w:rFonts w:ascii="Cambria" w:eastAsia="Cambria" w:hAnsi="Cambria" w:cs="Cambria"/>
          <w:color w:val="000000"/>
          <w:sz w:val="28"/>
          <w:szCs w:val="28"/>
        </w:rPr>
        <w:t>ự</w:t>
      </w:r>
      <w:r>
        <w:rPr>
          <w:rFonts w:ascii="Cambria" w:eastAsia="Cambria" w:hAnsi="Cambria" w:cs="Cambria"/>
          <w:color w:val="000000"/>
          <w:sz w:val="28"/>
          <w:szCs w:val="28"/>
        </w:rPr>
        <w:t>: Có quy trình, th</w:t>
      </w:r>
      <w:r>
        <w:rPr>
          <w:rFonts w:ascii="Cambria" w:eastAsia="Cambria" w:hAnsi="Cambria" w:cs="Cambria"/>
          <w:color w:val="000000"/>
          <w:sz w:val="28"/>
          <w:szCs w:val="28"/>
        </w:rPr>
        <w:t>ủ</w:t>
      </w:r>
      <w:r>
        <w:rPr>
          <w:rFonts w:ascii="Cambria" w:eastAsia="Cambria" w:hAnsi="Cambria" w:cs="Cambria"/>
          <w:color w:val="000000"/>
          <w:sz w:val="28"/>
          <w:szCs w:val="28"/>
        </w:rPr>
        <w:t xml:space="preserve"> t</w:t>
      </w:r>
      <w:r>
        <w:rPr>
          <w:rFonts w:ascii="Cambria" w:eastAsia="Cambria" w:hAnsi="Cambria" w:cs="Cambria"/>
          <w:color w:val="000000"/>
          <w:sz w:val="28"/>
          <w:szCs w:val="28"/>
        </w:rPr>
        <w:t>ụ</w:t>
      </w:r>
      <w:r>
        <w:rPr>
          <w:rFonts w:ascii="Cambria" w:eastAsia="Cambria" w:hAnsi="Cambria" w:cs="Cambria"/>
          <w:color w:val="000000"/>
          <w:sz w:val="28"/>
          <w:szCs w:val="28"/>
        </w:rPr>
        <w:t>c đ</w:t>
      </w:r>
      <w:r>
        <w:rPr>
          <w:rFonts w:ascii="Cambria" w:eastAsia="Cambria" w:hAnsi="Cambria" w:cs="Cambria"/>
          <w:color w:val="000000"/>
          <w:sz w:val="28"/>
          <w:szCs w:val="28"/>
        </w:rPr>
        <w:t>ể</w:t>
      </w:r>
      <w:r>
        <w:rPr>
          <w:rFonts w:ascii="Cambria" w:eastAsia="Cambria" w:hAnsi="Cambria" w:cs="Cambria"/>
          <w:color w:val="000000"/>
          <w:sz w:val="28"/>
          <w:szCs w:val="28"/>
        </w:rPr>
        <w:t xml:space="preserve"> c</w:t>
      </w:r>
      <w:r>
        <w:rPr>
          <w:rFonts w:ascii="Cambria" w:eastAsia="Cambria" w:hAnsi="Cambria" w:cs="Cambria"/>
          <w:color w:val="000000"/>
          <w:sz w:val="28"/>
          <w:szCs w:val="28"/>
        </w:rPr>
        <w:t>ấ</w:t>
      </w:r>
      <w:r>
        <w:rPr>
          <w:rFonts w:ascii="Cambria" w:eastAsia="Cambria" w:hAnsi="Cambria" w:cs="Cambria"/>
          <w:color w:val="000000"/>
          <w:sz w:val="28"/>
          <w:szCs w:val="28"/>
        </w:rPr>
        <w:t>p phát, lo</w:t>
      </w:r>
      <w:r>
        <w:rPr>
          <w:rFonts w:ascii="Cambria" w:eastAsia="Cambria" w:hAnsi="Cambria" w:cs="Cambria"/>
          <w:color w:val="000000"/>
          <w:sz w:val="28"/>
          <w:szCs w:val="28"/>
        </w:rPr>
        <w:t>ạ</w:t>
      </w:r>
      <w:r>
        <w:rPr>
          <w:rFonts w:ascii="Cambria" w:eastAsia="Cambria" w:hAnsi="Cambria" w:cs="Cambria"/>
          <w:color w:val="000000"/>
          <w:sz w:val="28"/>
          <w:szCs w:val="28"/>
        </w:rPr>
        <w:t>i b</w:t>
      </w:r>
      <w:r>
        <w:rPr>
          <w:rFonts w:ascii="Cambria" w:eastAsia="Cambria" w:hAnsi="Cambria" w:cs="Cambria"/>
          <w:color w:val="000000"/>
          <w:sz w:val="28"/>
          <w:szCs w:val="28"/>
        </w:rPr>
        <w:t>ỏ</w:t>
      </w:r>
      <w:r>
        <w:rPr>
          <w:rFonts w:ascii="Cambria" w:eastAsia="Cambria" w:hAnsi="Cambria" w:cs="Cambria"/>
          <w:color w:val="000000"/>
          <w:sz w:val="28"/>
          <w:szCs w:val="28"/>
        </w:rPr>
        <w:t xml:space="preserve"> tài kho</w:t>
      </w:r>
      <w:r>
        <w:rPr>
          <w:rFonts w:ascii="Cambria" w:eastAsia="Cambria" w:hAnsi="Cambria" w:cs="Cambria"/>
          <w:color w:val="000000"/>
          <w:sz w:val="28"/>
          <w:szCs w:val="28"/>
        </w:rPr>
        <w:t>ả</w:t>
      </w:r>
      <w:r>
        <w:rPr>
          <w:rFonts w:ascii="Cambria" w:eastAsia="Cambria" w:hAnsi="Cambria" w:cs="Cambria"/>
          <w:color w:val="000000"/>
          <w:sz w:val="28"/>
          <w:szCs w:val="28"/>
        </w:rPr>
        <w:t>n, quy</w:t>
      </w:r>
      <w:r>
        <w:rPr>
          <w:rFonts w:ascii="Cambria" w:eastAsia="Cambria" w:hAnsi="Cambria" w:cs="Cambria"/>
          <w:color w:val="000000"/>
          <w:sz w:val="28"/>
          <w:szCs w:val="28"/>
        </w:rPr>
        <w:t>ề</w:t>
      </w:r>
      <w:r>
        <w:rPr>
          <w:rFonts w:ascii="Cambria" w:eastAsia="Cambria" w:hAnsi="Cambria" w:cs="Cambria"/>
          <w:color w:val="000000"/>
          <w:sz w:val="28"/>
          <w:szCs w:val="28"/>
        </w:rPr>
        <w:t>n truy c</w:t>
      </w:r>
      <w:r>
        <w:rPr>
          <w:rFonts w:ascii="Cambria" w:eastAsia="Cambria" w:hAnsi="Cambria" w:cs="Cambria"/>
          <w:color w:val="000000"/>
          <w:sz w:val="28"/>
          <w:szCs w:val="28"/>
        </w:rPr>
        <w:t>ậ</w:t>
      </w:r>
      <w:r>
        <w:rPr>
          <w:rFonts w:ascii="Cambria" w:eastAsia="Cambria" w:hAnsi="Cambria" w:cs="Cambria"/>
          <w:color w:val="000000"/>
          <w:sz w:val="28"/>
          <w:szCs w:val="28"/>
        </w:rPr>
        <w:t>p c</w:t>
      </w:r>
      <w:r>
        <w:rPr>
          <w:rFonts w:ascii="Cambria" w:eastAsia="Cambria" w:hAnsi="Cambria" w:cs="Cambria"/>
          <w:color w:val="000000"/>
          <w:sz w:val="28"/>
          <w:szCs w:val="28"/>
        </w:rPr>
        <w:t>ủ</w:t>
      </w:r>
      <w:r>
        <w:rPr>
          <w:rFonts w:ascii="Cambria" w:eastAsia="Cambria" w:hAnsi="Cambria" w:cs="Cambria"/>
          <w:color w:val="000000"/>
          <w:sz w:val="28"/>
          <w:szCs w:val="28"/>
        </w:rPr>
        <w:t>a cán b</w:t>
      </w:r>
      <w:r>
        <w:rPr>
          <w:rFonts w:ascii="Cambria" w:eastAsia="Cambria" w:hAnsi="Cambria" w:cs="Cambria"/>
          <w:color w:val="000000"/>
          <w:sz w:val="28"/>
          <w:szCs w:val="28"/>
        </w:rPr>
        <w:t>ộ</w:t>
      </w:r>
      <w:r>
        <w:rPr>
          <w:rFonts w:ascii="Cambria" w:eastAsia="Cambria" w:hAnsi="Cambria" w:cs="Cambria"/>
          <w:color w:val="000000"/>
          <w:sz w:val="28"/>
          <w:szCs w:val="28"/>
        </w:rPr>
        <w:t xml:space="preserve"> m</w:t>
      </w:r>
      <w:r>
        <w:rPr>
          <w:rFonts w:ascii="Cambria" w:eastAsia="Cambria" w:hAnsi="Cambria" w:cs="Cambria"/>
          <w:color w:val="000000"/>
          <w:sz w:val="28"/>
          <w:szCs w:val="28"/>
        </w:rPr>
        <w:t>ớ</w:t>
      </w:r>
      <w:r>
        <w:rPr>
          <w:rFonts w:ascii="Cambria" w:eastAsia="Cambria" w:hAnsi="Cambria" w:cs="Cambria"/>
          <w:color w:val="000000"/>
          <w:sz w:val="28"/>
          <w:szCs w:val="28"/>
        </w:rPr>
        <w:t>i tham gia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cán b</w:t>
      </w:r>
      <w:r>
        <w:rPr>
          <w:rFonts w:ascii="Cambria" w:eastAsia="Cambria" w:hAnsi="Cambria" w:cs="Cambria"/>
          <w:color w:val="000000"/>
          <w:sz w:val="28"/>
          <w:szCs w:val="28"/>
        </w:rPr>
        <w:t>ộ</w:t>
      </w:r>
      <w:r>
        <w:rPr>
          <w:rFonts w:ascii="Cambria" w:eastAsia="Cambria" w:hAnsi="Cambria" w:cs="Cambria"/>
          <w:color w:val="000000"/>
          <w:sz w:val="28"/>
          <w:szCs w:val="28"/>
        </w:rPr>
        <w:t xml:space="preserve"> thay đ</w:t>
      </w:r>
      <w:r>
        <w:rPr>
          <w:rFonts w:ascii="Cambria" w:eastAsia="Cambria" w:hAnsi="Cambria" w:cs="Cambria"/>
          <w:color w:val="000000"/>
          <w:sz w:val="28"/>
          <w:szCs w:val="28"/>
        </w:rPr>
        <w:t>ổ</w:t>
      </w:r>
      <w:r>
        <w:rPr>
          <w:rFonts w:ascii="Cambria" w:eastAsia="Cambria" w:hAnsi="Cambria" w:cs="Cambria"/>
          <w:color w:val="000000"/>
          <w:sz w:val="28"/>
          <w:szCs w:val="28"/>
        </w:rPr>
        <w:t>i nhi</w:t>
      </w:r>
      <w:r>
        <w:rPr>
          <w:rFonts w:ascii="Cambria" w:eastAsia="Cambria" w:hAnsi="Cambria" w:cs="Cambria"/>
          <w:color w:val="000000"/>
          <w:sz w:val="28"/>
          <w:szCs w:val="28"/>
        </w:rPr>
        <w:t>ệ</w:t>
      </w:r>
      <w:r>
        <w:rPr>
          <w:rFonts w:ascii="Cambria" w:eastAsia="Cambria" w:hAnsi="Cambria" w:cs="Cambria"/>
          <w:color w:val="000000"/>
          <w:sz w:val="28"/>
          <w:szCs w:val="28"/>
        </w:rPr>
        <w:t>m v</w:t>
      </w:r>
      <w:r>
        <w:rPr>
          <w:rFonts w:ascii="Cambria" w:eastAsia="Cambria" w:hAnsi="Cambria" w:cs="Cambria"/>
          <w:color w:val="000000"/>
          <w:sz w:val="28"/>
          <w:szCs w:val="28"/>
        </w:rPr>
        <w:t>ụ</w:t>
      </w:r>
      <w:r>
        <w:rPr>
          <w:rFonts w:ascii="Cambria" w:eastAsia="Cambria" w:hAnsi="Cambria" w:cs="Cambria"/>
          <w:color w:val="000000"/>
          <w:sz w:val="28"/>
          <w:szCs w:val="28"/>
        </w:rPr>
        <w:t xml:space="preserve"> ho</w:t>
      </w:r>
      <w:r>
        <w:rPr>
          <w:rFonts w:ascii="Cambria" w:eastAsia="Cambria" w:hAnsi="Cambria" w:cs="Cambria"/>
          <w:color w:val="000000"/>
          <w:sz w:val="28"/>
          <w:szCs w:val="28"/>
        </w:rPr>
        <w:t>ặ</w:t>
      </w:r>
      <w:r>
        <w:rPr>
          <w:rFonts w:ascii="Cambria" w:eastAsia="Cambria" w:hAnsi="Cambria" w:cs="Cambria"/>
          <w:color w:val="000000"/>
          <w:sz w:val="28"/>
          <w:szCs w:val="28"/>
        </w:rPr>
        <w:t>c cán b</w:t>
      </w:r>
      <w:r>
        <w:rPr>
          <w:rFonts w:ascii="Cambria" w:eastAsia="Cambria" w:hAnsi="Cambria" w:cs="Cambria"/>
          <w:color w:val="000000"/>
          <w:sz w:val="28"/>
          <w:szCs w:val="28"/>
        </w:rPr>
        <w:t>ộ</w:t>
      </w:r>
      <w:r>
        <w:rPr>
          <w:rFonts w:ascii="Cambria" w:eastAsia="Cambria" w:hAnsi="Cambria" w:cs="Cambria"/>
          <w:color w:val="000000"/>
          <w:sz w:val="28"/>
          <w:szCs w:val="28"/>
        </w:rPr>
        <w:t xml:space="preserve"> ng</w:t>
      </w:r>
      <w:r>
        <w:rPr>
          <w:rFonts w:ascii="Cambria" w:eastAsia="Cambria" w:hAnsi="Cambria" w:cs="Cambria"/>
          <w:color w:val="000000"/>
          <w:sz w:val="28"/>
          <w:szCs w:val="28"/>
        </w:rPr>
        <w:t>ừ</w:t>
      </w:r>
      <w:r>
        <w:rPr>
          <w:rFonts w:ascii="Cambria" w:eastAsia="Cambria" w:hAnsi="Cambria" w:cs="Cambria"/>
          <w:color w:val="000000"/>
          <w:sz w:val="28"/>
          <w:szCs w:val="28"/>
        </w:rPr>
        <w:t>ng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w:t>
      </w:r>
    </w:p>
    <w:p w14:paraId="3A2C9AE9" w14:textId="77777777" w:rsidR="00B40AAF" w:rsidRDefault="00746E6D">
      <w:pPr>
        <w:numPr>
          <w:ilvl w:val="0"/>
          <w:numId w:val="19"/>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Qu</w:t>
      </w:r>
      <w:r>
        <w:rPr>
          <w:rFonts w:ascii="Cambria" w:eastAsia="Cambria" w:hAnsi="Cambria" w:cs="Cambria"/>
          <w:color w:val="000000"/>
          <w:sz w:val="28"/>
          <w:szCs w:val="28"/>
        </w:rPr>
        <w:t>ả</w:t>
      </w:r>
      <w:r>
        <w:rPr>
          <w:rFonts w:ascii="Cambria" w:eastAsia="Cambria" w:hAnsi="Cambria" w:cs="Cambria"/>
          <w:color w:val="000000"/>
          <w:sz w:val="28"/>
          <w:szCs w:val="28"/>
        </w:rPr>
        <w:t>n lý thi</w:t>
      </w:r>
      <w:r>
        <w:rPr>
          <w:rFonts w:ascii="Cambria" w:eastAsia="Cambria" w:hAnsi="Cambria" w:cs="Cambria"/>
          <w:color w:val="000000"/>
          <w:sz w:val="28"/>
          <w:szCs w:val="28"/>
        </w:rPr>
        <w:t>ế</w:t>
      </w:r>
      <w:r>
        <w:rPr>
          <w:rFonts w:ascii="Cambria" w:eastAsia="Cambria" w:hAnsi="Cambria" w:cs="Cambria"/>
          <w:color w:val="000000"/>
          <w:sz w:val="28"/>
          <w:szCs w:val="28"/>
        </w:rPr>
        <w:t>t k</w:t>
      </w:r>
      <w:r>
        <w:rPr>
          <w:rFonts w:ascii="Cambria" w:eastAsia="Cambria" w:hAnsi="Cambria" w:cs="Cambria"/>
          <w:color w:val="000000"/>
          <w:sz w:val="28"/>
          <w:szCs w:val="28"/>
        </w:rPr>
        <w:t>ế</w:t>
      </w:r>
      <w:r>
        <w:rPr>
          <w:rFonts w:ascii="Cambria" w:eastAsia="Cambria" w:hAnsi="Cambria" w:cs="Cambria"/>
          <w:color w:val="000000"/>
          <w:sz w:val="28"/>
          <w:szCs w:val="28"/>
        </w:rPr>
        <w:t>, xây d</w:t>
      </w:r>
      <w:r>
        <w:rPr>
          <w:rFonts w:ascii="Cambria" w:eastAsia="Cambria" w:hAnsi="Cambria" w:cs="Cambria"/>
          <w:color w:val="000000"/>
          <w:sz w:val="28"/>
          <w:szCs w:val="28"/>
        </w:rPr>
        <w:t>ự</w:t>
      </w:r>
      <w:r>
        <w:rPr>
          <w:rFonts w:ascii="Cambria" w:eastAsia="Cambria" w:hAnsi="Cambria" w:cs="Cambria"/>
          <w:color w:val="000000"/>
          <w:sz w:val="28"/>
          <w:szCs w:val="28"/>
        </w:rPr>
        <w:t>ng:</w:t>
      </w:r>
    </w:p>
    <w:p w14:paraId="5C3FB8BB" w14:textId="77777777" w:rsidR="00B40AAF" w:rsidRDefault="00746E6D">
      <w:pPr>
        <w:numPr>
          <w:ilvl w:val="0"/>
          <w:numId w:val="18"/>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Có tài li</w:t>
      </w:r>
      <w:r>
        <w:rPr>
          <w:rFonts w:ascii="Cambria" w:eastAsia="Cambria" w:hAnsi="Cambria" w:cs="Cambria"/>
          <w:color w:val="000000"/>
          <w:sz w:val="28"/>
          <w:szCs w:val="28"/>
        </w:rPr>
        <w:t>ệ</w:t>
      </w:r>
      <w:r>
        <w:rPr>
          <w:rFonts w:ascii="Cambria" w:eastAsia="Cambria" w:hAnsi="Cambria" w:cs="Cambria"/>
          <w:color w:val="000000"/>
          <w:sz w:val="28"/>
          <w:szCs w:val="28"/>
        </w:rPr>
        <w:t>u thi</w:t>
      </w:r>
      <w:r>
        <w:rPr>
          <w:rFonts w:ascii="Cambria" w:eastAsia="Cambria" w:hAnsi="Cambria" w:cs="Cambria"/>
          <w:color w:val="000000"/>
          <w:sz w:val="28"/>
          <w:szCs w:val="28"/>
        </w:rPr>
        <w:t>ế</w:t>
      </w:r>
      <w:r>
        <w:rPr>
          <w:rFonts w:ascii="Cambria" w:eastAsia="Cambria" w:hAnsi="Cambria" w:cs="Cambria"/>
          <w:color w:val="000000"/>
          <w:sz w:val="28"/>
          <w:szCs w:val="28"/>
        </w:rPr>
        <w:t>t k</w:t>
      </w:r>
      <w:r>
        <w:rPr>
          <w:rFonts w:ascii="Cambria" w:eastAsia="Cambria" w:hAnsi="Cambria" w:cs="Cambria"/>
          <w:color w:val="000000"/>
          <w:sz w:val="28"/>
          <w:szCs w:val="28"/>
        </w:rPr>
        <w:t>ế</w:t>
      </w:r>
      <w:r>
        <w:rPr>
          <w:rFonts w:ascii="Cambria" w:eastAsia="Cambria" w:hAnsi="Cambria" w:cs="Cambria"/>
          <w:color w:val="000000"/>
          <w:sz w:val="28"/>
          <w:szCs w:val="28"/>
        </w:rPr>
        <w:t>, mô t</w:t>
      </w:r>
      <w:r>
        <w:rPr>
          <w:rFonts w:ascii="Cambria" w:eastAsia="Cambria" w:hAnsi="Cambria" w:cs="Cambria"/>
          <w:color w:val="000000"/>
          <w:sz w:val="28"/>
          <w:szCs w:val="28"/>
        </w:rPr>
        <w:t>ả</w:t>
      </w:r>
      <w:r>
        <w:rPr>
          <w:rFonts w:ascii="Cambria" w:eastAsia="Cambria" w:hAnsi="Cambria" w:cs="Cambria"/>
          <w:color w:val="000000"/>
          <w:sz w:val="28"/>
          <w:szCs w:val="28"/>
        </w:rPr>
        <w:t xml:space="preserve"> v</w:t>
      </w:r>
      <w:r>
        <w:rPr>
          <w:rFonts w:ascii="Cambria" w:eastAsia="Cambria" w:hAnsi="Cambria" w:cs="Cambria"/>
          <w:color w:val="000000"/>
          <w:sz w:val="28"/>
          <w:szCs w:val="28"/>
        </w:rPr>
        <w:t>ề</w:t>
      </w:r>
      <w:r>
        <w:rPr>
          <w:rFonts w:ascii="Cambria" w:eastAsia="Cambria" w:hAnsi="Cambria" w:cs="Cambria"/>
          <w:color w:val="000000"/>
          <w:sz w:val="28"/>
          <w:szCs w:val="28"/>
        </w:rPr>
        <w:t xml:space="preserve"> các phương án b</w:t>
      </w:r>
      <w:r>
        <w:rPr>
          <w:rFonts w:ascii="Cambria" w:eastAsia="Cambria" w:hAnsi="Cambria" w:cs="Cambria"/>
          <w:color w:val="000000"/>
          <w:sz w:val="28"/>
          <w:szCs w:val="28"/>
        </w:rPr>
        <w:t>ả</w:t>
      </w:r>
      <w:r>
        <w:rPr>
          <w:rFonts w:ascii="Cambria" w:eastAsia="Cambria" w:hAnsi="Cambria" w:cs="Cambria"/>
          <w:color w:val="000000"/>
          <w:sz w:val="28"/>
          <w:szCs w:val="28"/>
        </w:rPr>
        <w:t>o đ</w:t>
      </w:r>
      <w:r>
        <w:rPr>
          <w:rFonts w:ascii="Cambria" w:eastAsia="Cambria" w:hAnsi="Cambria" w:cs="Cambria"/>
          <w:color w:val="000000"/>
          <w:sz w:val="28"/>
          <w:szCs w:val="28"/>
        </w:rPr>
        <w:t>ả</w:t>
      </w:r>
      <w:r>
        <w:rPr>
          <w:rFonts w:ascii="Cambria" w:eastAsia="Cambria" w:hAnsi="Cambria" w:cs="Cambria"/>
          <w:color w:val="000000"/>
          <w:sz w:val="28"/>
          <w:szCs w:val="28"/>
        </w:rPr>
        <w:t>m an toàn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thông tin;</w:t>
      </w:r>
    </w:p>
    <w:p w14:paraId="139EC0D8" w14:textId="77777777" w:rsidR="00B40AAF" w:rsidRDefault="00746E6D">
      <w:pPr>
        <w:numPr>
          <w:ilvl w:val="0"/>
          <w:numId w:val="18"/>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Có phương án ki</w:t>
      </w:r>
      <w:r>
        <w:rPr>
          <w:rFonts w:ascii="Cambria" w:eastAsia="Cambria" w:hAnsi="Cambria" w:cs="Cambria"/>
          <w:color w:val="000000"/>
          <w:sz w:val="28"/>
          <w:szCs w:val="28"/>
        </w:rPr>
        <w:t>ể</w:t>
      </w:r>
      <w:r>
        <w:rPr>
          <w:rFonts w:ascii="Cambria" w:eastAsia="Cambria" w:hAnsi="Cambria" w:cs="Cambria"/>
          <w:color w:val="000000"/>
          <w:sz w:val="28"/>
          <w:szCs w:val="28"/>
        </w:rPr>
        <w:t>m tra, xác minh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đư</w:t>
      </w:r>
      <w:r>
        <w:rPr>
          <w:rFonts w:ascii="Cambria" w:eastAsia="Cambria" w:hAnsi="Cambria" w:cs="Cambria"/>
          <w:color w:val="000000"/>
          <w:sz w:val="28"/>
          <w:szCs w:val="28"/>
        </w:rPr>
        <w:t>ợ</w:t>
      </w:r>
      <w:r>
        <w:rPr>
          <w:rFonts w:ascii="Cambria" w:eastAsia="Cambria" w:hAnsi="Cambria" w:cs="Cambria"/>
          <w:color w:val="000000"/>
          <w:sz w:val="28"/>
          <w:szCs w:val="28"/>
        </w:rPr>
        <w:t>c tri</w:t>
      </w:r>
      <w:r>
        <w:rPr>
          <w:rFonts w:ascii="Cambria" w:eastAsia="Cambria" w:hAnsi="Cambria" w:cs="Cambria"/>
          <w:color w:val="000000"/>
          <w:sz w:val="28"/>
          <w:szCs w:val="28"/>
        </w:rPr>
        <w:t>ể</w:t>
      </w:r>
      <w:r>
        <w:rPr>
          <w:rFonts w:ascii="Cambria" w:eastAsia="Cambria" w:hAnsi="Cambria" w:cs="Cambria"/>
          <w:color w:val="000000"/>
          <w:sz w:val="28"/>
          <w:szCs w:val="28"/>
        </w:rPr>
        <w:t>n khai tuân th</w:t>
      </w:r>
      <w:r>
        <w:rPr>
          <w:rFonts w:ascii="Cambria" w:eastAsia="Cambria" w:hAnsi="Cambria" w:cs="Cambria"/>
          <w:color w:val="000000"/>
          <w:sz w:val="28"/>
          <w:szCs w:val="28"/>
        </w:rPr>
        <w:t>ủ</w:t>
      </w:r>
      <w:r>
        <w:rPr>
          <w:rFonts w:ascii="Cambria" w:eastAsia="Cambria" w:hAnsi="Cambria" w:cs="Cambria"/>
          <w:color w:val="000000"/>
          <w:sz w:val="28"/>
          <w:szCs w:val="28"/>
        </w:rPr>
        <w:t xml:space="preserve"> theo đúng tài li</w:t>
      </w:r>
      <w:r>
        <w:rPr>
          <w:rFonts w:ascii="Cambria" w:eastAsia="Cambria" w:hAnsi="Cambria" w:cs="Cambria"/>
          <w:color w:val="000000"/>
          <w:sz w:val="28"/>
          <w:szCs w:val="28"/>
        </w:rPr>
        <w:t>ệ</w:t>
      </w:r>
      <w:r>
        <w:rPr>
          <w:rFonts w:ascii="Cambria" w:eastAsia="Cambria" w:hAnsi="Cambria" w:cs="Cambria"/>
          <w:color w:val="000000"/>
          <w:sz w:val="28"/>
          <w:szCs w:val="28"/>
        </w:rPr>
        <w:t>u thi</w:t>
      </w:r>
      <w:r>
        <w:rPr>
          <w:rFonts w:ascii="Cambria" w:eastAsia="Cambria" w:hAnsi="Cambria" w:cs="Cambria"/>
          <w:color w:val="000000"/>
          <w:sz w:val="28"/>
          <w:szCs w:val="28"/>
        </w:rPr>
        <w:t>ế</w:t>
      </w:r>
      <w:r>
        <w:rPr>
          <w:rFonts w:ascii="Cambria" w:eastAsia="Cambria" w:hAnsi="Cambria" w:cs="Cambria"/>
          <w:color w:val="000000"/>
          <w:sz w:val="28"/>
          <w:szCs w:val="28"/>
        </w:rPr>
        <w:t>t k</w:t>
      </w:r>
      <w:r>
        <w:rPr>
          <w:rFonts w:ascii="Cambria" w:eastAsia="Cambria" w:hAnsi="Cambria" w:cs="Cambria"/>
          <w:color w:val="000000"/>
          <w:sz w:val="28"/>
          <w:szCs w:val="28"/>
        </w:rPr>
        <w:t>ế</w:t>
      </w:r>
      <w:r>
        <w:rPr>
          <w:rFonts w:ascii="Cambria" w:eastAsia="Cambria" w:hAnsi="Cambria" w:cs="Cambria"/>
          <w:color w:val="000000"/>
          <w:sz w:val="28"/>
          <w:szCs w:val="28"/>
        </w:rPr>
        <w:t xml:space="preserve"> và yêu c</w:t>
      </w:r>
      <w:r>
        <w:rPr>
          <w:rFonts w:ascii="Cambria" w:eastAsia="Cambria" w:hAnsi="Cambria" w:cs="Cambria"/>
          <w:color w:val="000000"/>
          <w:sz w:val="28"/>
          <w:szCs w:val="28"/>
        </w:rPr>
        <w:t>ầ</w:t>
      </w:r>
      <w:r>
        <w:rPr>
          <w:rFonts w:ascii="Cambria" w:eastAsia="Cambria" w:hAnsi="Cambria" w:cs="Cambria"/>
          <w:color w:val="000000"/>
          <w:sz w:val="28"/>
          <w:szCs w:val="28"/>
        </w:rPr>
        <w:t>u b</w:t>
      </w:r>
      <w:r>
        <w:rPr>
          <w:rFonts w:ascii="Cambria" w:eastAsia="Cambria" w:hAnsi="Cambria" w:cs="Cambria"/>
          <w:color w:val="000000"/>
          <w:sz w:val="28"/>
          <w:szCs w:val="28"/>
        </w:rPr>
        <w:t>ả</w:t>
      </w:r>
      <w:r>
        <w:rPr>
          <w:rFonts w:ascii="Cambria" w:eastAsia="Cambria" w:hAnsi="Cambria" w:cs="Cambria"/>
          <w:color w:val="000000"/>
          <w:sz w:val="28"/>
          <w:szCs w:val="28"/>
        </w:rPr>
        <w:t>o đ</w:t>
      </w:r>
      <w:r>
        <w:rPr>
          <w:rFonts w:ascii="Cambria" w:eastAsia="Cambria" w:hAnsi="Cambria" w:cs="Cambria"/>
          <w:color w:val="000000"/>
          <w:sz w:val="28"/>
          <w:szCs w:val="28"/>
        </w:rPr>
        <w:t>ả</w:t>
      </w:r>
      <w:r>
        <w:rPr>
          <w:rFonts w:ascii="Cambria" w:eastAsia="Cambria" w:hAnsi="Cambria" w:cs="Cambria"/>
          <w:color w:val="000000"/>
          <w:sz w:val="28"/>
          <w:szCs w:val="28"/>
        </w:rPr>
        <w:t>m an toàn thôn</w:t>
      </w:r>
      <w:r>
        <w:rPr>
          <w:rFonts w:ascii="Cambria" w:eastAsia="Cambria" w:hAnsi="Cambria" w:cs="Cambria"/>
          <w:color w:val="000000"/>
          <w:sz w:val="28"/>
          <w:szCs w:val="28"/>
        </w:rPr>
        <w:t>g tin trư</w:t>
      </w:r>
      <w:r>
        <w:rPr>
          <w:rFonts w:ascii="Cambria" w:eastAsia="Cambria" w:hAnsi="Cambria" w:cs="Cambria"/>
          <w:color w:val="000000"/>
          <w:sz w:val="28"/>
          <w:szCs w:val="28"/>
        </w:rPr>
        <w:t>ớ</w:t>
      </w:r>
      <w:r>
        <w:rPr>
          <w:rFonts w:ascii="Cambria" w:eastAsia="Cambria" w:hAnsi="Cambria" w:cs="Cambria"/>
          <w:color w:val="000000"/>
          <w:sz w:val="28"/>
          <w:szCs w:val="28"/>
        </w:rPr>
        <w:t>c khi nghi</w:t>
      </w:r>
      <w:r>
        <w:rPr>
          <w:rFonts w:ascii="Cambria" w:eastAsia="Cambria" w:hAnsi="Cambria" w:cs="Cambria"/>
          <w:color w:val="000000"/>
          <w:sz w:val="28"/>
          <w:szCs w:val="28"/>
        </w:rPr>
        <w:t>ệ</w:t>
      </w:r>
      <w:r>
        <w:rPr>
          <w:rFonts w:ascii="Cambria" w:eastAsia="Cambria" w:hAnsi="Cambria" w:cs="Cambria"/>
          <w:color w:val="000000"/>
          <w:sz w:val="28"/>
          <w:szCs w:val="28"/>
        </w:rPr>
        <w:t>m thu, bàn giao;</w:t>
      </w:r>
    </w:p>
    <w:p w14:paraId="4C58C8F4" w14:textId="77777777" w:rsidR="00B40AAF" w:rsidRDefault="00746E6D">
      <w:pPr>
        <w:numPr>
          <w:ilvl w:val="0"/>
          <w:numId w:val="18"/>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Có h</w:t>
      </w:r>
      <w:r>
        <w:rPr>
          <w:rFonts w:ascii="Cambria" w:eastAsia="Cambria" w:hAnsi="Cambria" w:cs="Cambria"/>
          <w:color w:val="000000"/>
          <w:sz w:val="28"/>
          <w:szCs w:val="28"/>
        </w:rPr>
        <w:t>ồ</w:t>
      </w:r>
      <w:r>
        <w:rPr>
          <w:rFonts w:ascii="Cambria" w:eastAsia="Cambria" w:hAnsi="Cambria" w:cs="Cambria"/>
          <w:color w:val="000000"/>
          <w:sz w:val="28"/>
          <w:szCs w:val="28"/>
        </w:rPr>
        <w:t xml:space="preserve"> sơ c</w:t>
      </w:r>
      <w:r>
        <w:rPr>
          <w:rFonts w:ascii="Cambria" w:eastAsia="Cambria" w:hAnsi="Cambria" w:cs="Cambria"/>
          <w:color w:val="000000"/>
          <w:sz w:val="28"/>
          <w:szCs w:val="28"/>
        </w:rPr>
        <w:t>ấ</w:t>
      </w:r>
      <w:r>
        <w:rPr>
          <w:rFonts w:ascii="Cambria" w:eastAsia="Cambria" w:hAnsi="Cambria" w:cs="Cambria"/>
          <w:color w:val="000000"/>
          <w:sz w:val="28"/>
          <w:szCs w:val="28"/>
        </w:rPr>
        <w:t>p đ</w:t>
      </w:r>
      <w:r>
        <w:rPr>
          <w:rFonts w:ascii="Cambria" w:eastAsia="Cambria" w:hAnsi="Cambria" w:cs="Cambria"/>
          <w:color w:val="000000"/>
          <w:sz w:val="28"/>
          <w:szCs w:val="28"/>
        </w:rPr>
        <w:t>ộ</w:t>
      </w:r>
      <w:r>
        <w:rPr>
          <w:rFonts w:ascii="Cambria" w:eastAsia="Cambria" w:hAnsi="Cambria" w:cs="Cambria"/>
          <w:color w:val="000000"/>
          <w:sz w:val="28"/>
          <w:szCs w:val="28"/>
        </w:rPr>
        <w:t xml:space="preserve"> đư</w:t>
      </w:r>
      <w:r>
        <w:rPr>
          <w:rFonts w:ascii="Cambria" w:eastAsia="Cambria" w:hAnsi="Cambria" w:cs="Cambria"/>
          <w:color w:val="000000"/>
          <w:sz w:val="28"/>
          <w:szCs w:val="28"/>
        </w:rPr>
        <w:t>ợ</w:t>
      </w:r>
      <w:r>
        <w:rPr>
          <w:rFonts w:ascii="Cambria" w:eastAsia="Cambria" w:hAnsi="Cambria" w:cs="Cambria"/>
          <w:color w:val="000000"/>
          <w:sz w:val="28"/>
          <w:szCs w:val="28"/>
        </w:rPr>
        <w:t>c th</w:t>
      </w:r>
      <w:r>
        <w:rPr>
          <w:rFonts w:ascii="Cambria" w:eastAsia="Cambria" w:hAnsi="Cambria" w:cs="Cambria"/>
          <w:color w:val="000000"/>
          <w:sz w:val="28"/>
          <w:szCs w:val="28"/>
        </w:rPr>
        <w:t>ẩ</w:t>
      </w:r>
      <w:r>
        <w:rPr>
          <w:rFonts w:ascii="Cambria" w:eastAsia="Cambria" w:hAnsi="Cambria" w:cs="Cambria"/>
          <w:color w:val="000000"/>
          <w:sz w:val="28"/>
          <w:szCs w:val="28"/>
        </w:rPr>
        <w:t>m đ</w:t>
      </w:r>
      <w:r>
        <w:rPr>
          <w:rFonts w:ascii="Cambria" w:eastAsia="Cambria" w:hAnsi="Cambria" w:cs="Cambria"/>
          <w:color w:val="000000"/>
          <w:sz w:val="28"/>
          <w:szCs w:val="28"/>
        </w:rPr>
        <w:t>ị</w:t>
      </w:r>
      <w:r>
        <w:rPr>
          <w:rFonts w:ascii="Cambria" w:eastAsia="Cambria" w:hAnsi="Cambria" w:cs="Cambria"/>
          <w:color w:val="000000"/>
          <w:sz w:val="28"/>
          <w:szCs w:val="28"/>
        </w:rPr>
        <w:t>nh, phê duy</w:t>
      </w:r>
      <w:r>
        <w:rPr>
          <w:rFonts w:ascii="Cambria" w:eastAsia="Cambria" w:hAnsi="Cambria" w:cs="Cambria"/>
          <w:color w:val="000000"/>
          <w:sz w:val="28"/>
          <w:szCs w:val="28"/>
        </w:rPr>
        <w:t>ệ</w:t>
      </w:r>
      <w:r>
        <w:rPr>
          <w:rFonts w:ascii="Cambria" w:eastAsia="Cambria" w:hAnsi="Cambria" w:cs="Cambria"/>
          <w:color w:val="000000"/>
          <w:sz w:val="28"/>
          <w:szCs w:val="28"/>
        </w:rPr>
        <w:t>t b</w:t>
      </w:r>
      <w:r>
        <w:rPr>
          <w:rFonts w:ascii="Cambria" w:eastAsia="Cambria" w:hAnsi="Cambria" w:cs="Cambria"/>
          <w:color w:val="000000"/>
          <w:sz w:val="28"/>
          <w:szCs w:val="28"/>
        </w:rPr>
        <w:t>ở</w:t>
      </w:r>
      <w:r>
        <w:rPr>
          <w:rFonts w:ascii="Cambria" w:eastAsia="Cambria" w:hAnsi="Cambria" w:cs="Cambria"/>
          <w:color w:val="000000"/>
          <w:sz w:val="28"/>
          <w:szCs w:val="28"/>
        </w:rPr>
        <w:t>i đơn v</w:t>
      </w:r>
      <w:r>
        <w:rPr>
          <w:rFonts w:ascii="Cambria" w:eastAsia="Cambria" w:hAnsi="Cambria" w:cs="Cambria"/>
          <w:color w:val="000000"/>
          <w:sz w:val="28"/>
          <w:szCs w:val="28"/>
        </w:rPr>
        <w:t>ị</w:t>
      </w:r>
      <w:r>
        <w:rPr>
          <w:rFonts w:ascii="Cambria" w:eastAsia="Cambria" w:hAnsi="Cambria" w:cs="Cambria"/>
          <w:color w:val="000000"/>
          <w:sz w:val="28"/>
          <w:szCs w:val="28"/>
        </w:rPr>
        <w:t xml:space="preserve"> chuyên trách v</w:t>
      </w:r>
      <w:r>
        <w:rPr>
          <w:rFonts w:ascii="Cambria" w:eastAsia="Cambria" w:hAnsi="Cambria" w:cs="Cambria"/>
          <w:color w:val="000000"/>
          <w:sz w:val="28"/>
          <w:szCs w:val="28"/>
        </w:rPr>
        <w:t>ề</w:t>
      </w:r>
      <w:r>
        <w:rPr>
          <w:rFonts w:ascii="Cambria" w:eastAsia="Cambria" w:hAnsi="Cambria" w:cs="Cambria"/>
          <w:color w:val="000000"/>
          <w:sz w:val="28"/>
          <w:szCs w:val="28"/>
        </w:rPr>
        <w:t xml:space="preserve"> an toàn thông tin c</w:t>
      </w:r>
      <w:r>
        <w:rPr>
          <w:rFonts w:ascii="Cambria" w:eastAsia="Cambria" w:hAnsi="Cambria" w:cs="Cambria"/>
          <w:color w:val="000000"/>
          <w:sz w:val="28"/>
          <w:szCs w:val="28"/>
        </w:rPr>
        <w:t>ủ</w:t>
      </w:r>
      <w:r>
        <w:rPr>
          <w:rFonts w:ascii="Cambria" w:eastAsia="Cambria" w:hAnsi="Cambria" w:cs="Cambria"/>
          <w:color w:val="000000"/>
          <w:sz w:val="28"/>
          <w:szCs w:val="28"/>
        </w:rPr>
        <w:t>a ch</w:t>
      </w:r>
      <w:r>
        <w:rPr>
          <w:rFonts w:ascii="Cambria" w:eastAsia="Cambria" w:hAnsi="Cambria" w:cs="Cambria"/>
          <w:color w:val="000000"/>
          <w:sz w:val="28"/>
          <w:szCs w:val="28"/>
        </w:rPr>
        <w:t>ủ</w:t>
      </w:r>
      <w:r>
        <w:rPr>
          <w:rFonts w:ascii="Cambria" w:eastAsia="Cambria" w:hAnsi="Cambria" w:cs="Cambria"/>
          <w:color w:val="000000"/>
          <w:sz w:val="28"/>
          <w:szCs w:val="28"/>
        </w:rPr>
        <w:t xml:space="preserve"> qu</w:t>
      </w:r>
      <w:r>
        <w:rPr>
          <w:rFonts w:ascii="Cambria" w:eastAsia="Cambria" w:hAnsi="Cambria" w:cs="Cambria"/>
          <w:color w:val="000000"/>
          <w:sz w:val="28"/>
          <w:szCs w:val="28"/>
        </w:rPr>
        <w:t>ả</w:t>
      </w:r>
      <w:r>
        <w:rPr>
          <w:rFonts w:ascii="Cambria" w:eastAsia="Cambria" w:hAnsi="Cambria" w:cs="Cambria"/>
          <w:color w:val="000000"/>
          <w:sz w:val="28"/>
          <w:szCs w:val="28"/>
        </w:rPr>
        <w:t>n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thông tin;</w:t>
      </w:r>
    </w:p>
    <w:p w14:paraId="0522121C" w14:textId="77777777" w:rsidR="00B40AAF" w:rsidRDefault="00746E6D">
      <w:pPr>
        <w:numPr>
          <w:ilvl w:val="0"/>
          <w:numId w:val="19"/>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Qu</w:t>
      </w:r>
      <w:r>
        <w:rPr>
          <w:rFonts w:ascii="Cambria" w:eastAsia="Cambria" w:hAnsi="Cambria" w:cs="Cambria"/>
          <w:color w:val="000000"/>
          <w:sz w:val="28"/>
          <w:szCs w:val="28"/>
        </w:rPr>
        <w:t>ả</w:t>
      </w:r>
      <w:r>
        <w:rPr>
          <w:rFonts w:ascii="Cambria" w:eastAsia="Cambria" w:hAnsi="Cambria" w:cs="Cambria"/>
          <w:color w:val="000000"/>
          <w:sz w:val="28"/>
          <w:szCs w:val="28"/>
        </w:rPr>
        <w:t>n lý v</w:t>
      </w:r>
      <w:r>
        <w:rPr>
          <w:rFonts w:ascii="Cambria" w:eastAsia="Cambria" w:hAnsi="Cambria" w:cs="Cambria"/>
          <w:color w:val="000000"/>
          <w:sz w:val="28"/>
          <w:szCs w:val="28"/>
        </w:rPr>
        <w:t>ậ</w:t>
      </w:r>
      <w:r>
        <w:rPr>
          <w:rFonts w:ascii="Cambria" w:eastAsia="Cambria" w:hAnsi="Cambria" w:cs="Cambria"/>
          <w:color w:val="000000"/>
          <w:sz w:val="28"/>
          <w:szCs w:val="28"/>
        </w:rPr>
        <w:t>n hành:</w:t>
      </w:r>
    </w:p>
    <w:p w14:paraId="071D6B02" w14:textId="77777777" w:rsidR="00B40AAF" w:rsidRDefault="00746E6D">
      <w:pPr>
        <w:numPr>
          <w:ilvl w:val="0"/>
          <w:numId w:val="18"/>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Có quy trình qu</w:t>
      </w:r>
      <w:r>
        <w:rPr>
          <w:rFonts w:ascii="Cambria" w:eastAsia="Cambria" w:hAnsi="Cambria" w:cs="Cambria"/>
          <w:color w:val="000000"/>
          <w:sz w:val="28"/>
          <w:szCs w:val="28"/>
        </w:rPr>
        <w:t>ả</w:t>
      </w:r>
      <w:r>
        <w:rPr>
          <w:rFonts w:ascii="Cambria" w:eastAsia="Cambria" w:hAnsi="Cambria" w:cs="Cambria"/>
          <w:color w:val="000000"/>
          <w:sz w:val="28"/>
          <w:szCs w:val="28"/>
        </w:rPr>
        <w:t>n lý, v</w:t>
      </w:r>
      <w:r>
        <w:rPr>
          <w:rFonts w:ascii="Cambria" w:eastAsia="Cambria" w:hAnsi="Cambria" w:cs="Cambria"/>
          <w:color w:val="000000"/>
          <w:sz w:val="28"/>
          <w:szCs w:val="28"/>
        </w:rPr>
        <w:t>ậ</w:t>
      </w:r>
      <w:r>
        <w:rPr>
          <w:rFonts w:ascii="Cambria" w:eastAsia="Cambria" w:hAnsi="Cambria" w:cs="Cambria"/>
          <w:color w:val="000000"/>
          <w:sz w:val="28"/>
          <w:szCs w:val="28"/>
        </w:rPr>
        <w:t>n hành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phù h</w:t>
      </w:r>
      <w:r>
        <w:rPr>
          <w:rFonts w:ascii="Cambria" w:eastAsia="Cambria" w:hAnsi="Cambria" w:cs="Cambria"/>
          <w:color w:val="000000"/>
          <w:sz w:val="28"/>
          <w:szCs w:val="28"/>
        </w:rPr>
        <w:t>ợ</w:t>
      </w:r>
      <w:r>
        <w:rPr>
          <w:rFonts w:ascii="Cambria" w:eastAsia="Cambria" w:hAnsi="Cambria" w:cs="Cambria"/>
          <w:color w:val="000000"/>
          <w:sz w:val="28"/>
          <w:szCs w:val="28"/>
        </w:rPr>
        <w:t>p yêu c</w:t>
      </w:r>
      <w:r>
        <w:rPr>
          <w:rFonts w:ascii="Cambria" w:eastAsia="Cambria" w:hAnsi="Cambria" w:cs="Cambria"/>
          <w:color w:val="000000"/>
          <w:sz w:val="28"/>
          <w:szCs w:val="28"/>
        </w:rPr>
        <w:t>ầ</w:t>
      </w:r>
      <w:r>
        <w:rPr>
          <w:rFonts w:ascii="Cambria" w:eastAsia="Cambria" w:hAnsi="Cambria" w:cs="Cambria"/>
          <w:color w:val="000000"/>
          <w:sz w:val="28"/>
          <w:szCs w:val="28"/>
        </w:rPr>
        <w:t>u k</w:t>
      </w:r>
      <w:r>
        <w:rPr>
          <w:rFonts w:ascii="Cambria" w:eastAsia="Cambria" w:hAnsi="Cambria" w:cs="Cambria"/>
          <w:color w:val="000000"/>
          <w:sz w:val="28"/>
          <w:szCs w:val="28"/>
        </w:rPr>
        <w:t>ỹ</w:t>
      </w:r>
      <w:r>
        <w:rPr>
          <w:rFonts w:ascii="Cambria" w:eastAsia="Cambria" w:hAnsi="Cambria" w:cs="Cambria"/>
          <w:color w:val="000000"/>
          <w:sz w:val="28"/>
          <w:szCs w:val="28"/>
        </w:rPr>
        <w:t xml:space="preserve"> thu</w:t>
      </w:r>
      <w:r>
        <w:rPr>
          <w:rFonts w:ascii="Cambria" w:eastAsia="Cambria" w:hAnsi="Cambria" w:cs="Cambria"/>
          <w:color w:val="000000"/>
          <w:sz w:val="28"/>
          <w:szCs w:val="28"/>
        </w:rPr>
        <w:t>ậ</w:t>
      </w:r>
      <w:r>
        <w:rPr>
          <w:rFonts w:ascii="Cambria" w:eastAsia="Cambria" w:hAnsi="Cambria" w:cs="Cambria"/>
          <w:color w:val="000000"/>
          <w:sz w:val="28"/>
          <w:szCs w:val="28"/>
        </w:rPr>
        <w:t>t cơ b</w:t>
      </w:r>
      <w:r>
        <w:rPr>
          <w:rFonts w:ascii="Cambria" w:eastAsia="Cambria" w:hAnsi="Cambria" w:cs="Cambria"/>
          <w:color w:val="000000"/>
          <w:sz w:val="28"/>
          <w:szCs w:val="28"/>
        </w:rPr>
        <w:t>ả</w:t>
      </w:r>
      <w:r>
        <w:rPr>
          <w:rFonts w:ascii="Cambria" w:eastAsia="Cambria" w:hAnsi="Cambria" w:cs="Cambria"/>
          <w:color w:val="000000"/>
          <w:sz w:val="28"/>
          <w:szCs w:val="28"/>
        </w:rPr>
        <w:t>n; qu</w:t>
      </w:r>
      <w:r>
        <w:rPr>
          <w:rFonts w:ascii="Cambria" w:eastAsia="Cambria" w:hAnsi="Cambria" w:cs="Cambria"/>
          <w:color w:val="000000"/>
          <w:sz w:val="28"/>
          <w:szCs w:val="28"/>
        </w:rPr>
        <w:t>ả</w:t>
      </w:r>
      <w:r>
        <w:rPr>
          <w:rFonts w:ascii="Cambria" w:eastAsia="Cambria" w:hAnsi="Cambria" w:cs="Cambria"/>
          <w:color w:val="000000"/>
          <w:sz w:val="28"/>
          <w:szCs w:val="28"/>
        </w:rPr>
        <w:t>n lý s</w:t>
      </w:r>
      <w:r>
        <w:rPr>
          <w:rFonts w:ascii="Cambria" w:eastAsia="Cambria" w:hAnsi="Cambria" w:cs="Cambria"/>
          <w:color w:val="000000"/>
          <w:sz w:val="28"/>
          <w:szCs w:val="28"/>
        </w:rPr>
        <w:t>ự</w:t>
      </w:r>
      <w:r>
        <w:rPr>
          <w:rFonts w:ascii="Cambria" w:eastAsia="Cambria" w:hAnsi="Cambria" w:cs="Cambria"/>
          <w:color w:val="000000"/>
          <w:sz w:val="28"/>
          <w:szCs w:val="28"/>
        </w:rPr>
        <w:t xml:space="preserve"> thay đ</w:t>
      </w:r>
      <w:r>
        <w:rPr>
          <w:rFonts w:ascii="Cambria" w:eastAsia="Cambria" w:hAnsi="Cambria" w:cs="Cambria"/>
          <w:color w:val="000000"/>
          <w:sz w:val="28"/>
          <w:szCs w:val="28"/>
        </w:rPr>
        <w:t>ổ</w:t>
      </w:r>
      <w:r>
        <w:rPr>
          <w:rFonts w:ascii="Cambria" w:eastAsia="Cambria" w:hAnsi="Cambria" w:cs="Cambria"/>
          <w:color w:val="000000"/>
          <w:sz w:val="28"/>
          <w:szCs w:val="28"/>
        </w:rPr>
        <w:t>i, di chuy</w:t>
      </w:r>
      <w:r>
        <w:rPr>
          <w:rFonts w:ascii="Cambria" w:eastAsia="Cambria" w:hAnsi="Cambria" w:cs="Cambria"/>
          <w:color w:val="000000"/>
          <w:sz w:val="28"/>
          <w:szCs w:val="28"/>
        </w:rPr>
        <w:t>ể</w:t>
      </w:r>
      <w:r>
        <w:rPr>
          <w:rFonts w:ascii="Cambria" w:eastAsia="Cambria" w:hAnsi="Cambria" w:cs="Cambria"/>
          <w:color w:val="000000"/>
          <w:sz w:val="28"/>
          <w:szCs w:val="28"/>
        </w:rPr>
        <w:t>n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k</w:t>
      </w:r>
      <w:r>
        <w:rPr>
          <w:rFonts w:ascii="Cambria" w:eastAsia="Cambria" w:hAnsi="Cambria" w:cs="Cambria"/>
          <w:color w:val="000000"/>
          <w:sz w:val="28"/>
          <w:szCs w:val="28"/>
        </w:rPr>
        <w:t>ế</w:t>
      </w:r>
      <w:r>
        <w:rPr>
          <w:rFonts w:ascii="Cambria" w:eastAsia="Cambria" w:hAnsi="Cambria" w:cs="Cambria"/>
          <w:color w:val="000000"/>
          <w:sz w:val="28"/>
          <w:szCs w:val="28"/>
        </w:rPr>
        <w:t>t thúc v</w:t>
      </w:r>
      <w:r>
        <w:rPr>
          <w:rFonts w:ascii="Cambria" w:eastAsia="Cambria" w:hAnsi="Cambria" w:cs="Cambria"/>
          <w:color w:val="000000"/>
          <w:sz w:val="28"/>
          <w:szCs w:val="28"/>
        </w:rPr>
        <w:t>ậ</w:t>
      </w:r>
      <w:r>
        <w:rPr>
          <w:rFonts w:ascii="Cambria" w:eastAsia="Cambria" w:hAnsi="Cambria" w:cs="Cambria"/>
          <w:color w:val="000000"/>
          <w:sz w:val="28"/>
          <w:szCs w:val="28"/>
        </w:rPr>
        <w:t>n hành, khai thác, thanh lý, h</w:t>
      </w:r>
      <w:r>
        <w:rPr>
          <w:rFonts w:ascii="Cambria" w:eastAsia="Cambria" w:hAnsi="Cambria" w:cs="Cambria"/>
          <w:color w:val="000000"/>
          <w:sz w:val="28"/>
          <w:szCs w:val="28"/>
        </w:rPr>
        <w:t>ủ</w:t>
      </w:r>
      <w:r>
        <w:rPr>
          <w:rFonts w:ascii="Cambria" w:eastAsia="Cambria" w:hAnsi="Cambria" w:cs="Cambria"/>
          <w:color w:val="000000"/>
          <w:sz w:val="28"/>
          <w:szCs w:val="28"/>
        </w:rPr>
        <w:t>y b</w:t>
      </w:r>
      <w:r>
        <w:rPr>
          <w:rFonts w:ascii="Cambria" w:eastAsia="Cambria" w:hAnsi="Cambria" w:cs="Cambria"/>
          <w:color w:val="000000"/>
          <w:sz w:val="28"/>
          <w:szCs w:val="28"/>
        </w:rPr>
        <w:t>ỏ</w:t>
      </w:r>
      <w:r>
        <w:rPr>
          <w:rFonts w:ascii="Cambria" w:eastAsia="Cambria" w:hAnsi="Cambria" w:cs="Cambria"/>
          <w:color w:val="000000"/>
          <w:sz w:val="28"/>
          <w:szCs w:val="28"/>
        </w:rPr>
        <w:t xml:space="preserve">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w:t>
      </w:r>
    </w:p>
    <w:p w14:paraId="0E9ECD00" w14:textId="77777777" w:rsidR="00B40AAF" w:rsidRDefault="00746E6D">
      <w:pPr>
        <w:numPr>
          <w:ilvl w:val="0"/>
          <w:numId w:val="18"/>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 xml:space="preserve">Có phương án </w:t>
      </w:r>
      <w:r>
        <w:rPr>
          <w:rFonts w:ascii="Cambria" w:eastAsia="Cambria" w:hAnsi="Cambria" w:cs="Cambria"/>
          <w:color w:val="000000"/>
          <w:sz w:val="28"/>
          <w:szCs w:val="28"/>
        </w:rPr>
        <w:t>ứ</w:t>
      </w:r>
      <w:r>
        <w:rPr>
          <w:rFonts w:ascii="Cambria" w:eastAsia="Cambria" w:hAnsi="Cambria" w:cs="Cambria"/>
          <w:color w:val="000000"/>
          <w:sz w:val="28"/>
          <w:szCs w:val="28"/>
        </w:rPr>
        <w:t>ng c</w:t>
      </w:r>
      <w:r>
        <w:rPr>
          <w:rFonts w:ascii="Cambria" w:eastAsia="Cambria" w:hAnsi="Cambria" w:cs="Cambria"/>
          <w:color w:val="000000"/>
          <w:sz w:val="28"/>
          <w:szCs w:val="28"/>
        </w:rPr>
        <w:t>ứ</w:t>
      </w:r>
      <w:r>
        <w:rPr>
          <w:rFonts w:ascii="Cambria" w:eastAsia="Cambria" w:hAnsi="Cambria" w:cs="Cambria"/>
          <w:color w:val="000000"/>
          <w:sz w:val="28"/>
          <w:szCs w:val="28"/>
        </w:rPr>
        <w:t>u s</w:t>
      </w:r>
      <w:r>
        <w:rPr>
          <w:rFonts w:ascii="Cambria" w:eastAsia="Cambria" w:hAnsi="Cambria" w:cs="Cambria"/>
          <w:color w:val="000000"/>
          <w:sz w:val="28"/>
          <w:szCs w:val="28"/>
        </w:rPr>
        <w:t>ự</w:t>
      </w:r>
      <w:r>
        <w:rPr>
          <w:rFonts w:ascii="Cambria" w:eastAsia="Cambria" w:hAnsi="Cambria" w:cs="Cambria"/>
          <w:color w:val="000000"/>
          <w:sz w:val="28"/>
          <w:szCs w:val="28"/>
        </w:rPr>
        <w:t xml:space="preserve"> c</w:t>
      </w:r>
      <w:r>
        <w:rPr>
          <w:rFonts w:ascii="Cambria" w:eastAsia="Cambria" w:hAnsi="Cambria" w:cs="Cambria"/>
          <w:color w:val="000000"/>
          <w:sz w:val="28"/>
          <w:szCs w:val="28"/>
        </w:rPr>
        <w:t>ố</w:t>
      </w:r>
      <w:r>
        <w:rPr>
          <w:rFonts w:ascii="Cambria" w:eastAsia="Cambria" w:hAnsi="Cambria" w:cs="Cambria"/>
          <w:color w:val="000000"/>
          <w:sz w:val="28"/>
          <w:szCs w:val="28"/>
        </w:rPr>
        <w:t xml:space="preserve"> trong tình hu</w:t>
      </w:r>
      <w:r>
        <w:rPr>
          <w:rFonts w:ascii="Cambria" w:eastAsia="Cambria" w:hAnsi="Cambria" w:cs="Cambria"/>
          <w:color w:val="000000"/>
          <w:sz w:val="28"/>
          <w:szCs w:val="28"/>
        </w:rPr>
        <w:t>ố</w:t>
      </w:r>
      <w:r>
        <w:rPr>
          <w:rFonts w:ascii="Cambria" w:eastAsia="Cambria" w:hAnsi="Cambria" w:cs="Cambria"/>
          <w:color w:val="000000"/>
          <w:sz w:val="28"/>
          <w:szCs w:val="28"/>
        </w:rPr>
        <w:t>ng x</w:t>
      </w:r>
      <w:r>
        <w:rPr>
          <w:rFonts w:ascii="Cambria" w:eastAsia="Cambria" w:hAnsi="Cambria" w:cs="Cambria"/>
          <w:color w:val="000000"/>
          <w:sz w:val="28"/>
          <w:szCs w:val="28"/>
        </w:rPr>
        <w:t>ả</w:t>
      </w:r>
      <w:r>
        <w:rPr>
          <w:rFonts w:ascii="Cambria" w:eastAsia="Cambria" w:hAnsi="Cambria" w:cs="Cambria"/>
          <w:color w:val="000000"/>
          <w:sz w:val="28"/>
          <w:szCs w:val="28"/>
        </w:rPr>
        <w:t>y ra s</w:t>
      </w:r>
      <w:r>
        <w:rPr>
          <w:rFonts w:ascii="Cambria" w:eastAsia="Cambria" w:hAnsi="Cambria" w:cs="Cambria"/>
          <w:color w:val="000000"/>
          <w:sz w:val="28"/>
          <w:szCs w:val="28"/>
        </w:rPr>
        <w:t>ự</w:t>
      </w:r>
      <w:r>
        <w:rPr>
          <w:rFonts w:ascii="Cambria" w:eastAsia="Cambria" w:hAnsi="Cambria" w:cs="Cambria"/>
          <w:color w:val="000000"/>
          <w:sz w:val="28"/>
          <w:szCs w:val="28"/>
        </w:rPr>
        <w:t xml:space="preserve"> c</w:t>
      </w:r>
      <w:r>
        <w:rPr>
          <w:rFonts w:ascii="Cambria" w:eastAsia="Cambria" w:hAnsi="Cambria" w:cs="Cambria"/>
          <w:color w:val="000000"/>
          <w:sz w:val="28"/>
          <w:szCs w:val="28"/>
        </w:rPr>
        <w:t>ố</w:t>
      </w:r>
      <w:r>
        <w:rPr>
          <w:rFonts w:ascii="Cambria" w:eastAsia="Cambria" w:hAnsi="Cambria" w:cs="Cambria"/>
          <w:color w:val="000000"/>
          <w:sz w:val="28"/>
          <w:szCs w:val="28"/>
        </w:rPr>
        <w:t xml:space="preserve"> an toàn thông tin;</w:t>
      </w:r>
    </w:p>
    <w:p w14:paraId="7D2B1EFC" w14:textId="77777777" w:rsidR="00B40AAF" w:rsidRDefault="00746E6D">
      <w:pPr>
        <w:numPr>
          <w:ilvl w:val="0"/>
          <w:numId w:val="19"/>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lastRenderedPageBreak/>
        <w:t>Ki</w:t>
      </w:r>
      <w:r>
        <w:rPr>
          <w:rFonts w:ascii="Cambria" w:eastAsia="Cambria" w:hAnsi="Cambria" w:cs="Cambria"/>
          <w:color w:val="000000"/>
          <w:sz w:val="28"/>
          <w:szCs w:val="28"/>
        </w:rPr>
        <w:t>ể</w:t>
      </w:r>
      <w:r>
        <w:rPr>
          <w:rFonts w:ascii="Cambria" w:eastAsia="Cambria" w:hAnsi="Cambria" w:cs="Cambria"/>
          <w:color w:val="000000"/>
          <w:sz w:val="28"/>
          <w:szCs w:val="28"/>
        </w:rPr>
        <w:t>m tra,</w:t>
      </w:r>
      <w:r>
        <w:rPr>
          <w:rFonts w:ascii="Cambria" w:eastAsia="Cambria" w:hAnsi="Cambria" w:cs="Cambria"/>
          <w:color w:val="000000"/>
          <w:sz w:val="28"/>
          <w:szCs w:val="28"/>
        </w:rPr>
        <w:t xml:space="preserve"> đánh giá và qu</w:t>
      </w:r>
      <w:r>
        <w:rPr>
          <w:rFonts w:ascii="Cambria" w:eastAsia="Cambria" w:hAnsi="Cambria" w:cs="Cambria"/>
          <w:color w:val="000000"/>
          <w:sz w:val="28"/>
          <w:szCs w:val="28"/>
        </w:rPr>
        <w:t>ả</w:t>
      </w:r>
      <w:r>
        <w:rPr>
          <w:rFonts w:ascii="Cambria" w:eastAsia="Cambria" w:hAnsi="Cambria" w:cs="Cambria"/>
          <w:color w:val="000000"/>
          <w:sz w:val="28"/>
          <w:szCs w:val="28"/>
        </w:rPr>
        <w:t>n lý r</w:t>
      </w:r>
      <w:r>
        <w:rPr>
          <w:rFonts w:ascii="Cambria" w:eastAsia="Cambria" w:hAnsi="Cambria" w:cs="Cambria"/>
          <w:color w:val="000000"/>
          <w:sz w:val="28"/>
          <w:szCs w:val="28"/>
        </w:rPr>
        <w:t>ủ</w:t>
      </w:r>
      <w:r>
        <w:rPr>
          <w:rFonts w:ascii="Cambria" w:eastAsia="Cambria" w:hAnsi="Cambria" w:cs="Cambria"/>
          <w:color w:val="000000"/>
          <w:sz w:val="28"/>
          <w:szCs w:val="28"/>
        </w:rPr>
        <w:t>i ro:</w:t>
      </w:r>
    </w:p>
    <w:p w14:paraId="7A50AD45" w14:textId="77777777" w:rsidR="00B40AAF" w:rsidRDefault="00746E6D">
      <w:pPr>
        <w:numPr>
          <w:ilvl w:val="0"/>
          <w:numId w:val="18"/>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Có phương án đ</w:t>
      </w:r>
      <w:r>
        <w:rPr>
          <w:rFonts w:ascii="Cambria" w:eastAsia="Cambria" w:hAnsi="Cambria" w:cs="Cambria"/>
          <w:color w:val="000000"/>
          <w:sz w:val="28"/>
          <w:szCs w:val="28"/>
        </w:rPr>
        <w:t>ị</w:t>
      </w:r>
      <w:r>
        <w:rPr>
          <w:rFonts w:ascii="Cambria" w:eastAsia="Cambria" w:hAnsi="Cambria" w:cs="Cambria"/>
          <w:color w:val="000000"/>
          <w:sz w:val="28"/>
          <w:szCs w:val="28"/>
        </w:rPr>
        <w:t>nh k</w:t>
      </w:r>
      <w:r>
        <w:rPr>
          <w:rFonts w:ascii="Cambria" w:eastAsia="Cambria" w:hAnsi="Cambria" w:cs="Cambria"/>
          <w:color w:val="000000"/>
          <w:sz w:val="28"/>
          <w:szCs w:val="28"/>
        </w:rPr>
        <w:t>ỳ</w:t>
      </w:r>
      <w:r>
        <w:rPr>
          <w:rFonts w:ascii="Cambria" w:eastAsia="Cambria" w:hAnsi="Cambria" w:cs="Cambria"/>
          <w:color w:val="000000"/>
          <w:sz w:val="28"/>
          <w:szCs w:val="28"/>
        </w:rPr>
        <w:t xml:space="preserve"> 02 năm ho</w:t>
      </w:r>
      <w:r>
        <w:rPr>
          <w:rFonts w:ascii="Cambria" w:eastAsia="Cambria" w:hAnsi="Cambria" w:cs="Cambria"/>
          <w:color w:val="000000"/>
          <w:sz w:val="28"/>
          <w:szCs w:val="28"/>
        </w:rPr>
        <w:t>ặ</w:t>
      </w:r>
      <w:r>
        <w:rPr>
          <w:rFonts w:ascii="Cambria" w:eastAsia="Cambria" w:hAnsi="Cambria" w:cs="Cambria"/>
          <w:color w:val="000000"/>
          <w:sz w:val="28"/>
          <w:szCs w:val="28"/>
        </w:rPr>
        <w:t>c đ</w:t>
      </w:r>
      <w:r>
        <w:rPr>
          <w:rFonts w:ascii="Cambria" w:eastAsia="Cambria" w:hAnsi="Cambria" w:cs="Cambria"/>
          <w:color w:val="000000"/>
          <w:sz w:val="28"/>
          <w:szCs w:val="28"/>
        </w:rPr>
        <w:t>ộ</w:t>
      </w:r>
      <w:r>
        <w:rPr>
          <w:rFonts w:ascii="Cambria" w:eastAsia="Cambria" w:hAnsi="Cambria" w:cs="Cambria"/>
          <w:color w:val="000000"/>
          <w:sz w:val="28"/>
          <w:szCs w:val="28"/>
        </w:rPr>
        <w:t>t xu</w:t>
      </w:r>
      <w:r>
        <w:rPr>
          <w:rFonts w:ascii="Cambria" w:eastAsia="Cambria" w:hAnsi="Cambria" w:cs="Cambria"/>
          <w:color w:val="000000"/>
          <w:sz w:val="28"/>
          <w:szCs w:val="28"/>
        </w:rPr>
        <w:t>ấ</w:t>
      </w:r>
      <w:r>
        <w:rPr>
          <w:rFonts w:ascii="Cambria" w:eastAsia="Cambria" w:hAnsi="Cambria" w:cs="Cambria"/>
          <w:color w:val="000000"/>
          <w:sz w:val="28"/>
          <w:szCs w:val="28"/>
        </w:rPr>
        <w:t>t khi c</w:t>
      </w:r>
      <w:r>
        <w:rPr>
          <w:rFonts w:ascii="Cambria" w:eastAsia="Cambria" w:hAnsi="Cambria" w:cs="Cambria"/>
          <w:color w:val="000000"/>
          <w:sz w:val="28"/>
          <w:szCs w:val="28"/>
        </w:rPr>
        <w:t>ầ</w:t>
      </w:r>
      <w:r>
        <w:rPr>
          <w:rFonts w:ascii="Cambria" w:eastAsia="Cambria" w:hAnsi="Cambria" w:cs="Cambria"/>
          <w:color w:val="000000"/>
          <w:sz w:val="28"/>
          <w:szCs w:val="28"/>
        </w:rPr>
        <w:t>n thi</w:t>
      </w:r>
      <w:r>
        <w:rPr>
          <w:rFonts w:ascii="Cambria" w:eastAsia="Cambria" w:hAnsi="Cambria" w:cs="Cambria"/>
          <w:color w:val="000000"/>
          <w:sz w:val="28"/>
          <w:szCs w:val="28"/>
        </w:rPr>
        <w:t>ế</w:t>
      </w:r>
      <w:r>
        <w:rPr>
          <w:rFonts w:ascii="Cambria" w:eastAsia="Cambria" w:hAnsi="Cambria" w:cs="Cambria"/>
          <w:color w:val="000000"/>
          <w:sz w:val="28"/>
          <w:szCs w:val="28"/>
        </w:rPr>
        <w:t>t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ki</w:t>
      </w:r>
      <w:r>
        <w:rPr>
          <w:rFonts w:ascii="Cambria" w:eastAsia="Cambria" w:hAnsi="Cambria" w:cs="Cambria"/>
          <w:color w:val="000000"/>
          <w:sz w:val="28"/>
          <w:szCs w:val="28"/>
        </w:rPr>
        <w:t>ể</w:t>
      </w:r>
      <w:r>
        <w:rPr>
          <w:rFonts w:ascii="Cambria" w:eastAsia="Cambria" w:hAnsi="Cambria" w:cs="Cambria"/>
          <w:color w:val="000000"/>
          <w:sz w:val="28"/>
          <w:szCs w:val="28"/>
        </w:rPr>
        <w:t>m tra, đánh giá an toàn thông tin và qu</w:t>
      </w:r>
      <w:r>
        <w:rPr>
          <w:rFonts w:ascii="Cambria" w:eastAsia="Cambria" w:hAnsi="Cambria" w:cs="Cambria"/>
          <w:color w:val="000000"/>
          <w:sz w:val="28"/>
          <w:szCs w:val="28"/>
        </w:rPr>
        <w:t>ả</w:t>
      </w:r>
      <w:r>
        <w:rPr>
          <w:rFonts w:ascii="Cambria" w:eastAsia="Cambria" w:hAnsi="Cambria" w:cs="Cambria"/>
          <w:color w:val="000000"/>
          <w:sz w:val="28"/>
          <w:szCs w:val="28"/>
        </w:rPr>
        <w:t>n lý r</w:t>
      </w:r>
      <w:r>
        <w:rPr>
          <w:rFonts w:ascii="Cambria" w:eastAsia="Cambria" w:hAnsi="Cambria" w:cs="Cambria"/>
          <w:color w:val="000000"/>
          <w:sz w:val="28"/>
          <w:szCs w:val="28"/>
        </w:rPr>
        <w:t>ủ</w:t>
      </w:r>
      <w:r>
        <w:rPr>
          <w:rFonts w:ascii="Cambria" w:eastAsia="Cambria" w:hAnsi="Cambria" w:cs="Cambria"/>
          <w:color w:val="000000"/>
          <w:sz w:val="28"/>
          <w:szCs w:val="28"/>
        </w:rPr>
        <w:t>i ro an toàn thông tin theo quy đ</w:t>
      </w:r>
      <w:r>
        <w:rPr>
          <w:rFonts w:ascii="Cambria" w:eastAsia="Cambria" w:hAnsi="Cambria" w:cs="Cambria"/>
          <w:color w:val="000000"/>
          <w:sz w:val="28"/>
          <w:szCs w:val="28"/>
        </w:rPr>
        <w:t>ị</w:t>
      </w:r>
      <w:r>
        <w:rPr>
          <w:rFonts w:ascii="Cambria" w:eastAsia="Cambria" w:hAnsi="Cambria" w:cs="Cambria"/>
          <w:color w:val="000000"/>
          <w:sz w:val="28"/>
          <w:szCs w:val="28"/>
        </w:rPr>
        <w:t>nh c</w:t>
      </w:r>
      <w:r>
        <w:rPr>
          <w:rFonts w:ascii="Cambria" w:eastAsia="Cambria" w:hAnsi="Cambria" w:cs="Cambria"/>
          <w:color w:val="000000"/>
          <w:sz w:val="28"/>
          <w:szCs w:val="28"/>
        </w:rPr>
        <w:t>ủ</w:t>
      </w:r>
      <w:r>
        <w:rPr>
          <w:rFonts w:ascii="Cambria" w:eastAsia="Cambria" w:hAnsi="Cambria" w:cs="Cambria"/>
          <w:color w:val="000000"/>
          <w:sz w:val="28"/>
          <w:szCs w:val="28"/>
        </w:rPr>
        <w:t>a pháp lu</w:t>
      </w:r>
      <w:r>
        <w:rPr>
          <w:rFonts w:ascii="Cambria" w:eastAsia="Cambria" w:hAnsi="Cambria" w:cs="Cambria"/>
          <w:color w:val="000000"/>
          <w:sz w:val="28"/>
          <w:szCs w:val="28"/>
        </w:rPr>
        <w:t>ậ</w:t>
      </w:r>
      <w:r>
        <w:rPr>
          <w:rFonts w:ascii="Cambria" w:eastAsia="Cambria" w:hAnsi="Cambria" w:cs="Cambria"/>
          <w:color w:val="000000"/>
          <w:sz w:val="28"/>
          <w:szCs w:val="28"/>
        </w:rPr>
        <w:t>t;</w:t>
      </w:r>
    </w:p>
    <w:p w14:paraId="0414167F" w14:textId="77777777" w:rsidR="00B40AAF" w:rsidRDefault="00746E6D">
      <w:pPr>
        <w:numPr>
          <w:ilvl w:val="0"/>
          <w:numId w:val="18"/>
        </w:numPr>
        <w:pBdr>
          <w:top w:val="nil"/>
          <w:left w:val="nil"/>
          <w:bottom w:val="nil"/>
          <w:right w:val="nil"/>
          <w:between w:val="nil"/>
        </w:pBdr>
        <w:spacing w:before="120" w:after="0" w:line="264" w:lineRule="auto"/>
        <w:rPr>
          <w:rFonts w:ascii="Cambria" w:eastAsia="Cambria" w:hAnsi="Cambria" w:cs="Cambria"/>
          <w:color w:val="000000"/>
          <w:sz w:val="28"/>
          <w:szCs w:val="28"/>
        </w:rPr>
      </w:pPr>
      <w:r>
        <w:rPr>
          <w:rFonts w:ascii="Cambria" w:eastAsia="Cambria" w:hAnsi="Cambria" w:cs="Cambria"/>
          <w:color w:val="000000"/>
          <w:sz w:val="28"/>
          <w:szCs w:val="28"/>
        </w:rPr>
        <w:t>Vi</w:t>
      </w:r>
      <w:r>
        <w:rPr>
          <w:rFonts w:ascii="Cambria" w:eastAsia="Cambria" w:hAnsi="Cambria" w:cs="Cambria"/>
          <w:color w:val="000000"/>
          <w:sz w:val="28"/>
          <w:szCs w:val="28"/>
        </w:rPr>
        <w:t>ệ</w:t>
      </w:r>
      <w:r>
        <w:rPr>
          <w:rFonts w:ascii="Cambria" w:eastAsia="Cambria" w:hAnsi="Cambria" w:cs="Cambria"/>
          <w:color w:val="000000"/>
          <w:sz w:val="28"/>
          <w:szCs w:val="28"/>
        </w:rPr>
        <w:t>c ki</w:t>
      </w:r>
      <w:r>
        <w:rPr>
          <w:rFonts w:ascii="Cambria" w:eastAsia="Cambria" w:hAnsi="Cambria" w:cs="Cambria"/>
          <w:color w:val="000000"/>
          <w:sz w:val="28"/>
          <w:szCs w:val="28"/>
        </w:rPr>
        <w:t>ể</w:t>
      </w:r>
      <w:r>
        <w:rPr>
          <w:rFonts w:ascii="Cambria" w:eastAsia="Cambria" w:hAnsi="Cambria" w:cs="Cambria"/>
          <w:color w:val="000000"/>
          <w:sz w:val="28"/>
          <w:szCs w:val="28"/>
        </w:rPr>
        <w:t>m tra, đánh giá an toàn thông tin và đánh giá r</w:t>
      </w:r>
      <w:r>
        <w:rPr>
          <w:rFonts w:ascii="Cambria" w:eastAsia="Cambria" w:hAnsi="Cambria" w:cs="Cambria"/>
          <w:color w:val="000000"/>
          <w:sz w:val="28"/>
          <w:szCs w:val="28"/>
        </w:rPr>
        <w:t>ủ</w:t>
      </w:r>
      <w:r>
        <w:rPr>
          <w:rFonts w:ascii="Cambria" w:eastAsia="Cambria" w:hAnsi="Cambria" w:cs="Cambria"/>
          <w:color w:val="000000"/>
          <w:sz w:val="28"/>
          <w:szCs w:val="28"/>
        </w:rPr>
        <w:t>i r</w:t>
      </w:r>
      <w:r>
        <w:rPr>
          <w:rFonts w:ascii="Cambria" w:eastAsia="Cambria" w:hAnsi="Cambria" w:cs="Cambria"/>
          <w:color w:val="000000"/>
          <w:sz w:val="28"/>
          <w:szCs w:val="28"/>
        </w:rPr>
        <w:t>o ph</w:t>
      </w:r>
      <w:r>
        <w:rPr>
          <w:rFonts w:ascii="Cambria" w:eastAsia="Cambria" w:hAnsi="Cambria" w:cs="Cambria"/>
          <w:color w:val="000000"/>
          <w:sz w:val="28"/>
          <w:szCs w:val="28"/>
        </w:rPr>
        <w:t>ả</w:t>
      </w:r>
      <w:r>
        <w:rPr>
          <w:rFonts w:ascii="Cambria" w:eastAsia="Cambria" w:hAnsi="Cambria" w:cs="Cambria"/>
          <w:color w:val="000000"/>
          <w:sz w:val="28"/>
          <w:szCs w:val="28"/>
        </w:rPr>
        <w:t>i do đơn v</w:t>
      </w:r>
      <w:r>
        <w:rPr>
          <w:rFonts w:ascii="Cambria" w:eastAsia="Cambria" w:hAnsi="Cambria" w:cs="Cambria"/>
          <w:color w:val="000000"/>
          <w:sz w:val="28"/>
          <w:szCs w:val="28"/>
        </w:rPr>
        <w:t>ị</w:t>
      </w:r>
      <w:r>
        <w:rPr>
          <w:rFonts w:ascii="Cambria" w:eastAsia="Cambria" w:hAnsi="Cambria" w:cs="Cambria"/>
          <w:color w:val="000000"/>
          <w:sz w:val="28"/>
          <w:szCs w:val="28"/>
        </w:rPr>
        <w:t xml:space="preserve"> chuyên trách v</w:t>
      </w:r>
      <w:r>
        <w:rPr>
          <w:rFonts w:ascii="Cambria" w:eastAsia="Cambria" w:hAnsi="Cambria" w:cs="Cambria"/>
          <w:color w:val="000000"/>
          <w:sz w:val="28"/>
          <w:szCs w:val="28"/>
        </w:rPr>
        <w:t>ề</w:t>
      </w:r>
      <w:r>
        <w:rPr>
          <w:rFonts w:ascii="Cambria" w:eastAsia="Cambria" w:hAnsi="Cambria" w:cs="Cambria"/>
          <w:color w:val="000000"/>
          <w:sz w:val="28"/>
          <w:szCs w:val="28"/>
        </w:rPr>
        <w:t xml:space="preserve"> an toàn thông tin c</w:t>
      </w:r>
      <w:r>
        <w:rPr>
          <w:rFonts w:ascii="Cambria" w:eastAsia="Cambria" w:hAnsi="Cambria" w:cs="Cambria"/>
          <w:color w:val="000000"/>
          <w:sz w:val="28"/>
          <w:szCs w:val="28"/>
        </w:rPr>
        <w:t>ủ</w:t>
      </w:r>
      <w:r>
        <w:rPr>
          <w:rFonts w:ascii="Cambria" w:eastAsia="Cambria" w:hAnsi="Cambria" w:cs="Cambria"/>
          <w:color w:val="000000"/>
          <w:sz w:val="28"/>
          <w:szCs w:val="28"/>
        </w:rPr>
        <w:t>a ch</w:t>
      </w:r>
      <w:r>
        <w:rPr>
          <w:rFonts w:ascii="Cambria" w:eastAsia="Cambria" w:hAnsi="Cambria" w:cs="Cambria"/>
          <w:color w:val="000000"/>
          <w:sz w:val="28"/>
          <w:szCs w:val="28"/>
        </w:rPr>
        <w:t>ủ</w:t>
      </w:r>
      <w:r>
        <w:rPr>
          <w:rFonts w:ascii="Cambria" w:eastAsia="Cambria" w:hAnsi="Cambria" w:cs="Cambria"/>
          <w:color w:val="000000"/>
          <w:sz w:val="28"/>
          <w:szCs w:val="28"/>
        </w:rPr>
        <w:t xml:space="preserve"> qu</w:t>
      </w:r>
      <w:r>
        <w:rPr>
          <w:rFonts w:ascii="Cambria" w:eastAsia="Cambria" w:hAnsi="Cambria" w:cs="Cambria"/>
          <w:color w:val="000000"/>
          <w:sz w:val="28"/>
          <w:szCs w:val="28"/>
        </w:rPr>
        <w:t>ả</w:t>
      </w:r>
      <w:r>
        <w:rPr>
          <w:rFonts w:ascii="Cambria" w:eastAsia="Cambria" w:hAnsi="Cambria" w:cs="Cambria"/>
          <w:color w:val="000000"/>
          <w:sz w:val="28"/>
          <w:szCs w:val="28"/>
        </w:rPr>
        <w:t>n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thông tin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ho</w:t>
      </w:r>
      <w:r>
        <w:rPr>
          <w:rFonts w:ascii="Cambria" w:eastAsia="Cambria" w:hAnsi="Cambria" w:cs="Cambria"/>
          <w:color w:val="000000"/>
          <w:sz w:val="28"/>
          <w:szCs w:val="28"/>
        </w:rPr>
        <w:t>ặ</w:t>
      </w:r>
      <w:r>
        <w:rPr>
          <w:rFonts w:ascii="Cambria" w:eastAsia="Cambria" w:hAnsi="Cambria" w:cs="Cambria"/>
          <w:color w:val="000000"/>
          <w:sz w:val="28"/>
          <w:szCs w:val="28"/>
        </w:rPr>
        <w:t>c thuê ngoài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theo quy đ</w:t>
      </w:r>
      <w:r>
        <w:rPr>
          <w:rFonts w:ascii="Cambria" w:eastAsia="Cambria" w:hAnsi="Cambria" w:cs="Cambria"/>
          <w:color w:val="000000"/>
          <w:sz w:val="28"/>
          <w:szCs w:val="28"/>
        </w:rPr>
        <w:t>ị</w:t>
      </w:r>
      <w:r>
        <w:rPr>
          <w:rFonts w:ascii="Cambria" w:eastAsia="Cambria" w:hAnsi="Cambria" w:cs="Cambria"/>
          <w:color w:val="000000"/>
          <w:sz w:val="28"/>
          <w:szCs w:val="28"/>
        </w:rPr>
        <w:t>nh c</w:t>
      </w:r>
      <w:r>
        <w:rPr>
          <w:rFonts w:ascii="Cambria" w:eastAsia="Cambria" w:hAnsi="Cambria" w:cs="Cambria"/>
          <w:color w:val="000000"/>
          <w:sz w:val="28"/>
          <w:szCs w:val="28"/>
        </w:rPr>
        <w:t>ủ</w:t>
      </w:r>
      <w:r>
        <w:rPr>
          <w:rFonts w:ascii="Cambria" w:eastAsia="Cambria" w:hAnsi="Cambria" w:cs="Cambria"/>
          <w:color w:val="000000"/>
          <w:sz w:val="28"/>
          <w:szCs w:val="28"/>
        </w:rPr>
        <w:t>a pháp lu</w:t>
      </w:r>
      <w:r>
        <w:rPr>
          <w:rFonts w:ascii="Cambria" w:eastAsia="Cambria" w:hAnsi="Cambria" w:cs="Cambria"/>
          <w:color w:val="000000"/>
          <w:sz w:val="28"/>
          <w:szCs w:val="28"/>
        </w:rPr>
        <w:t>ậ</w:t>
      </w:r>
      <w:r>
        <w:rPr>
          <w:rFonts w:ascii="Cambria" w:eastAsia="Cambria" w:hAnsi="Cambria" w:cs="Cambria"/>
          <w:color w:val="000000"/>
          <w:sz w:val="28"/>
          <w:szCs w:val="28"/>
        </w:rPr>
        <w:t>t.</w:t>
      </w:r>
    </w:p>
    <w:p w14:paraId="11AFC54E" w14:textId="77777777" w:rsidR="00B40AAF" w:rsidRPr="00A37CFA" w:rsidRDefault="00746E6D">
      <w:pPr>
        <w:pStyle w:val="Heading2"/>
        <w:numPr>
          <w:ilvl w:val="1"/>
          <w:numId w:val="1"/>
        </w:numPr>
        <w:rPr>
          <w:lang w:val="vi-VN"/>
        </w:rPr>
      </w:pPr>
      <w:bookmarkStart w:id="125" w:name="_heading=h.j8sehv" w:colFirst="0" w:colLast="0"/>
      <w:bookmarkEnd w:id="125"/>
      <w:r w:rsidRPr="00A37CFA">
        <w:rPr>
          <w:lang w:val="vi-VN"/>
        </w:rPr>
        <w:t>Yêu c</w:t>
      </w:r>
      <w:r w:rsidRPr="00A37CFA">
        <w:rPr>
          <w:lang w:val="vi-VN"/>
        </w:rPr>
        <w:t>ầ</w:t>
      </w:r>
      <w:r w:rsidRPr="00A37CFA">
        <w:rPr>
          <w:lang w:val="vi-VN"/>
        </w:rPr>
        <w:t>u v</w:t>
      </w:r>
      <w:r w:rsidRPr="00A37CFA">
        <w:rPr>
          <w:lang w:val="vi-VN"/>
        </w:rPr>
        <w:t>ề</w:t>
      </w:r>
      <w:r w:rsidRPr="00A37CFA">
        <w:rPr>
          <w:lang w:val="vi-VN"/>
        </w:rPr>
        <w:t xml:space="preserve"> mức độ chịu đựng sai hỏng đối với các lỗi cú pháp lập trình, lỗi xử lý logic tron</w:t>
      </w:r>
      <w:r w:rsidRPr="00A37CFA">
        <w:rPr>
          <w:lang w:val="vi-VN"/>
        </w:rPr>
        <w:t>g dữ liệu, lỗi kiểm soát tính đúng đắn của dữ liệu đầu vào</w:t>
      </w:r>
    </w:p>
    <w:p w14:paraId="1F30F989" w14:textId="77777777" w:rsidR="00B40AAF" w:rsidRDefault="00746E6D">
      <w:pPr>
        <w:pBdr>
          <w:top w:val="nil"/>
          <w:left w:val="nil"/>
          <w:bottom w:val="nil"/>
          <w:right w:val="nil"/>
          <w:between w:val="nil"/>
        </w:pBdr>
        <w:spacing w:before="120" w:after="120" w:line="240" w:lineRule="auto"/>
        <w:rPr>
          <w:color w:val="000000"/>
          <w:sz w:val="28"/>
          <w:szCs w:val="28"/>
        </w:rPr>
      </w:pPr>
      <w:r>
        <w:rPr>
          <w:color w:val="000000"/>
          <w:sz w:val="28"/>
          <w:szCs w:val="28"/>
        </w:rPr>
        <w:t>Lỗi cú pháp lập trình: hệ thống được thiết kế có cơ chế thông báo lỗi thân thiện với người sử dụng, thiết kế phần mềm sử dụng cơ chế bắt lỗi hướng đối tượng (exception handling). Hệ th</w:t>
      </w:r>
      <w:r>
        <w:rPr>
          <w:color w:val="000000"/>
          <w:sz w:val="28"/>
          <w:szCs w:val="28"/>
        </w:rPr>
        <w:t>ống có cơ chế thông báo với các lỗi do người sử dụng, thông báo lỗi cần chỉ được ra nguyên nhân, phương pháp khắc phục ngay lập tức, hoặc chỉ ra nơi nào có thể tìm được ra hướng dẫn khắc phục lỗi. Hầu hết các hệ quản trị CSDL và các ngôn ngữ lập trình (VB,</w:t>
      </w:r>
      <w:r>
        <w:rPr>
          <w:color w:val="000000"/>
          <w:sz w:val="28"/>
          <w:szCs w:val="28"/>
        </w:rPr>
        <w:t xml:space="preserve"> C#, Java...) đều cung cấp khả năng bắt và xử lý lỗi thông dụng và trực quan (try… catch... finally).</w:t>
      </w:r>
    </w:p>
    <w:p w14:paraId="34E1B916" w14:textId="77777777" w:rsidR="00B40AAF" w:rsidRDefault="00746E6D">
      <w:pPr>
        <w:pBdr>
          <w:top w:val="nil"/>
          <w:left w:val="nil"/>
          <w:bottom w:val="nil"/>
          <w:right w:val="nil"/>
          <w:between w:val="nil"/>
        </w:pBdr>
        <w:spacing w:before="120" w:after="120" w:line="240" w:lineRule="auto"/>
        <w:rPr>
          <w:color w:val="000000"/>
          <w:sz w:val="28"/>
          <w:szCs w:val="28"/>
        </w:rPr>
      </w:pPr>
      <w:r>
        <w:rPr>
          <w:color w:val="000000"/>
          <w:sz w:val="28"/>
          <w:szCs w:val="28"/>
        </w:rPr>
        <w:t>Lỗi xử lý logic trong dữ liệu: khác với lỗi cú pháp, lỗi logic đòi hỏi phải có quy trình kiểm thử để đảm bảo kết quả sau khi xử lý bởi hệ thống là đúng đắn, lỗi logic thường không có báo lỗi nhưng sẽ đưa ra kết quả sai, do vậy tìm hiểu đúng quy trình và nắ</w:t>
      </w:r>
      <w:r>
        <w:rPr>
          <w:color w:val="000000"/>
          <w:sz w:val="28"/>
          <w:szCs w:val="28"/>
        </w:rPr>
        <w:t xml:space="preserve">m chắc nghiệp vụ sẽ đảm bảo không phát sinh lỗi logic. </w:t>
      </w:r>
    </w:p>
    <w:p w14:paraId="5286634C" w14:textId="77777777" w:rsidR="00B40AAF" w:rsidRDefault="00746E6D">
      <w:pPr>
        <w:pBdr>
          <w:top w:val="nil"/>
          <w:left w:val="nil"/>
          <w:bottom w:val="nil"/>
          <w:right w:val="nil"/>
          <w:between w:val="nil"/>
        </w:pBdr>
        <w:spacing w:before="120" w:after="120" w:line="240" w:lineRule="auto"/>
        <w:rPr>
          <w:color w:val="000000"/>
          <w:sz w:val="28"/>
          <w:szCs w:val="28"/>
        </w:rPr>
      </w:pPr>
      <w:r>
        <w:rPr>
          <w:color w:val="000000"/>
          <w:sz w:val="28"/>
          <w:szCs w:val="28"/>
        </w:rPr>
        <w:t xml:space="preserve">Lỗi kiểm soát tính đúng đắn của dữ liệu đầu vào: hệ thống được thiết kế sử dụng các control đặc thù để hạn chế tối đa khả năng nhập liệu sai hoặc lỗi. Ví dụ: sử dụng control “Validate Input Fieldˮ để </w:t>
      </w:r>
      <w:r>
        <w:rPr>
          <w:color w:val="000000"/>
          <w:sz w:val="28"/>
          <w:szCs w:val="28"/>
        </w:rPr>
        <w:t>kiểm tra tính đúng đắn của các thông tin Textbox, kiểm tra không được bỏ trống, sử dụng control “radNumericTextboxˮ để kiểm soát nhập liệu kiểu số, sử dụng control “radDateInputˮ để nhập liệu kiểu ngày tháng năm theo định dạng “dd/mm/yyyy”...</w:t>
      </w:r>
    </w:p>
    <w:p w14:paraId="089C4071" w14:textId="77777777" w:rsidR="00B40AAF" w:rsidRPr="00A37CFA" w:rsidRDefault="00746E6D">
      <w:pPr>
        <w:pStyle w:val="Heading2"/>
        <w:numPr>
          <w:ilvl w:val="1"/>
          <w:numId w:val="1"/>
        </w:numPr>
        <w:rPr>
          <w:lang w:val="vi-VN"/>
        </w:rPr>
      </w:pPr>
      <w:bookmarkStart w:id="126" w:name="_heading=h.338fx5o" w:colFirst="0" w:colLast="0"/>
      <w:bookmarkEnd w:id="126"/>
      <w:r w:rsidRPr="00A37CFA">
        <w:rPr>
          <w:lang w:val="vi-VN"/>
        </w:rPr>
        <w:t>Yêu c</w:t>
      </w:r>
      <w:r w:rsidRPr="00A37CFA">
        <w:rPr>
          <w:lang w:val="vi-VN"/>
        </w:rPr>
        <w:t>ầ</w:t>
      </w:r>
      <w:r w:rsidRPr="00A37CFA">
        <w:rPr>
          <w:lang w:val="vi-VN"/>
        </w:rPr>
        <w:t>u v</w:t>
      </w:r>
      <w:r w:rsidRPr="00A37CFA">
        <w:rPr>
          <w:lang w:val="vi-VN"/>
        </w:rPr>
        <w:t>ề</w:t>
      </w:r>
      <w:r w:rsidRPr="00A37CFA">
        <w:rPr>
          <w:lang w:val="vi-VN"/>
        </w:rPr>
        <w:t xml:space="preserve"> m</w:t>
      </w:r>
      <w:r w:rsidRPr="00A37CFA">
        <w:rPr>
          <w:lang w:val="vi-VN"/>
        </w:rPr>
        <w:t>ỹ</w:t>
      </w:r>
      <w:r w:rsidRPr="00A37CFA">
        <w:rPr>
          <w:lang w:val="vi-VN"/>
        </w:rPr>
        <w:t xml:space="preserve"> thu</w:t>
      </w:r>
      <w:r w:rsidRPr="00A37CFA">
        <w:rPr>
          <w:lang w:val="vi-VN"/>
        </w:rPr>
        <w:t>ậ</w:t>
      </w:r>
      <w:r w:rsidRPr="00A37CFA">
        <w:rPr>
          <w:lang w:val="vi-VN"/>
        </w:rPr>
        <w:t>t, k</w:t>
      </w:r>
      <w:r w:rsidRPr="00A37CFA">
        <w:rPr>
          <w:lang w:val="vi-VN"/>
        </w:rPr>
        <w:t>ỹ</w:t>
      </w:r>
      <w:r w:rsidRPr="00A37CFA">
        <w:rPr>
          <w:lang w:val="vi-VN"/>
        </w:rPr>
        <w:t xml:space="preserve"> thu</w:t>
      </w:r>
      <w:r w:rsidRPr="00A37CFA">
        <w:rPr>
          <w:lang w:val="vi-VN"/>
        </w:rPr>
        <w:t>ậ</w:t>
      </w:r>
      <w:r w:rsidRPr="00A37CFA">
        <w:rPr>
          <w:lang w:val="vi-VN"/>
        </w:rPr>
        <w:t>t c</w:t>
      </w:r>
      <w:r w:rsidRPr="00A37CFA">
        <w:rPr>
          <w:lang w:val="vi-VN"/>
        </w:rPr>
        <w:t>ầ</w:t>
      </w:r>
      <w:r w:rsidRPr="00A37CFA">
        <w:rPr>
          <w:lang w:val="vi-VN"/>
        </w:rPr>
        <w:t>n đ</w:t>
      </w:r>
      <w:r w:rsidRPr="00A37CFA">
        <w:rPr>
          <w:lang w:val="vi-VN"/>
        </w:rPr>
        <w:t>ạ</w:t>
      </w:r>
      <w:r w:rsidRPr="00A37CFA">
        <w:rPr>
          <w:lang w:val="vi-VN"/>
        </w:rPr>
        <w:t>t đư</w:t>
      </w:r>
      <w:r w:rsidRPr="00A37CFA">
        <w:rPr>
          <w:lang w:val="vi-VN"/>
        </w:rPr>
        <w:t>ợ</w:t>
      </w:r>
      <w:r w:rsidRPr="00A37CFA">
        <w:rPr>
          <w:lang w:val="vi-VN"/>
        </w:rPr>
        <w:t>c c</w:t>
      </w:r>
      <w:r w:rsidRPr="00A37CFA">
        <w:rPr>
          <w:lang w:val="vi-VN"/>
        </w:rPr>
        <w:t>ủ</w:t>
      </w:r>
      <w:r w:rsidRPr="00A37CFA">
        <w:rPr>
          <w:lang w:val="vi-VN"/>
        </w:rPr>
        <w:t>a các giao di</w:t>
      </w:r>
      <w:r w:rsidRPr="00A37CFA">
        <w:rPr>
          <w:lang w:val="vi-VN"/>
        </w:rPr>
        <w:t>ệ</w:t>
      </w:r>
      <w:r w:rsidRPr="00A37CFA">
        <w:rPr>
          <w:lang w:val="vi-VN"/>
        </w:rPr>
        <w:t>n chương trình</w:t>
      </w:r>
    </w:p>
    <w:p w14:paraId="6D60DCC1" w14:textId="77777777" w:rsidR="00B40AAF" w:rsidRDefault="00746E6D">
      <w:pPr>
        <w:widowControl w:val="0"/>
        <w:numPr>
          <w:ilvl w:val="0"/>
          <w:numId w:val="10"/>
        </w:numPr>
        <w:pBdr>
          <w:top w:val="nil"/>
          <w:left w:val="nil"/>
          <w:bottom w:val="nil"/>
          <w:right w:val="nil"/>
          <w:between w:val="nil"/>
        </w:pBdr>
        <w:tabs>
          <w:tab w:val="left" w:pos="680"/>
        </w:tabs>
        <w:spacing w:before="60" w:after="0" w:line="312" w:lineRule="auto"/>
        <w:ind w:left="648" w:hanging="360"/>
        <w:rPr>
          <w:color w:val="000000"/>
          <w:sz w:val="28"/>
          <w:szCs w:val="28"/>
        </w:rPr>
      </w:pPr>
      <w:r>
        <w:rPr>
          <w:color w:val="000000"/>
          <w:sz w:val="28"/>
          <w:szCs w:val="28"/>
        </w:rPr>
        <w:t xml:space="preserve">Mỹ thuật: </w:t>
      </w:r>
    </w:p>
    <w:p w14:paraId="3801D0AC"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Nhất quán các thuật ngữ, cấu trúc chức năng ... trong toàn bộ phần mềm.</w:t>
      </w:r>
    </w:p>
    <w:p w14:paraId="38AF3A5D"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Có tính mở, thuận tiện cho việc bảo trì, phát triển.</w:t>
      </w:r>
    </w:p>
    <w:p w14:paraId="355EE07F"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Quản trị hệ thống đơn giản và mạnh mẽ cho ngườ</w:t>
      </w:r>
      <w:r>
        <w:rPr>
          <w:color w:val="000000"/>
          <w:sz w:val="28"/>
          <w:szCs w:val="28"/>
        </w:rPr>
        <w:t>i điều hành trong việc thêm bớt user, cấp phát quyền, quản trị theo nhóm...</w:t>
      </w:r>
    </w:p>
    <w:p w14:paraId="13D73265"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lastRenderedPageBreak/>
        <w:t>Cung cấp các tiện ích phục vụ cho người sử dụng.</w:t>
      </w:r>
    </w:p>
    <w:p w14:paraId="41B50064"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Phù hợp quy trình làm việc thực tế.</w:t>
      </w:r>
    </w:p>
    <w:p w14:paraId="57DCE2E7"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 xml:space="preserve">Hỗ trợ khả năng phân quyền chi tiết chức năng người dùng. Việc phân quyền do quản trị hệ thống </w:t>
      </w:r>
      <w:r>
        <w:rPr>
          <w:color w:val="000000"/>
          <w:sz w:val="28"/>
          <w:szCs w:val="28"/>
        </w:rPr>
        <w:t>đảm nhận.</w:t>
      </w:r>
    </w:p>
    <w:p w14:paraId="4FF9AB4F"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Các thông tin được lưu trữ trong thời gian dài.</w:t>
      </w:r>
    </w:p>
    <w:p w14:paraId="382DC50D" w14:textId="77777777" w:rsidR="00B40AAF" w:rsidRDefault="00746E6D">
      <w:pPr>
        <w:widowControl w:val="0"/>
        <w:numPr>
          <w:ilvl w:val="0"/>
          <w:numId w:val="10"/>
        </w:numPr>
        <w:pBdr>
          <w:top w:val="nil"/>
          <w:left w:val="nil"/>
          <w:bottom w:val="nil"/>
          <w:right w:val="nil"/>
          <w:between w:val="nil"/>
        </w:pBdr>
        <w:tabs>
          <w:tab w:val="left" w:pos="680"/>
        </w:tabs>
        <w:spacing w:before="60" w:after="0" w:line="312" w:lineRule="auto"/>
        <w:ind w:left="648" w:hanging="360"/>
        <w:rPr>
          <w:color w:val="000000"/>
          <w:sz w:val="28"/>
          <w:szCs w:val="28"/>
        </w:rPr>
      </w:pPr>
      <w:r>
        <w:rPr>
          <w:color w:val="000000"/>
          <w:sz w:val="28"/>
          <w:szCs w:val="28"/>
        </w:rPr>
        <w:t>Về kỹ thuật:</w:t>
      </w:r>
    </w:p>
    <w:p w14:paraId="4EED44E9"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Ứng dụng desktop và web được viết bằng bằng ngôn ngữ mạnh, được hỗ trợ bởi các công cụ phát triển mạnh và bảo trì đơn giản.</w:t>
      </w:r>
    </w:p>
    <w:p w14:paraId="7F797987"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Bộ mã tiếng Việt và font chữ: Sử dụng bộ mã ký tự chữ Việt th</w:t>
      </w:r>
      <w:r>
        <w:rPr>
          <w:color w:val="000000"/>
          <w:sz w:val="28"/>
          <w:szCs w:val="28"/>
        </w:rPr>
        <w:t>eo tiêu chuẩn TCVN 6909:2001.</w:t>
      </w:r>
    </w:p>
    <w:p w14:paraId="72383CE8" w14:textId="77777777" w:rsidR="00B40AAF" w:rsidRPr="00A37CFA" w:rsidRDefault="00746E6D">
      <w:pPr>
        <w:pStyle w:val="Heading2"/>
        <w:numPr>
          <w:ilvl w:val="1"/>
          <w:numId w:val="1"/>
        </w:numPr>
        <w:rPr>
          <w:lang w:val="vi-VN"/>
        </w:rPr>
      </w:pPr>
      <w:bookmarkStart w:id="127" w:name="_heading=h.1idq7dh" w:colFirst="0" w:colLast="0"/>
      <w:bookmarkEnd w:id="127"/>
      <w:r w:rsidRPr="00A37CFA">
        <w:rPr>
          <w:lang w:val="vi-VN"/>
        </w:rPr>
        <w:t>Yêu c</w:t>
      </w:r>
      <w:r w:rsidRPr="00A37CFA">
        <w:rPr>
          <w:lang w:val="vi-VN"/>
        </w:rPr>
        <w:t>ầ</w:t>
      </w:r>
      <w:r w:rsidRPr="00A37CFA">
        <w:rPr>
          <w:lang w:val="vi-VN"/>
        </w:rPr>
        <w:t>u v</w:t>
      </w:r>
      <w:r w:rsidRPr="00A37CFA">
        <w:rPr>
          <w:lang w:val="vi-VN"/>
        </w:rPr>
        <w:t>ề</w:t>
      </w:r>
      <w:r w:rsidRPr="00A37CFA">
        <w:rPr>
          <w:lang w:val="vi-VN"/>
        </w:rPr>
        <w:t xml:space="preserve"> tính s</w:t>
      </w:r>
      <w:r w:rsidRPr="00A37CFA">
        <w:rPr>
          <w:lang w:val="vi-VN"/>
        </w:rPr>
        <w:t>ẵ</w:t>
      </w:r>
      <w:r w:rsidRPr="00A37CFA">
        <w:rPr>
          <w:lang w:val="vi-VN"/>
        </w:rPr>
        <w:t>n sàng v</w:t>
      </w:r>
      <w:r w:rsidRPr="00A37CFA">
        <w:rPr>
          <w:lang w:val="vi-VN"/>
        </w:rPr>
        <w:t>ớ</w:t>
      </w:r>
      <w:r w:rsidRPr="00A37CFA">
        <w:rPr>
          <w:lang w:val="vi-VN"/>
        </w:rPr>
        <w:t xml:space="preserve">i IPv6 </w:t>
      </w:r>
    </w:p>
    <w:p w14:paraId="72857CB3"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đư</w:t>
      </w:r>
      <w:r>
        <w:rPr>
          <w:rFonts w:ascii="Cambria" w:eastAsia="Cambria" w:hAnsi="Cambria" w:cs="Cambria"/>
          <w:color w:val="000000"/>
          <w:sz w:val="28"/>
          <w:szCs w:val="28"/>
        </w:rPr>
        <w:t>ợ</w:t>
      </w:r>
      <w:r>
        <w:rPr>
          <w:rFonts w:ascii="Cambria" w:eastAsia="Cambria" w:hAnsi="Cambria" w:cs="Cambria"/>
          <w:color w:val="000000"/>
          <w:sz w:val="28"/>
          <w:szCs w:val="28"/>
        </w:rPr>
        <w:t>c thi</w:t>
      </w:r>
      <w:r>
        <w:rPr>
          <w:rFonts w:ascii="Cambria" w:eastAsia="Cambria" w:hAnsi="Cambria" w:cs="Cambria"/>
          <w:color w:val="000000"/>
          <w:sz w:val="28"/>
          <w:szCs w:val="28"/>
        </w:rPr>
        <w:t>ế</w:t>
      </w:r>
      <w:r>
        <w:rPr>
          <w:rFonts w:ascii="Cambria" w:eastAsia="Cambria" w:hAnsi="Cambria" w:cs="Cambria"/>
          <w:color w:val="000000"/>
          <w:sz w:val="28"/>
          <w:szCs w:val="28"/>
        </w:rPr>
        <w:t>t k</w:t>
      </w:r>
      <w:r>
        <w:rPr>
          <w:rFonts w:ascii="Cambria" w:eastAsia="Cambria" w:hAnsi="Cambria" w:cs="Cambria"/>
          <w:color w:val="000000"/>
          <w:sz w:val="28"/>
          <w:szCs w:val="28"/>
        </w:rPr>
        <w:t>ế</w:t>
      </w:r>
      <w:r>
        <w:rPr>
          <w:rFonts w:ascii="Cambria" w:eastAsia="Cambria" w:hAnsi="Cambria" w:cs="Cambria"/>
          <w:color w:val="000000"/>
          <w:sz w:val="28"/>
          <w:szCs w:val="28"/>
        </w:rPr>
        <w:t xml:space="preserve"> và xây d</w:t>
      </w:r>
      <w:r>
        <w:rPr>
          <w:rFonts w:ascii="Cambria" w:eastAsia="Cambria" w:hAnsi="Cambria" w:cs="Cambria"/>
          <w:color w:val="000000"/>
          <w:sz w:val="28"/>
          <w:szCs w:val="28"/>
        </w:rPr>
        <w:t>ự</w:t>
      </w:r>
      <w:r>
        <w:rPr>
          <w:rFonts w:ascii="Cambria" w:eastAsia="Cambria" w:hAnsi="Cambria" w:cs="Cambria"/>
          <w:color w:val="000000"/>
          <w:sz w:val="28"/>
          <w:szCs w:val="28"/>
        </w:rPr>
        <w:t>ng ph</w:t>
      </w:r>
      <w:r>
        <w:rPr>
          <w:rFonts w:ascii="Cambria" w:eastAsia="Cambria" w:hAnsi="Cambria" w:cs="Cambria"/>
          <w:color w:val="000000"/>
          <w:sz w:val="28"/>
          <w:szCs w:val="28"/>
        </w:rPr>
        <w:t>ả</w:t>
      </w:r>
      <w:r>
        <w:rPr>
          <w:rFonts w:ascii="Cambria" w:eastAsia="Cambria" w:hAnsi="Cambria" w:cs="Cambria"/>
          <w:color w:val="000000"/>
          <w:sz w:val="28"/>
          <w:szCs w:val="28"/>
        </w:rPr>
        <w:t>i đ</w:t>
      </w:r>
      <w:r>
        <w:rPr>
          <w:rFonts w:ascii="Cambria" w:eastAsia="Cambria" w:hAnsi="Cambria" w:cs="Cambria"/>
          <w:color w:val="000000"/>
          <w:sz w:val="28"/>
          <w:szCs w:val="28"/>
        </w:rPr>
        <w:t>ả</w:t>
      </w:r>
      <w:r>
        <w:rPr>
          <w:rFonts w:ascii="Cambria" w:eastAsia="Cambria" w:hAnsi="Cambria" w:cs="Cambria"/>
          <w:color w:val="000000"/>
          <w:sz w:val="28"/>
          <w:szCs w:val="28"/>
        </w:rPr>
        <w:t>m b</w:t>
      </w:r>
      <w:r>
        <w:rPr>
          <w:rFonts w:ascii="Cambria" w:eastAsia="Cambria" w:hAnsi="Cambria" w:cs="Cambria"/>
          <w:color w:val="000000"/>
          <w:sz w:val="28"/>
          <w:szCs w:val="28"/>
        </w:rPr>
        <w:t>ả</w:t>
      </w:r>
      <w:r>
        <w:rPr>
          <w:rFonts w:ascii="Cambria" w:eastAsia="Cambria" w:hAnsi="Cambria" w:cs="Cambria"/>
          <w:color w:val="000000"/>
          <w:sz w:val="28"/>
          <w:szCs w:val="28"/>
        </w:rPr>
        <w:t>o tương thích và s</w:t>
      </w:r>
      <w:r>
        <w:rPr>
          <w:rFonts w:ascii="Cambria" w:eastAsia="Cambria" w:hAnsi="Cambria" w:cs="Cambria"/>
          <w:color w:val="000000"/>
          <w:sz w:val="28"/>
          <w:szCs w:val="28"/>
        </w:rPr>
        <w:t>ẵ</w:t>
      </w:r>
      <w:r>
        <w:rPr>
          <w:rFonts w:ascii="Cambria" w:eastAsia="Cambria" w:hAnsi="Cambria" w:cs="Cambria"/>
          <w:color w:val="000000"/>
          <w:sz w:val="28"/>
          <w:szCs w:val="28"/>
        </w:rPr>
        <w:t>n sàng v</w:t>
      </w:r>
      <w:r>
        <w:rPr>
          <w:rFonts w:ascii="Cambria" w:eastAsia="Cambria" w:hAnsi="Cambria" w:cs="Cambria"/>
          <w:color w:val="000000"/>
          <w:sz w:val="28"/>
          <w:szCs w:val="28"/>
        </w:rPr>
        <w:t>ớ</w:t>
      </w:r>
      <w:r>
        <w:rPr>
          <w:rFonts w:ascii="Cambria" w:eastAsia="Cambria" w:hAnsi="Cambria" w:cs="Cambria"/>
          <w:color w:val="000000"/>
          <w:sz w:val="28"/>
          <w:szCs w:val="28"/>
        </w:rPr>
        <w:t>i v</w:t>
      </w:r>
      <w:r>
        <w:rPr>
          <w:rFonts w:ascii="Cambria" w:eastAsia="Cambria" w:hAnsi="Cambria" w:cs="Cambria"/>
          <w:color w:val="000000"/>
          <w:sz w:val="28"/>
          <w:szCs w:val="28"/>
        </w:rPr>
        <w:t>ớ</w:t>
      </w:r>
      <w:r>
        <w:rPr>
          <w:rFonts w:ascii="Cambria" w:eastAsia="Cambria" w:hAnsi="Cambria" w:cs="Cambria"/>
          <w:color w:val="000000"/>
          <w:sz w:val="28"/>
          <w:szCs w:val="28"/>
        </w:rPr>
        <w:t>i IPv6 n</w:t>
      </w:r>
      <w:r>
        <w:rPr>
          <w:rFonts w:ascii="Cambria" w:eastAsia="Cambria" w:hAnsi="Cambria" w:cs="Cambria"/>
          <w:color w:val="000000"/>
          <w:sz w:val="28"/>
          <w:szCs w:val="28"/>
        </w:rPr>
        <w:t>ế</w:t>
      </w:r>
      <w:r>
        <w:rPr>
          <w:rFonts w:ascii="Cambria" w:eastAsia="Cambria" w:hAnsi="Cambria" w:cs="Cambria"/>
          <w:color w:val="000000"/>
          <w:sz w:val="28"/>
          <w:szCs w:val="28"/>
        </w:rPr>
        <w:t>u ho</w:t>
      </w:r>
      <w:r>
        <w:rPr>
          <w:rFonts w:ascii="Cambria" w:eastAsia="Cambria" w:hAnsi="Cambria" w:cs="Cambria"/>
          <w:color w:val="000000"/>
          <w:sz w:val="28"/>
          <w:szCs w:val="28"/>
        </w:rPr>
        <w:t>ạ</w:t>
      </w:r>
      <w:r>
        <w:rPr>
          <w:rFonts w:ascii="Cambria" w:eastAsia="Cambria" w:hAnsi="Cambria" w:cs="Cambria"/>
          <w:color w:val="000000"/>
          <w:sz w:val="28"/>
          <w:szCs w:val="28"/>
        </w:rPr>
        <w:t>t đ</w:t>
      </w:r>
      <w:r>
        <w:rPr>
          <w:rFonts w:ascii="Cambria" w:eastAsia="Cambria" w:hAnsi="Cambria" w:cs="Cambria"/>
          <w:color w:val="000000"/>
          <w:sz w:val="28"/>
          <w:szCs w:val="28"/>
        </w:rPr>
        <w:t>ộ</w:t>
      </w:r>
      <w:r>
        <w:rPr>
          <w:rFonts w:ascii="Cambria" w:eastAsia="Cambria" w:hAnsi="Cambria" w:cs="Cambria"/>
          <w:color w:val="000000"/>
          <w:sz w:val="28"/>
          <w:szCs w:val="28"/>
        </w:rPr>
        <w:t>ng trên môi trư</w:t>
      </w:r>
      <w:r>
        <w:rPr>
          <w:rFonts w:ascii="Cambria" w:eastAsia="Cambria" w:hAnsi="Cambria" w:cs="Cambria"/>
          <w:color w:val="000000"/>
          <w:sz w:val="28"/>
          <w:szCs w:val="28"/>
        </w:rPr>
        <w:t>ờ</w:t>
      </w:r>
      <w:r>
        <w:rPr>
          <w:rFonts w:ascii="Cambria" w:eastAsia="Cambria" w:hAnsi="Cambria" w:cs="Cambria"/>
          <w:color w:val="000000"/>
          <w:sz w:val="28"/>
          <w:szCs w:val="28"/>
        </w:rPr>
        <w:t>ng Internet.</w:t>
      </w:r>
    </w:p>
    <w:p w14:paraId="060DD8F1" w14:textId="77777777" w:rsidR="00B40AAF" w:rsidRPr="00A37CFA" w:rsidRDefault="00746E6D">
      <w:pPr>
        <w:pStyle w:val="Heading2"/>
        <w:numPr>
          <w:ilvl w:val="1"/>
          <w:numId w:val="1"/>
        </w:numPr>
        <w:rPr>
          <w:lang w:val="vi-VN"/>
        </w:rPr>
      </w:pPr>
      <w:bookmarkStart w:id="128" w:name="_heading=h.42ddq1a" w:colFirst="0" w:colLast="0"/>
      <w:bookmarkEnd w:id="128"/>
      <w:r w:rsidRPr="00A37CFA">
        <w:rPr>
          <w:lang w:val="vi-VN"/>
        </w:rPr>
        <w:t>Yêu c</w:t>
      </w:r>
      <w:r w:rsidRPr="00A37CFA">
        <w:rPr>
          <w:lang w:val="vi-VN"/>
        </w:rPr>
        <w:t>ầ</w:t>
      </w:r>
      <w:r w:rsidRPr="00A37CFA">
        <w:rPr>
          <w:lang w:val="vi-VN"/>
        </w:rPr>
        <w:t>u v</w:t>
      </w:r>
      <w:r w:rsidRPr="00A37CFA">
        <w:rPr>
          <w:lang w:val="vi-VN"/>
        </w:rPr>
        <w:t>ề</w:t>
      </w:r>
      <w:r w:rsidRPr="00A37CFA">
        <w:rPr>
          <w:lang w:val="vi-VN"/>
        </w:rPr>
        <w:t xml:space="preserve"> năng l</w:t>
      </w:r>
      <w:r w:rsidRPr="00A37CFA">
        <w:rPr>
          <w:lang w:val="vi-VN"/>
        </w:rPr>
        <w:t>ự</w:t>
      </w:r>
      <w:r w:rsidRPr="00A37CFA">
        <w:rPr>
          <w:lang w:val="vi-VN"/>
        </w:rPr>
        <w:t>c c</w:t>
      </w:r>
      <w:r w:rsidRPr="00A37CFA">
        <w:rPr>
          <w:lang w:val="vi-VN"/>
        </w:rPr>
        <w:t>ủ</w:t>
      </w:r>
      <w:r w:rsidRPr="00A37CFA">
        <w:rPr>
          <w:lang w:val="vi-VN"/>
        </w:rPr>
        <w:t>a cán b</w:t>
      </w:r>
      <w:r w:rsidRPr="00A37CFA">
        <w:rPr>
          <w:lang w:val="vi-VN"/>
        </w:rPr>
        <w:t>ộ</w:t>
      </w:r>
      <w:r w:rsidRPr="00A37CFA">
        <w:rPr>
          <w:lang w:val="vi-VN"/>
        </w:rPr>
        <w:t xml:space="preserve"> tham gia xây d</w:t>
      </w:r>
      <w:r w:rsidRPr="00A37CFA">
        <w:rPr>
          <w:lang w:val="vi-VN"/>
        </w:rPr>
        <w:t>ự</w:t>
      </w:r>
      <w:r w:rsidRPr="00A37CFA">
        <w:rPr>
          <w:lang w:val="vi-VN"/>
        </w:rPr>
        <w:t>ng, phát tri</w:t>
      </w:r>
      <w:r w:rsidRPr="00A37CFA">
        <w:rPr>
          <w:lang w:val="vi-VN"/>
        </w:rPr>
        <w:t>ể</w:t>
      </w:r>
      <w:r w:rsidRPr="00A37CFA">
        <w:rPr>
          <w:lang w:val="vi-VN"/>
        </w:rPr>
        <w:t>n, nâng c</w:t>
      </w:r>
      <w:r w:rsidRPr="00A37CFA">
        <w:rPr>
          <w:lang w:val="vi-VN"/>
        </w:rPr>
        <w:t>ấ</w:t>
      </w:r>
      <w:r w:rsidRPr="00A37CFA">
        <w:rPr>
          <w:lang w:val="vi-VN"/>
        </w:rPr>
        <w:t>p, m</w:t>
      </w:r>
      <w:r w:rsidRPr="00A37CFA">
        <w:rPr>
          <w:lang w:val="vi-VN"/>
        </w:rPr>
        <w:t>ở</w:t>
      </w:r>
      <w:r w:rsidRPr="00A37CFA">
        <w:rPr>
          <w:lang w:val="vi-VN"/>
        </w:rPr>
        <w:t xml:space="preserve"> r</w:t>
      </w:r>
      <w:r w:rsidRPr="00A37CFA">
        <w:rPr>
          <w:lang w:val="vi-VN"/>
        </w:rPr>
        <w:t>ộ</w:t>
      </w:r>
      <w:r w:rsidRPr="00A37CFA">
        <w:rPr>
          <w:lang w:val="vi-VN"/>
        </w:rPr>
        <w:t>ng ph</w:t>
      </w:r>
      <w:r w:rsidRPr="00A37CFA">
        <w:rPr>
          <w:lang w:val="vi-VN"/>
        </w:rPr>
        <w:t>ầ</w:t>
      </w:r>
      <w:r w:rsidRPr="00A37CFA">
        <w:rPr>
          <w:lang w:val="vi-VN"/>
        </w:rPr>
        <w:t>n m</w:t>
      </w:r>
      <w:r w:rsidRPr="00A37CFA">
        <w:rPr>
          <w:lang w:val="vi-VN"/>
        </w:rPr>
        <w:t>ề</w:t>
      </w:r>
      <w:r w:rsidRPr="00A37CFA">
        <w:rPr>
          <w:lang w:val="vi-VN"/>
        </w:rPr>
        <w:t>m</w:t>
      </w:r>
    </w:p>
    <w:p w14:paraId="5C48370B"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Đ</w:t>
      </w:r>
      <w:r>
        <w:rPr>
          <w:rFonts w:ascii="Cambria" w:eastAsia="Cambria" w:hAnsi="Cambria" w:cs="Cambria"/>
          <w:color w:val="000000"/>
          <w:sz w:val="28"/>
          <w:szCs w:val="28"/>
        </w:rPr>
        <w:t>ể</w:t>
      </w:r>
      <w:r>
        <w:rPr>
          <w:rFonts w:ascii="Cambria" w:eastAsia="Cambria" w:hAnsi="Cambria" w:cs="Cambria"/>
          <w:color w:val="000000"/>
          <w:sz w:val="28"/>
          <w:szCs w:val="28"/>
        </w:rPr>
        <w:t xml:space="preserve"> đ</w:t>
      </w:r>
      <w:r>
        <w:rPr>
          <w:rFonts w:ascii="Cambria" w:eastAsia="Cambria" w:hAnsi="Cambria" w:cs="Cambria"/>
          <w:color w:val="000000"/>
          <w:sz w:val="28"/>
          <w:szCs w:val="28"/>
        </w:rPr>
        <w:t>ả</w:t>
      </w:r>
      <w:r>
        <w:rPr>
          <w:rFonts w:ascii="Cambria" w:eastAsia="Cambria" w:hAnsi="Cambria" w:cs="Cambria"/>
          <w:color w:val="000000"/>
          <w:sz w:val="28"/>
          <w:szCs w:val="28"/>
        </w:rPr>
        <w:t>m b</w:t>
      </w:r>
      <w:r>
        <w:rPr>
          <w:rFonts w:ascii="Cambria" w:eastAsia="Cambria" w:hAnsi="Cambria" w:cs="Cambria"/>
          <w:color w:val="000000"/>
          <w:sz w:val="28"/>
          <w:szCs w:val="28"/>
        </w:rPr>
        <w:t>ả</w:t>
      </w:r>
      <w:r>
        <w:rPr>
          <w:rFonts w:ascii="Cambria" w:eastAsia="Cambria" w:hAnsi="Cambria" w:cs="Cambria"/>
          <w:color w:val="000000"/>
          <w:sz w:val="28"/>
          <w:szCs w:val="28"/>
        </w:rPr>
        <w:t xml:space="preserve">o đáp </w:t>
      </w:r>
      <w:r>
        <w:rPr>
          <w:rFonts w:ascii="Cambria" w:eastAsia="Cambria" w:hAnsi="Cambria" w:cs="Cambria"/>
          <w:color w:val="000000"/>
          <w:sz w:val="28"/>
          <w:szCs w:val="28"/>
        </w:rPr>
        <w:t>ứ</w:t>
      </w:r>
      <w:r>
        <w:rPr>
          <w:rFonts w:ascii="Cambria" w:eastAsia="Cambria" w:hAnsi="Cambria" w:cs="Cambria"/>
          <w:color w:val="000000"/>
          <w:sz w:val="28"/>
          <w:szCs w:val="28"/>
        </w:rPr>
        <w:t>ng vi</w:t>
      </w:r>
      <w:r>
        <w:rPr>
          <w:rFonts w:ascii="Cambria" w:eastAsia="Cambria" w:hAnsi="Cambria" w:cs="Cambria"/>
          <w:color w:val="000000"/>
          <w:sz w:val="28"/>
          <w:szCs w:val="28"/>
        </w:rPr>
        <w:t>ệ</w:t>
      </w:r>
      <w:r>
        <w:rPr>
          <w:rFonts w:ascii="Cambria" w:eastAsia="Cambria" w:hAnsi="Cambria" w:cs="Cambria"/>
          <w:color w:val="000000"/>
          <w:sz w:val="28"/>
          <w:szCs w:val="28"/>
        </w:rPr>
        <w:t>c xây d</w:t>
      </w:r>
      <w:r>
        <w:rPr>
          <w:rFonts w:ascii="Cambria" w:eastAsia="Cambria" w:hAnsi="Cambria" w:cs="Cambria"/>
          <w:color w:val="000000"/>
          <w:sz w:val="28"/>
          <w:szCs w:val="28"/>
        </w:rPr>
        <w:t>ự</w:t>
      </w:r>
      <w:r>
        <w:rPr>
          <w:rFonts w:ascii="Cambria" w:eastAsia="Cambria" w:hAnsi="Cambria" w:cs="Cambria"/>
          <w:color w:val="000000"/>
          <w:sz w:val="28"/>
          <w:szCs w:val="28"/>
        </w:rPr>
        <w:t>ng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 xml:space="preserve">ng </w:t>
      </w:r>
      <w:r>
        <w:rPr>
          <w:rFonts w:ascii="Cambria" w:eastAsia="Cambria" w:hAnsi="Cambria" w:cs="Cambria"/>
          <w:color w:val="000000"/>
          <w:sz w:val="28"/>
          <w:szCs w:val="28"/>
        </w:rPr>
        <w:t>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theo đúng tiêu chu</w:t>
      </w:r>
      <w:r>
        <w:rPr>
          <w:rFonts w:ascii="Cambria" w:eastAsia="Cambria" w:hAnsi="Cambria" w:cs="Cambria"/>
          <w:color w:val="000000"/>
          <w:sz w:val="28"/>
          <w:szCs w:val="28"/>
        </w:rPr>
        <w:t>ẩ</w:t>
      </w:r>
      <w:r>
        <w:rPr>
          <w:rFonts w:ascii="Cambria" w:eastAsia="Cambria" w:hAnsi="Cambria" w:cs="Cambria"/>
          <w:color w:val="000000"/>
          <w:sz w:val="28"/>
          <w:szCs w:val="28"/>
        </w:rPr>
        <w:t>n k</w:t>
      </w:r>
      <w:r>
        <w:rPr>
          <w:rFonts w:ascii="Cambria" w:eastAsia="Cambria" w:hAnsi="Cambria" w:cs="Cambria"/>
          <w:color w:val="000000"/>
          <w:sz w:val="28"/>
          <w:szCs w:val="28"/>
        </w:rPr>
        <w:t>ỹ</w:t>
      </w:r>
      <w:r>
        <w:rPr>
          <w:rFonts w:ascii="Cambria" w:eastAsia="Cambria" w:hAnsi="Cambria" w:cs="Cambria"/>
          <w:color w:val="000000"/>
          <w:sz w:val="28"/>
          <w:szCs w:val="28"/>
        </w:rPr>
        <w:t xml:space="preserve"> thu</w:t>
      </w:r>
      <w:r>
        <w:rPr>
          <w:rFonts w:ascii="Cambria" w:eastAsia="Cambria" w:hAnsi="Cambria" w:cs="Cambria"/>
          <w:color w:val="000000"/>
          <w:sz w:val="28"/>
          <w:szCs w:val="28"/>
        </w:rPr>
        <w:t>ậ</w:t>
      </w:r>
      <w:r>
        <w:rPr>
          <w:rFonts w:ascii="Cambria" w:eastAsia="Cambria" w:hAnsi="Cambria" w:cs="Cambria"/>
          <w:color w:val="000000"/>
          <w:sz w:val="28"/>
          <w:szCs w:val="28"/>
        </w:rPr>
        <w:t>t thì yêu c</w:t>
      </w:r>
      <w:r>
        <w:rPr>
          <w:rFonts w:ascii="Cambria" w:eastAsia="Cambria" w:hAnsi="Cambria" w:cs="Cambria"/>
          <w:color w:val="000000"/>
          <w:sz w:val="28"/>
          <w:szCs w:val="28"/>
        </w:rPr>
        <w:t>ầ</w:t>
      </w:r>
      <w:r>
        <w:rPr>
          <w:rFonts w:ascii="Cambria" w:eastAsia="Cambria" w:hAnsi="Cambria" w:cs="Cambria"/>
          <w:color w:val="000000"/>
          <w:sz w:val="28"/>
          <w:szCs w:val="28"/>
        </w:rPr>
        <w:t>u năng l</w:t>
      </w:r>
      <w:r>
        <w:rPr>
          <w:rFonts w:ascii="Cambria" w:eastAsia="Cambria" w:hAnsi="Cambria" w:cs="Cambria"/>
          <w:color w:val="000000"/>
          <w:sz w:val="28"/>
          <w:szCs w:val="28"/>
        </w:rPr>
        <w:t>ự</w:t>
      </w:r>
      <w:r>
        <w:rPr>
          <w:rFonts w:ascii="Cambria" w:eastAsia="Cambria" w:hAnsi="Cambria" w:cs="Cambria"/>
          <w:color w:val="000000"/>
          <w:sz w:val="28"/>
          <w:szCs w:val="28"/>
        </w:rPr>
        <w:t>c c</w:t>
      </w:r>
      <w:r>
        <w:rPr>
          <w:rFonts w:ascii="Cambria" w:eastAsia="Cambria" w:hAnsi="Cambria" w:cs="Cambria"/>
          <w:color w:val="000000"/>
          <w:sz w:val="28"/>
          <w:szCs w:val="28"/>
        </w:rPr>
        <w:t>ủ</w:t>
      </w:r>
      <w:r>
        <w:rPr>
          <w:rFonts w:ascii="Cambria" w:eastAsia="Cambria" w:hAnsi="Cambria" w:cs="Cambria"/>
          <w:color w:val="000000"/>
          <w:sz w:val="28"/>
          <w:szCs w:val="28"/>
        </w:rPr>
        <w:t>a cán b</w:t>
      </w:r>
      <w:r>
        <w:rPr>
          <w:rFonts w:ascii="Cambria" w:eastAsia="Cambria" w:hAnsi="Cambria" w:cs="Cambria"/>
          <w:color w:val="000000"/>
          <w:sz w:val="28"/>
          <w:szCs w:val="28"/>
        </w:rPr>
        <w:t>ộ</w:t>
      </w:r>
      <w:r>
        <w:rPr>
          <w:rFonts w:ascii="Cambria" w:eastAsia="Cambria" w:hAnsi="Cambria" w:cs="Cambria"/>
          <w:color w:val="000000"/>
          <w:sz w:val="28"/>
          <w:szCs w:val="28"/>
        </w:rPr>
        <w:t xml:space="preserve"> tham gia xây d</w:t>
      </w:r>
      <w:r>
        <w:rPr>
          <w:rFonts w:ascii="Cambria" w:eastAsia="Cambria" w:hAnsi="Cambria" w:cs="Cambria"/>
          <w:color w:val="000000"/>
          <w:sz w:val="28"/>
          <w:szCs w:val="28"/>
        </w:rPr>
        <w:t>ự</w:t>
      </w:r>
      <w:r>
        <w:rPr>
          <w:rFonts w:ascii="Cambria" w:eastAsia="Cambria" w:hAnsi="Cambria" w:cs="Cambria"/>
          <w:color w:val="000000"/>
          <w:sz w:val="28"/>
          <w:szCs w:val="28"/>
        </w:rPr>
        <w:t>ng, phát tri</w:t>
      </w:r>
      <w:r>
        <w:rPr>
          <w:rFonts w:ascii="Cambria" w:eastAsia="Cambria" w:hAnsi="Cambria" w:cs="Cambria"/>
          <w:color w:val="000000"/>
          <w:sz w:val="28"/>
          <w:szCs w:val="28"/>
        </w:rPr>
        <w:t>ể</w:t>
      </w:r>
      <w:r>
        <w:rPr>
          <w:rFonts w:ascii="Cambria" w:eastAsia="Cambria" w:hAnsi="Cambria" w:cs="Cambria"/>
          <w:color w:val="000000"/>
          <w:sz w:val="28"/>
          <w:szCs w:val="28"/>
        </w:rPr>
        <w:t>n, nâng c</w:t>
      </w:r>
      <w:r>
        <w:rPr>
          <w:rFonts w:ascii="Cambria" w:eastAsia="Cambria" w:hAnsi="Cambria" w:cs="Cambria"/>
          <w:color w:val="000000"/>
          <w:sz w:val="28"/>
          <w:szCs w:val="28"/>
        </w:rPr>
        <w:t>ấ</w:t>
      </w:r>
      <w:r>
        <w:rPr>
          <w:rFonts w:ascii="Cambria" w:eastAsia="Cambria" w:hAnsi="Cambria" w:cs="Cambria"/>
          <w:color w:val="000000"/>
          <w:sz w:val="28"/>
          <w:szCs w:val="28"/>
        </w:rPr>
        <w:t>p m</w:t>
      </w:r>
      <w:r>
        <w:rPr>
          <w:rFonts w:ascii="Cambria" w:eastAsia="Cambria" w:hAnsi="Cambria" w:cs="Cambria"/>
          <w:color w:val="000000"/>
          <w:sz w:val="28"/>
          <w:szCs w:val="28"/>
        </w:rPr>
        <w:t>ở</w:t>
      </w:r>
      <w:r>
        <w:rPr>
          <w:rFonts w:ascii="Cambria" w:eastAsia="Cambria" w:hAnsi="Cambria" w:cs="Cambria"/>
          <w:color w:val="000000"/>
          <w:sz w:val="28"/>
          <w:szCs w:val="28"/>
        </w:rPr>
        <w:t xml:space="preserve"> r</w:t>
      </w:r>
      <w:r>
        <w:rPr>
          <w:rFonts w:ascii="Cambria" w:eastAsia="Cambria" w:hAnsi="Cambria" w:cs="Cambria"/>
          <w:color w:val="000000"/>
          <w:sz w:val="28"/>
          <w:szCs w:val="28"/>
        </w:rPr>
        <w:t>ộ</w:t>
      </w:r>
      <w:r>
        <w:rPr>
          <w:rFonts w:ascii="Cambria" w:eastAsia="Cambria" w:hAnsi="Cambria" w:cs="Cambria"/>
          <w:color w:val="000000"/>
          <w:sz w:val="28"/>
          <w:szCs w:val="28"/>
        </w:rPr>
        <w:t>ng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c</w:t>
      </w:r>
      <w:r>
        <w:rPr>
          <w:rFonts w:ascii="Cambria" w:eastAsia="Cambria" w:hAnsi="Cambria" w:cs="Cambria"/>
          <w:color w:val="000000"/>
          <w:sz w:val="28"/>
          <w:szCs w:val="28"/>
        </w:rPr>
        <w:t>ầ</w:t>
      </w:r>
      <w:r>
        <w:rPr>
          <w:rFonts w:ascii="Cambria" w:eastAsia="Cambria" w:hAnsi="Cambria" w:cs="Cambria"/>
          <w:color w:val="000000"/>
          <w:sz w:val="28"/>
          <w:szCs w:val="28"/>
        </w:rPr>
        <w:t>n ph</w:t>
      </w:r>
      <w:r>
        <w:rPr>
          <w:rFonts w:ascii="Cambria" w:eastAsia="Cambria" w:hAnsi="Cambria" w:cs="Cambria"/>
          <w:color w:val="000000"/>
          <w:sz w:val="28"/>
          <w:szCs w:val="28"/>
        </w:rPr>
        <w:t>ả</w:t>
      </w:r>
      <w:r>
        <w:rPr>
          <w:rFonts w:ascii="Cambria" w:eastAsia="Cambria" w:hAnsi="Cambria" w:cs="Cambria"/>
          <w:color w:val="000000"/>
          <w:sz w:val="28"/>
          <w:szCs w:val="28"/>
        </w:rPr>
        <w:t>i có các k</w:t>
      </w:r>
      <w:r>
        <w:rPr>
          <w:rFonts w:ascii="Cambria" w:eastAsia="Cambria" w:hAnsi="Cambria" w:cs="Cambria"/>
          <w:color w:val="000000"/>
          <w:sz w:val="28"/>
          <w:szCs w:val="28"/>
        </w:rPr>
        <w:t>ỹ</w:t>
      </w:r>
      <w:r>
        <w:rPr>
          <w:rFonts w:ascii="Cambria" w:eastAsia="Cambria" w:hAnsi="Cambria" w:cs="Cambria"/>
          <w:color w:val="000000"/>
          <w:sz w:val="28"/>
          <w:szCs w:val="28"/>
        </w:rPr>
        <w:t xml:space="preserve"> năng sau:</w:t>
      </w:r>
    </w:p>
    <w:tbl>
      <w:tblPr>
        <w:tblStyle w:val="aff6"/>
        <w:tblW w:w="9205" w:type="dxa"/>
        <w:tblLayout w:type="fixed"/>
        <w:tblLook w:val="0400" w:firstRow="0" w:lastRow="0" w:firstColumn="0" w:lastColumn="0" w:noHBand="0" w:noVBand="1"/>
      </w:tblPr>
      <w:tblGrid>
        <w:gridCol w:w="655"/>
        <w:gridCol w:w="6541"/>
        <w:gridCol w:w="2009"/>
      </w:tblGrid>
      <w:tr w:rsidR="00B40AAF" w14:paraId="224FD5DB" w14:textId="77777777">
        <w:trPr>
          <w:trHeight w:val="330"/>
          <w:tblHeader/>
        </w:trPr>
        <w:tc>
          <w:tcPr>
            <w:tcW w:w="655"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9748240" w14:textId="77777777" w:rsidR="00B40AAF" w:rsidRDefault="00746E6D">
            <w:pPr>
              <w:spacing w:before="120" w:after="0" w:line="264" w:lineRule="auto"/>
              <w:jc w:val="center"/>
              <w:rPr>
                <w:rFonts w:ascii="Cambria" w:eastAsia="Cambria" w:hAnsi="Cambria" w:cs="Cambria"/>
                <w:b/>
                <w:color w:val="000000"/>
                <w:sz w:val="28"/>
                <w:szCs w:val="28"/>
              </w:rPr>
            </w:pPr>
            <w:bookmarkStart w:id="129" w:name="_heading=h.2hio093" w:colFirst="0" w:colLast="0"/>
            <w:bookmarkEnd w:id="129"/>
            <w:r>
              <w:rPr>
                <w:rFonts w:ascii="Cambria" w:eastAsia="Cambria" w:hAnsi="Cambria" w:cs="Cambria"/>
                <w:b/>
                <w:color w:val="000000"/>
                <w:sz w:val="28"/>
                <w:szCs w:val="28"/>
              </w:rPr>
              <w:t>TT</w:t>
            </w:r>
          </w:p>
        </w:tc>
        <w:tc>
          <w:tcPr>
            <w:tcW w:w="6541" w:type="dxa"/>
            <w:tcBorders>
              <w:top w:val="single" w:sz="4" w:space="0" w:color="000000"/>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65B5C89C" w14:textId="77777777" w:rsidR="00B40AAF" w:rsidRDefault="00746E6D">
            <w:pPr>
              <w:spacing w:before="120" w:after="0" w:line="264" w:lineRule="auto"/>
              <w:jc w:val="center"/>
              <w:rPr>
                <w:rFonts w:ascii="Cambria" w:eastAsia="Cambria" w:hAnsi="Cambria" w:cs="Cambria"/>
                <w:b/>
                <w:color w:val="000000"/>
                <w:sz w:val="28"/>
                <w:szCs w:val="28"/>
              </w:rPr>
            </w:pPr>
            <w:r>
              <w:rPr>
                <w:rFonts w:ascii="Cambria" w:eastAsia="Cambria" w:hAnsi="Cambria" w:cs="Cambria"/>
                <w:b/>
                <w:color w:val="000000"/>
                <w:sz w:val="28"/>
                <w:szCs w:val="28"/>
              </w:rPr>
              <w:t>K</w:t>
            </w:r>
            <w:r>
              <w:rPr>
                <w:rFonts w:ascii="Cambria" w:eastAsia="Cambria" w:hAnsi="Cambria" w:cs="Cambria"/>
                <w:b/>
                <w:color w:val="000000"/>
                <w:sz w:val="28"/>
                <w:szCs w:val="28"/>
              </w:rPr>
              <w:t>ỹ</w:t>
            </w:r>
            <w:r>
              <w:rPr>
                <w:rFonts w:ascii="Cambria" w:eastAsia="Cambria" w:hAnsi="Cambria" w:cs="Cambria"/>
                <w:b/>
                <w:color w:val="000000"/>
                <w:sz w:val="28"/>
                <w:szCs w:val="28"/>
              </w:rPr>
              <w:t xml:space="preserve"> năng</w:t>
            </w:r>
          </w:p>
        </w:tc>
        <w:tc>
          <w:tcPr>
            <w:tcW w:w="2009" w:type="dxa"/>
            <w:tcBorders>
              <w:top w:val="single" w:sz="4" w:space="0" w:color="000000"/>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09DDF014" w14:textId="77777777" w:rsidR="00B40AAF" w:rsidRDefault="00746E6D">
            <w:pPr>
              <w:spacing w:before="120" w:after="0" w:line="264" w:lineRule="auto"/>
              <w:jc w:val="center"/>
              <w:rPr>
                <w:rFonts w:ascii="Cambria" w:eastAsia="Cambria" w:hAnsi="Cambria" w:cs="Cambria"/>
                <w:b/>
                <w:color w:val="000000"/>
                <w:sz w:val="28"/>
                <w:szCs w:val="28"/>
              </w:rPr>
            </w:pPr>
            <w:r>
              <w:rPr>
                <w:rFonts w:ascii="Cambria" w:eastAsia="Cambria" w:hAnsi="Cambria" w:cs="Cambria"/>
                <w:b/>
                <w:color w:val="000000"/>
                <w:sz w:val="28"/>
                <w:szCs w:val="28"/>
              </w:rPr>
              <w:t>Đi</w:t>
            </w:r>
            <w:r>
              <w:rPr>
                <w:rFonts w:ascii="Cambria" w:eastAsia="Cambria" w:hAnsi="Cambria" w:cs="Cambria"/>
                <w:b/>
                <w:color w:val="000000"/>
                <w:sz w:val="28"/>
                <w:szCs w:val="28"/>
              </w:rPr>
              <w:t>ể</w:t>
            </w:r>
            <w:r>
              <w:rPr>
                <w:rFonts w:ascii="Cambria" w:eastAsia="Cambria" w:hAnsi="Cambria" w:cs="Cambria"/>
                <w:b/>
                <w:color w:val="000000"/>
                <w:sz w:val="28"/>
                <w:szCs w:val="28"/>
              </w:rPr>
              <w:t>m đánh giá</w:t>
            </w:r>
          </w:p>
        </w:tc>
      </w:tr>
      <w:tr w:rsidR="00B40AAF" w14:paraId="5A790A38"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6BCBFAF0" w14:textId="77777777" w:rsidR="00B40AAF" w:rsidRDefault="00746E6D">
            <w:pPr>
              <w:spacing w:before="120" w:after="0" w:line="264" w:lineRule="auto"/>
              <w:jc w:val="center"/>
              <w:rPr>
                <w:rFonts w:ascii="Cambria" w:eastAsia="Cambria" w:hAnsi="Cambria" w:cs="Cambria"/>
                <w:b/>
                <w:color w:val="000000"/>
                <w:sz w:val="28"/>
                <w:szCs w:val="28"/>
              </w:rPr>
            </w:pPr>
            <w:r>
              <w:rPr>
                <w:rFonts w:ascii="Cambria" w:eastAsia="Cambria" w:hAnsi="Cambria" w:cs="Cambria"/>
                <w:b/>
                <w:color w:val="000000"/>
                <w:sz w:val="28"/>
                <w:szCs w:val="28"/>
              </w:rPr>
              <w:t>1</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0B66B4DD" w14:textId="77777777" w:rsidR="00B40AAF" w:rsidRDefault="00746E6D">
            <w:pPr>
              <w:spacing w:before="120" w:after="0" w:line="264" w:lineRule="auto"/>
              <w:ind w:left="175"/>
              <w:jc w:val="left"/>
              <w:rPr>
                <w:rFonts w:ascii="Cambria" w:eastAsia="Cambria" w:hAnsi="Cambria" w:cs="Cambria"/>
                <w:b/>
                <w:color w:val="000000"/>
                <w:sz w:val="28"/>
                <w:szCs w:val="28"/>
              </w:rPr>
            </w:pPr>
            <w:r>
              <w:rPr>
                <w:rFonts w:ascii="Cambria" w:eastAsia="Cambria" w:hAnsi="Cambria" w:cs="Cambria"/>
                <w:b/>
                <w:color w:val="000000"/>
                <w:sz w:val="28"/>
                <w:szCs w:val="28"/>
              </w:rPr>
              <w:t>K</w:t>
            </w:r>
            <w:r>
              <w:rPr>
                <w:rFonts w:ascii="Cambria" w:eastAsia="Cambria" w:hAnsi="Cambria" w:cs="Cambria"/>
                <w:b/>
                <w:color w:val="000000"/>
                <w:sz w:val="28"/>
                <w:szCs w:val="28"/>
              </w:rPr>
              <w:t>ỹ</w:t>
            </w:r>
            <w:r>
              <w:rPr>
                <w:rFonts w:ascii="Cambria" w:eastAsia="Cambria" w:hAnsi="Cambria" w:cs="Cambria"/>
                <w:b/>
                <w:color w:val="000000"/>
                <w:sz w:val="28"/>
                <w:szCs w:val="28"/>
              </w:rPr>
              <w:t xml:space="preserve"> năng l</w:t>
            </w:r>
            <w:r>
              <w:rPr>
                <w:rFonts w:ascii="Cambria" w:eastAsia="Cambria" w:hAnsi="Cambria" w:cs="Cambria"/>
                <w:b/>
                <w:color w:val="000000"/>
                <w:sz w:val="28"/>
                <w:szCs w:val="28"/>
              </w:rPr>
              <w:t>ậ</w:t>
            </w:r>
            <w:r>
              <w:rPr>
                <w:rFonts w:ascii="Cambria" w:eastAsia="Cambria" w:hAnsi="Cambria" w:cs="Cambria"/>
                <w:b/>
                <w:color w:val="000000"/>
                <w:sz w:val="28"/>
                <w:szCs w:val="28"/>
              </w:rPr>
              <w:t>p trình</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7E353682"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r>
      <w:tr w:rsidR="00B40AAF" w14:paraId="29A84B6A"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7089DCE2"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73EBC26F"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HTML5</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368F11BD"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5</w:t>
            </w:r>
          </w:p>
        </w:tc>
      </w:tr>
      <w:tr w:rsidR="00B40AAF" w14:paraId="70A9B6D3"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3861ED7C"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1FE08EEE"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Javascript (AngularJS ho</w:t>
            </w:r>
            <w:r>
              <w:rPr>
                <w:rFonts w:ascii="Cambria" w:eastAsia="Cambria" w:hAnsi="Cambria" w:cs="Cambria"/>
                <w:color w:val="000000"/>
                <w:sz w:val="28"/>
                <w:szCs w:val="28"/>
              </w:rPr>
              <w:t>ặ</w:t>
            </w:r>
            <w:r>
              <w:rPr>
                <w:rFonts w:ascii="Cambria" w:eastAsia="Cambria" w:hAnsi="Cambria" w:cs="Cambria"/>
                <w:color w:val="000000"/>
                <w:sz w:val="28"/>
                <w:szCs w:val="28"/>
              </w:rPr>
              <w:t>c React)</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04D814FC"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5</w:t>
            </w:r>
          </w:p>
        </w:tc>
      </w:tr>
      <w:tr w:rsidR="00B40AAF" w14:paraId="42431FB7"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39D7AE18"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223EA8DC"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Java</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8E0C71A"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5</w:t>
            </w:r>
          </w:p>
        </w:tc>
      </w:tr>
      <w:tr w:rsidR="00B40AAF" w14:paraId="5F83AED4"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24247F35"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2730D1EC"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C#</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16F21105"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5</w:t>
            </w:r>
          </w:p>
        </w:tc>
      </w:tr>
      <w:tr w:rsidR="00B40AAF" w14:paraId="4D0B8E83"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9D6D5D4"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21D6058D"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XML</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2A9FBC67"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5</w:t>
            </w:r>
          </w:p>
        </w:tc>
      </w:tr>
      <w:tr w:rsidR="00B40AAF" w14:paraId="548B005F"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4F67224A"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429B3D89"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iOS mobile native app</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89483A4"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5</w:t>
            </w:r>
          </w:p>
        </w:tc>
      </w:tr>
      <w:tr w:rsidR="00B40AAF" w14:paraId="798F6912"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739A1586"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7938ADC9"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Android mobile native app</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0E6FFED2"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5</w:t>
            </w:r>
          </w:p>
        </w:tc>
      </w:tr>
      <w:tr w:rsidR="00B40AAF" w14:paraId="6B6148D7" w14:textId="77777777">
        <w:trPr>
          <w:trHeight w:val="727"/>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0DBECCE1"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lastRenderedPageBreak/>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6BC69898"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Database (PostGreSQL 9.x, SQL Server 2012/2018, Oracle 12, MySQL…)</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3CD8FCA6"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5</w:t>
            </w:r>
          </w:p>
        </w:tc>
      </w:tr>
      <w:tr w:rsidR="00B40AAF" w14:paraId="084292F9"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0E344676"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067FD524"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Microservice/SoA</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7120895C"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5</w:t>
            </w:r>
          </w:p>
        </w:tc>
      </w:tr>
      <w:tr w:rsidR="00B40AAF" w14:paraId="4DCA3B00"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7D0D1A5E"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7AB98606"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Big Data</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3A579A60"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5</w:t>
            </w:r>
          </w:p>
        </w:tc>
      </w:tr>
      <w:tr w:rsidR="00B40AAF" w14:paraId="149A0B9E"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62465EF1"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40B52BA0"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Queue/Caching</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01577E6F"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5</w:t>
            </w:r>
          </w:p>
        </w:tc>
      </w:tr>
      <w:tr w:rsidR="00B40AAF" w14:paraId="12FB9275"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74BC7514"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7CE46CF2"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Webservice/API</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62347F11"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5</w:t>
            </w:r>
          </w:p>
        </w:tc>
      </w:tr>
      <w:tr w:rsidR="00B40AAF" w14:paraId="1979C776"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82E5FD4" w14:textId="77777777" w:rsidR="00B40AAF" w:rsidRDefault="00746E6D">
            <w:pPr>
              <w:spacing w:before="120" w:after="0" w:line="264" w:lineRule="auto"/>
              <w:jc w:val="center"/>
              <w:rPr>
                <w:rFonts w:ascii="Cambria" w:eastAsia="Cambria" w:hAnsi="Cambria" w:cs="Cambria"/>
                <w:b/>
                <w:color w:val="000000"/>
                <w:sz w:val="28"/>
                <w:szCs w:val="28"/>
              </w:rPr>
            </w:pPr>
            <w:r>
              <w:rPr>
                <w:rFonts w:ascii="Cambria" w:eastAsia="Cambria" w:hAnsi="Cambria" w:cs="Cambria"/>
                <w:b/>
                <w:color w:val="000000"/>
                <w:sz w:val="28"/>
                <w:szCs w:val="28"/>
              </w:rPr>
              <w:t>2</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061F333E" w14:textId="77777777" w:rsidR="00B40AAF" w:rsidRDefault="00746E6D">
            <w:pPr>
              <w:spacing w:before="120" w:after="0" w:line="264" w:lineRule="auto"/>
              <w:ind w:left="175"/>
              <w:jc w:val="left"/>
              <w:rPr>
                <w:rFonts w:ascii="Cambria" w:eastAsia="Cambria" w:hAnsi="Cambria" w:cs="Cambria"/>
                <w:b/>
                <w:color w:val="000000"/>
                <w:sz w:val="28"/>
                <w:szCs w:val="28"/>
              </w:rPr>
            </w:pPr>
            <w:r>
              <w:rPr>
                <w:rFonts w:ascii="Cambria" w:eastAsia="Cambria" w:hAnsi="Cambria" w:cs="Cambria"/>
                <w:b/>
                <w:color w:val="000000"/>
                <w:sz w:val="28"/>
                <w:szCs w:val="28"/>
              </w:rPr>
              <w:t>Ki</w:t>
            </w:r>
            <w:r>
              <w:rPr>
                <w:rFonts w:ascii="Cambria" w:eastAsia="Cambria" w:hAnsi="Cambria" w:cs="Cambria"/>
                <w:b/>
                <w:color w:val="000000"/>
                <w:sz w:val="28"/>
                <w:szCs w:val="28"/>
              </w:rPr>
              <w:t>ế</w:t>
            </w:r>
            <w:r>
              <w:rPr>
                <w:rFonts w:ascii="Cambria" w:eastAsia="Cambria" w:hAnsi="Cambria" w:cs="Cambria"/>
                <w:b/>
                <w:color w:val="000000"/>
                <w:sz w:val="28"/>
                <w:szCs w:val="28"/>
              </w:rPr>
              <w:t>n th</w:t>
            </w:r>
            <w:r>
              <w:rPr>
                <w:rFonts w:ascii="Cambria" w:eastAsia="Cambria" w:hAnsi="Cambria" w:cs="Cambria"/>
                <w:b/>
                <w:color w:val="000000"/>
                <w:sz w:val="28"/>
                <w:szCs w:val="28"/>
              </w:rPr>
              <w:t>ứ</w:t>
            </w:r>
            <w:r>
              <w:rPr>
                <w:rFonts w:ascii="Cambria" w:eastAsia="Cambria" w:hAnsi="Cambria" w:cs="Cambria"/>
                <w:b/>
                <w:color w:val="000000"/>
                <w:sz w:val="28"/>
                <w:szCs w:val="28"/>
              </w:rPr>
              <w:t>c ph</w:t>
            </w:r>
            <w:r>
              <w:rPr>
                <w:rFonts w:ascii="Cambria" w:eastAsia="Cambria" w:hAnsi="Cambria" w:cs="Cambria"/>
                <w:b/>
                <w:color w:val="000000"/>
                <w:sz w:val="28"/>
                <w:szCs w:val="28"/>
              </w:rPr>
              <w:t>ầ</w:t>
            </w:r>
            <w:r>
              <w:rPr>
                <w:rFonts w:ascii="Cambria" w:eastAsia="Cambria" w:hAnsi="Cambria" w:cs="Cambria"/>
                <w:b/>
                <w:color w:val="000000"/>
                <w:sz w:val="28"/>
                <w:szCs w:val="28"/>
              </w:rPr>
              <w:t>n m</w:t>
            </w:r>
            <w:r>
              <w:rPr>
                <w:rFonts w:ascii="Cambria" w:eastAsia="Cambria" w:hAnsi="Cambria" w:cs="Cambria"/>
                <w:b/>
                <w:color w:val="000000"/>
                <w:sz w:val="28"/>
                <w:szCs w:val="28"/>
              </w:rPr>
              <w:t>ề</w:t>
            </w:r>
            <w:r>
              <w:rPr>
                <w:rFonts w:ascii="Cambria" w:eastAsia="Cambria" w:hAnsi="Cambria" w:cs="Cambria"/>
                <w:b/>
                <w:color w:val="000000"/>
                <w:sz w:val="28"/>
                <w:szCs w:val="28"/>
              </w:rPr>
              <w:t>m</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75FD8239"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r>
      <w:tr w:rsidR="00B40AAF" w14:paraId="3940BAAB"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6FE5ABFE" w14:textId="77777777" w:rsidR="00B40AAF" w:rsidRDefault="00746E6D">
            <w:pPr>
              <w:spacing w:before="120" w:after="0" w:line="264" w:lineRule="auto"/>
              <w:jc w:val="center"/>
              <w:rPr>
                <w:rFonts w:ascii="Cambria" w:eastAsia="Cambria" w:hAnsi="Cambria" w:cs="Cambria"/>
                <w:b/>
                <w:color w:val="000000"/>
                <w:sz w:val="28"/>
                <w:szCs w:val="28"/>
              </w:rPr>
            </w:pPr>
            <w:r>
              <w:rPr>
                <w:rFonts w:ascii="Cambria" w:eastAsia="Cambria" w:hAnsi="Cambria" w:cs="Cambria"/>
                <w:b/>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9041CF8"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Arc Gis</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0DD82CF0"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3</w:t>
            </w:r>
          </w:p>
        </w:tc>
      </w:tr>
      <w:tr w:rsidR="00B40AAF" w14:paraId="652B7C02"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034616E7" w14:textId="77777777" w:rsidR="00B40AAF" w:rsidRDefault="00746E6D">
            <w:pPr>
              <w:spacing w:before="120" w:after="0" w:line="264" w:lineRule="auto"/>
              <w:jc w:val="center"/>
              <w:rPr>
                <w:rFonts w:ascii="Cambria" w:eastAsia="Cambria" w:hAnsi="Cambria" w:cs="Cambria"/>
                <w:b/>
                <w:color w:val="000000"/>
                <w:sz w:val="28"/>
                <w:szCs w:val="28"/>
              </w:rPr>
            </w:pPr>
            <w:r>
              <w:rPr>
                <w:rFonts w:ascii="Cambria" w:eastAsia="Cambria" w:hAnsi="Cambria" w:cs="Cambria"/>
                <w:b/>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32E95B29"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Arc SDE</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3D5AF310"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3</w:t>
            </w:r>
          </w:p>
        </w:tc>
      </w:tr>
      <w:tr w:rsidR="00B40AAF" w14:paraId="5F32F7CA"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04158B4" w14:textId="77777777" w:rsidR="00B40AAF" w:rsidRDefault="00746E6D">
            <w:pPr>
              <w:spacing w:before="120" w:after="0" w:line="264" w:lineRule="auto"/>
              <w:jc w:val="center"/>
              <w:rPr>
                <w:rFonts w:ascii="Cambria" w:eastAsia="Cambria" w:hAnsi="Cambria" w:cs="Cambria"/>
                <w:b/>
                <w:color w:val="000000"/>
                <w:sz w:val="28"/>
                <w:szCs w:val="28"/>
              </w:rPr>
            </w:pPr>
            <w:r>
              <w:rPr>
                <w:rFonts w:ascii="Cambria" w:eastAsia="Cambria" w:hAnsi="Cambria" w:cs="Cambria"/>
                <w:b/>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75F4D485"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AutoCad</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4C89D812"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3</w:t>
            </w:r>
          </w:p>
        </w:tc>
      </w:tr>
      <w:tr w:rsidR="00B40AAF" w14:paraId="5AD092E6"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4158E4A3" w14:textId="77777777" w:rsidR="00B40AAF" w:rsidRDefault="00746E6D">
            <w:pPr>
              <w:spacing w:before="120" w:after="0" w:line="264" w:lineRule="auto"/>
              <w:jc w:val="center"/>
              <w:rPr>
                <w:rFonts w:ascii="Cambria" w:eastAsia="Cambria" w:hAnsi="Cambria" w:cs="Cambria"/>
                <w:b/>
                <w:color w:val="000000"/>
                <w:sz w:val="28"/>
                <w:szCs w:val="28"/>
              </w:rPr>
            </w:pPr>
            <w:r>
              <w:rPr>
                <w:rFonts w:ascii="Cambria" w:eastAsia="Cambria" w:hAnsi="Cambria" w:cs="Cambria"/>
                <w:b/>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0A481C68"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MapInfo</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0B76776F"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3</w:t>
            </w:r>
          </w:p>
        </w:tc>
      </w:tr>
      <w:tr w:rsidR="00B40AAF" w14:paraId="20948F65"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0EA05687" w14:textId="77777777" w:rsidR="00B40AAF" w:rsidRDefault="00746E6D">
            <w:pPr>
              <w:spacing w:before="120" w:after="0" w:line="264" w:lineRule="auto"/>
              <w:jc w:val="center"/>
              <w:rPr>
                <w:rFonts w:ascii="Cambria" w:eastAsia="Cambria" w:hAnsi="Cambria" w:cs="Cambria"/>
                <w:b/>
                <w:color w:val="000000"/>
                <w:sz w:val="28"/>
                <w:szCs w:val="28"/>
              </w:rPr>
            </w:pPr>
            <w:r>
              <w:rPr>
                <w:rFonts w:ascii="Cambria" w:eastAsia="Cambria" w:hAnsi="Cambria" w:cs="Cambria"/>
                <w:b/>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38242BC5"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Micro Station</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EAFFD48"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3</w:t>
            </w:r>
          </w:p>
        </w:tc>
      </w:tr>
      <w:tr w:rsidR="00B40AAF" w14:paraId="59D3CF8F"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7E4DE02B" w14:textId="77777777" w:rsidR="00B40AAF" w:rsidRDefault="00746E6D">
            <w:pPr>
              <w:spacing w:before="120" w:after="0" w:line="264" w:lineRule="auto"/>
              <w:jc w:val="center"/>
              <w:rPr>
                <w:rFonts w:ascii="Cambria" w:eastAsia="Cambria" w:hAnsi="Cambria" w:cs="Cambria"/>
                <w:b/>
                <w:color w:val="000000"/>
                <w:sz w:val="28"/>
                <w:szCs w:val="28"/>
              </w:rPr>
            </w:pPr>
            <w:r>
              <w:rPr>
                <w:rFonts w:ascii="Cambria" w:eastAsia="Cambria" w:hAnsi="Cambria" w:cs="Cambria"/>
                <w:b/>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0C9DC098"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Crystal Report</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1AF23B26"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3</w:t>
            </w:r>
          </w:p>
        </w:tc>
      </w:tr>
      <w:tr w:rsidR="00B40AAF" w14:paraId="7C18953B"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2DCE87FA" w14:textId="77777777" w:rsidR="00B40AAF" w:rsidRDefault="00746E6D">
            <w:pPr>
              <w:spacing w:before="120" w:after="0" w:line="264" w:lineRule="auto"/>
              <w:jc w:val="center"/>
              <w:rPr>
                <w:rFonts w:ascii="Cambria" w:eastAsia="Cambria" w:hAnsi="Cambria" w:cs="Cambria"/>
                <w:b/>
                <w:color w:val="000000"/>
                <w:sz w:val="28"/>
                <w:szCs w:val="28"/>
              </w:rPr>
            </w:pPr>
            <w:r>
              <w:rPr>
                <w:rFonts w:ascii="Cambria" w:eastAsia="Cambria" w:hAnsi="Cambria" w:cs="Cambria"/>
                <w:b/>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6743524B"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Web browser (IE, Firefox, Chrome)</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1CB8E43C"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5</w:t>
            </w:r>
          </w:p>
        </w:tc>
      </w:tr>
      <w:tr w:rsidR="00B40AAF" w14:paraId="1BD1E27C"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621E48E" w14:textId="77777777" w:rsidR="00B40AAF" w:rsidRDefault="00746E6D">
            <w:pPr>
              <w:spacing w:before="120" w:after="0" w:line="264" w:lineRule="auto"/>
              <w:jc w:val="center"/>
              <w:rPr>
                <w:rFonts w:ascii="Cambria" w:eastAsia="Cambria" w:hAnsi="Cambria" w:cs="Cambria"/>
                <w:b/>
                <w:color w:val="000000"/>
                <w:sz w:val="28"/>
                <w:szCs w:val="28"/>
              </w:rPr>
            </w:pPr>
            <w:r>
              <w:rPr>
                <w:rFonts w:ascii="Cambria" w:eastAsia="Cambria" w:hAnsi="Cambria" w:cs="Cambria"/>
                <w:b/>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6D49F99E"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Illustrator</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49FA2107"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3</w:t>
            </w:r>
          </w:p>
        </w:tc>
      </w:tr>
      <w:tr w:rsidR="00B40AAF" w14:paraId="46E14747"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DEA79D3" w14:textId="77777777" w:rsidR="00B40AAF" w:rsidRDefault="00746E6D">
            <w:pPr>
              <w:spacing w:before="120" w:after="0" w:line="264" w:lineRule="auto"/>
              <w:jc w:val="center"/>
              <w:rPr>
                <w:rFonts w:ascii="Cambria" w:eastAsia="Cambria" w:hAnsi="Cambria" w:cs="Cambria"/>
                <w:b/>
                <w:color w:val="000000"/>
                <w:sz w:val="28"/>
                <w:szCs w:val="28"/>
              </w:rPr>
            </w:pPr>
            <w:r>
              <w:rPr>
                <w:rFonts w:ascii="Cambria" w:eastAsia="Cambria" w:hAnsi="Cambria" w:cs="Cambria"/>
                <w:b/>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07507823"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Photoshop</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351D7A15"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3</w:t>
            </w:r>
          </w:p>
        </w:tc>
      </w:tr>
      <w:tr w:rsidR="00B40AAF" w14:paraId="4B9CAF7C"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4B784BDB"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6102DAF6"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Firework</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4596F75E"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3</w:t>
            </w:r>
          </w:p>
        </w:tc>
      </w:tr>
      <w:tr w:rsidR="00B40AAF" w14:paraId="07DA2C64"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504F5D2"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3A5767F5"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IIS</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463C06B5"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3</w:t>
            </w:r>
          </w:p>
        </w:tc>
      </w:tr>
      <w:tr w:rsidR="00B40AAF" w14:paraId="7692A167"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7E5BB9D"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235B5439"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Apache</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01BACE8D"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3</w:t>
            </w:r>
          </w:p>
        </w:tc>
      </w:tr>
      <w:tr w:rsidR="00B40AAF" w14:paraId="5F71A446"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7246F6BC"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2774870E"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MS Word</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3C6DE832"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3</w:t>
            </w:r>
          </w:p>
        </w:tc>
      </w:tr>
      <w:tr w:rsidR="00B40AAF" w14:paraId="55E84A8C"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25B7F0AA"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1C987E6E"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MS Excel</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2136FF2E"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3</w:t>
            </w:r>
          </w:p>
        </w:tc>
      </w:tr>
      <w:tr w:rsidR="00B40AAF" w14:paraId="7F896787"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4B80B799"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24104126"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Open Office</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1EA01D1B"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3</w:t>
            </w:r>
          </w:p>
        </w:tc>
      </w:tr>
      <w:tr w:rsidR="00B40AAF" w14:paraId="3B62EC0F"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5559443"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4F25AFAC"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MS Access</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73D13173"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3</w:t>
            </w:r>
          </w:p>
        </w:tc>
      </w:tr>
      <w:tr w:rsidR="00B40AAF" w14:paraId="1E733463"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D06C8D9"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68541F05"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Visio</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7E36FC1F"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3</w:t>
            </w:r>
          </w:p>
        </w:tc>
      </w:tr>
      <w:tr w:rsidR="00B40AAF" w14:paraId="70C001A5"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44AD8F02"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1541FC9"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MS Project</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2354369E"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3</w:t>
            </w:r>
          </w:p>
        </w:tc>
      </w:tr>
      <w:tr w:rsidR="00B40AAF" w14:paraId="1C250E1E"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110C0444"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150C58C8"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Linux</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15B6AD5A"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3</w:t>
            </w:r>
          </w:p>
        </w:tc>
      </w:tr>
      <w:tr w:rsidR="00B40AAF" w14:paraId="123905FA"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49B661F"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lastRenderedPageBreak/>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68A98934"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Unix</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4B0176D7"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3</w:t>
            </w:r>
          </w:p>
        </w:tc>
      </w:tr>
      <w:tr w:rsidR="00B40AAF" w14:paraId="2D51E7C1"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30A70291"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121A37BD"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Windows Server</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12D916F1"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3</w:t>
            </w:r>
          </w:p>
        </w:tc>
      </w:tr>
      <w:tr w:rsidR="00B40AAF" w14:paraId="221FC42F"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3A34A68A"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10E5C44B"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Windows Client (7, 8, 10)</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9A821A6"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3</w:t>
            </w:r>
          </w:p>
        </w:tc>
      </w:tr>
      <w:tr w:rsidR="00B40AAF" w14:paraId="2F5B191D"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37B6019D"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C68A2E6"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LAN</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353E3A9B"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3</w:t>
            </w:r>
          </w:p>
        </w:tc>
      </w:tr>
      <w:tr w:rsidR="00B40AAF" w14:paraId="5C855B84"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54DF27FA"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100D95BD"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WAN</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7436270F"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3</w:t>
            </w:r>
          </w:p>
        </w:tc>
      </w:tr>
      <w:tr w:rsidR="00B40AAF" w14:paraId="6FEC08B4"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0314B48B"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4C5EE6F4"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Internet</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6FCEE9CB"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3</w:t>
            </w:r>
          </w:p>
        </w:tc>
      </w:tr>
      <w:tr w:rsidR="00B40AAF" w14:paraId="73361996"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4D16DA40"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00BFA2A5"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Intranet</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2CF3BCD"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3</w:t>
            </w:r>
          </w:p>
        </w:tc>
      </w:tr>
      <w:tr w:rsidR="00B40AAF" w14:paraId="06685D5A"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7D808D4B" w14:textId="77777777" w:rsidR="00B40AAF" w:rsidRDefault="00746E6D">
            <w:pPr>
              <w:spacing w:before="120" w:after="0" w:line="264" w:lineRule="auto"/>
              <w:jc w:val="center"/>
              <w:rPr>
                <w:rFonts w:ascii="Cambria" w:eastAsia="Cambria" w:hAnsi="Cambria" w:cs="Cambria"/>
                <w:b/>
                <w:color w:val="000000"/>
                <w:sz w:val="28"/>
                <w:szCs w:val="28"/>
              </w:rPr>
            </w:pPr>
            <w:r>
              <w:rPr>
                <w:rFonts w:ascii="Cambria" w:eastAsia="Cambria" w:hAnsi="Cambria" w:cs="Cambria"/>
                <w:b/>
                <w:color w:val="000000"/>
                <w:sz w:val="28"/>
                <w:szCs w:val="28"/>
              </w:rPr>
              <w:t>3</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47B9758D" w14:textId="77777777" w:rsidR="00B40AAF" w:rsidRDefault="00746E6D">
            <w:pPr>
              <w:spacing w:before="120" w:after="0" w:line="264" w:lineRule="auto"/>
              <w:ind w:left="175"/>
              <w:jc w:val="left"/>
              <w:rPr>
                <w:rFonts w:ascii="Cambria" w:eastAsia="Cambria" w:hAnsi="Cambria" w:cs="Cambria"/>
                <w:b/>
                <w:color w:val="000000"/>
                <w:sz w:val="28"/>
                <w:szCs w:val="28"/>
              </w:rPr>
            </w:pPr>
            <w:r>
              <w:rPr>
                <w:rFonts w:ascii="Cambria" w:eastAsia="Cambria" w:hAnsi="Cambria" w:cs="Cambria"/>
                <w:b/>
                <w:color w:val="000000"/>
                <w:sz w:val="28"/>
                <w:szCs w:val="28"/>
              </w:rPr>
              <w:t>Hi</w:t>
            </w:r>
            <w:r>
              <w:rPr>
                <w:rFonts w:ascii="Cambria" w:eastAsia="Cambria" w:hAnsi="Cambria" w:cs="Cambria"/>
                <w:b/>
                <w:color w:val="000000"/>
                <w:sz w:val="28"/>
                <w:szCs w:val="28"/>
              </w:rPr>
              <w:t>ể</w:t>
            </w:r>
            <w:r>
              <w:rPr>
                <w:rFonts w:ascii="Cambria" w:eastAsia="Cambria" w:hAnsi="Cambria" w:cs="Cambria"/>
                <w:b/>
                <w:color w:val="000000"/>
                <w:sz w:val="28"/>
                <w:szCs w:val="28"/>
              </w:rPr>
              <w:t>u bi</w:t>
            </w:r>
            <w:r>
              <w:rPr>
                <w:rFonts w:ascii="Cambria" w:eastAsia="Cambria" w:hAnsi="Cambria" w:cs="Cambria"/>
                <w:b/>
                <w:color w:val="000000"/>
                <w:sz w:val="28"/>
                <w:szCs w:val="28"/>
              </w:rPr>
              <w:t>ế</w:t>
            </w:r>
            <w:r>
              <w:rPr>
                <w:rFonts w:ascii="Cambria" w:eastAsia="Cambria" w:hAnsi="Cambria" w:cs="Cambria"/>
                <w:b/>
                <w:color w:val="000000"/>
                <w:sz w:val="28"/>
                <w:szCs w:val="28"/>
              </w:rPr>
              <w:t>t v</w:t>
            </w:r>
            <w:r>
              <w:rPr>
                <w:rFonts w:ascii="Cambria" w:eastAsia="Cambria" w:hAnsi="Cambria" w:cs="Cambria"/>
                <w:b/>
                <w:color w:val="000000"/>
                <w:sz w:val="28"/>
                <w:szCs w:val="28"/>
              </w:rPr>
              <w:t>ề</w:t>
            </w:r>
            <w:r>
              <w:rPr>
                <w:rFonts w:ascii="Cambria" w:eastAsia="Cambria" w:hAnsi="Cambria" w:cs="Cambria"/>
                <w:b/>
                <w:color w:val="000000"/>
                <w:sz w:val="28"/>
                <w:szCs w:val="28"/>
              </w:rPr>
              <w:t xml:space="preserve"> quy trình và kinh nghi</w:t>
            </w:r>
            <w:r>
              <w:rPr>
                <w:rFonts w:ascii="Cambria" w:eastAsia="Cambria" w:hAnsi="Cambria" w:cs="Cambria"/>
                <w:b/>
                <w:color w:val="000000"/>
                <w:sz w:val="28"/>
                <w:szCs w:val="28"/>
              </w:rPr>
              <w:t>ệ</w:t>
            </w:r>
            <w:r>
              <w:rPr>
                <w:rFonts w:ascii="Cambria" w:eastAsia="Cambria" w:hAnsi="Cambria" w:cs="Cambria"/>
                <w:b/>
                <w:color w:val="000000"/>
                <w:sz w:val="28"/>
                <w:szCs w:val="28"/>
              </w:rPr>
              <w:t>p th</w:t>
            </w:r>
            <w:r>
              <w:rPr>
                <w:rFonts w:ascii="Cambria" w:eastAsia="Cambria" w:hAnsi="Cambria" w:cs="Cambria"/>
                <w:b/>
                <w:color w:val="000000"/>
                <w:sz w:val="28"/>
                <w:szCs w:val="28"/>
              </w:rPr>
              <w:t>ự</w:t>
            </w:r>
            <w:r>
              <w:rPr>
                <w:rFonts w:ascii="Cambria" w:eastAsia="Cambria" w:hAnsi="Cambria" w:cs="Cambria"/>
                <w:b/>
                <w:color w:val="000000"/>
                <w:sz w:val="28"/>
                <w:szCs w:val="28"/>
              </w:rPr>
              <w:t>c t</w:t>
            </w:r>
            <w:r>
              <w:rPr>
                <w:rFonts w:ascii="Cambria" w:eastAsia="Cambria" w:hAnsi="Cambria" w:cs="Cambria"/>
                <w:b/>
                <w:color w:val="000000"/>
                <w:sz w:val="28"/>
                <w:szCs w:val="28"/>
              </w:rPr>
              <w:t>ế</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30DF6D14"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r>
      <w:tr w:rsidR="00B40AAF" w14:paraId="0E594A88" w14:textId="77777777">
        <w:trPr>
          <w:trHeight w:val="99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6CD20B4D"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51087F5C"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Có áp d</w:t>
            </w:r>
            <w:r>
              <w:rPr>
                <w:rFonts w:ascii="Cambria" w:eastAsia="Cambria" w:hAnsi="Cambria" w:cs="Cambria"/>
                <w:color w:val="000000"/>
                <w:sz w:val="28"/>
                <w:szCs w:val="28"/>
              </w:rPr>
              <w:t>ụ</w:t>
            </w:r>
            <w:r>
              <w:rPr>
                <w:rFonts w:ascii="Cambria" w:eastAsia="Cambria" w:hAnsi="Cambria" w:cs="Cambria"/>
                <w:color w:val="000000"/>
                <w:sz w:val="28"/>
                <w:szCs w:val="28"/>
              </w:rPr>
              <w:t>ng qui trình phát tri</w:t>
            </w:r>
            <w:r>
              <w:rPr>
                <w:rFonts w:ascii="Cambria" w:eastAsia="Cambria" w:hAnsi="Cambria" w:cs="Cambria"/>
                <w:color w:val="000000"/>
                <w:sz w:val="28"/>
                <w:szCs w:val="28"/>
              </w:rPr>
              <w:t>ể</w:t>
            </w:r>
            <w:r>
              <w:rPr>
                <w:rFonts w:ascii="Cambria" w:eastAsia="Cambria" w:hAnsi="Cambria" w:cs="Cambria"/>
                <w:color w:val="000000"/>
                <w:sz w:val="28"/>
                <w:szCs w:val="28"/>
              </w:rPr>
              <w:t>n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theo m</w:t>
            </w:r>
            <w:r>
              <w:rPr>
                <w:rFonts w:ascii="Cambria" w:eastAsia="Cambria" w:hAnsi="Cambria" w:cs="Cambria"/>
                <w:color w:val="000000"/>
                <w:sz w:val="28"/>
                <w:szCs w:val="28"/>
              </w:rPr>
              <w:t>ẫ</w:t>
            </w:r>
            <w:r>
              <w:rPr>
                <w:rFonts w:ascii="Cambria" w:eastAsia="Cambria" w:hAnsi="Cambria" w:cs="Cambria"/>
                <w:color w:val="000000"/>
                <w:sz w:val="28"/>
                <w:szCs w:val="28"/>
              </w:rPr>
              <w:t>u RUP và có hi</w:t>
            </w:r>
            <w:r>
              <w:rPr>
                <w:rFonts w:ascii="Cambria" w:eastAsia="Cambria" w:hAnsi="Cambria" w:cs="Cambria"/>
                <w:color w:val="000000"/>
                <w:sz w:val="28"/>
                <w:szCs w:val="28"/>
              </w:rPr>
              <w:t>ể</w:t>
            </w:r>
            <w:r>
              <w:rPr>
                <w:rFonts w:ascii="Cambria" w:eastAsia="Cambria" w:hAnsi="Cambria" w:cs="Cambria"/>
                <w:color w:val="000000"/>
                <w:sz w:val="28"/>
                <w:szCs w:val="28"/>
              </w:rPr>
              <w:t>u bi</w:t>
            </w:r>
            <w:r>
              <w:rPr>
                <w:rFonts w:ascii="Cambria" w:eastAsia="Cambria" w:hAnsi="Cambria" w:cs="Cambria"/>
                <w:color w:val="000000"/>
                <w:sz w:val="28"/>
                <w:szCs w:val="28"/>
              </w:rPr>
              <w:t>ế</w:t>
            </w:r>
            <w:r>
              <w:rPr>
                <w:rFonts w:ascii="Cambria" w:eastAsia="Cambria" w:hAnsi="Cambria" w:cs="Cambria"/>
                <w:color w:val="000000"/>
                <w:sz w:val="28"/>
                <w:szCs w:val="28"/>
              </w:rPr>
              <w:t>t v</w:t>
            </w:r>
            <w:r>
              <w:rPr>
                <w:rFonts w:ascii="Cambria" w:eastAsia="Cambria" w:hAnsi="Cambria" w:cs="Cambria"/>
                <w:color w:val="000000"/>
                <w:sz w:val="28"/>
                <w:szCs w:val="28"/>
              </w:rPr>
              <w:t>ề</w:t>
            </w:r>
            <w:r>
              <w:rPr>
                <w:rFonts w:ascii="Cambria" w:eastAsia="Cambria" w:hAnsi="Cambria" w:cs="Cambria"/>
                <w:color w:val="000000"/>
                <w:sz w:val="28"/>
                <w:szCs w:val="28"/>
              </w:rPr>
              <w:t xml:space="preserve"> RUP ho</w:t>
            </w:r>
            <w:r>
              <w:rPr>
                <w:rFonts w:ascii="Cambria" w:eastAsia="Cambria" w:hAnsi="Cambria" w:cs="Cambria"/>
                <w:color w:val="000000"/>
                <w:sz w:val="28"/>
                <w:szCs w:val="28"/>
              </w:rPr>
              <w:t>ặ</w:t>
            </w:r>
            <w:r>
              <w:rPr>
                <w:rFonts w:ascii="Cambria" w:eastAsia="Cambria" w:hAnsi="Cambria" w:cs="Cambria"/>
                <w:color w:val="000000"/>
                <w:sz w:val="28"/>
                <w:szCs w:val="28"/>
              </w:rPr>
              <w:t>c quy trình phát tri</w:t>
            </w:r>
            <w:r>
              <w:rPr>
                <w:rFonts w:ascii="Cambria" w:eastAsia="Cambria" w:hAnsi="Cambria" w:cs="Cambria"/>
                <w:color w:val="000000"/>
                <w:sz w:val="28"/>
                <w:szCs w:val="28"/>
              </w:rPr>
              <w:t>ể</w:t>
            </w:r>
            <w:r>
              <w:rPr>
                <w:rFonts w:ascii="Cambria" w:eastAsia="Cambria" w:hAnsi="Cambria" w:cs="Cambria"/>
                <w:color w:val="000000"/>
                <w:sz w:val="28"/>
                <w:szCs w:val="28"/>
              </w:rPr>
              <w:t>n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tương đương</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4E0AC5F6"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5</w:t>
            </w:r>
          </w:p>
        </w:tc>
      </w:tr>
      <w:tr w:rsidR="00B40AAF" w14:paraId="29DFA968" w14:textId="77777777">
        <w:trPr>
          <w:trHeight w:val="66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128D06EB"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474F3219"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Có kinh nghi</w:t>
            </w:r>
            <w:r>
              <w:rPr>
                <w:rFonts w:ascii="Cambria" w:eastAsia="Cambria" w:hAnsi="Cambria" w:cs="Cambria"/>
                <w:color w:val="000000"/>
                <w:sz w:val="28"/>
                <w:szCs w:val="28"/>
              </w:rPr>
              <w:t>ệ</w:t>
            </w:r>
            <w:r>
              <w:rPr>
                <w:rFonts w:ascii="Cambria" w:eastAsia="Cambria" w:hAnsi="Cambria" w:cs="Cambria"/>
                <w:color w:val="000000"/>
                <w:sz w:val="28"/>
                <w:szCs w:val="28"/>
              </w:rPr>
              <w:t>m v</w:t>
            </w:r>
            <w:r>
              <w:rPr>
                <w:rFonts w:ascii="Cambria" w:eastAsia="Cambria" w:hAnsi="Cambria" w:cs="Cambria"/>
                <w:color w:val="000000"/>
                <w:sz w:val="28"/>
                <w:szCs w:val="28"/>
              </w:rPr>
              <w:t>ề</w:t>
            </w:r>
            <w:r>
              <w:rPr>
                <w:rFonts w:ascii="Cambria" w:eastAsia="Cambria" w:hAnsi="Cambria" w:cs="Cambria"/>
                <w:color w:val="000000"/>
                <w:sz w:val="28"/>
                <w:szCs w:val="28"/>
              </w:rPr>
              <w:t xml:space="preserve"> </w:t>
            </w:r>
            <w:r>
              <w:rPr>
                <w:rFonts w:ascii="Cambria" w:eastAsia="Cambria" w:hAnsi="Cambria" w:cs="Cambria"/>
                <w:color w:val="000000"/>
                <w:sz w:val="28"/>
                <w:szCs w:val="28"/>
              </w:rPr>
              <w:t>ứ</w:t>
            </w:r>
            <w:r>
              <w:rPr>
                <w:rFonts w:ascii="Cambria" w:eastAsia="Cambria" w:hAnsi="Cambria" w:cs="Cambria"/>
                <w:color w:val="000000"/>
                <w:sz w:val="28"/>
                <w:szCs w:val="28"/>
              </w:rPr>
              <w:t>ng d</w:t>
            </w:r>
            <w:r>
              <w:rPr>
                <w:rFonts w:ascii="Cambria" w:eastAsia="Cambria" w:hAnsi="Cambria" w:cs="Cambria"/>
                <w:color w:val="000000"/>
                <w:sz w:val="28"/>
                <w:szCs w:val="28"/>
              </w:rPr>
              <w:t>ụ</w:t>
            </w:r>
            <w:r>
              <w:rPr>
                <w:rFonts w:ascii="Cambria" w:eastAsia="Cambria" w:hAnsi="Cambria" w:cs="Cambria"/>
                <w:color w:val="000000"/>
                <w:sz w:val="28"/>
                <w:szCs w:val="28"/>
              </w:rPr>
              <w:t>ng tương t</w:t>
            </w:r>
            <w:r>
              <w:rPr>
                <w:rFonts w:ascii="Cambria" w:eastAsia="Cambria" w:hAnsi="Cambria" w:cs="Cambria"/>
                <w:color w:val="000000"/>
                <w:sz w:val="28"/>
                <w:szCs w:val="28"/>
              </w:rPr>
              <w:t>ự</w:t>
            </w:r>
            <w:r>
              <w:rPr>
                <w:rFonts w:ascii="Cambria" w:eastAsia="Cambria" w:hAnsi="Cambria" w:cs="Cambria"/>
                <w:color w:val="000000"/>
                <w:sz w:val="28"/>
                <w:szCs w:val="28"/>
              </w:rPr>
              <w:t xml:space="preserve"> (application experiences)</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4441C2EC"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5</w:t>
            </w:r>
          </w:p>
        </w:tc>
      </w:tr>
      <w:tr w:rsidR="00B40AAF" w14:paraId="41CAB97D"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0472D42D"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44426A36"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Có kinh nghi</w:t>
            </w:r>
            <w:r>
              <w:rPr>
                <w:rFonts w:ascii="Cambria" w:eastAsia="Cambria" w:hAnsi="Cambria" w:cs="Cambria"/>
                <w:color w:val="000000"/>
                <w:sz w:val="28"/>
                <w:szCs w:val="28"/>
              </w:rPr>
              <w:t>ệ</w:t>
            </w:r>
            <w:r>
              <w:rPr>
                <w:rFonts w:ascii="Cambria" w:eastAsia="Cambria" w:hAnsi="Cambria" w:cs="Cambria"/>
                <w:color w:val="000000"/>
                <w:sz w:val="28"/>
                <w:szCs w:val="28"/>
              </w:rPr>
              <w:t>m v</w:t>
            </w:r>
            <w:r>
              <w:rPr>
                <w:rFonts w:ascii="Cambria" w:eastAsia="Cambria" w:hAnsi="Cambria" w:cs="Cambria"/>
                <w:color w:val="000000"/>
                <w:sz w:val="28"/>
                <w:szCs w:val="28"/>
              </w:rPr>
              <w:t>ề</w:t>
            </w:r>
            <w:r>
              <w:rPr>
                <w:rFonts w:ascii="Cambria" w:eastAsia="Cambria" w:hAnsi="Cambria" w:cs="Cambria"/>
                <w:color w:val="000000"/>
                <w:sz w:val="28"/>
                <w:szCs w:val="28"/>
              </w:rPr>
              <w:t xml:space="preserve"> hư</w:t>
            </w:r>
            <w:r>
              <w:rPr>
                <w:rFonts w:ascii="Cambria" w:eastAsia="Cambria" w:hAnsi="Cambria" w:cs="Cambria"/>
                <w:color w:val="000000"/>
                <w:sz w:val="28"/>
                <w:szCs w:val="28"/>
              </w:rPr>
              <w:t>ớ</w:t>
            </w:r>
            <w:r>
              <w:rPr>
                <w:rFonts w:ascii="Cambria" w:eastAsia="Cambria" w:hAnsi="Cambria" w:cs="Cambria"/>
                <w:color w:val="000000"/>
                <w:sz w:val="28"/>
                <w:szCs w:val="28"/>
              </w:rPr>
              <w:t>ng đ</w:t>
            </w:r>
            <w:r>
              <w:rPr>
                <w:rFonts w:ascii="Cambria" w:eastAsia="Cambria" w:hAnsi="Cambria" w:cs="Cambria"/>
                <w:color w:val="000000"/>
                <w:sz w:val="28"/>
                <w:szCs w:val="28"/>
              </w:rPr>
              <w:t>ố</w:t>
            </w:r>
            <w:r>
              <w:rPr>
                <w:rFonts w:ascii="Cambria" w:eastAsia="Cambria" w:hAnsi="Cambria" w:cs="Cambria"/>
                <w:color w:val="000000"/>
                <w:sz w:val="28"/>
                <w:szCs w:val="28"/>
              </w:rPr>
              <w:t>i tư</w:t>
            </w:r>
            <w:r>
              <w:rPr>
                <w:rFonts w:ascii="Cambria" w:eastAsia="Cambria" w:hAnsi="Cambria" w:cs="Cambria"/>
                <w:color w:val="000000"/>
                <w:sz w:val="28"/>
                <w:szCs w:val="28"/>
              </w:rPr>
              <w:t>ợ</w:t>
            </w:r>
            <w:r>
              <w:rPr>
                <w:rFonts w:ascii="Cambria" w:eastAsia="Cambria" w:hAnsi="Cambria" w:cs="Cambria"/>
                <w:color w:val="000000"/>
                <w:sz w:val="28"/>
                <w:szCs w:val="28"/>
              </w:rPr>
              <w:t>ng (Object Oriented)</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42F1655F"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5</w:t>
            </w:r>
          </w:p>
        </w:tc>
      </w:tr>
      <w:tr w:rsidR="00B40AAF" w14:paraId="2B1AA1EA"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193AD14C"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007BFEC5"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Có kh</w:t>
            </w:r>
            <w:r>
              <w:rPr>
                <w:rFonts w:ascii="Cambria" w:eastAsia="Cambria" w:hAnsi="Cambria" w:cs="Cambria"/>
                <w:color w:val="000000"/>
                <w:sz w:val="28"/>
                <w:szCs w:val="28"/>
              </w:rPr>
              <w:t>ả</w:t>
            </w:r>
            <w:r>
              <w:rPr>
                <w:rFonts w:ascii="Cambria" w:eastAsia="Cambria" w:hAnsi="Cambria" w:cs="Cambria"/>
                <w:color w:val="000000"/>
                <w:sz w:val="28"/>
                <w:szCs w:val="28"/>
              </w:rPr>
              <w:t xml:space="preserve"> năng lãnh đ</w:t>
            </w:r>
            <w:r>
              <w:rPr>
                <w:rFonts w:ascii="Cambria" w:eastAsia="Cambria" w:hAnsi="Cambria" w:cs="Cambria"/>
                <w:color w:val="000000"/>
                <w:sz w:val="28"/>
                <w:szCs w:val="28"/>
              </w:rPr>
              <w:t>ạ</w:t>
            </w:r>
            <w:r>
              <w:rPr>
                <w:rFonts w:ascii="Cambria" w:eastAsia="Cambria" w:hAnsi="Cambria" w:cs="Cambria"/>
                <w:color w:val="000000"/>
                <w:sz w:val="28"/>
                <w:szCs w:val="28"/>
              </w:rPr>
              <w:t>o nhóm</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2FE97AD9"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5</w:t>
            </w:r>
          </w:p>
        </w:tc>
      </w:tr>
      <w:tr w:rsidR="00B40AAF" w14:paraId="3A2EAA9E" w14:textId="77777777">
        <w:trPr>
          <w:trHeight w:val="330"/>
        </w:trPr>
        <w:tc>
          <w:tcPr>
            <w:tcW w:w="655"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vAlign w:val="center"/>
          </w:tcPr>
          <w:p w14:paraId="37C24D23"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 </w:t>
            </w:r>
          </w:p>
        </w:tc>
        <w:tc>
          <w:tcPr>
            <w:tcW w:w="6541"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3415FF9C" w14:textId="77777777" w:rsidR="00B40AAF" w:rsidRDefault="00746E6D">
            <w:pPr>
              <w:spacing w:before="120" w:after="0" w:line="264" w:lineRule="auto"/>
              <w:ind w:left="175"/>
              <w:jc w:val="left"/>
              <w:rPr>
                <w:rFonts w:ascii="Cambria" w:eastAsia="Cambria" w:hAnsi="Cambria" w:cs="Cambria"/>
                <w:color w:val="000000"/>
                <w:sz w:val="28"/>
                <w:szCs w:val="28"/>
              </w:rPr>
            </w:pPr>
            <w:r>
              <w:rPr>
                <w:rFonts w:ascii="Cambria" w:eastAsia="Cambria" w:hAnsi="Cambria" w:cs="Cambria"/>
                <w:color w:val="000000"/>
                <w:sz w:val="28"/>
                <w:szCs w:val="28"/>
              </w:rPr>
              <w:t>Có tính cách năng đ</w:t>
            </w:r>
            <w:r>
              <w:rPr>
                <w:rFonts w:ascii="Cambria" w:eastAsia="Cambria" w:hAnsi="Cambria" w:cs="Cambria"/>
                <w:color w:val="000000"/>
                <w:sz w:val="28"/>
                <w:szCs w:val="28"/>
              </w:rPr>
              <w:t>ộ</w:t>
            </w:r>
            <w:r>
              <w:rPr>
                <w:rFonts w:ascii="Cambria" w:eastAsia="Cambria" w:hAnsi="Cambria" w:cs="Cambria"/>
                <w:color w:val="000000"/>
                <w:sz w:val="28"/>
                <w:szCs w:val="28"/>
              </w:rPr>
              <w:t>ng</w:t>
            </w:r>
          </w:p>
        </w:tc>
        <w:tc>
          <w:tcPr>
            <w:tcW w:w="2009"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vAlign w:val="center"/>
          </w:tcPr>
          <w:p w14:paraId="4AFBD532" w14:textId="77777777" w:rsidR="00B40AAF" w:rsidRDefault="00746E6D">
            <w:pPr>
              <w:spacing w:before="120" w:after="0" w:line="264" w:lineRule="auto"/>
              <w:jc w:val="center"/>
              <w:rPr>
                <w:rFonts w:ascii="Cambria" w:eastAsia="Cambria" w:hAnsi="Cambria" w:cs="Cambria"/>
                <w:color w:val="000000"/>
                <w:sz w:val="28"/>
                <w:szCs w:val="28"/>
              </w:rPr>
            </w:pPr>
            <w:r>
              <w:rPr>
                <w:rFonts w:ascii="Cambria" w:eastAsia="Cambria" w:hAnsi="Cambria" w:cs="Cambria"/>
                <w:color w:val="000000"/>
                <w:sz w:val="28"/>
                <w:szCs w:val="28"/>
              </w:rPr>
              <w:t>5</w:t>
            </w:r>
          </w:p>
        </w:tc>
      </w:tr>
    </w:tbl>
    <w:p w14:paraId="2B5445DE" w14:textId="77777777" w:rsidR="00B40AAF" w:rsidRPr="00A37CFA" w:rsidRDefault="00746E6D">
      <w:pPr>
        <w:pStyle w:val="Heading2"/>
        <w:numPr>
          <w:ilvl w:val="1"/>
          <w:numId w:val="1"/>
        </w:numPr>
        <w:rPr>
          <w:lang w:val="vi-VN"/>
        </w:rPr>
      </w:pPr>
      <w:bookmarkStart w:id="130" w:name="_heading=h.wnyagw" w:colFirst="0" w:colLast="0"/>
      <w:bookmarkEnd w:id="130"/>
      <w:r w:rsidRPr="00A37CFA">
        <w:rPr>
          <w:lang w:val="vi-VN"/>
        </w:rPr>
        <w:t>Yêu c</w:t>
      </w:r>
      <w:r w:rsidRPr="00A37CFA">
        <w:rPr>
          <w:lang w:val="vi-VN"/>
        </w:rPr>
        <w:t>ầ</w:t>
      </w:r>
      <w:r w:rsidRPr="00A37CFA">
        <w:rPr>
          <w:lang w:val="vi-VN"/>
        </w:rPr>
        <w:t>u chi ti</w:t>
      </w:r>
      <w:r w:rsidRPr="00A37CFA">
        <w:rPr>
          <w:lang w:val="vi-VN"/>
        </w:rPr>
        <w:t>ế</w:t>
      </w:r>
      <w:r w:rsidRPr="00A37CFA">
        <w:rPr>
          <w:lang w:val="vi-VN"/>
        </w:rPr>
        <w:t>t v</w:t>
      </w:r>
      <w:r w:rsidRPr="00A37CFA">
        <w:rPr>
          <w:lang w:val="vi-VN"/>
        </w:rPr>
        <w:t>ề</w:t>
      </w:r>
      <w:r w:rsidRPr="00A37CFA">
        <w:rPr>
          <w:lang w:val="vi-VN"/>
        </w:rPr>
        <w:t xml:space="preserve"> vi</w:t>
      </w:r>
      <w:r w:rsidRPr="00A37CFA">
        <w:rPr>
          <w:lang w:val="vi-VN"/>
        </w:rPr>
        <w:t>ệ</w:t>
      </w:r>
      <w:r w:rsidRPr="00A37CFA">
        <w:rPr>
          <w:lang w:val="vi-VN"/>
        </w:rPr>
        <w:t>c đào t</w:t>
      </w:r>
      <w:r w:rsidRPr="00A37CFA">
        <w:rPr>
          <w:lang w:val="vi-VN"/>
        </w:rPr>
        <w:t>ạ</w:t>
      </w:r>
      <w:r w:rsidRPr="00A37CFA">
        <w:rPr>
          <w:lang w:val="vi-VN"/>
        </w:rPr>
        <w:t>o hư</w:t>
      </w:r>
      <w:r w:rsidRPr="00A37CFA">
        <w:rPr>
          <w:lang w:val="vi-VN"/>
        </w:rPr>
        <w:t>ớ</w:t>
      </w:r>
      <w:r w:rsidRPr="00A37CFA">
        <w:rPr>
          <w:lang w:val="vi-VN"/>
        </w:rPr>
        <w:t>ng d</w:t>
      </w:r>
      <w:r w:rsidRPr="00A37CFA">
        <w:rPr>
          <w:lang w:val="vi-VN"/>
        </w:rPr>
        <w:t>ẫ</w:t>
      </w:r>
      <w:r w:rsidRPr="00A37CFA">
        <w:rPr>
          <w:lang w:val="vi-VN"/>
        </w:rPr>
        <w:t>n s</w:t>
      </w:r>
      <w:r w:rsidRPr="00A37CFA">
        <w:rPr>
          <w:lang w:val="vi-VN"/>
        </w:rPr>
        <w:t>ử</w:t>
      </w:r>
      <w:r w:rsidRPr="00A37CFA">
        <w:rPr>
          <w:lang w:val="vi-VN"/>
        </w:rPr>
        <w:t xml:space="preserve"> d</w:t>
      </w:r>
      <w:r w:rsidRPr="00A37CFA">
        <w:rPr>
          <w:lang w:val="vi-VN"/>
        </w:rPr>
        <w:t>ụ</w:t>
      </w:r>
      <w:r w:rsidRPr="00A37CFA">
        <w:rPr>
          <w:lang w:val="vi-VN"/>
        </w:rPr>
        <w:t>ng; tri</w:t>
      </w:r>
      <w:r w:rsidRPr="00A37CFA">
        <w:rPr>
          <w:lang w:val="vi-VN"/>
        </w:rPr>
        <w:t>ể</w:t>
      </w:r>
      <w:r w:rsidRPr="00A37CFA">
        <w:rPr>
          <w:lang w:val="vi-VN"/>
        </w:rPr>
        <w:t>n khai, h</w:t>
      </w:r>
      <w:r w:rsidRPr="00A37CFA">
        <w:rPr>
          <w:lang w:val="vi-VN"/>
        </w:rPr>
        <w:t>ỗ</w:t>
      </w:r>
      <w:r w:rsidRPr="00A37CFA">
        <w:rPr>
          <w:lang w:val="vi-VN"/>
        </w:rPr>
        <w:t xml:space="preserve"> tr</w:t>
      </w:r>
      <w:r w:rsidRPr="00A37CFA">
        <w:rPr>
          <w:lang w:val="vi-VN"/>
        </w:rPr>
        <w:t>ợ</w:t>
      </w:r>
      <w:r w:rsidRPr="00A37CFA">
        <w:rPr>
          <w:lang w:val="vi-VN"/>
        </w:rPr>
        <w:t>, qu</w:t>
      </w:r>
      <w:r w:rsidRPr="00A37CFA">
        <w:rPr>
          <w:lang w:val="vi-VN"/>
        </w:rPr>
        <w:t>ả</w:t>
      </w:r>
      <w:r w:rsidRPr="00A37CFA">
        <w:rPr>
          <w:lang w:val="vi-VN"/>
        </w:rPr>
        <w:t>n tr</w:t>
      </w:r>
      <w:r w:rsidRPr="00A37CFA">
        <w:rPr>
          <w:lang w:val="vi-VN"/>
        </w:rPr>
        <w:t>ị</w:t>
      </w:r>
      <w:r w:rsidRPr="00A37CFA">
        <w:rPr>
          <w:lang w:val="vi-VN"/>
        </w:rPr>
        <w:t>, v</w:t>
      </w:r>
      <w:r w:rsidRPr="00A37CFA">
        <w:rPr>
          <w:lang w:val="vi-VN"/>
        </w:rPr>
        <w:t>ậ</w:t>
      </w:r>
      <w:r w:rsidRPr="00A37CFA">
        <w:rPr>
          <w:lang w:val="vi-VN"/>
        </w:rPr>
        <w:t>n hành s</w:t>
      </w:r>
      <w:r w:rsidRPr="00A37CFA">
        <w:rPr>
          <w:lang w:val="vi-VN"/>
        </w:rPr>
        <w:t>ả</w:t>
      </w:r>
      <w:r w:rsidRPr="00A37CFA">
        <w:rPr>
          <w:lang w:val="vi-VN"/>
        </w:rPr>
        <w:t>n ph</w:t>
      </w:r>
      <w:r w:rsidRPr="00A37CFA">
        <w:rPr>
          <w:lang w:val="vi-VN"/>
        </w:rPr>
        <w:t>ẩ</w:t>
      </w:r>
      <w:r w:rsidRPr="00A37CFA">
        <w:rPr>
          <w:lang w:val="vi-VN"/>
        </w:rPr>
        <w:t>m ho</w:t>
      </w:r>
      <w:r w:rsidRPr="00A37CFA">
        <w:rPr>
          <w:lang w:val="vi-VN"/>
        </w:rPr>
        <w:t>ặ</w:t>
      </w:r>
      <w:r w:rsidRPr="00A37CFA">
        <w:rPr>
          <w:lang w:val="vi-VN"/>
        </w:rPr>
        <w:t>c h</w:t>
      </w:r>
      <w:r w:rsidRPr="00A37CFA">
        <w:rPr>
          <w:lang w:val="vi-VN"/>
        </w:rPr>
        <w:t>ạ</w:t>
      </w:r>
      <w:r w:rsidRPr="00A37CFA">
        <w:rPr>
          <w:lang w:val="vi-VN"/>
        </w:rPr>
        <w:t>ng m</w:t>
      </w:r>
      <w:r w:rsidRPr="00A37CFA">
        <w:rPr>
          <w:lang w:val="vi-VN"/>
        </w:rPr>
        <w:t>ụ</w:t>
      </w:r>
      <w:r w:rsidRPr="00A37CFA">
        <w:rPr>
          <w:lang w:val="vi-VN"/>
        </w:rPr>
        <w:t>c công vi</w:t>
      </w:r>
      <w:r w:rsidRPr="00A37CFA">
        <w:rPr>
          <w:lang w:val="vi-VN"/>
        </w:rPr>
        <w:t>ệ</w:t>
      </w:r>
      <w:r w:rsidRPr="00A37CFA">
        <w:rPr>
          <w:lang w:val="vi-VN"/>
        </w:rPr>
        <w:t>c c</w:t>
      </w:r>
      <w:r w:rsidRPr="00A37CFA">
        <w:rPr>
          <w:lang w:val="vi-VN"/>
        </w:rPr>
        <w:t>ủ</w:t>
      </w:r>
      <w:r w:rsidRPr="00A37CFA">
        <w:rPr>
          <w:lang w:val="vi-VN"/>
        </w:rPr>
        <w:t>a d</w:t>
      </w:r>
      <w:r w:rsidRPr="00A37CFA">
        <w:rPr>
          <w:lang w:val="vi-VN"/>
        </w:rPr>
        <w:t>ự</w:t>
      </w:r>
      <w:r w:rsidRPr="00A37CFA">
        <w:rPr>
          <w:lang w:val="vi-VN"/>
        </w:rPr>
        <w:t xml:space="preserve"> án trư</w:t>
      </w:r>
      <w:r w:rsidRPr="00A37CFA">
        <w:rPr>
          <w:lang w:val="vi-VN"/>
        </w:rPr>
        <w:t>ớ</w:t>
      </w:r>
      <w:r w:rsidRPr="00A37CFA">
        <w:rPr>
          <w:lang w:val="vi-VN"/>
        </w:rPr>
        <w:t>c khi nghi</w:t>
      </w:r>
      <w:r w:rsidRPr="00A37CFA">
        <w:rPr>
          <w:lang w:val="vi-VN"/>
        </w:rPr>
        <w:t>ệ</w:t>
      </w:r>
      <w:r w:rsidRPr="00A37CFA">
        <w:rPr>
          <w:lang w:val="vi-VN"/>
        </w:rPr>
        <w:t>m thu bàn giao</w:t>
      </w:r>
    </w:p>
    <w:p w14:paraId="5B0920A6" w14:textId="77777777" w:rsidR="00B40AAF" w:rsidRDefault="00746E6D">
      <w:pPr>
        <w:pStyle w:val="Heading3"/>
        <w:numPr>
          <w:ilvl w:val="2"/>
          <w:numId w:val="1"/>
        </w:numPr>
        <w:rPr>
          <w:color w:val="000000"/>
        </w:rPr>
      </w:pPr>
      <w:bookmarkStart w:id="131" w:name="_heading=h.3gnlt4p" w:colFirst="0" w:colLast="0"/>
      <w:bookmarkEnd w:id="131"/>
      <w:r>
        <w:rPr>
          <w:color w:val="000000"/>
        </w:rPr>
        <w:t>Yêu c</w:t>
      </w:r>
      <w:r>
        <w:rPr>
          <w:color w:val="000000"/>
        </w:rPr>
        <w:t>ầ</w:t>
      </w:r>
      <w:r>
        <w:rPr>
          <w:color w:val="000000"/>
        </w:rPr>
        <w:t>u tri</w:t>
      </w:r>
      <w:r>
        <w:rPr>
          <w:color w:val="000000"/>
        </w:rPr>
        <w:t>ể</w:t>
      </w:r>
      <w:r>
        <w:rPr>
          <w:color w:val="000000"/>
        </w:rPr>
        <w:t>n khai, cài đ</w:t>
      </w:r>
      <w:r>
        <w:rPr>
          <w:color w:val="000000"/>
        </w:rPr>
        <w:t>ặ</w:t>
      </w:r>
      <w:r>
        <w:rPr>
          <w:color w:val="000000"/>
        </w:rPr>
        <w:t>t ph</w:t>
      </w:r>
      <w:r>
        <w:rPr>
          <w:color w:val="000000"/>
        </w:rPr>
        <w:t>ầ</w:t>
      </w:r>
      <w:r>
        <w:rPr>
          <w:color w:val="000000"/>
        </w:rPr>
        <w:t>n m</w:t>
      </w:r>
      <w:r>
        <w:rPr>
          <w:color w:val="000000"/>
        </w:rPr>
        <w:t>ề</w:t>
      </w:r>
      <w:r>
        <w:rPr>
          <w:color w:val="000000"/>
        </w:rPr>
        <w:t xml:space="preserve">m </w:t>
      </w:r>
    </w:p>
    <w:p w14:paraId="083679B1" w14:textId="77777777" w:rsidR="00B40AAF" w:rsidRDefault="00746E6D">
      <w:pPr>
        <w:pBdr>
          <w:top w:val="nil"/>
          <w:left w:val="nil"/>
          <w:bottom w:val="nil"/>
          <w:right w:val="nil"/>
          <w:between w:val="nil"/>
        </w:pBdr>
        <w:spacing w:before="120" w:after="120" w:line="240" w:lineRule="auto"/>
        <w:rPr>
          <w:color w:val="000000"/>
          <w:sz w:val="28"/>
          <w:szCs w:val="28"/>
          <w:highlight w:val="white"/>
        </w:rPr>
      </w:pPr>
      <w:bookmarkStart w:id="132" w:name="_heading=h.1vsw3ci" w:colFirst="0" w:colLast="0"/>
      <w:bookmarkEnd w:id="132"/>
      <w:r>
        <w:rPr>
          <w:b/>
          <w:color w:val="000000"/>
          <w:sz w:val="28"/>
          <w:szCs w:val="28"/>
          <w:highlight w:val="white"/>
        </w:rPr>
        <w:t>Phạm vi triển khai:</w:t>
      </w:r>
      <w:r>
        <w:rPr>
          <w:color w:val="000000"/>
          <w:sz w:val="28"/>
          <w:szCs w:val="28"/>
          <w:highlight w:val="white"/>
        </w:rPr>
        <w:t xml:space="preserve"> Triển khai hệ thống, cấu hình, cài đặt đảm bảo phần mềm hoạt động ổn định.</w:t>
      </w:r>
    </w:p>
    <w:p w14:paraId="2CE738AB" w14:textId="77777777" w:rsidR="00B40AAF" w:rsidRDefault="00746E6D">
      <w:pPr>
        <w:pBdr>
          <w:top w:val="nil"/>
          <w:left w:val="nil"/>
          <w:bottom w:val="nil"/>
          <w:right w:val="nil"/>
          <w:between w:val="nil"/>
        </w:pBdr>
        <w:spacing w:before="120" w:after="120" w:line="240" w:lineRule="auto"/>
        <w:rPr>
          <w:b/>
          <w:color w:val="000000"/>
          <w:sz w:val="28"/>
          <w:szCs w:val="28"/>
          <w:highlight w:val="white"/>
        </w:rPr>
      </w:pPr>
      <w:bookmarkStart w:id="133" w:name="_heading=h.4fsjm0b" w:colFirst="0" w:colLast="0"/>
      <w:bookmarkEnd w:id="133"/>
      <w:r>
        <w:rPr>
          <w:b/>
          <w:color w:val="000000"/>
          <w:sz w:val="28"/>
          <w:szCs w:val="28"/>
          <w:highlight w:val="white"/>
        </w:rPr>
        <w:t>Mục đích:</w:t>
      </w:r>
    </w:p>
    <w:p w14:paraId="3D75C8E5"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Lập kế hoạch và làm công tác chuẩn bị chu đáo để công tác triển khai thu được hiệu quả cao nhất.</w:t>
      </w:r>
    </w:p>
    <w:p w14:paraId="6AA8CBAF"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 xml:space="preserve">Phối hợp chặt chẽ giữa chủ đầu tư và các đơn vị thụ hưởng phần mềm, công </w:t>
      </w:r>
      <w:r>
        <w:rPr>
          <w:color w:val="000000"/>
          <w:sz w:val="28"/>
          <w:szCs w:val="28"/>
        </w:rPr>
        <w:t>ty cung cấp phần mềm để thực hiện đúng kế hoạch được phê duyệt.</w:t>
      </w:r>
    </w:p>
    <w:p w14:paraId="689AF840"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lastRenderedPageBreak/>
        <w:t>Thực hiện nghiêm túc sự trao đổi thông tin giữa nhà cung cấp phần mềm và đơn vị sử dụng để có những thông tin bổ ích phục vụ cho việc đáp ứng các yêu cầu của người dùng sau này.</w:t>
      </w:r>
    </w:p>
    <w:p w14:paraId="1C329CDF"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Cấu hình hệ th</w:t>
      </w:r>
      <w:r>
        <w:rPr>
          <w:color w:val="000000"/>
          <w:sz w:val="28"/>
          <w:szCs w:val="28"/>
        </w:rPr>
        <w:t>ống, cài đặt phần mềm.</w:t>
      </w:r>
    </w:p>
    <w:p w14:paraId="5CB8E6E2" w14:textId="77777777" w:rsidR="00B40AAF" w:rsidRDefault="00746E6D">
      <w:pPr>
        <w:pBdr>
          <w:top w:val="nil"/>
          <w:left w:val="nil"/>
          <w:bottom w:val="nil"/>
          <w:right w:val="nil"/>
          <w:between w:val="nil"/>
        </w:pBdr>
        <w:spacing w:before="120" w:after="120" w:line="240" w:lineRule="auto"/>
        <w:rPr>
          <w:color w:val="000000"/>
          <w:sz w:val="28"/>
          <w:szCs w:val="28"/>
          <w:highlight w:val="white"/>
        </w:rPr>
      </w:pPr>
      <w:bookmarkStart w:id="134" w:name="_heading=h.2uxtw84" w:colFirst="0" w:colLast="0"/>
      <w:bookmarkEnd w:id="134"/>
      <w:r>
        <w:rPr>
          <w:color w:val="000000"/>
          <w:sz w:val="28"/>
          <w:szCs w:val="28"/>
          <w:highlight w:val="white"/>
        </w:rPr>
        <w:t>Kết quả đạt được: Cài đặt phần mềm lên máy chủ đảm bảo phần mềm phải hoạt động được ngay sau khi nhân viên kỹ thuật của Công ty triển khai rời đơn vị.</w:t>
      </w:r>
    </w:p>
    <w:p w14:paraId="3C7E5E11" w14:textId="77777777" w:rsidR="00B40AAF" w:rsidRDefault="00746E6D">
      <w:pPr>
        <w:widowControl w:val="0"/>
        <w:numPr>
          <w:ilvl w:val="0"/>
          <w:numId w:val="10"/>
        </w:numPr>
        <w:pBdr>
          <w:top w:val="nil"/>
          <w:left w:val="nil"/>
          <w:bottom w:val="nil"/>
          <w:right w:val="nil"/>
          <w:between w:val="nil"/>
        </w:pBdr>
        <w:tabs>
          <w:tab w:val="left" w:pos="680"/>
        </w:tabs>
        <w:spacing w:before="60" w:after="0" w:line="312" w:lineRule="auto"/>
        <w:ind w:left="567" w:hanging="360"/>
        <w:rPr>
          <w:b/>
          <w:color w:val="000000"/>
          <w:sz w:val="28"/>
          <w:szCs w:val="28"/>
          <w:highlight w:val="white"/>
        </w:rPr>
      </w:pPr>
      <w:bookmarkStart w:id="135" w:name="_heading=h.1a346fx" w:colFirst="0" w:colLast="0"/>
      <w:bookmarkEnd w:id="135"/>
      <w:r>
        <w:rPr>
          <w:b/>
          <w:color w:val="000000"/>
          <w:sz w:val="28"/>
          <w:szCs w:val="28"/>
          <w:highlight w:val="white"/>
        </w:rPr>
        <w:t>Nội dung công việc triển khai tại đơn vị:</w:t>
      </w:r>
    </w:p>
    <w:p w14:paraId="56EB9694"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Kiểm tra hạ tầng;</w:t>
      </w:r>
    </w:p>
    <w:p w14:paraId="26FC94E4"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Cấu hình hệ thống phần mềm;</w:t>
      </w:r>
    </w:p>
    <w:p w14:paraId="42E8C299"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Hiệu chỉnh giao diện;</w:t>
      </w:r>
    </w:p>
    <w:p w14:paraId="767E4444"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Thu thập ý kiến đóng góp trong quá trình đào tạo tại chổ và chuyển giao công nghệ tại chỗ;</w:t>
      </w:r>
    </w:p>
    <w:p w14:paraId="650DD8FD"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Hỗ trợ vận hành thử nghiệm các phân hệ;</w:t>
      </w:r>
    </w:p>
    <w:p w14:paraId="5F4A5E84"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Thu thập ý kiến đóng góp trong quá trình vận hành;</w:t>
      </w:r>
    </w:p>
    <w:p w14:paraId="4318CA6A"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Báo cáo vận hành thử ngh</w:t>
      </w:r>
      <w:r>
        <w:rPr>
          <w:color w:val="000000"/>
          <w:sz w:val="28"/>
          <w:szCs w:val="28"/>
        </w:rPr>
        <w:t>iệm.</w:t>
      </w:r>
    </w:p>
    <w:p w14:paraId="291A23E5" w14:textId="77777777" w:rsidR="00B40AAF" w:rsidRDefault="00746E6D">
      <w:pPr>
        <w:pStyle w:val="Heading3"/>
        <w:numPr>
          <w:ilvl w:val="2"/>
          <w:numId w:val="1"/>
        </w:numPr>
        <w:rPr>
          <w:color w:val="000000"/>
        </w:rPr>
      </w:pPr>
      <w:bookmarkStart w:id="136" w:name="_heading=h.3u2rp3q" w:colFirst="0" w:colLast="0"/>
      <w:bookmarkEnd w:id="136"/>
      <w:r>
        <w:rPr>
          <w:color w:val="000000"/>
        </w:rPr>
        <w:t>T</w:t>
      </w:r>
      <w:r>
        <w:rPr>
          <w:color w:val="000000"/>
        </w:rPr>
        <w:t>ổ</w:t>
      </w:r>
      <w:r>
        <w:rPr>
          <w:color w:val="000000"/>
        </w:rPr>
        <w:t xml:space="preserve"> ch</w:t>
      </w:r>
      <w:r>
        <w:rPr>
          <w:color w:val="000000"/>
        </w:rPr>
        <w:t>ứ</w:t>
      </w:r>
      <w:r>
        <w:rPr>
          <w:color w:val="000000"/>
        </w:rPr>
        <w:t>c đào t</w:t>
      </w:r>
      <w:r>
        <w:rPr>
          <w:color w:val="000000"/>
        </w:rPr>
        <w:t>ạ</w:t>
      </w:r>
      <w:r>
        <w:rPr>
          <w:color w:val="000000"/>
        </w:rPr>
        <w:t>o chuy</w:t>
      </w:r>
      <w:r>
        <w:rPr>
          <w:color w:val="000000"/>
        </w:rPr>
        <w:t>ể</w:t>
      </w:r>
      <w:r>
        <w:rPr>
          <w:color w:val="000000"/>
        </w:rPr>
        <w:t>n giao công ngh</w:t>
      </w:r>
      <w:r>
        <w:rPr>
          <w:color w:val="000000"/>
        </w:rPr>
        <w:t>ệ</w:t>
      </w:r>
      <w:r>
        <w:rPr>
          <w:color w:val="000000"/>
        </w:rPr>
        <w:t>, đào t</w:t>
      </w:r>
      <w:r>
        <w:rPr>
          <w:color w:val="000000"/>
        </w:rPr>
        <w:t>ạ</w:t>
      </w:r>
      <w:r>
        <w:rPr>
          <w:color w:val="000000"/>
        </w:rPr>
        <w:t>o hư</w:t>
      </w:r>
      <w:r>
        <w:rPr>
          <w:color w:val="000000"/>
        </w:rPr>
        <w:t>ớ</w:t>
      </w:r>
      <w:r>
        <w:rPr>
          <w:color w:val="000000"/>
        </w:rPr>
        <w:t>ng d</w:t>
      </w:r>
      <w:r>
        <w:rPr>
          <w:color w:val="000000"/>
        </w:rPr>
        <w:t>ẫ</w:t>
      </w:r>
      <w:r>
        <w:rPr>
          <w:color w:val="000000"/>
        </w:rPr>
        <w:t>n ngư</w:t>
      </w:r>
      <w:r>
        <w:rPr>
          <w:color w:val="000000"/>
        </w:rPr>
        <w:t>ờ</w:t>
      </w:r>
      <w:r>
        <w:rPr>
          <w:color w:val="000000"/>
        </w:rPr>
        <w:t>i s</w:t>
      </w:r>
      <w:r>
        <w:rPr>
          <w:color w:val="000000"/>
        </w:rPr>
        <w:t>ử</w:t>
      </w:r>
      <w:r>
        <w:rPr>
          <w:color w:val="000000"/>
        </w:rPr>
        <w:t xml:space="preserve"> d</w:t>
      </w:r>
      <w:r>
        <w:rPr>
          <w:color w:val="000000"/>
        </w:rPr>
        <w:t>ụ</w:t>
      </w:r>
      <w:r>
        <w:rPr>
          <w:color w:val="000000"/>
        </w:rPr>
        <w:t>ng</w:t>
      </w:r>
    </w:p>
    <w:p w14:paraId="6ADFC46E" w14:textId="77777777" w:rsidR="00B40AAF" w:rsidRDefault="00746E6D">
      <w:pPr>
        <w:widowControl w:val="0"/>
        <w:numPr>
          <w:ilvl w:val="0"/>
          <w:numId w:val="10"/>
        </w:numPr>
        <w:pBdr>
          <w:top w:val="nil"/>
          <w:left w:val="nil"/>
          <w:bottom w:val="nil"/>
          <w:right w:val="nil"/>
          <w:between w:val="nil"/>
        </w:pBdr>
        <w:tabs>
          <w:tab w:val="left" w:pos="680"/>
        </w:tabs>
        <w:spacing w:before="60" w:after="0" w:line="312" w:lineRule="auto"/>
        <w:ind w:left="567" w:hanging="360"/>
        <w:rPr>
          <w:color w:val="000000"/>
          <w:sz w:val="28"/>
          <w:szCs w:val="28"/>
          <w:highlight w:val="white"/>
        </w:rPr>
      </w:pPr>
      <w:r>
        <w:rPr>
          <w:color w:val="000000"/>
          <w:sz w:val="28"/>
          <w:szCs w:val="28"/>
          <w:highlight w:val="white"/>
        </w:rPr>
        <w:t>Nhà thầu thi công sẽ lập kế hoạch đào tạo cho các đối tượng do Chủ đầu tư cung cấp danh sách các người sử dụng hệ thống;</w:t>
      </w:r>
    </w:p>
    <w:p w14:paraId="257FB1AA" w14:textId="77777777" w:rsidR="00B40AAF" w:rsidRDefault="00746E6D">
      <w:pPr>
        <w:widowControl w:val="0"/>
        <w:numPr>
          <w:ilvl w:val="0"/>
          <w:numId w:val="10"/>
        </w:numPr>
        <w:pBdr>
          <w:top w:val="nil"/>
          <w:left w:val="nil"/>
          <w:bottom w:val="nil"/>
          <w:right w:val="nil"/>
          <w:between w:val="nil"/>
        </w:pBdr>
        <w:tabs>
          <w:tab w:val="left" w:pos="680"/>
        </w:tabs>
        <w:spacing w:before="60" w:after="0" w:line="312" w:lineRule="auto"/>
        <w:ind w:left="567" w:hanging="360"/>
        <w:rPr>
          <w:color w:val="000000"/>
          <w:sz w:val="28"/>
          <w:szCs w:val="28"/>
          <w:highlight w:val="white"/>
        </w:rPr>
      </w:pPr>
      <w:r>
        <w:rPr>
          <w:color w:val="000000"/>
          <w:sz w:val="28"/>
          <w:szCs w:val="28"/>
          <w:highlight w:val="white"/>
        </w:rPr>
        <w:t>Nhà thầu sẽ cung cấp nội dung và tài liệu hướng dẫn sử dụng</w:t>
      </w:r>
      <w:r>
        <w:rPr>
          <w:color w:val="000000"/>
          <w:sz w:val="28"/>
          <w:szCs w:val="28"/>
          <w:highlight w:val="white"/>
        </w:rPr>
        <w:t xml:space="preserve"> cho các đối tượng tham gia đào tạo;</w:t>
      </w:r>
    </w:p>
    <w:p w14:paraId="2ECF8A6B" w14:textId="77777777" w:rsidR="00B40AAF" w:rsidRDefault="00746E6D">
      <w:pPr>
        <w:widowControl w:val="0"/>
        <w:numPr>
          <w:ilvl w:val="0"/>
          <w:numId w:val="10"/>
        </w:numPr>
        <w:pBdr>
          <w:top w:val="nil"/>
          <w:left w:val="nil"/>
          <w:bottom w:val="nil"/>
          <w:right w:val="nil"/>
          <w:between w:val="nil"/>
        </w:pBdr>
        <w:tabs>
          <w:tab w:val="left" w:pos="680"/>
        </w:tabs>
        <w:spacing w:before="60" w:after="0" w:line="312" w:lineRule="auto"/>
        <w:ind w:left="567" w:hanging="360"/>
        <w:rPr>
          <w:color w:val="000000"/>
          <w:sz w:val="28"/>
          <w:szCs w:val="28"/>
          <w:highlight w:val="white"/>
        </w:rPr>
      </w:pPr>
      <w:r>
        <w:rPr>
          <w:color w:val="000000"/>
          <w:sz w:val="28"/>
          <w:szCs w:val="28"/>
          <w:highlight w:val="white"/>
        </w:rPr>
        <w:t>Hình thức đào tạo: tập trung</w:t>
      </w:r>
    </w:p>
    <w:p w14:paraId="6AFE0588" w14:textId="77777777" w:rsidR="00B40AAF" w:rsidRDefault="00746E6D">
      <w:pPr>
        <w:widowControl w:val="0"/>
        <w:numPr>
          <w:ilvl w:val="0"/>
          <w:numId w:val="10"/>
        </w:numPr>
        <w:pBdr>
          <w:top w:val="nil"/>
          <w:left w:val="nil"/>
          <w:bottom w:val="nil"/>
          <w:right w:val="nil"/>
          <w:between w:val="nil"/>
        </w:pBdr>
        <w:tabs>
          <w:tab w:val="left" w:pos="680"/>
        </w:tabs>
        <w:spacing w:before="60" w:after="0" w:line="312" w:lineRule="auto"/>
        <w:ind w:left="567" w:hanging="360"/>
        <w:rPr>
          <w:color w:val="000000"/>
          <w:sz w:val="28"/>
          <w:szCs w:val="28"/>
          <w:highlight w:val="white"/>
        </w:rPr>
      </w:pPr>
      <w:r>
        <w:rPr>
          <w:color w:val="000000"/>
          <w:sz w:val="28"/>
          <w:szCs w:val="28"/>
          <w:highlight w:val="white"/>
        </w:rPr>
        <w:t xml:space="preserve">Phạm vi đào tạo: </w:t>
      </w:r>
    </w:p>
    <w:p w14:paraId="2E272A5E"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Thực hiện việc chuyển giao phần mềm và hướng dẫn sử dụng tập trung;</w:t>
      </w:r>
    </w:p>
    <w:p w14:paraId="2F912AA5"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Họp thống nhất tiến độ triển khai đào tạo, chuyển giao;</w:t>
      </w:r>
    </w:p>
    <w:p w14:paraId="6F1DD541"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Chuẩn bị và cung cấp đủ tài liệu hướng dẫn sử dụng;</w:t>
      </w:r>
    </w:p>
    <w:p w14:paraId="668B0C3B"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Chuẩn bị phòng học, phương tiện kỹ thuật phục vụ công tác đào tạo (máy tính, máy in, projector…);</w:t>
      </w:r>
    </w:p>
    <w:p w14:paraId="7F6129BE"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Thực hiện hướng dẫn sử dụng phần mềm.</w:t>
      </w:r>
    </w:p>
    <w:p w14:paraId="4D8B56F5" w14:textId="77777777" w:rsidR="00B40AAF" w:rsidRDefault="00746E6D">
      <w:pPr>
        <w:widowControl w:val="0"/>
        <w:numPr>
          <w:ilvl w:val="0"/>
          <w:numId w:val="10"/>
        </w:numPr>
        <w:pBdr>
          <w:top w:val="nil"/>
          <w:left w:val="nil"/>
          <w:bottom w:val="nil"/>
          <w:right w:val="nil"/>
          <w:between w:val="nil"/>
        </w:pBdr>
        <w:tabs>
          <w:tab w:val="left" w:pos="680"/>
        </w:tabs>
        <w:spacing w:before="60" w:after="0" w:line="312" w:lineRule="auto"/>
        <w:ind w:left="648" w:hanging="360"/>
        <w:rPr>
          <w:color w:val="000000"/>
          <w:sz w:val="28"/>
          <w:szCs w:val="28"/>
          <w:highlight w:val="white"/>
        </w:rPr>
      </w:pPr>
      <w:r>
        <w:rPr>
          <w:color w:val="000000"/>
          <w:sz w:val="28"/>
          <w:szCs w:val="28"/>
          <w:highlight w:val="white"/>
        </w:rPr>
        <w:lastRenderedPageBreak/>
        <w:t xml:space="preserve">Đối tượng đào tạo:  </w:t>
      </w:r>
    </w:p>
    <w:p w14:paraId="7593D56F"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 xml:space="preserve">Quản trị hệ thống phần mềm </w:t>
      </w:r>
    </w:p>
    <w:p w14:paraId="436FFAC3"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 xml:space="preserve">Cán bộ người sử dụng </w:t>
      </w:r>
    </w:p>
    <w:p w14:paraId="39F3D2FF" w14:textId="77777777" w:rsidR="00B40AAF" w:rsidRDefault="00746E6D">
      <w:pPr>
        <w:pBdr>
          <w:top w:val="nil"/>
          <w:left w:val="nil"/>
          <w:bottom w:val="nil"/>
          <w:right w:val="nil"/>
          <w:between w:val="nil"/>
        </w:pBdr>
        <w:spacing w:before="120" w:after="120" w:line="240" w:lineRule="auto"/>
        <w:rPr>
          <w:color w:val="000000"/>
          <w:sz w:val="28"/>
          <w:szCs w:val="28"/>
          <w:highlight w:val="white"/>
        </w:rPr>
      </w:pPr>
      <w:r>
        <w:rPr>
          <w:color w:val="000000"/>
          <w:sz w:val="28"/>
          <w:szCs w:val="28"/>
          <w:highlight w:val="white"/>
        </w:rPr>
        <w:t>Địa điểm đào tạo: tập trung.</w:t>
      </w:r>
    </w:p>
    <w:p w14:paraId="59F25767" w14:textId="77777777" w:rsidR="00B40AAF" w:rsidRDefault="00746E6D">
      <w:pPr>
        <w:pBdr>
          <w:top w:val="nil"/>
          <w:left w:val="nil"/>
          <w:bottom w:val="nil"/>
          <w:right w:val="nil"/>
          <w:between w:val="nil"/>
        </w:pBdr>
        <w:spacing w:before="120" w:after="120" w:line="240" w:lineRule="auto"/>
        <w:rPr>
          <w:color w:val="000000"/>
          <w:sz w:val="28"/>
          <w:szCs w:val="28"/>
          <w:highlight w:val="white"/>
        </w:rPr>
      </w:pPr>
      <w:r>
        <w:rPr>
          <w:color w:val="000000"/>
          <w:sz w:val="28"/>
          <w:szCs w:val="28"/>
          <w:highlight w:val="white"/>
        </w:rPr>
        <w:t>Đào tạo cán bộ quản trị hệ thống:</w:t>
      </w:r>
    </w:p>
    <w:p w14:paraId="410FF14B"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Nội dung:</w:t>
      </w:r>
    </w:p>
    <w:p w14:paraId="1BA8B326"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Mô hình nghiệp vụ;</w:t>
      </w:r>
    </w:p>
    <w:p w14:paraId="31ED77AC"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Sơ đồ dòng lưu chuyển dữ liệu;</w:t>
      </w:r>
    </w:p>
    <w:p w14:paraId="7E14C42B"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Các chức năng sử dụng của các phân hệ;</w:t>
      </w:r>
    </w:p>
    <w:p w14:paraId="7DB698C8"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Chức năng thiết lập mẫu báo cáo;</w:t>
      </w:r>
    </w:p>
    <w:p w14:paraId="611037E6"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Kết nối và vận hành kỹ thuật giữa các phân hệ;</w:t>
      </w:r>
    </w:p>
    <w:p w14:paraId="463D6D83"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Tài liệu phân tích thiết kế;</w:t>
      </w:r>
    </w:p>
    <w:p w14:paraId="3D9F1734"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Mô hình cài đặt vật lý của CSDL;</w:t>
      </w:r>
    </w:p>
    <w:p w14:paraId="1B49ECDA"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Cách thức quản trị mã nguồn;</w:t>
      </w:r>
    </w:p>
    <w:p w14:paraId="7E101B31"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Kỹ thuật quản trị hệ thống phần mềm.</w:t>
      </w:r>
    </w:p>
    <w:p w14:paraId="4AF02940"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Yêu cầu:</w:t>
      </w:r>
    </w:p>
    <w:p w14:paraId="7A6B5F3A"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Nắm vững các hồ sơ liên quan đến hệ thố</w:t>
      </w:r>
      <w:r>
        <w:rPr>
          <w:color w:val="000000"/>
          <w:sz w:val="28"/>
          <w:szCs w:val="28"/>
        </w:rPr>
        <w:t>ng phần mềm;</w:t>
      </w:r>
    </w:p>
    <w:p w14:paraId="04313241"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Nắm vững tổ chức CSDL;</w:t>
      </w:r>
    </w:p>
    <w:p w14:paraId="6E619697"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Nắm vững các qui trình quản lý, qui trình vận hành của phần mềm;</w:t>
      </w:r>
    </w:p>
    <w:p w14:paraId="30DB1ACA"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Có thể hỗ trợ được cho người sử dụng cuối;</w:t>
      </w:r>
    </w:p>
    <w:p w14:paraId="609F7BA4"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Có thể quản trị được các yêu cầu thay đổi hay các yêu cầu mới đối với từng phân hệ hay toàn bộ hệ thống.</w:t>
      </w:r>
    </w:p>
    <w:p w14:paraId="61572E9F" w14:textId="77777777" w:rsidR="00B40AAF" w:rsidRDefault="00746E6D">
      <w:pPr>
        <w:widowControl w:val="0"/>
        <w:numPr>
          <w:ilvl w:val="0"/>
          <w:numId w:val="10"/>
        </w:numPr>
        <w:pBdr>
          <w:top w:val="nil"/>
          <w:left w:val="nil"/>
          <w:bottom w:val="nil"/>
          <w:right w:val="nil"/>
          <w:between w:val="nil"/>
        </w:pBdr>
        <w:tabs>
          <w:tab w:val="left" w:pos="680"/>
        </w:tabs>
        <w:spacing w:before="60" w:after="0" w:line="312" w:lineRule="auto"/>
        <w:ind w:left="648" w:hanging="360"/>
        <w:rPr>
          <w:color w:val="000000"/>
          <w:sz w:val="28"/>
          <w:szCs w:val="28"/>
          <w:highlight w:val="white"/>
        </w:rPr>
      </w:pPr>
      <w:r>
        <w:rPr>
          <w:color w:val="000000"/>
          <w:sz w:val="28"/>
          <w:szCs w:val="28"/>
          <w:highlight w:val="white"/>
        </w:rPr>
        <w:t xml:space="preserve">Đào tạo cán bộ người sử dụng: </w:t>
      </w:r>
    </w:p>
    <w:p w14:paraId="68A4871D"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Nội dung:</w:t>
      </w:r>
    </w:p>
    <w:p w14:paraId="0AE05F52"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Quy trình luân chuyển và xử lý nghiệp vụ;</w:t>
      </w:r>
    </w:p>
    <w:p w14:paraId="5CB582F6"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Các chức năng thao tác cơ bản của phần mềm;</w:t>
      </w:r>
    </w:p>
    <w:p w14:paraId="3A6DFDB8"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Quy tắc cập nhật dữ liệu, xử lý dữ liệu;</w:t>
      </w:r>
    </w:p>
    <w:p w14:paraId="28AB5A54"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lastRenderedPageBreak/>
        <w:t>Quy tắc xử lý thông tin và khai thác thông tin;</w:t>
      </w:r>
    </w:p>
    <w:p w14:paraId="50B5243A"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Tìm kiếm, báo cáo và tổng hợp trên các m</w:t>
      </w:r>
      <w:r>
        <w:rPr>
          <w:color w:val="000000"/>
          <w:sz w:val="28"/>
          <w:szCs w:val="28"/>
        </w:rPr>
        <w:t>ẫu biểu;</w:t>
      </w:r>
    </w:p>
    <w:p w14:paraId="503BAB7F"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Cài đặt và xử lý lỗi kỹ thuật;</w:t>
      </w:r>
    </w:p>
    <w:p w14:paraId="1C2F0C98"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Khai thác thông tin;</w:t>
      </w:r>
    </w:p>
    <w:p w14:paraId="5402D472"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Thực hành trực tiếp trên máy tính;</w:t>
      </w:r>
    </w:p>
    <w:p w14:paraId="0B9D0038"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Thực hành trên số liệu thực tế;</w:t>
      </w:r>
    </w:p>
    <w:p w14:paraId="211E1FEA"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Chuyển giao mô hình thực tế.</w:t>
      </w:r>
    </w:p>
    <w:p w14:paraId="1BBB16FF"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Yêu cầu:</w:t>
      </w:r>
    </w:p>
    <w:p w14:paraId="736DF6F2"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Hiểu biết đầy đủ về tất cả các chức năng của phần mềm có liên quan;</w:t>
      </w:r>
    </w:p>
    <w:p w14:paraId="5CA79899"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Sử dụng thành thạo phần mềm;</w:t>
      </w:r>
    </w:p>
    <w:p w14:paraId="24961AFF"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Biết cách tuân thủ các qui tắc sử dụng;</w:t>
      </w:r>
    </w:p>
    <w:p w14:paraId="2D967451"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Biết cách sử dụng hướng dẫn trực tuyến.</w:t>
      </w:r>
    </w:p>
    <w:p w14:paraId="7FF90C6E" w14:textId="77777777" w:rsidR="00B40AAF" w:rsidRDefault="00746E6D">
      <w:pPr>
        <w:pStyle w:val="Heading3"/>
        <w:numPr>
          <w:ilvl w:val="2"/>
          <w:numId w:val="1"/>
        </w:numPr>
        <w:rPr>
          <w:color w:val="000000"/>
        </w:rPr>
      </w:pPr>
      <w:bookmarkStart w:id="137" w:name="_heading=h.2981zbj" w:colFirst="0" w:colLast="0"/>
      <w:bookmarkEnd w:id="137"/>
      <w:r>
        <w:rPr>
          <w:color w:val="000000"/>
        </w:rPr>
        <w:t>Tài li</w:t>
      </w:r>
      <w:r>
        <w:rPr>
          <w:color w:val="000000"/>
        </w:rPr>
        <w:t>ệ</w:t>
      </w:r>
      <w:r>
        <w:rPr>
          <w:color w:val="000000"/>
        </w:rPr>
        <w:t>u bàn giao</w:t>
      </w:r>
    </w:p>
    <w:p w14:paraId="105EE355" w14:textId="77777777" w:rsidR="00B40AAF" w:rsidRDefault="00746E6D">
      <w:pPr>
        <w:pBdr>
          <w:top w:val="nil"/>
          <w:left w:val="nil"/>
          <w:bottom w:val="nil"/>
          <w:right w:val="nil"/>
          <w:between w:val="nil"/>
        </w:pBdr>
        <w:spacing w:before="120" w:after="120"/>
        <w:ind w:firstLine="567"/>
        <w:rPr>
          <w:rFonts w:ascii="Cambria" w:eastAsia="Cambria" w:hAnsi="Cambria" w:cs="Cambria"/>
          <w:color w:val="000000"/>
          <w:sz w:val="28"/>
          <w:szCs w:val="28"/>
          <w:highlight w:val="white"/>
        </w:rPr>
      </w:pPr>
      <w:r>
        <w:rPr>
          <w:rFonts w:ascii="Cambria" w:eastAsia="Cambria" w:hAnsi="Cambria" w:cs="Cambria"/>
          <w:color w:val="000000"/>
          <w:sz w:val="28"/>
          <w:szCs w:val="28"/>
          <w:highlight w:val="white"/>
        </w:rPr>
        <w:t>Nhà th</w:t>
      </w:r>
      <w:r>
        <w:rPr>
          <w:rFonts w:ascii="Cambria" w:eastAsia="Cambria" w:hAnsi="Cambria" w:cs="Cambria"/>
          <w:color w:val="000000"/>
          <w:sz w:val="28"/>
          <w:szCs w:val="28"/>
          <w:highlight w:val="white"/>
        </w:rPr>
        <w:t>ầ</w:t>
      </w:r>
      <w:r>
        <w:rPr>
          <w:rFonts w:ascii="Cambria" w:eastAsia="Cambria" w:hAnsi="Cambria" w:cs="Cambria"/>
          <w:color w:val="000000"/>
          <w:sz w:val="28"/>
          <w:szCs w:val="28"/>
          <w:highlight w:val="white"/>
        </w:rPr>
        <w:t>u thi công có trách nhi</w:t>
      </w:r>
      <w:r>
        <w:rPr>
          <w:rFonts w:ascii="Cambria" w:eastAsia="Cambria" w:hAnsi="Cambria" w:cs="Cambria"/>
          <w:color w:val="000000"/>
          <w:sz w:val="28"/>
          <w:szCs w:val="28"/>
          <w:highlight w:val="white"/>
        </w:rPr>
        <w:t>ệ</w:t>
      </w:r>
      <w:r>
        <w:rPr>
          <w:rFonts w:ascii="Cambria" w:eastAsia="Cambria" w:hAnsi="Cambria" w:cs="Cambria"/>
          <w:color w:val="000000"/>
          <w:sz w:val="28"/>
          <w:szCs w:val="28"/>
          <w:highlight w:val="white"/>
        </w:rPr>
        <w:t>m bàn giao:</w:t>
      </w:r>
    </w:p>
    <w:p w14:paraId="2343E1AA" w14:textId="77777777" w:rsidR="00B40AAF" w:rsidRDefault="00746E6D">
      <w:pPr>
        <w:numPr>
          <w:ilvl w:val="0"/>
          <w:numId w:val="9"/>
        </w:numPr>
        <w:pBdr>
          <w:top w:val="nil"/>
          <w:left w:val="nil"/>
          <w:bottom w:val="nil"/>
          <w:right w:val="nil"/>
          <w:between w:val="nil"/>
        </w:pBdr>
        <w:tabs>
          <w:tab w:val="left" w:pos="993"/>
        </w:tabs>
        <w:spacing w:before="120" w:after="120" w:line="264" w:lineRule="auto"/>
        <w:ind w:left="0" w:firstLine="567"/>
        <w:rPr>
          <w:color w:val="000000"/>
          <w:sz w:val="28"/>
          <w:szCs w:val="28"/>
        </w:rPr>
      </w:pPr>
      <w:r>
        <w:rPr>
          <w:color w:val="000000"/>
          <w:sz w:val="28"/>
          <w:szCs w:val="28"/>
        </w:rPr>
        <w:t>Các tài liệu của từng giai đoạn trong quá trình xây dựng, phát triển hoặc nâng cấp, mở rộng phần mềm theo nội dung hợp đồng đã ký kết;</w:t>
      </w:r>
    </w:p>
    <w:p w14:paraId="7E34E98E" w14:textId="77777777" w:rsidR="00B40AAF" w:rsidRDefault="00746E6D">
      <w:pPr>
        <w:numPr>
          <w:ilvl w:val="0"/>
          <w:numId w:val="9"/>
        </w:numPr>
        <w:pBdr>
          <w:top w:val="nil"/>
          <w:left w:val="nil"/>
          <w:bottom w:val="nil"/>
          <w:right w:val="nil"/>
          <w:between w:val="nil"/>
        </w:pBdr>
        <w:tabs>
          <w:tab w:val="left" w:pos="993"/>
        </w:tabs>
        <w:spacing w:before="120" w:after="120" w:line="264" w:lineRule="auto"/>
        <w:ind w:left="0" w:firstLine="567"/>
        <w:rPr>
          <w:color w:val="000000"/>
          <w:sz w:val="28"/>
          <w:szCs w:val="28"/>
        </w:rPr>
      </w:pPr>
      <w:r>
        <w:rPr>
          <w:color w:val="000000"/>
          <w:sz w:val="28"/>
          <w:szCs w:val="28"/>
        </w:rPr>
        <w:t>Bộ chương trình cài đặt phần mềm;</w:t>
      </w:r>
    </w:p>
    <w:p w14:paraId="4EF0F2A2" w14:textId="77777777" w:rsidR="00B40AAF" w:rsidRDefault="00746E6D">
      <w:pPr>
        <w:numPr>
          <w:ilvl w:val="0"/>
          <w:numId w:val="9"/>
        </w:numPr>
        <w:pBdr>
          <w:top w:val="nil"/>
          <w:left w:val="nil"/>
          <w:bottom w:val="nil"/>
          <w:right w:val="nil"/>
          <w:between w:val="nil"/>
        </w:pBdr>
        <w:tabs>
          <w:tab w:val="left" w:pos="993"/>
        </w:tabs>
        <w:spacing w:before="120" w:after="120" w:line="264" w:lineRule="auto"/>
        <w:ind w:left="0" w:firstLine="567"/>
        <w:rPr>
          <w:color w:val="000000"/>
          <w:sz w:val="28"/>
          <w:szCs w:val="28"/>
        </w:rPr>
      </w:pPr>
      <w:r>
        <w:rPr>
          <w:color w:val="000000"/>
          <w:sz w:val="28"/>
          <w:szCs w:val="28"/>
        </w:rPr>
        <w:t>Mã nguồn thực thi của chương trình;</w:t>
      </w:r>
    </w:p>
    <w:p w14:paraId="0C99090C" w14:textId="77777777" w:rsidR="00B40AAF" w:rsidRDefault="00746E6D">
      <w:pPr>
        <w:numPr>
          <w:ilvl w:val="0"/>
          <w:numId w:val="9"/>
        </w:numPr>
        <w:pBdr>
          <w:top w:val="nil"/>
          <w:left w:val="nil"/>
          <w:bottom w:val="nil"/>
          <w:right w:val="nil"/>
          <w:between w:val="nil"/>
        </w:pBdr>
        <w:tabs>
          <w:tab w:val="left" w:pos="993"/>
        </w:tabs>
        <w:spacing w:before="120" w:after="120" w:line="264" w:lineRule="auto"/>
        <w:ind w:left="0" w:firstLine="567"/>
        <w:rPr>
          <w:color w:val="000000"/>
          <w:sz w:val="28"/>
          <w:szCs w:val="28"/>
        </w:rPr>
      </w:pPr>
      <w:r>
        <w:rPr>
          <w:color w:val="000000"/>
          <w:sz w:val="28"/>
          <w:szCs w:val="28"/>
        </w:rPr>
        <w:t>Tài liệu đặc tả chức năng;</w:t>
      </w:r>
    </w:p>
    <w:p w14:paraId="65FCBCD1" w14:textId="77777777" w:rsidR="00B40AAF" w:rsidRDefault="00746E6D">
      <w:pPr>
        <w:numPr>
          <w:ilvl w:val="0"/>
          <w:numId w:val="9"/>
        </w:numPr>
        <w:pBdr>
          <w:top w:val="nil"/>
          <w:left w:val="nil"/>
          <w:bottom w:val="nil"/>
          <w:right w:val="nil"/>
          <w:between w:val="nil"/>
        </w:pBdr>
        <w:tabs>
          <w:tab w:val="left" w:pos="993"/>
        </w:tabs>
        <w:spacing w:before="120" w:after="120" w:line="264" w:lineRule="auto"/>
        <w:ind w:left="0" w:firstLine="567"/>
        <w:rPr>
          <w:color w:val="000000"/>
          <w:sz w:val="28"/>
          <w:szCs w:val="28"/>
        </w:rPr>
      </w:pPr>
      <w:r>
        <w:rPr>
          <w:color w:val="000000"/>
          <w:sz w:val="28"/>
          <w:szCs w:val="28"/>
        </w:rPr>
        <w:t>Tài liệu phân tích thiết</w:t>
      </w:r>
      <w:r>
        <w:rPr>
          <w:color w:val="000000"/>
          <w:sz w:val="28"/>
          <w:szCs w:val="28"/>
        </w:rPr>
        <w:t xml:space="preserve"> kế hệ thống;</w:t>
      </w:r>
    </w:p>
    <w:p w14:paraId="2BE48541" w14:textId="77777777" w:rsidR="00B40AAF" w:rsidRDefault="00746E6D">
      <w:pPr>
        <w:numPr>
          <w:ilvl w:val="0"/>
          <w:numId w:val="9"/>
        </w:numPr>
        <w:pBdr>
          <w:top w:val="nil"/>
          <w:left w:val="nil"/>
          <w:bottom w:val="nil"/>
          <w:right w:val="nil"/>
          <w:between w:val="nil"/>
        </w:pBdr>
        <w:tabs>
          <w:tab w:val="left" w:pos="993"/>
        </w:tabs>
        <w:spacing w:before="120" w:after="120" w:line="264" w:lineRule="auto"/>
        <w:ind w:left="0" w:firstLine="567"/>
        <w:rPr>
          <w:color w:val="000000"/>
          <w:sz w:val="28"/>
          <w:szCs w:val="28"/>
        </w:rPr>
      </w:pPr>
      <w:r>
        <w:rPr>
          <w:color w:val="000000"/>
          <w:sz w:val="28"/>
          <w:szCs w:val="28"/>
        </w:rPr>
        <w:t>Các tài liệu hướng dẫn sử dụng, quản trị, vận hành; tài liệu phục vụ đào tạo người sử dụng, quản trị, vận hành; tài liệu quy trình bảo trì (nếu có); hướng dẫn về kỹ thuật và tiêu chuẩn, quy chuẩn (nếu có).</w:t>
      </w:r>
    </w:p>
    <w:p w14:paraId="78D8D498" w14:textId="77777777" w:rsidR="00B40AAF" w:rsidRDefault="00746E6D">
      <w:pPr>
        <w:numPr>
          <w:ilvl w:val="0"/>
          <w:numId w:val="9"/>
        </w:numPr>
        <w:pBdr>
          <w:top w:val="nil"/>
          <w:left w:val="nil"/>
          <w:bottom w:val="nil"/>
          <w:right w:val="nil"/>
          <w:between w:val="nil"/>
        </w:pBdr>
        <w:tabs>
          <w:tab w:val="left" w:pos="993"/>
        </w:tabs>
        <w:spacing w:before="120" w:after="120" w:line="264" w:lineRule="auto"/>
        <w:ind w:left="0" w:firstLine="567"/>
        <w:rPr>
          <w:color w:val="000000"/>
          <w:sz w:val="28"/>
          <w:szCs w:val="28"/>
        </w:rPr>
      </w:pPr>
      <w:r>
        <w:rPr>
          <w:color w:val="000000"/>
          <w:sz w:val="28"/>
          <w:szCs w:val="28"/>
        </w:rPr>
        <w:t>Tài liệu kỹ thuật phục vụ kết nối th</w:t>
      </w:r>
      <w:r>
        <w:rPr>
          <w:color w:val="000000"/>
          <w:sz w:val="28"/>
          <w:szCs w:val="28"/>
        </w:rPr>
        <w:t>eo quy định (nếu có).</w:t>
      </w:r>
    </w:p>
    <w:p w14:paraId="3160BE16" w14:textId="77777777" w:rsidR="00B40AAF" w:rsidRPr="00A37CFA" w:rsidRDefault="00746E6D">
      <w:pPr>
        <w:pStyle w:val="Heading2"/>
        <w:numPr>
          <w:ilvl w:val="1"/>
          <w:numId w:val="1"/>
        </w:numPr>
        <w:rPr>
          <w:lang w:val="vi-VN"/>
        </w:rPr>
      </w:pPr>
      <w:bookmarkStart w:id="138" w:name="_heading=h.odc9jc" w:colFirst="0" w:colLast="0"/>
      <w:bookmarkEnd w:id="138"/>
      <w:r w:rsidRPr="00A37CFA">
        <w:rPr>
          <w:lang w:val="vi-VN"/>
        </w:rPr>
        <w:lastRenderedPageBreak/>
        <w:t>Yêu c</w:t>
      </w:r>
      <w:r w:rsidRPr="00A37CFA">
        <w:rPr>
          <w:lang w:val="vi-VN"/>
        </w:rPr>
        <w:t>ầ</w:t>
      </w:r>
      <w:r w:rsidRPr="00A37CFA">
        <w:rPr>
          <w:lang w:val="vi-VN"/>
        </w:rPr>
        <w:t>u v</w:t>
      </w:r>
      <w:r w:rsidRPr="00A37CFA">
        <w:rPr>
          <w:lang w:val="vi-VN"/>
        </w:rPr>
        <w:t>ề</w:t>
      </w:r>
      <w:r w:rsidRPr="00A37CFA">
        <w:rPr>
          <w:lang w:val="vi-VN"/>
        </w:rPr>
        <w:t xml:space="preserve"> b</w:t>
      </w:r>
      <w:r w:rsidRPr="00A37CFA">
        <w:rPr>
          <w:lang w:val="vi-VN"/>
        </w:rPr>
        <w:t>ả</w:t>
      </w:r>
      <w:r w:rsidRPr="00A37CFA">
        <w:rPr>
          <w:lang w:val="vi-VN"/>
        </w:rPr>
        <w:t>o hành, b</w:t>
      </w:r>
      <w:r w:rsidRPr="00A37CFA">
        <w:rPr>
          <w:lang w:val="vi-VN"/>
        </w:rPr>
        <w:t>ả</w:t>
      </w:r>
      <w:r w:rsidRPr="00A37CFA">
        <w:rPr>
          <w:lang w:val="vi-VN"/>
        </w:rPr>
        <w:t>o trì</w:t>
      </w:r>
    </w:p>
    <w:p w14:paraId="67691700" w14:textId="77777777" w:rsidR="00B40AAF" w:rsidRDefault="00746E6D">
      <w:pPr>
        <w:pStyle w:val="Heading3"/>
        <w:numPr>
          <w:ilvl w:val="2"/>
          <w:numId w:val="1"/>
        </w:numPr>
        <w:rPr>
          <w:color w:val="000000"/>
        </w:rPr>
      </w:pPr>
      <w:bookmarkStart w:id="139" w:name="_heading=h.38czs75" w:colFirst="0" w:colLast="0"/>
      <w:bookmarkEnd w:id="139"/>
      <w:r>
        <w:rPr>
          <w:color w:val="000000"/>
        </w:rPr>
        <w:t>Yêu c</w:t>
      </w:r>
      <w:r>
        <w:rPr>
          <w:color w:val="000000"/>
        </w:rPr>
        <w:t>ầ</w:t>
      </w:r>
      <w:r>
        <w:rPr>
          <w:color w:val="000000"/>
        </w:rPr>
        <w:t>u v</w:t>
      </w:r>
      <w:r>
        <w:rPr>
          <w:color w:val="000000"/>
        </w:rPr>
        <w:t>ề</w:t>
      </w:r>
      <w:r>
        <w:rPr>
          <w:color w:val="000000"/>
        </w:rPr>
        <w:t xml:space="preserve"> tri</w:t>
      </w:r>
      <w:r>
        <w:rPr>
          <w:color w:val="000000"/>
        </w:rPr>
        <w:t>ể</w:t>
      </w:r>
      <w:r>
        <w:rPr>
          <w:color w:val="000000"/>
        </w:rPr>
        <w:t>n khai, h</w:t>
      </w:r>
      <w:r>
        <w:rPr>
          <w:color w:val="000000"/>
        </w:rPr>
        <w:t>ỗ</w:t>
      </w:r>
      <w:r>
        <w:rPr>
          <w:color w:val="000000"/>
        </w:rPr>
        <w:t xml:space="preserve"> tr</w:t>
      </w:r>
      <w:r>
        <w:rPr>
          <w:color w:val="000000"/>
        </w:rPr>
        <w:t>ợ</w:t>
      </w:r>
      <w:r>
        <w:rPr>
          <w:color w:val="000000"/>
        </w:rPr>
        <w:t>, qu</w:t>
      </w:r>
      <w:r>
        <w:rPr>
          <w:color w:val="000000"/>
        </w:rPr>
        <w:t>ả</w:t>
      </w:r>
      <w:r>
        <w:rPr>
          <w:color w:val="000000"/>
        </w:rPr>
        <w:t>n tr</w:t>
      </w:r>
      <w:r>
        <w:rPr>
          <w:color w:val="000000"/>
        </w:rPr>
        <w:t>ị</w:t>
      </w:r>
      <w:r>
        <w:rPr>
          <w:color w:val="000000"/>
        </w:rPr>
        <w:t>, v</w:t>
      </w:r>
      <w:r>
        <w:rPr>
          <w:color w:val="000000"/>
        </w:rPr>
        <w:t>ậ</w:t>
      </w:r>
      <w:r>
        <w:rPr>
          <w:color w:val="000000"/>
        </w:rPr>
        <w:t>n hành s</w:t>
      </w:r>
      <w:r>
        <w:rPr>
          <w:color w:val="000000"/>
        </w:rPr>
        <w:t>ả</w:t>
      </w:r>
      <w:r>
        <w:rPr>
          <w:color w:val="000000"/>
        </w:rPr>
        <w:t>n ph</w:t>
      </w:r>
      <w:r>
        <w:rPr>
          <w:color w:val="000000"/>
        </w:rPr>
        <w:t>ẩ</w:t>
      </w:r>
      <w:r>
        <w:rPr>
          <w:color w:val="000000"/>
        </w:rPr>
        <w:t>m</w:t>
      </w:r>
    </w:p>
    <w:p w14:paraId="45A44001"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sau khi đ</w:t>
      </w:r>
      <w:r>
        <w:rPr>
          <w:rFonts w:ascii="Cambria" w:eastAsia="Cambria" w:hAnsi="Cambria" w:cs="Cambria"/>
          <w:color w:val="000000"/>
          <w:sz w:val="28"/>
          <w:szCs w:val="28"/>
        </w:rPr>
        <w:t>ầ</w:t>
      </w:r>
      <w:r>
        <w:rPr>
          <w:rFonts w:ascii="Cambria" w:eastAsia="Cambria" w:hAnsi="Cambria" w:cs="Cambria"/>
          <w:color w:val="000000"/>
          <w:sz w:val="28"/>
          <w:szCs w:val="28"/>
        </w:rPr>
        <w:t>u tư đưa vào v</w:t>
      </w:r>
      <w:r>
        <w:rPr>
          <w:rFonts w:ascii="Cambria" w:eastAsia="Cambria" w:hAnsi="Cambria" w:cs="Cambria"/>
          <w:color w:val="000000"/>
          <w:sz w:val="28"/>
          <w:szCs w:val="28"/>
        </w:rPr>
        <w:t>ậ</w:t>
      </w:r>
      <w:r>
        <w:rPr>
          <w:rFonts w:ascii="Cambria" w:eastAsia="Cambria" w:hAnsi="Cambria" w:cs="Cambria"/>
          <w:color w:val="000000"/>
          <w:sz w:val="28"/>
          <w:szCs w:val="28"/>
        </w:rPr>
        <w:t>n hành c</w:t>
      </w:r>
      <w:r>
        <w:rPr>
          <w:rFonts w:ascii="Cambria" w:eastAsia="Cambria" w:hAnsi="Cambria" w:cs="Cambria"/>
          <w:color w:val="000000"/>
          <w:sz w:val="28"/>
          <w:szCs w:val="28"/>
        </w:rPr>
        <w:t>ầ</w:t>
      </w:r>
      <w:r>
        <w:rPr>
          <w:rFonts w:ascii="Cambria" w:eastAsia="Cambria" w:hAnsi="Cambria" w:cs="Cambria"/>
          <w:color w:val="000000"/>
          <w:sz w:val="28"/>
          <w:szCs w:val="28"/>
        </w:rPr>
        <w:t>n đư</w:t>
      </w:r>
      <w:r>
        <w:rPr>
          <w:rFonts w:ascii="Cambria" w:eastAsia="Cambria" w:hAnsi="Cambria" w:cs="Cambria"/>
          <w:color w:val="000000"/>
          <w:sz w:val="28"/>
          <w:szCs w:val="28"/>
        </w:rPr>
        <w:t>ợ</w:t>
      </w:r>
      <w:r>
        <w:rPr>
          <w:rFonts w:ascii="Cambria" w:eastAsia="Cambria" w:hAnsi="Cambria" w:cs="Cambria"/>
          <w:color w:val="000000"/>
          <w:sz w:val="28"/>
          <w:szCs w:val="28"/>
        </w:rPr>
        <w:t>c t</w:t>
      </w:r>
      <w:r>
        <w:rPr>
          <w:rFonts w:ascii="Cambria" w:eastAsia="Cambria" w:hAnsi="Cambria" w:cs="Cambria"/>
          <w:color w:val="000000"/>
          <w:sz w:val="28"/>
          <w:szCs w:val="28"/>
        </w:rPr>
        <w:t>ổ</w:t>
      </w:r>
      <w:r>
        <w:rPr>
          <w:rFonts w:ascii="Cambria" w:eastAsia="Cambria" w:hAnsi="Cambria" w:cs="Cambria"/>
          <w:color w:val="000000"/>
          <w:sz w:val="28"/>
          <w:szCs w:val="28"/>
        </w:rPr>
        <w:t xml:space="preserve"> ch</w:t>
      </w:r>
      <w:r>
        <w:rPr>
          <w:rFonts w:ascii="Cambria" w:eastAsia="Cambria" w:hAnsi="Cambria" w:cs="Cambria"/>
          <w:color w:val="000000"/>
          <w:sz w:val="28"/>
          <w:szCs w:val="28"/>
        </w:rPr>
        <w:t>ứ</w:t>
      </w:r>
      <w:r>
        <w:rPr>
          <w:rFonts w:ascii="Cambria" w:eastAsia="Cambria" w:hAnsi="Cambria" w:cs="Cambria"/>
          <w:color w:val="000000"/>
          <w:sz w:val="28"/>
          <w:szCs w:val="28"/>
        </w:rPr>
        <w:t>c tri</w:t>
      </w:r>
      <w:r>
        <w:rPr>
          <w:rFonts w:ascii="Cambria" w:eastAsia="Cambria" w:hAnsi="Cambria" w:cs="Cambria"/>
          <w:color w:val="000000"/>
          <w:sz w:val="28"/>
          <w:szCs w:val="28"/>
        </w:rPr>
        <w:t>ể</w:t>
      </w:r>
      <w:r>
        <w:rPr>
          <w:rFonts w:ascii="Cambria" w:eastAsia="Cambria" w:hAnsi="Cambria" w:cs="Cambria"/>
          <w:color w:val="000000"/>
          <w:sz w:val="28"/>
          <w:szCs w:val="28"/>
        </w:rPr>
        <w:t>n khai, v</w:t>
      </w:r>
      <w:r>
        <w:rPr>
          <w:rFonts w:ascii="Cambria" w:eastAsia="Cambria" w:hAnsi="Cambria" w:cs="Cambria"/>
          <w:color w:val="000000"/>
          <w:sz w:val="28"/>
          <w:szCs w:val="28"/>
        </w:rPr>
        <w:t>ậ</w:t>
      </w:r>
      <w:r>
        <w:rPr>
          <w:rFonts w:ascii="Cambria" w:eastAsia="Cambria" w:hAnsi="Cambria" w:cs="Cambria"/>
          <w:color w:val="000000"/>
          <w:sz w:val="28"/>
          <w:szCs w:val="28"/>
        </w:rPr>
        <w:t>n hành và duy trì.</w:t>
      </w:r>
    </w:p>
    <w:p w14:paraId="49383A82" w14:textId="77777777" w:rsidR="00B40AAF" w:rsidRDefault="00746E6D">
      <w:pPr>
        <w:pBdr>
          <w:top w:val="nil"/>
          <w:left w:val="nil"/>
          <w:bottom w:val="nil"/>
          <w:right w:val="nil"/>
          <w:between w:val="nil"/>
        </w:pBdr>
        <w:spacing w:before="120" w:after="120" w:line="240" w:lineRule="auto"/>
        <w:rPr>
          <w:color w:val="000000"/>
          <w:sz w:val="28"/>
          <w:szCs w:val="28"/>
        </w:rPr>
      </w:pPr>
      <w:r>
        <w:rPr>
          <w:color w:val="000000"/>
          <w:sz w:val="28"/>
          <w:szCs w:val="28"/>
        </w:rPr>
        <w:t>Đơn vị quản trị, vận hành hệ thống: Chủ đầu tư</w:t>
      </w:r>
    </w:p>
    <w:p w14:paraId="0D296665" w14:textId="77777777" w:rsidR="00B40AAF" w:rsidRDefault="00746E6D">
      <w:pPr>
        <w:pBdr>
          <w:top w:val="nil"/>
          <w:left w:val="nil"/>
          <w:bottom w:val="nil"/>
          <w:right w:val="nil"/>
          <w:between w:val="nil"/>
        </w:pBdr>
        <w:spacing w:before="120" w:after="120" w:line="240" w:lineRule="auto"/>
        <w:rPr>
          <w:color w:val="000000"/>
          <w:sz w:val="28"/>
          <w:szCs w:val="28"/>
        </w:rPr>
      </w:pPr>
      <w:r>
        <w:rPr>
          <w:color w:val="000000"/>
          <w:sz w:val="28"/>
          <w:szCs w:val="28"/>
        </w:rPr>
        <w:t>Đơn vị thi công:</w:t>
      </w:r>
    </w:p>
    <w:p w14:paraId="0849EA04"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Tổ chức chuyển giao công nghệ hệ thống;</w:t>
      </w:r>
    </w:p>
    <w:p w14:paraId="16A34D35"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Tổ chức đào tạo quản trị, vận hành;</w:t>
      </w:r>
    </w:p>
    <w:p w14:paraId="11D5B51C"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Cung cấp dịch vụ bảo dưỡng hệ thống định kỳ.</w:t>
      </w:r>
    </w:p>
    <w:p w14:paraId="4E91B841"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Bảo hành hệ thống</w:t>
      </w:r>
    </w:p>
    <w:p w14:paraId="47568196" w14:textId="77777777" w:rsidR="00B40AAF" w:rsidRDefault="00746E6D">
      <w:pPr>
        <w:pStyle w:val="Heading3"/>
        <w:numPr>
          <w:ilvl w:val="2"/>
          <w:numId w:val="1"/>
        </w:numPr>
        <w:rPr>
          <w:color w:val="000000"/>
        </w:rPr>
      </w:pPr>
      <w:bookmarkStart w:id="140" w:name="_heading=h.1nia2ey" w:colFirst="0" w:colLast="0"/>
      <w:bookmarkEnd w:id="140"/>
      <w:r>
        <w:rPr>
          <w:color w:val="000000"/>
        </w:rPr>
        <w:t>Yêu c</w:t>
      </w:r>
      <w:r>
        <w:rPr>
          <w:color w:val="000000"/>
        </w:rPr>
        <w:t>ầ</w:t>
      </w:r>
      <w:r>
        <w:rPr>
          <w:color w:val="000000"/>
        </w:rPr>
        <w:t>u v</w:t>
      </w:r>
      <w:r>
        <w:rPr>
          <w:color w:val="000000"/>
        </w:rPr>
        <w:t>ề</w:t>
      </w:r>
      <w:r>
        <w:rPr>
          <w:color w:val="000000"/>
        </w:rPr>
        <w:t xml:space="preserve"> b</w:t>
      </w:r>
      <w:r>
        <w:rPr>
          <w:color w:val="000000"/>
        </w:rPr>
        <w:t>ả</w:t>
      </w:r>
      <w:r>
        <w:rPr>
          <w:color w:val="000000"/>
        </w:rPr>
        <w:t>o hành và b</w:t>
      </w:r>
      <w:r>
        <w:rPr>
          <w:color w:val="000000"/>
        </w:rPr>
        <w:t>ả</w:t>
      </w:r>
      <w:r>
        <w:rPr>
          <w:color w:val="000000"/>
        </w:rPr>
        <w:t>o trì</w:t>
      </w:r>
    </w:p>
    <w:p w14:paraId="5CB62784" w14:textId="77777777" w:rsidR="00B40AAF" w:rsidRDefault="00746E6D">
      <w:pPr>
        <w:pStyle w:val="Heading4"/>
        <w:numPr>
          <w:ilvl w:val="3"/>
          <w:numId w:val="1"/>
        </w:numPr>
        <w:rPr>
          <w:color w:val="000000"/>
        </w:rPr>
      </w:pPr>
      <w:bookmarkStart w:id="141" w:name="_heading=h.47hxl2r" w:colFirst="0" w:colLast="0"/>
      <w:bookmarkEnd w:id="141"/>
      <w:r>
        <w:rPr>
          <w:color w:val="000000"/>
        </w:rPr>
        <w:t>B</w:t>
      </w:r>
      <w:r>
        <w:rPr>
          <w:color w:val="000000"/>
        </w:rPr>
        <w:t>ả</w:t>
      </w:r>
      <w:r>
        <w:rPr>
          <w:color w:val="000000"/>
        </w:rPr>
        <w:t>o hành</w:t>
      </w:r>
    </w:p>
    <w:p w14:paraId="5316CC7E" w14:textId="77777777" w:rsidR="00B40AAF" w:rsidRDefault="00746E6D">
      <w:pPr>
        <w:pBdr>
          <w:top w:val="nil"/>
          <w:left w:val="nil"/>
          <w:bottom w:val="nil"/>
          <w:right w:val="nil"/>
          <w:between w:val="nil"/>
        </w:pBdr>
        <w:spacing w:before="120" w:after="120" w:line="240" w:lineRule="auto"/>
        <w:rPr>
          <w:color w:val="000000"/>
          <w:sz w:val="28"/>
          <w:szCs w:val="28"/>
        </w:rPr>
      </w:pPr>
      <w:r>
        <w:rPr>
          <w:color w:val="000000"/>
          <w:sz w:val="28"/>
          <w:szCs w:val="28"/>
        </w:rPr>
        <w:t>Việc bảo hành</w:t>
      </w:r>
      <w:r>
        <w:rPr>
          <w:color w:val="000000"/>
          <w:sz w:val="28"/>
          <w:szCs w:val="28"/>
        </w:rPr>
        <w:t xml:space="preserve"> sản phẩm của dự án tối thiểu là 12 tháng tính từ ngày Chủ đầu tư ký kết Biên bản nghiệm thu toàn bộ sản phẩm.</w:t>
      </w:r>
    </w:p>
    <w:p w14:paraId="2CAFD9F0" w14:textId="77777777" w:rsidR="00B40AAF" w:rsidRDefault="00746E6D">
      <w:pPr>
        <w:pBdr>
          <w:top w:val="nil"/>
          <w:left w:val="nil"/>
          <w:bottom w:val="nil"/>
          <w:right w:val="nil"/>
          <w:between w:val="nil"/>
        </w:pBdr>
        <w:spacing w:before="120" w:after="120" w:line="240" w:lineRule="auto"/>
        <w:rPr>
          <w:color w:val="000000"/>
          <w:sz w:val="28"/>
          <w:szCs w:val="28"/>
        </w:rPr>
      </w:pPr>
      <w:r>
        <w:rPr>
          <w:color w:val="000000"/>
          <w:sz w:val="28"/>
          <w:szCs w:val="28"/>
        </w:rPr>
        <w:t>Các đơn vị cung cấp sản phẩm/dịch vụ cần phải đề xuất giải pháp cung cấp dịch vụ bảo hành, bảo dưỡng. Một số yêu cầu về bảo hành cần như sau:</w:t>
      </w:r>
    </w:p>
    <w:p w14:paraId="71488FB2"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Các</w:t>
      </w:r>
      <w:r>
        <w:rPr>
          <w:color w:val="000000"/>
          <w:sz w:val="28"/>
          <w:szCs w:val="28"/>
        </w:rPr>
        <w:t xml:space="preserve"> sản phẩm cần được bảo hành tại đơn vị sử dụng ít nhất 01 (một) năm;</w:t>
      </w:r>
    </w:p>
    <w:p w14:paraId="07BD92C2"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Các đơn vị cung cấp sản phẩm và dịch vụ cần có trung tâm bảo hành trên lãnh thổ Việt Nam;</w:t>
      </w:r>
    </w:p>
    <w:p w14:paraId="0EB3CFF5"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Các đơn vị cung cấp sản phẩm và dịch vụ cần phải có cam kết chi tiết về thời gian bảo hành như sa</w:t>
      </w:r>
      <w:r>
        <w:rPr>
          <w:color w:val="000000"/>
          <w:sz w:val="28"/>
          <w:szCs w:val="28"/>
        </w:rPr>
        <w:t>u: cam kết có mặt tại trụ sở, nơi có sự cố (trong trường hợp không thể giải quyết từ xa) trong vòng 12 giờ làm việc khi nhận được yêu cầu về sự cố kỹ thuật;</w:t>
      </w:r>
    </w:p>
    <w:p w14:paraId="233D9551"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Các đơn vị cung cấp sản phẩm và dịch vụ cần phải luôn có đội ngũ kỹ thuật riêng của mình để thực hi</w:t>
      </w:r>
      <w:r>
        <w:rPr>
          <w:color w:val="000000"/>
          <w:sz w:val="28"/>
          <w:szCs w:val="28"/>
        </w:rPr>
        <w:t>ện việc bảo hành (có cung cấp số điện thoại nóng, group trực tuyến để liên hệ);</w:t>
      </w:r>
    </w:p>
    <w:p w14:paraId="0C95F775"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Các đơn vị cung cấp sản phẩm và dịch vụ cần cam kết huy động nguồn nhân lực phù hợp nơi khắc phục sự cố trong vòng 48 tiếng khi cần thiết;</w:t>
      </w:r>
    </w:p>
    <w:p w14:paraId="7042EB5D" w14:textId="77777777" w:rsidR="00B40AAF" w:rsidRDefault="00746E6D">
      <w:pPr>
        <w:numPr>
          <w:ilvl w:val="0"/>
          <w:numId w:val="19"/>
        </w:numPr>
        <w:pBdr>
          <w:top w:val="nil"/>
          <w:left w:val="nil"/>
          <w:bottom w:val="nil"/>
          <w:right w:val="nil"/>
          <w:between w:val="nil"/>
        </w:pBdr>
        <w:spacing w:before="120" w:after="120"/>
        <w:rPr>
          <w:color w:val="000000"/>
          <w:sz w:val="28"/>
          <w:szCs w:val="28"/>
        </w:rPr>
      </w:pPr>
      <w:bookmarkStart w:id="142" w:name="_heading=h.2mn7vak" w:colFirst="0" w:colLast="0"/>
      <w:bookmarkEnd w:id="142"/>
      <w:r>
        <w:rPr>
          <w:color w:val="000000"/>
          <w:sz w:val="28"/>
          <w:szCs w:val="28"/>
        </w:rPr>
        <w:lastRenderedPageBreak/>
        <w:t xml:space="preserve">Thời gian hỗ trợ kỹ thuật: Thực hiện </w:t>
      </w:r>
      <w:r>
        <w:rPr>
          <w:color w:val="000000"/>
          <w:sz w:val="28"/>
          <w:szCs w:val="28"/>
        </w:rPr>
        <w:t>theo yêu cầu của chủ đầu tư và điều kiện trong hợp đồng.</w:t>
      </w:r>
    </w:p>
    <w:p w14:paraId="524C40E6" w14:textId="77777777" w:rsidR="00B40AAF" w:rsidRDefault="00746E6D">
      <w:pPr>
        <w:pStyle w:val="Heading4"/>
        <w:numPr>
          <w:ilvl w:val="3"/>
          <w:numId w:val="1"/>
        </w:numPr>
        <w:rPr>
          <w:color w:val="000000"/>
        </w:rPr>
      </w:pPr>
      <w:bookmarkStart w:id="143" w:name="_heading=h.11si5id" w:colFirst="0" w:colLast="0"/>
      <w:bookmarkEnd w:id="143"/>
      <w:r>
        <w:rPr>
          <w:color w:val="000000"/>
        </w:rPr>
        <w:t>B</w:t>
      </w:r>
      <w:r>
        <w:rPr>
          <w:color w:val="000000"/>
        </w:rPr>
        <w:t>ả</w:t>
      </w:r>
      <w:r>
        <w:rPr>
          <w:color w:val="000000"/>
        </w:rPr>
        <w:t>o trì</w:t>
      </w:r>
    </w:p>
    <w:p w14:paraId="5262A9F8" w14:textId="77777777" w:rsidR="00B40AAF" w:rsidRDefault="00746E6D">
      <w:pPr>
        <w:pBdr>
          <w:top w:val="nil"/>
          <w:left w:val="nil"/>
          <w:bottom w:val="nil"/>
          <w:right w:val="nil"/>
          <w:between w:val="nil"/>
        </w:pBdr>
        <w:spacing w:before="120" w:after="120" w:line="240" w:lineRule="auto"/>
        <w:rPr>
          <w:color w:val="000000"/>
          <w:sz w:val="28"/>
          <w:szCs w:val="28"/>
        </w:rPr>
      </w:pPr>
      <w:r>
        <w:rPr>
          <w:color w:val="000000"/>
          <w:sz w:val="28"/>
          <w:szCs w:val="28"/>
        </w:rPr>
        <w:t>Sản phẩm của dự án ứng dụng công nghệ thông tin sau khi hết hạn bảo hành phải được bảo trì để vận hành, khai thác lâu dài;</w:t>
      </w:r>
    </w:p>
    <w:p w14:paraId="2E1F76F2" w14:textId="77777777" w:rsidR="00B40AAF" w:rsidRDefault="00746E6D">
      <w:pPr>
        <w:pBdr>
          <w:top w:val="nil"/>
          <w:left w:val="nil"/>
          <w:bottom w:val="nil"/>
          <w:right w:val="nil"/>
          <w:between w:val="nil"/>
        </w:pBdr>
        <w:spacing w:before="120" w:after="120" w:line="240" w:lineRule="auto"/>
        <w:rPr>
          <w:color w:val="000000"/>
          <w:sz w:val="28"/>
          <w:szCs w:val="28"/>
        </w:rPr>
      </w:pPr>
      <w:r>
        <w:rPr>
          <w:color w:val="000000"/>
          <w:sz w:val="28"/>
          <w:szCs w:val="28"/>
        </w:rPr>
        <w:t>Chủ đầu tư tổ chức thực hiện bảo trì sản phẩm của dự án theo quy trình dịch vụ bảo trì do đơn vị thi công cung cấp;</w:t>
      </w:r>
    </w:p>
    <w:p w14:paraId="0822F251" w14:textId="77777777" w:rsidR="00B40AAF" w:rsidRDefault="00746E6D">
      <w:pPr>
        <w:pBdr>
          <w:top w:val="nil"/>
          <w:left w:val="nil"/>
          <w:bottom w:val="nil"/>
          <w:right w:val="nil"/>
          <w:between w:val="nil"/>
        </w:pBdr>
        <w:spacing w:before="120" w:after="120" w:line="240" w:lineRule="auto"/>
        <w:rPr>
          <w:color w:val="000000"/>
          <w:sz w:val="28"/>
          <w:szCs w:val="28"/>
        </w:rPr>
      </w:pPr>
      <w:r>
        <w:rPr>
          <w:color w:val="000000"/>
          <w:sz w:val="28"/>
          <w:szCs w:val="28"/>
        </w:rPr>
        <w:t>Chủ đầu tư lập dự</w:t>
      </w:r>
      <w:r>
        <w:rPr>
          <w:color w:val="000000"/>
          <w:sz w:val="28"/>
          <w:szCs w:val="28"/>
        </w:rPr>
        <w:t xml:space="preserve"> toán kinh phí bảo trì và tổng hợp chung vào dự toán chi hoạt động hàng năm của đơn vị;</w:t>
      </w:r>
    </w:p>
    <w:p w14:paraId="3FB6BD15" w14:textId="77777777" w:rsidR="00B40AAF" w:rsidRDefault="00746E6D">
      <w:pPr>
        <w:pBdr>
          <w:top w:val="nil"/>
          <w:left w:val="nil"/>
          <w:bottom w:val="nil"/>
          <w:right w:val="nil"/>
          <w:between w:val="nil"/>
        </w:pBdr>
        <w:spacing w:before="120" w:after="120" w:line="240" w:lineRule="auto"/>
        <w:rPr>
          <w:color w:val="000000"/>
          <w:sz w:val="28"/>
          <w:szCs w:val="28"/>
        </w:rPr>
      </w:pPr>
      <w:r>
        <w:rPr>
          <w:color w:val="000000"/>
          <w:sz w:val="28"/>
          <w:szCs w:val="28"/>
        </w:rPr>
        <w:t>Chủ đầu tư chịu trách nhiệm thực hiện quy trình bảo trì theo quy định.</w:t>
      </w:r>
    </w:p>
    <w:p w14:paraId="6080962F" w14:textId="77777777" w:rsidR="00B40AAF" w:rsidRPr="00A37CFA" w:rsidRDefault="00746E6D">
      <w:pPr>
        <w:pStyle w:val="Heading2"/>
        <w:numPr>
          <w:ilvl w:val="1"/>
          <w:numId w:val="1"/>
        </w:numPr>
        <w:rPr>
          <w:lang w:val="vi-VN"/>
        </w:rPr>
      </w:pPr>
      <w:bookmarkStart w:id="144" w:name="_heading=h.3ls5o66" w:colFirst="0" w:colLast="0"/>
      <w:bookmarkEnd w:id="144"/>
      <w:r w:rsidRPr="00A37CFA">
        <w:rPr>
          <w:lang w:val="vi-VN"/>
        </w:rPr>
        <w:t>Yêu c</w:t>
      </w:r>
      <w:r w:rsidRPr="00A37CFA">
        <w:rPr>
          <w:lang w:val="vi-VN"/>
        </w:rPr>
        <w:t>ầ</w:t>
      </w:r>
      <w:r w:rsidRPr="00A37CFA">
        <w:rPr>
          <w:lang w:val="vi-VN"/>
        </w:rPr>
        <w:t>u v</w:t>
      </w:r>
      <w:r w:rsidRPr="00A37CFA">
        <w:rPr>
          <w:lang w:val="vi-VN"/>
        </w:rPr>
        <w:t>ề</w:t>
      </w:r>
      <w:r w:rsidRPr="00A37CFA">
        <w:rPr>
          <w:lang w:val="vi-VN"/>
        </w:rPr>
        <w:t xml:space="preserve"> môi trư</w:t>
      </w:r>
      <w:r w:rsidRPr="00A37CFA">
        <w:rPr>
          <w:lang w:val="vi-VN"/>
        </w:rPr>
        <w:t>ờ</w:t>
      </w:r>
      <w:r w:rsidRPr="00A37CFA">
        <w:rPr>
          <w:lang w:val="vi-VN"/>
        </w:rPr>
        <w:t>ng v</w:t>
      </w:r>
      <w:r w:rsidRPr="00A37CFA">
        <w:rPr>
          <w:lang w:val="vi-VN"/>
        </w:rPr>
        <w:t>ậ</w:t>
      </w:r>
      <w:r w:rsidRPr="00A37CFA">
        <w:rPr>
          <w:lang w:val="vi-VN"/>
        </w:rPr>
        <w:t>n hành h</w:t>
      </w:r>
      <w:r w:rsidRPr="00A37CFA">
        <w:rPr>
          <w:lang w:val="vi-VN"/>
        </w:rPr>
        <w:t>ệ</w:t>
      </w:r>
      <w:r w:rsidRPr="00A37CFA">
        <w:rPr>
          <w:lang w:val="vi-VN"/>
        </w:rPr>
        <w:t xml:space="preserve"> th</w:t>
      </w:r>
      <w:r w:rsidRPr="00A37CFA">
        <w:rPr>
          <w:lang w:val="vi-VN"/>
        </w:rPr>
        <w:t>ố</w:t>
      </w:r>
      <w:r w:rsidRPr="00A37CFA">
        <w:rPr>
          <w:lang w:val="vi-VN"/>
        </w:rPr>
        <w:t>ng</w:t>
      </w:r>
    </w:p>
    <w:tbl>
      <w:tblPr>
        <w:tblStyle w:val="aff7"/>
        <w:tblW w:w="9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2934"/>
        <w:gridCol w:w="5525"/>
      </w:tblGrid>
      <w:tr w:rsidR="00B40AAF" w14:paraId="66D8DAA1" w14:textId="77777777">
        <w:trPr>
          <w:trHeight w:val="417"/>
        </w:trPr>
        <w:tc>
          <w:tcPr>
            <w:tcW w:w="7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0E74D2" w14:textId="77777777" w:rsidR="00B40AAF" w:rsidRDefault="00746E6D">
            <w:pPr>
              <w:spacing w:after="0"/>
              <w:jc w:val="center"/>
              <w:rPr>
                <w:b/>
                <w:color w:val="000000"/>
                <w:sz w:val="28"/>
                <w:szCs w:val="28"/>
              </w:rPr>
            </w:pPr>
            <w:r>
              <w:rPr>
                <w:b/>
                <w:color w:val="000000"/>
                <w:sz w:val="28"/>
                <w:szCs w:val="28"/>
              </w:rPr>
              <w:t>STT</w:t>
            </w:r>
          </w:p>
        </w:tc>
        <w:tc>
          <w:tcPr>
            <w:tcW w:w="29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A47DC6" w14:textId="77777777" w:rsidR="00B40AAF" w:rsidRDefault="00746E6D">
            <w:pPr>
              <w:spacing w:after="0"/>
              <w:jc w:val="center"/>
              <w:rPr>
                <w:b/>
                <w:color w:val="000000"/>
                <w:sz w:val="28"/>
                <w:szCs w:val="28"/>
              </w:rPr>
            </w:pPr>
            <w:r>
              <w:rPr>
                <w:b/>
                <w:color w:val="000000"/>
                <w:sz w:val="28"/>
                <w:szCs w:val="28"/>
              </w:rPr>
              <w:t>Nội dung</w:t>
            </w:r>
          </w:p>
        </w:tc>
        <w:tc>
          <w:tcPr>
            <w:tcW w:w="55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79D479" w14:textId="77777777" w:rsidR="00B40AAF" w:rsidRDefault="00746E6D">
            <w:pPr>
              <w:spacing w:after="0"/>
              <w:jc w:val="center"/>
              <w:rPr>
                <w:b/>
                <w:color w:val="000000"/>
                <w:sz w:val="28"/>
                <w:szCs w:val="28"/>
              </w:rPr>
            </w:pPr>
            <w:r>
              <w:rPr>
                <w:b/>
                <w:color w:val="000000"/>
                <w:sz w:val="28"/>
                <w:szCs w:val="28"/>
              </w:rPr>
              <w:t>Yêu cầu</w:t>
            </w:r>
          </w:p>
        </w:tc>
      </w:tr>
      <w:tr w:rsidR="00B40AAF" w14:paraId="52A0F345" w14:textId="77777777">
        <w:tc>
          <w:tcPr>
            <w:tcW w:w="746" w:type="dxa"/>
            <w:tcBorders>
              <w:top w:val="single" w:sz="4" w:space="0" w:color="000000"/>
              <w:left w:val="single" w:sz="4" w:space="0" w:color="000000"/>
              <w:bottom w:val="single" w:sz="4" w:space="0" w:color="000000"/>
              <w:right w:val="single" w:sz="4" w:space="0" w:color="000000"/>
            </w:tcBorders>
            <w:vAlign w:val="center"/>
          </w:tcPr>
          <w:p w14:paraId="284846EE" w14:textId="77777777" w:rsidR="00B40AAF" w:rsidRDefault="00746E6D">
            <w:pPr>
              <w:spacing w:after="0"/>
              <w:jc w:val="center"/>
              <w:rPr>
                <w:color w:val="000000"/>
                <w:sz w:val="28"/>
                <w:szCs w:val="28"/>
              </w:rPr>
            </w:pPr>
            <w:r>
              <w:rPr>
                <w:color w:val="000000"/>
                <w:sz w:val="28"/>
                <w:szCs w:val="28"/>
              </w:rPr>
              <w:t>1</w:t>
            </w:r>
          </w:p>
        </w:tc>
        <w:tc>
          <w:tcPr>
            <w:tcW w:w="2934" w:type="dxa"/>
            <w:tcBorders>
              <w:top w:val="single" w:sz="4" w:space="0" w:color="000000"/>
              <w:left w:val="single" w:sz="4" w:space="0" w:color="000000"/>
              <w:bottom w:val="single" w:sz="4" w:space="0" w:color="000000"/>
              <w:right w:val="single" w:sz="4" w:space="0" w:color="000000"/>
            </w:tcBorders>
            <w:vAlign w:val="center"/>
          </w:tcPr>
          <w:p w14:paraId="77D5D646" w14:textId="77777777" w:rsidR="00B40AAF" w:rsidRDefault="00746E6D">
            <w:pPr>
              <w:numPr>
                <w:ilvl w:val="0"/>
                <w:numId w:val="20"/>
              </w:numPr>
              <w:pBdr>
                <w:top w:val="nil"/>
                <w:left w:val="nil"/>
                <w:bottom w:val="nil"/>
                <w:right w:val="nil"/>
                <w:between w:val="nil"/>
              </w:pBdr>
              <w:tabs>
                <w:tab w:val="left" w:pos="720"/>
              </w:tabs>
              <w:spacing w:after="0"/>
              <w:ind w:left="138"/>
              <w:jc w:val="left"/>
              <w:rPr>
                <w:color w:val="000000"/>
                <w:sz w:val="28"/>
                <w:szCs w:val="28"/>
              </w:rPr>
            </w:pPr>
            <w:bookmarkStart w:id="145" w:name="_heading=h.20xfydz" w:colFirst="0" w:colLast="0"/>
            <w:bookmarkEnd w:id="145"/>
            <w:r>
              <w:rPr>
                <w:color w:val="000000"/>
                <w:sz w:val="28"/>
                <w:szCs w:val="28"/>
              </w:rPr>
              <w:t>Phần mềm máy chủ</w:t>
            </w:r>
          </w:p>
        </w:tc>
        <w:tc>
          <w:tcPr>
            <w:tcW w:w="5525" w:type="dxa"/>
            <w:tcBorders>
              <w:top w:val="single" w:sz="4" w:space="0" w:color="000000"/>
              <w:left w:val="single" w:sz="4" w:space="0" w:color="000000"/>
              <w:bottom w:val="single" w:sz="4" w:space="0" w:color="000000"/>
              <w:right w:val="single" w:sz="4" w:space="0" w:color="000000"/>
            </w:tcBorders>
          </w:tcPr>
          <w:p w14:paraId="618A3603" w14:textId="77777777" w:rsidR="00B40AAF" w:rsidRDefault="00746E6D">
            <w:pPr>
              <w:numPr>
                <w:ilvl w:val="0"/>
                <w:numId w:val="20"/>
              </w:numPr>
              <w:pBdr>
                <w:top w:val="nil"/>
                <w:left w:val="nil"/>
                <w:bottom w:val="nil"/>
                <w:right w:val="nil"/>
                <w:between w:val="nil"/>
              </w:pBdr>
              <w:tabs>
                <w:tab w:val="left" w:pos="720"/>
              </w:tabs>
              <w:spacing w:after="0"/>
              <w:ind w:left="250" w:hanging="40"/>
              <w:jc w:val="left"/>
              <w:rPr>
                <w:color w:val="000000"/>
                <w:sz w:val="28"/>
                <w:szCs w:val="28"/>
              </w:rPr>
            </w:pPr>
            <w:r>
              <w:rPr>
                <w:color w:val="000000"/>
                <w:sz w:val="28"/>
                <w:szCs w:val="28"/>
              </w:rPr>
              <w:t>Hệ điều hành: MS Windows Server 2012/2016 hoặc mã nguồn mở</w:t>
            </w:r>
          </w:p>
          <w:p w14:paraId="0E46F13A" w14:textId="77777777" w:rsidR="00B40AAF" w:rsidRDefault="00746E6D">
            <w:pPr>
              <w:numPr>
                <w:ilvl w:val="0"/>
                <w:numId w:val="20"/>
              </w:numPr>
              <w:pBdr>
                <w:top w:val="nil"/>
                <w:left w:val="nil"/>
                <w:bottom w:val="nil"/>
                <w:right w:val="nil"/>
                <w:between w:val="nil"/>
              </w:pBdr>
              <w:tabs>
                <w:tab w:val="left" w:pos="720"/>
              </w:tabs>
              <w:spacing w:after="0"/>
              <w:ind w:left="250" w:hanging="40"/>
              <w:jc w:val="left"/>
              <w:rPr>
                <w:color w:val="000000"/>
                <w:sz w:val="28"/>
                <w:szCs w:val="28"/>
              </w:rPr>
            </w:pPr>
            <w:r>
              <w:rPr>
                <w:color w:val="000000"/>
                <w:sz w:val="28"/>
                <w:szCs w:val="28"/>
              </w:rPr>
              <w:t>Hệ quản trị cơ sở dữ liệu: MS SQL Server 2012/2016, hoặc mã nguồn mở</w:t>
            </w:r>
          </w:p>
        </w:tc>
      </w:tr>
      <w:tr w:rsidR="00B40AAF" w14:paraId="48166676" w14:textId="77777777">
        <w:tc>
          <w:tcPr>
            <w:tcW w:w="746" w:type="dxa"/>
            <w:tcBorders>
              <w:top w:val="single" w:sz="4" w:space="0" w:color="000000"/>
              <w:left w:val="single" w:sz="4" w:space="0" w:color="000000"/>
              <w:bottom w:val="single" w:sz="4" w:space="0" w:color="000000"/>
              <w:right w:val="single" w:sz="4" w:space="0" w:color="000000"/>
            </w:tcBorders>
            <w:vAlign w:val="center"/>
          </w:tcPr>
          <w:p w14:paraId="03A17690" w14:textId="77777777" w:rsidR="00B40AAF" w:rsidRDefault="00746E6D">
            <w:pPr>
              <w:spacing w:after="0"/>
              <w:jc w:val="center"/>
              <w:rPr>
                <w:color w:val="000000"/>
                <w:sz w:val="28"/>
                <w:szCs w:val="28"/>
              </w:rPr>
            </w:pPr>
            <w:r>
              <w:rPr>
                <w:color w:val="000000"/>
                <w:sz w:val="28"/>
                <w:szCs w:val="28"/>
              </w:rPr>
              <w:t>2</w:t>
            </w:r>
          </w:p>
        </w:tc>
        <w:tc>
          <w:tcPr>
            <w:tcW w:w="2934" w:type="dxa"/>
            <w:tcBorders>
              <w:top w:val="single" w:sz="4" w:space="0" w:color="000000"/>
              <w:left w:val="single" w:sz="4" w:space="0" w:color="000000"/>
              <w:bottom w:val="single" w:sz="4" w:space="0" w:color="000000"/>
              <w:right w:val="single" w:sz="4" w:space="0" w:color="000000"/>
            </w:tcBorders>
            <w:vAlign w:val="center"/>
          </w:tcPr>
          <w:p w14:paraId="644E1347" w14:textId="77777777" w:rsidR="00B40AAF" w:rsidRDefault="00746E6D">
            <w:pPr>
              <w:numPr>
                <w:ilvl w:val="0"/>
                <w:numId w:val="20"/>
              </w:numPr>
              <w:pBdr>
                <w:top w:val="nil"/>
                <w:left w:val="nil"/>
                <w:bottom w:val="nil"/>
                <w:right w:val="nil"/>
                <w:between w:val="nil"/>
              </w:pBdr>
              <w:tabs>
                <w:tab w:val="left" w:pos="720"/>
              </w:tabs>
              <w:spacing w:after="0"/>
              <w:ind w:left="138"/>
              <w:jc w:val="left"/>
              <w:rPr>
                <w:color w:val="000000"/>
                <w:sz w:val="28"/>
                <w:szCs w:val="28"/>
              </w:rPr>
            </w:pPr>
            <w:r>
              <w:rPr>
                <w:color w:val="000000"/>
                <w:sz w:val="28"/>
                <w:szCs w:val="28"/>
              </w:rPr>
              <w:t>Phần mềm Máy trạm</w:t>
            </w:r>
          </w:p>
        </w:tc>
        <w:tc>
          <w:tcPr>
            <w:tcW w:w="5525" w:type="dxa"/>
            <w:tcBorders>
              <w:top w:val="single" w:sz="4" w:space="0" w:color="000000"/>
              <w:left w:val="single" w:sz="4" w:space="0" w:color="000000"/>
              <w:bottom w:val="single" w:sz="4" w:space="0" w:color="000000"/>
              <w:right w:val="single" w:sz="4" w:space="0" w:color="000000"/>
            </w:tcBorders>
          </w:tcPr>
          <w:p w14:paraId="22468800" w14:textId="77777777" w:rsidR="00B40AAF" w:rsidRDefault="00746E6D">
            <w:pPr>
              <w:numPr>
                <w:ilvl w:val="0"/>
                <w:numId w:val="20"/>
              </w:numPr>
              <w:pBdr>
                <w:top w:val="nil"/>
                <w:left w:val="nil"/>
                <w:bottom w:val="nil"/>
                <w:right w:val="nil"/>
                <w:between w:val="nil"/>
              </w:pBdr>
              <w:tabs>
                <w:tab w:val="left" w:pos="720"/>
              </w:tabs>
              <w:spacing w:after="0"/>
              <w:ind w:left="250" w:hanging="40"/>
              <w:jc w:val="left"/>
              <w:rPr>
                <w:color w:val="000000"/>
                <w:sz w:val="28"/>
                <w:szCs w:val="28"/>
              </w:rPr>
            </w:pPr>
            <w:r>
              <w:rPr>
                <w:color w:val="000000"/>
                <w:sz w:val="28"/>
                <w:szCs w:val="28"/>
              </w:rPr>
              <w:t>Hệ điều hành: Windows 8.1/10</w:t>
            </w:r>
          </w:p>
          <w:p w14:paraId="06DC2F7C" w14:textId="77777777" w:rsidR="00B40AAF" w:rsidRDefault="00746E6D">
            <w:pPr>
              <w:numPr>
                <w:ilvl w:val="0"/>
                <w:numId w:val="20"/>
              </w:numPr>
              <w:pBdr>
                <w:top w:val="nil"/>
                <w:left w:val="nil"/>
                <w:bottom w:val="nil"/>
                <w:right w:val="nil"/>
                <w:between w:val="nil"/>
              </w:pBdr>
              <w:tabs>
                <w:tab w:val="left" w:pos="720"/>
              </w:tabs>
              <w:spacing w:after="0"/>
              <w:ind w:left="250" w:hanging="40"/>
              <w:jc w:val="left"/>
              <w:rPr>
                <w:color w:val="000000"/>
                <w:sz w:val="28"/>
                <w:szCs w:val="28"/>
              </w:rPr>
            </w:pPr>
            <w:r>
              <w:rPr>
                <w:color w:val="000000"/>
                <w:sz w:val="28"/>
                <w:szCs w:val="28"/>
              </w:rPr>
              <w:t>Trình duyệt web IE9 trở lên/Chrome 51.x/Firefox 47.x</w:t>
            </w:r>
          </w:p>
        </w:tc>
      </w:tr>
      <w:tr w:rsidR="00B40AAF" w14:paraId="04E2C4F9" w14:textId="77777777">
        <w:tc>
          <w:tcPr>
            <w:tcW w:w="746" w:type="dxa"/>
            <w:tcBorders>
              <w:top w:val="single" w:sz="4" w:space="0" w:color="000000"/>
              <w:left w:val="single" w:sz="4" w:space="0" w:color="000000"/>
              <w:bottom w:val="single" w:sz="4" w:space="0" w:color="000000"/>
              <w:right w:val="single" w:sz="4" w:space="0" w:color="000000"/>
            </w:tcBorders>
            <w:vAlign w:val="center"/>
          </w:tcPr>
          <w:p w14:paraId="1E65A279" w14:textId="77777777" w:rsidR="00B40AAF" w:rsidRDefault="00746E6D">
            <w:pPr>
              <w:spacing w:after="0"/>
              <w:jc w:val="center"/>
              <w:rPr>
                <w:color w:val="000000"/>
                <w:sz w:val="28"/>
                <w:szCs w:val="28"/>
              </w:rPr>
            </w:pPr>
            <w:r>
              <w:rPr>
                <w:color w:val="000000"/>
                <w:sz w:val="28"/>
                <w:szCs w:val="28"/>
              </w:rPr>
              <w:t>3</w:t>
            </w:r>
          </w:p>
        </w:tc>
        <w:tc>
          <w:tcPr>
            <w:tcW w:w="2934" w:type="dxa"/>
            <w:tcBorders>
              <w:top w:val="single" w:sz="4" w:space="0" w:color="000000"/>
              <w:left w:val="single" w:sz="4" w:space="0" w:color="000000"/>
              <w:bottom w:val="single" w:sz="4" w:space="0" w:color="000000"/>
              <w:right w:val="single" w:sz="4" w:space="0" w:color="000000"/>
            </w:tcBorders>
            <w:vAlign w:val="center"/>
          </w:tcPr>
          <w:p w14:paraId="3C16BB1F" w14:textId="77777777" w:rsidR="00B40AAF" w:rsidRDefault="00746E6D">
            <w:pPr>
              <w:numPr>
                <w:ilvl w:val="0"/>
                <w:numId w:val="20"/>
              </w:numPr>
              <w:pBdr>
                <w:top w:val="nil"/>
                <w:left w:val="nil"/>
                <w:bottom w:val="nil"/>
                <w:right w:val="nil"/>
                <w:between w:val="nil"/>
              </w:pBdr>
              <w:tabs>
                <w:tab w:val="left" w:pos="720"/>
              </w:tabs>
              <w:spacing w:after="0"/>
              <w:ind w:left="138"/>
              <w:jc w:val="left"/>
              <w:rPr>
                <w:color w:val="000000"/>
                <w:sz w:val="28"/>
                <w:szCs w:val="28"/>
              </w:rPr>
            </w:pPr>
            <w:r>
              <w:rPr>
                <w:color w:val="000000"/>
                <w:sz w:val="28"/>
                <w:szCs w:val="28"/>
              </w:rPr>
              <w:t>Mobile App</w:t>
            </w:r>
          </w:p>
        </w:tc>
        <w:tc>
          <w:tcPr>
            <w:tcW w:w="5525" w:type="dxa"/>
            <w:tcBorders>
              <w:top w:val="single" w:sz="4" w:space="0" w:color="000000"/>
              <w:left w:val="single" w:sz="4" w:space="0" w:color="000000"/>
              <w:bottom w:val="single" w:sz="4" w:space="0" w:color="000000"/>
              <w:right w:val="single" w:sz="4" w:space="0" w:color="000000"/>
            </w:tcBorders>
          </w:tcPr>
          <w:p w14:paraId="4F1572D2" w14:textId="77777777" w:rsidR="00B40AAF" w:rsidRDefault="00746E6D">
            <w:pPr>
              <w:numPr>
                <w:ilvl w:val="0"/>
                <w:numId w:val="20"/>
              </w:numPr>
              <w:pBdr>
                <w:top w:val="nil"/>
                <w:left w:val="nil"/>
                <w:bottom w:val="nil"/>
                <w:right w:val="nil"/>
                <w:between w:val="nil"/>
              </w:pBdr>
              <w:tabs>
                <w:tab w:val="left" w:pos="720"/>
              </w:tabs>
              <w:spacing w:after="0"/>
              <w:ind w:left="250" w:hanging="40"/>
              <w:jc w:val="left"/>
              <w:rPr>
                <w:color w:val="000000"/>
                <w:sz w:val="28"/>
                <w:szCs w:val="28"/>
              </w:rPr>
            </w:pPr>
            <w:r>
              <w:rPr>
                <w:color w:val="000000"/>
                <w:sz w:val="28"/>
                <w:szCs w:val="28"/>
              </w:rPr>
              <w:t>iOS/Android</w:t>
            </w:r>
          </w:p>
        </w:tc>
      </w:tr>
    </w:tbl>
    <w:p w14:paraId="0AAB4067" w14:textId="77777777" w:rsidR="00B40AAF" w:rsidRPr="00A37CFA" w:rsidRDefault="00746E6D">
      <w:pPr>
        <w:pStyle w:val="Heading2"/>
        <w:numPr>
          <w:ilvl w:val="1"/>
          <w:numId w:val="1"/>
        </w:numPr>
        <w:rPr>
          <w:lang w:val="vi-VN"/>
        </w:rPr>
      </w:pPr>
      <w:bookmarkStart w:id="146" w:name="_heading=h.4kx3h1s" w:colFirst="0" w:colLast="0"/>
      <w:bookmarkEnd w:id="146"/>
      <w:r w:rsidRPr="00A37CFA">
        <w:rPr>
          <w:lang w:val="vi-VN"/>
        </w:rPr>
        <w:t>Yêu c</w:t>
      </w:r>
      <w:r w:rsidRPr="00A37CFA">
        <w:rPr>
          <w:lang w:val="vi-VN"/>
        </w:rPr>
        <w:t>ầ</w:t>
      </w:r>
      <w:r w:rsidRPr="00A37CFA">
        <w:rPr>
          <w:lang w:val="vi-VN"/>
        </w:rPr>
        <w:t>u v</w:t>
      </w:r>
      <w:r w:rsidRPr="00A37CFA">
        <w:rPr>
          <w:lang w:val="vi-VN"/>
        </w:rPr>
        <w:t>ề</w:t>
      </w:r>
      <w:r w:rsidRPr="00A37CFA">
        <w:rPr>
          <w:lang w:val="vi-VN"/>
        </w:rPr>
        <w:t xml:space="preserve"> h</w:t>
      </w:r>
      <w:r w:rsidRPr="00A37CFA">
        <w:rPr>
          <w:lang w:val="vi-VN"/>
        </w:rPr>
        <w:t>ạ</w:t>
      </w:r>
      <w:r w:rsidRPr="00A37CFA">
        <w:rPr>
          <w:lang w:val="vi-VN"/>
        </w:rPr>
        <w:t xml:space="preserve"> t</w:t>
      </w:r>
      <w:r w:rsidRPr="00A37CFA">
        <w:rPr>
          <w:lang w:val="vi-VN"/>
        </w:rPr>
        <w:t>ầ</w:t>
      </w:r>
      <w:r w:rsidRPr="00A37CFA">
        <w:rPr>
          <w:lang w:val="vi-VN"/>
        </w:rPr>
        <w:t>ng tri</w:t>
      </w:r>
      <w:r w:rsidRPr="00A37CFA">
        <w:rPr>
          <w:lang w:val="vi-VN"/>
        </w:rPr>
        <w:t>ể</w:t>
      </w:r>
      <w:r w:rsidRPr="00A37CFA">
        <w:rPr>
          <w:lang w:val="vi-VN"/>
        </w:rPr>
        <w:t>n khai</w:t>
      </w:r>
    </w:p>
    <w:p w14:paraId="66D26EE1" w14:textId="77777777" w:rsidR="00B40AAF" w:rsidRDefault="00746E6D">
      <w:pPr>
        <w:pStyle w:val="Heading3"/>
        <w:numPr>
          <w:ilvl w:val="2"/>
          <w:numId w:val="1"/>
        </w:numPr>
        <w:rPr>
          <w:color w:val="000000"/>
        </w:rPr>
      </w:pPr>
      <w:bookmarkStart w:id="147" w:name="_heading=h.302dr9l" w:colFirst="0" w:colLast="0"/>
      <w:bookmarkEnd w:id="147"/>
      <w:r>
        <w:rPr>
          <w:color w:val="000000"/>
        </w:rPr>
        <w:t>H</w:t>
      </w:r>
      <w:r>
        <w:rPr>
          <w:color w:val="000000"/>
        </w:rPr>
        <w:t>ệ</w:t>
      </w:r>
      <w:r>
        <w:rPr>
          <w:color w:val="000000"/>
        </w:rPr>
        <w:t xml:space="preserve"> th</w:t>
      </w:r>
      <w:r>
        <w:rPr>
          <w:color w:val="000000"/>
        </w:rPr>
        <w:t>ố</w:t>
      </w:r>
      <w:r>
        <w:rPr>
          <w:color w:val="000000"/>
        </w:rPr>
        <w:t>ng máy ch</w:t>
      </w:r>
      <w:r>
        <w:rPr>
          <w:color w:val="000000"/>
        </w:rPr>
        <w:t>ủ</w:t>
      </w:r>
    </w:p>
    <w:p w14:paraId="31F4A82C"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bookmarkStart w:id="148" w:name="_heading=h.1f7o1he" w:colFirst="0" w:colLast="0"/>
      <w:bookmarkEnd w:id="148"/>
      <w:r>
        <w:rPr>
          <w:rFonts w:ascii="Cambria" w:eastAsia="Cambria" w:hAnsi="Cambria" w:cs="Cambria"/>
          <w:color w:val="000000"/>
          <w:sz w:val="28"/>
          <w:szCs w:val="28"/>
        </w:rPr>
        <w:tab/>
      </w:r>
      <w:r>
        <w:rPr>
          <w:rFonts w:ascii="Cambria" w:eastAsia="Cambria" w:hAnsi="Cambria" w:cs="Cambria"/>
          <w:color w:val="000000"/>
          <w:sz w:val="28"/>
          <w:szCs w:val="28"/>
        </w:rPr>
        <w:t>Đ</w:t>
      </w:r>
      <w:r>
        <w:rPr>
          <w:rFonts w:ascii="Cambria" w:eastAsia="Cambria" w:hAnsi="Cambria" w:cs="Cambria"/>
          <w:color w:val="000000"/>
          <w:sz w:val="28"/>
          <w:szCs w:val="28"/>
        </w:rPr>
        <w:t>ể</w:t>
      </w:r>
      <w:r>
        <w:rPr>
          <w:rFonts w:ascii="Cambria" w:eastAsia="Cambria" w:hAnsi="Cambria" w:cs="Cambria"/>
          <w:color w:val="000000"/>
          <w:sz w:val="28"/>
          <w:szCs w:val="28"/>
        </w:rPr>
        <w:t xml:space="preserve">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s</w:t>
      </w:r>
      <w:r>
        <w:rPr>
          <w:rFonts w:ascii="Cambria" w:eastAsia="Cambria" w:hAnsi="Cambria" w:cs="Cambria"/>
          <w:color w:val="000000"/>
          <w:sz w:val="28"/>
          <w:szCs w:val="28"/>
        </w:rPr>
        <w:t>ử</w:t>
      </w:r>
      <w:r>
        <w:rPr>
          <w:rFonts w:ascii="Cambria" w:eastAsia="Cambria" w:hAnsi="Cambria" w:cs="Cambria"/>
          <w:color w:val="000000"/>
          <w:sz w:val="28"/>
          <w:szCs w:val="28"/>
        </w:rPr>
        <w:t xml:space="preserve"> d</w:t>
      </w:r>
      <w:r>
        <w:rPr>
          <w:rFonts w:ascii="Cambria" w:eastAsia="Cambria" w:hAnsi="Cambria" w:cs="Cambria"/>
          <w:color w:val="000000"/>
          <w:sz w:val="28"/>
          <w:szCs w:val="28"/>
        </w:rPr>
        <w:t>ụ</w:t>
      </w:r>
      <w:r>
        <w:rPr>
          <w:rFonts w:ascii="Cambria" w:eastAsia="Cambria" w:hAnsi="Cambria" w:cs="Cambria"/>
          <w:color w:val="000000"/>
          <w:sz w:val="28"/>
          <w:szCs w:val="28"/>
        </w:rPr>
        <w:t>ng đư</w:t>
      </w:r>
      <w:r>
        <w:rPr>
          <w:rFonts w:ascii="Cambria" w:eastAsia="Cambria" w:hAnsi="Cambria" w:cs="Cambria"/>
          <w:color w:val="000000"/>
          <w:sz w:val="28"/>
          <w:szCs w:val="28"/>
        </w:rPr>
        <w:t>ợ</w:t>
      </w:r>
      <w:r>
        <w:rPr>
          <w:rFonts w:ascii="Cambria" w:eastAsia="Cambria" w:hAnsi="Cambria" w:cs="Cambria"/>
          <w:color w:val="000000"/>
          <w:sz w:val="28"/>
          <w:szCs w:val="28"/>
        </w:rPr>
        <w:t>c ho</w:t>
      </w:r>
      <w:r>
        <w:rPr>
          <w:rFonts w:ascii="Cambria" w:eastAsia="Cambria" w:hAnsi="Cambria" w:cs="Cambria"/>
          <w:color w:val="000000"/>
          <w:sz w:val="28"/>
          <w:szCs w:val="28"/>
        </w:rPr>
        <w:t>ạ</w:t>
      </w:r>
      <w:r>
        <w:rPr>
          <w:rFonts w:ascii="Cambria" w:eastAsia="Cambria" w:hAnsi="Cambria" w:cs="Cambria"/>
          <w:color w:val="000000"/>
          <w:sz w:val="28"/>
          <w:szCs w:val="28"/>
        </w:rPr>
        <w:t>t đ</w:t>
      </w:r>
      <w:r>
        <w:rPr>
          <w:rFonts w:ascii="Cambria" w:eastAsia="Cambria" w:hAnsi="Cambria" w:cs="Cambria"/>
          <w:color w:val="000000"/>
          <w:sz w:val="28"/>
          <w:szCs w:val="28"/>
        </w:rPr>
        <w:t>ộ</w:t>
      </w:r>
      <w:r>
        <w:rPr>
          <w:rFonts w:ascii="Cambria" w:eastAsia="Cambria" w:hAnsi="Cambria" w:cs="Cambria"/>
          <w:color w:val="000000"/>
          <w:sz w:val="28"/>
          <w:szCs w:val="28"/>
        </w:rPr>
        <w:t>ng t</w:t>
      </w:r>
      <w:r>
        <w:rPr>
          <w:rFonts w:ascii="Cambria" w:eastAsia="Cambria" w:hAnsi="Cambria" w:cs="Cambria"/>
          <w:color w:val="000000"/>
          <w:sz w:val="28"/>
          <w:szCs w:val="28"/>
        </w:rPr>
        <w:t>ố</w:t>
      </w:r>
      <w:r>
        <w:rPr>
          <w:rFonts w:ascii="Cambria" w:eastAsia="Cambria" w:hAnsi="Cambria" w:cs="Cambria"/>
          <w:color w:val="000000"/>
          <w:sz w:val="28"/>
          <w:szCs w:val="28"/>
        </w:rPr>
        <w:t>t và đ</w:t>
      </w:r>
      <w:r>
        <w:rPr>
          <w:rFonts w:ascii="Cambria" w:eastAsia="Cambria" w:hAnsi="Cambria" w:cs="Cambria"/>
          <w:color w:val="000000"/>
          <w:sz w:val="28"/>
          <w:szCs w:val="28"/>
        </w:rPr>
        <w:t>ạ</w:t>
      </w:r>
      <w:r>
        <w:rPr>
          <w:rFonts w:ascii="Cambria" w:eastAsia="Cambria" w:hAnsi="Cambria" w:cs="Cambria"/>
          <w:color w:val="000000"/>
          <w:sz w:val="28"/>
          <w:szCs w:val="28"/>
        </w:rPr>
        <w:t>t hi</w:t>
      </w:r>
      <w:r>
        <w:rPr>
          <w:rFonts w:ascii="Cambria" w:eastAsia="Cambria" w:hAnsi="Cambria" w:cs="Cambria"/>
          <w:color w:val="000000"/>
          <w:sz w:val="28"/>
          <w:szCs w:val="28"/>
        </w:rPr>
        <w:t>ệ</w:t>
      </w:r>
      <w:r>
        <w:rPr>
          <w:rFonts w:ascii="Cambria" w:eastAsia="Cambria" w:hAnsi="Cambria" w:cs="Cambria"/>
          <w:color w:val="000000"/>
          <w:sz w:val="28"/>
          <w:szCs w:val="28"/>
        </w:rPr>
        <w:t>u qu</w:t>
      </w:r>
      <w:r>
        <w:rPr>
          <w:rFonts w:ascii="Cambria" w:eastAsia="Cambria" w:hAnsi="Cambria" w:cs="Cambria"/>
          <w:color w:val="000000"/>
          <w:sz w:val="28"/>
          <w:szCs w:val="28"/>
        </w:rPr>
        <w:t>ả</w:t>
      </w:r>
      <w:r>
        <w:rPr>
          <w:rFonts w:ascii="Cambria" w:eastAsia="Cambria" w:hAnsi="Cambria" w:cs="Cambria"/>
          <w:color w:val="000000"/>
          <w:sz w:val="28"/>
          <w:szCs w:val="28"/>
        </w:rPr>
        <w:t xml:space="preserve"> cao,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máy ch</w:t>
      </w:r>
      <w:r>
        <w:rPr>
          <w:rFonts w:ascii="Cambria" w:eastAsia="Cambria" w:hAnsi="Cambria" w:cs="Cambria"/>
          <w:color w:val="000000"/>
          <w:sz w:val="28"/>
          <w:szCs w:val="28"/>
        </w:rPr>
        <w:t>ủ</w:t>
      </w:r>
      <w:r>
        <w:rPr>
          <w:rFonts w:ascii="Cambria" w:eastAsia="Cambria" w:hAnsi="Cambria" w:cs="Cambria"/>
          <w:color w:val="000000"/>
          <w:sz w:val="28"/>
          <w:szCs w:val="28"/>
        </w:rPr>
        <w:t xml:space="preserve"> đư</w:t>
      </w:r>
      <w:r>
        <w:rPr>
          <w:rFonts w:ascii="Cambria" w:eastAsia="Cambria" w:hAnsi="Cambria" w:cs="Cambria"/>
          <w:color w:val="000000"/>
          <w:sz w:val="28"/>
          <w:szCs w:val="28"/>
        </w:rPr>
        <w:t>ợ</w:t>
      </w:r>
      <w:r>
        <w:rPr>
          <w:rFonts w:ascii="Cambria" w:eastAsia="Cambria" w:hAnsi="Cambria" w:cs="Cambria"/>
          <w:color w:val="000000"/>
          <w:sz w:val="28"/>
          <w:szCs w:val="28"/>
        </w:rPr>
        <w:t>c b</w:t>
      </w:r>
      <w:r>
        <w:rPr>
          <w:rFonts w:ascii="Cambria" w:eastAsia="Cambria" w:hAnsi="Cambria" w:cs="Cambria"/>
          <w:color w:val="000000"/>
          <w:sz w:val="28"/>
          <w:szCs w:val="28"/>
        </w:rPr>
        <w:t>ố</w:t>
      </w:r>
      <w:r>
        <w:rPr>
          <w:rFonts w:ascii="Cambria" w:eastAsia="Cambria" w:hAnsi="Cambria" w:cs="Cambria"/>
          <w:color w:val="000000"/>
          <w:sz w:val="28"/>
          <w:szCs w:val="28"/>
        </w:rPr>
        <w:t xml:space="preserve"> trí c</w:t>
      </w:r>
      <w:r>
        <w:rPr>
          <w:rFonts w:ascii="Cambria" w:eastAsia="Cambria" w:hAnsi="Cambria" w:cs="Cambria"/>
          <w:color w:val="000000"/>
          <w:sz w:val="28"/>
          <w:szCs w:val="28"/>
        </w:rPr>
        <w:t>ầ</w:t>
      </w:r>
      <w:r>
        <w:rPr>
          <w:rFonts w:ascii="Cambria" w:eastAsia="Cambria" w:hAnsi="Cambria" w:cs="Cambria"/>
          <w:color w:val="000000"/>
          <w:sz w:val="28"/>
          <w:szCs w:val="28"/>
        </w:rPr>
        <w:t xml:space="preserve">n đáp </w:t>
      </w:r>
      <w:r>
        <w:rPr>
          <w:rFonts w:ascii="Cambria" w:eastAsia="Cambria" w:hAnsi="Cambria" w:cs="Cambria"/>
          <w:color w:val="000000"/>
          <w:sz w:val="28"/>
          <w:szCs w:val="28"/>
        </w:rPr>
        <w:t>ứ</w:t>
      </w:r>
      <w:r>
        <w:rPr>
          <w:rFonts w:ascii="Cambria" w:eastAsia="Cambria" w:hAnsi="Cambria" w:cs="Cambria"/>
          <w:color w:val="000000"/>
          <w:sz w:val="28"/>
          <w:szCs w:val="28"/>
        </w:rPr>
        <w:t>ng các yêu c</w:t>
      </w:r>
      <w:r>
        <w:rPr>
          <w:rFonts w:ascii="Cambria" w:eastAsia="Cambria" w:hAnsi="Cambria" w:cs="Cambria"/>
          <w:color w:val="000000"/>
          <w:sz w:val="28"/>
          <w:szCs w:val="28"/>
        </w:rPr>
        <w:t>ầ</w:t>
      </w:r>
      <w:r>
        <w:rPr>
          <w:rFonts w:ascii="Cambria" w:eastAsia="Cambria" w:hAnsi="Cambria" w:cs="Cambria"/>
          <w:color w:val="000000"/>
          <w:sz w:val="28"/>
          <w:szCs w:val="28"/>
        </w:rPr>
        <w:t>u sau:</w:t>
      </w:r>
    </w:p>
    <w:tbl>
      <w:tblPr>
        <w:tblStyle w:val="aff8"/>
        <w:tblW w:w="94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4"/>
        <w:gridCol w:w="2612"/>
        <w:gridCol w:w="6236"/>
      </w:tblGrid>
      <w:tr w:rsidR="00B40AAF" w14:paraId="2B51800A" w14:textId="77777777">
        <w:trPr>
          <w:trHeight w:val="397"/>
          <w:tblHeader/>
          <w:jc w:val="center"/>
        </w:trPr>
        <w:tc>
          <w:tcPr>
            <w:tcW w:w="6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E4722F" w14:textId="77777777" w:rsidR="00B40AAF" w:rsidRDefault="00746E6D">
            <w:pPr>
              <w:spacing w:before="20" w:after="20"/>
              <w:jc w:val="center"/>
              <w:rPr>
                <w:b/>
                <w:color w:val="000000"/>
                <w:sz w:val="28"/>
                <w:szCs w:val="28"/>
                <w:highlight w:val="yellow"/>
              </w:rPr>
            </w:pPr>
            <w:bookmarkStart w:id="149" w:name="_heading=h.3z7bk57" w:colFirst="0" w:colLast="0"/>
            <w:bookmarkEnd w:id="149"/>
            <w:r>
              <w:rPr>
                <w:b/>
                <w:color w:val="000000"/>
                <w:sz w:val="28"/>
                <w:szCs w:val="28"/>
                <w:highlight w:val="yellow"/>
              </w:rPr>
              <w:t>TT</w:t>
            </w:r>
          </w:p>
        </w:tc>
        <w:tc>
          <w:tcPr>
            <w:tcW w:w="26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FD3285" w14:textId="77777777" w:rsidR="00B40AAF" w:rsidRDefault="00746E6D">
            <w:pPr>
              <w:spacing w:before="20" w:after="20"/>
              <w:jc w:val="center"/>
              <w:rPr>
                <w:b/>
                <w:color w:val="000000"/>
                <w:sz w:val="28"/>
                <w:szCs w:val="28"/>
                <w:highlight w:val="yellow"/>
              </w:rPr>
            </w:pPr>
            <w:r>
              <w:rPr>
                <w:b/>
                <w:color w:val="000000"/>
                <w:sz w:val="28"/>
                <w:szCs w:val="28"/>
                <w:highlight w:val="yellow"/>
              </w:rPr>
              <w:t>Máy chủ</w:t>
            </w:r>
          </w:p>
        </w:tc>
        <w:tc>
          <w:tcPr>
            <w:tcW w:w="62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87C9B2" w14:textId="77777777" w:rsidR="00B40AAF" w:rsidRDefault="00746E6D">
            <w:pPr>
              <w:spacing w:before="20" w:after="20"/>
              <w:jc w:val="center"/>
              <w:rPr>
                <w:b/>
                <w:color w:val="000000"/>
                <w:sz w:val="28"/>
                <w:szCs w:val="28"/>
                <w:highlight w:val="yellow"/>
              </w:rPr>
            </w:pPr>
            <w:r>
              <w:rPr>
                <w:b/>
                <w:color w:val="000000"/>
                <w:sz w:val="28"/>
                <w:szCs w:val="28"/>
                <w:highlight w:val="yellow"/>
              </w:rPr>
              <w:t>Cấu hình</w:t>
            </w:r>
          </w:p>
        </w:tc>
      </w:tr>
      <w:tr w:rsidR="00B40AAF" w14:paraId="7B5BE888" w14:textId="77777777">
        <w:trPr>
          <w:trHeight w:val="397"/>
          <w:jc w:val="center"/>
        </w:trPr>
        <w:tc>
          <w:tcPr>
            <w:tcW w:w="644" w:type="dxa"/>
            <w:tcBorders>
              <w:top w:val="single" w:sz="4" w:space="0" w:color="000000"/>
              <w:left w:val="single" w:sz="4" w:space="0" w:color="000000"/>
              <w:bottom w:val="single" w:sz="4" w:space="0" w:color="000000"/>
              <w:right w:val="single" w:sz="4" w:space="0" w:color="000000"/>
            </w:tcBorders>
            <w:vAlign w:val="center"/>
          </w:tcPr>
          <w:p w14:paraId="70A9D952" w14:textId="77777777" w:rsidR="00B40AAF" w:rsidRDefault="00746E6D">
            <w:pPr>
              <w:spacing w:before="20" w:after="20"/>
              <w:jc w:val="center"/>
              <w:rPr>
                <w:color w:val="000000"/>
                <w:sz w:val="28"/>
                <w:szCs w:val="28"/>
                <w:highlight w:val="yellow"/>
              </w:rPr>
            </w:pPr>
            <w:r>
              <w:rPr>
                <w:color w:val="000000"/>
                <w:sz w:val="28"/>
                <w:szCs w:val="28"/>
                <w:highlight w:val="yellow"/>
              </w:rPr>
              <w:t>1</w:t>
            </w:r>
          </w:p>
        </w:tc>
        <w:tc>
          <w:tcPr>
            <w:tcW w:w="2612" w:type="dxa"/>
            <w:tcBorders>
              <w:top w:val="single" w:sz="4" w:space="0" w:color="000000"/>
              <w:left w:val="single" w:sz="4" w:space="0" w:color="000000"/>
              <w:bottom w:val="single" w:sz="4" w:space="0" w:color="000000"/>
              <w:right w:val="single" w:sz="4" w:space="0" w:color="000000"/>
            </w:tcBorders>
            <w:vAlign w:val="center"/>
          </w:tcPr>
          <w:p w14:paraId="3F0308E3" w14:textId="77777777" w:rsidR="00B40AAF" w:rsidRDefault="00746E6D">
            <w:pPr>
              <w:pBdr>
                <w:top w:val="nil"/>
                <w:left w:val="nil"/>
                <w:bottom w:val="nil"/>
                <w:right w:val="nil"/>
                <w:between w:val="nil"/>
              </w:pBdr>
              <w:spacing w:before="20" w:after="20"/>
              <w:ind w:left="-18"/>
              <w:rPr>
                <w:color w:val="000000"/>
                <w:sz w:val="28"/>
                <w:szCs w:val="28"/>
                <w:highlight w:val="yellow"/>
              </w:rPr>
            </w:pPr>
            <w:r>
              <w:rPr>
                <w:color w:val="000000"/>
                <w:sz w:val="28"/>
                <w:szCs w:val="28"/>
                <w:highlight w:val="yellow"/>
              </w:rPr>
              <w:t>Máy chủ web</w:t>
            </w:r>
          </w:p>
        </w:tc>
        <w:tc>
          <w:tcPr>
            <w:tcW w:w="6236" w:type="dxa"/>
            <w:tcBorders>
              <w:top w:val="single" w:sz="4" w:space="0" w:color="000000"/>
              <w:left w:val="single" w:sz="4" w:space="0" w:color="000000"/>
              <w:bottom w:val="single" w:sz="4" w:space="0" w:color="000000"/>
              <w:right w:val="single" w:sz="4" w:space="0" w:color="000000"/>
            </w:tcBorders>
          </w:tcPr>
          <w:p w14:paraId="7278CE18" w14:textId="77777777" w:rsidR="00B40AAF" w:rsidRDefault="00746E6D">
            <w:pPr>
              <w:numPr>
                <w:ilvl w:val="0"/>
                <w:numId w:val="16"/>
              </w:numPr>
              <w:pBdr>
                <w:top w:val="nil"/>
                <w:left w:val="nil"/>
                <w:bottom w:val="nil"/>
                <w:right w:val="nil"/>
                <w:between w:val="nil"/>
              </w:pBdr>
              <w:spacing w:before="20" w:after="0"/>
              <w:ind w:left="342"/>
              <w:rPr>
                <w:color w:val="000000"/>
                <w:sz w:val="28"/>
                <w:szCs w:val="28"/>
                <w:highlight w:val="yellow"/>
              </w:rPr>
            </w:pPr>
            <w:r>
              <w:rPr>
                <w:color w:val="000000"/>
                <w:sz w:val="28"/>
                <w:szCs w:val="28"/>
                <w:highlight w:val="yellow"/>
              </w:rPr>
              <w:t>Hệ điều hành (OS): MS Windows Server 2012/2016 trở lên.</w:t>
            </w:r>
          </w:p>
          <w:p w14:paraId="1F87628F" w14:textId="77777777" w:rsidR="00B40AAF" w:rsidRDefault="00746E6D">
            <w:pPr>
              <w:numPr>
                <w:ilvl w:val="0"/>
                <w:numId w:val="16"/>
              </w:numPr>
              <w:pBdr>
                <w:top w:val="nil"/>
                <w:left w:val="nil"/>
                <w:bottom w:val="nil"/>
                <w:right w:val="nil"/>
                <w:between w:val="nil"/>
              </w:pBdr>
              <w:spacing w:after="0"/>
              <w:ind w:left="342"/>
              <w:rPr>
                <w:color w:val="000000"/>
                <w:sz w:val="28"/>
                <w:szCs w:val="28"/>
                <w:highlight w:val="yellow"/>
              </w:rPr>
            </w:pPr>
            <w:r>
              <w:rPr>
                <w:color w:val="000000"/>
                <w:sz w:val="28"/>
                <w:szCs w:val="28"/>
                <w:highlight w:val="yellow"/>
              </w:rPr>
              <w:t>Tốc độ (CPU): 2.4 GHz trở lên</w:t>
            </w:r>
          </w:p>
          <w:p w14:paraId="27DCDAE6" w14:textId="77777777" w:rsidR="00B40AAF" w:rsidRDefault="00746E6D">
            <w:pPr>
              <w:numPr>
                <w:ilvl w:val="0"/>
                <w:numId w:val="16"/>
              </w:numPr>
              <w:pBdr>
                <w:top w:val="nil"/>
                <w:left w:val="nil"/>
                <w:bottom w:val="nil"/>
                <w:right w:val="nil"/>
                <w:between w:val="nil"/>
              </w:pBdr>
              <w:spacing w:after="0"/>
              <w:ind w:left="342"/>
              <w:rPr>
                <w:color w:val="000000"/>
                <w:sz w:val="28"/>
                <w:szCs w:val="28"/>
                <w:highlight w:val="yellow"/>
              </w:rPr>
            </w:pPr>
            <w:r>
              <w:rPr>
                <w:color w:val="000000"/>
                <w:sz w:val="28"/>
                <w:szCs w:val="28"/>
                <w:highlight w:val="yellow"/>
              </w:rPr>
              <w:t>Bộ nhớ chính (RAM): tối thiểu 24 GB</w:t>
            </w:r>
          </w:p>
          <w:p w14:paraId="5EC65FF3" w14:textId="77777777" w:rsidR="00B40AAF" w:rsidRDefault="00746E6D">
            <w:pPr>
              <w:numPr>
                <w:ilvl w:val="0"/>
                <w:numId w:val="16"/>
              </w:numPr>
              <w:pBdr>
                <w:top w:val="nil"/>
                <w:left w:val="nil"/>
                <w:bottom w:val="nil"/>
                <w:right w:val="nil"/>
                <w:between w:val="nil"/>
              </w:pBdr>
              <w:spacing w:after="20"/>
              <w:ind w:left="342"/>
              <w:rPr>
                <w:color w:val="000000"/>
                <w:sz w:val="28"/>
                <w:szCs w:val="28"/>
                <w:highlight w:val="yellow"/>
              </w:rPr>
            </w:pPr>
            <w:r>
              <w:rPr>
                <w:color w:val="000000"/>
                <w:sz w:val="28"/>
                <w:szCs w:val="28"/>
                <w:highlight w:val="yellow"/>
              </w:rPr>
              <w:t>Ổ cứng (HDD): còn trống 500 GB trở lên</w:t>
            </w:r>
          </w:p>
        </w:tc>
      </w:tr>
      <w:tr w:rsidR="00B40AAF" w14:paraId="6D390892" w14:textId="77777777">
        <w:trPr>
          <w:trHeight w:val="397"/>
          <w:jc w:val="center"/>
        </w:trPr>
        <w:tc>
          <w:tcPr>
            <w:tcW w:w="644" w:type="dxa"/>
            <w:tcBorders>
              <w:top w:val="single" w:sz="4" w:space="0" w:color="000000"/>
              <w:left w:val="single" w:sz="4" w:space="0" w:color="000000"/>
              <w:bottom w:val="single" w:sz="4" w:space="0" w:color="000000"/>
              <w:right w:val="single" w:sz="4" w:space="0" w:color="000000"/>
            </w:tcBorders>
            <w:vAlign w:val="center"/>
          </w:tcPr>
          <w:p w14:paraId="0FF4A1E5" w14:textId="77777777" w:rsidR="00B40AAF" w:rsidRDefault="00746E6D">
            <w:pPr>
              <w:spacing w:before="20" w:after="20"/>
              <w:jc w:val="center"/>
              <w:rPr>
                <w:color w:val="000000"/>
                <w:sz w:val="28"/>
                <w:szCs w:val="28"/>
                <w:highlight w:val="yellow"/>
              </w:rPr>
            </w:pPr>
            <w:r>
              <w:rPr>
                <w:color w:val="000000"/>
                <w:sz w:val="28"/>
                <w:szCs w:val="28"/>
                <w:highlight w:val="yellow"/>
              </w:rPr>
              <w:lastRenderedPageBreak/>
              <w:t>2</w:t>
            </w:r>
          </w:p>
        </w:tc>
        <w:tc>
          <w:tcPr>
            <w:tcW w:w="2612" w:type="dxa"/>
            <w:tcBorders>
              <w:top w:val="single" w:sz="4" w:space="0" w:color="000000"/>
              <w:left w:val="single" w:sz="4" w:space="0" w:color="000000"/>
              <w:bottom w:val="single" w:sz="4" w:space="0" w:color="000000"/>
              <w:right w:val="single" w:sz="4" w:space="0" w:color="000000"/>
            </w:tcBorders>
            <w:vAlign w:val="center"/>
          </w:tcPr>
          <w:p w14:paraId="36F384AA" w14:textId="77777777" w:rsidR="00B40AAF" w:rsidRDefault="00746E6D">
            <w:pPr>
              <w:pBdr>
                <w:top w:val="nil"/>
                <w:left w:val="nil"/>
                <w:bottom w:val="nil"/>
                <w:right w:val="nil"/>
                <w:between w:val="nil"/>
              </w:pBdr>
              <w:spacing w:before="20" w:after="20"/>
              <w:rPr>
                <w:color w:val="000000"/>
                <w:sz w:val="28"/>
                <w:szCs w:val="28"/>
                <w:highlight w:val="yellow"/>
              </w:rPr>
            </w:pPr>
            <w:r>
              <w:rPr>
                <w:color w:val="000000"/>
                <w:sz w:val="28"/>
                <w:szCs w:val="28"/>
                <w:highlight w:val="yellow"/>
              </w:rPr>
              <w:t>Máy chủ dịch vụ</w:t>
            </w:r>
          </w:p>
        </w:tc>
        <w:tc>
          <w:tcPr>
            <w:tcW w:w="6236" w:type="dxa"/>
            <w:tcBorders>
              <w:top w:val="single" w:sz="4" w:space="0" w:color="000000"/>
              <w:left w:val="single" w:sz="4" w:space="0" w:color="000000"/>
              <w:bottom w:val="single" w:sz="4" w:space="0" w:color="000000"/>
              <w:right w:val="single" w:sz="4" w:space="0" w:color="000000"/>
            </w:tcBorders>
          </w:tcPr>
          <w:p w14:paraId="3735499F" w14:textId="77777777" w:rsidR="00B40AAF" w:rsidRDefault="00746E6D">
            <w:pPr>
              <w:numPr>
                <w:ilvl w:val="0"/>
                <w:numId w:val="17"/>
              </w:numPr>
              <w:pBdr>
                <w:top w:val="nil"/>
                <w:left w:val="nil"/>
                <w:bottom w:val="nil"/>
                <w:right w:val="nil"/>
                <w:between w:val="nil"/>
              </w:pBdr>
              <w:spacing w:before="20" w:after="0"/>
              <w:ind w:left="342"/>
              <w:rPr>
                <w:color w:val="000000"/>
                <w:sz w:val="28"/>
                <w:szCs w:val="28"/>
                <w:highlight w:val="yellow"/>
              </w:rPr>
            </w:pPr>
            <w:r>
              <w:rPr>
                <w:color w:val="000000"/>
                <w:sz w:val="28"/>
                <w:szCs w:val="28"/>
                <w:highlight w:val="yellow"/>
              </w:rPr>
              <w:t>Hệ điều hành (OS): MS Windows Server 2012/2016 trở lên.</w:t>
            </w:r>
          </w:p>
          <w:p w14:paraId="125626C4" w14:textId="77777777" w:rsidR="00B40AAF" w:rsidRDefault="00746E6D">
            <w:pPr>
              <w:numPr>
                <w:ilvl w:val="0"/>
                <w:numId w:val="17"/>
              </w:numPr>
              <w:pBdr>
                <w:top w:val="nil"/>
                <w:left w:val="nil"/>
                <w:bottom w:val="nil"/>
                <w:right w:val="nil"/>
                <w:between w:val="nil"/>
              </w:pBdr>
              <w:spacing w:after="0"/>
              <w:ind w:left="342"/>
              <w:rPr>
                <w:color w:val="000000"/>
                <w:sz w:val="28"/>
                <w:szCs w:val="28"/>
                <w:highlight w:val="yellow"/>
              </w:rPr>
            </w:pPr>
            <w:r>
              <w:rPr>
                <w:color w:val="000000"/>
                <w:sz w:val="28"/>
                <w:szCs w:val="28"/>
                <w:highlight w:val="yellow"/>
              </w:rPr>
              <w:t>Tốc độ (CPU): 2.4 GHz trở lên</w:t>
            </w:r>
          </w:p>
          <w:p w14:paraId="0E19E40E" w14:textId="77777777" w:rsidR="00B40AAF" w:rsidRDefault="00746E6D">
            <w:pPr>
              <w:numPr>
                <w:ilvl w:val="0"/>
                <w:numId w:val="17"/>
              </w:numPr>
              <w:pBdr>
                <w:top w:val="nil"/>
                <w:left w:val="nil"/>
                <w:bottom w:val="nil"/>
                <w:right w:val="nil"/>
                <w:between w:val="nil"/>
              </w:pBdr>
              <w:spacing w:after="0"/>
              <w:ind w:left="342"/>
              <w:rPr>
                <w:color w:val="000000"/>
                <w:sz w:val="28"/>
                <w:szCs w:val="28"/>
                <w:highlight w:val="yellow"/>
              </w:rPr>
            </w:pPr>
            <w:r>
              <w:rPr>
                <w:color w:val="000000"/>
                <w:sz w:val="28"/>
                <w:szCs w:val="28"/>
                <w:highlight w:val="yellow"/>
              </w:rPr>
              <w:t>Bộ nhớ chính (RAM): tối thiểu 24 GB</w:t>
            </w:r>
          </w:p>
          <w:p w14:paraId="124E9F11" w14:textId="77777777" w:rsidR="00B40AAF" w:rsidRDefault="00746E6D">
            <w:pPr>
              <w:numPr>
                <w:ilvl w:val="0"/>
                <w:numId w:val="17"/>
              </w:numPr>
              <w:pBdr>
                <w:top w:val="nil"/>
                <w:left w:val="nil"/>
                <w:bottom w:val="nil"/>
                <w:right w:val="nil"/>
                <w:between w:val="nil"/>
              </w:pBdr>
              <w:spacing w:after="20"/>
              <w:ind w:left="342"/>
              <w:rPr>
                <w:color w:val="000000"/>
                <w:sz w:val="28"/>
                <w:szCs w:val="28"/>
                <w:highlight w:val="yellow"/>
              </w:rPr>
            </w:pPr>
            <w:r>
              <w:rPr>
                <w:color w:val="000000"/>
                <w:sz w:val="28"/>
                <w:szCs w:val="28"/>
                <w:highlight w:val="yellow"/>
              </w:rPr>
              <w:t>Ổ cứng (HDD): còn trống 500 GB trở lên</w:t>
            </w:r>
          </w:p>
        </w:tc>
      </w:tr>
      <w:tr w:rsidR="00B40AAF" w14:paraId="6C2B8DEF" w14:textId="77777777">
        <w:trPr>
          <w:trHeight w:val="397"/>
          <w:jc w:val="center"/>
        </w:trPr>
        <w:tc>
          <w:tcPr>
            <w:tcW w:w="644" w:type="dxa"/>
            <w:tcBorders>
              <w:top w:val="single" w:sz="4" w:space="0" w:color="000000"/>
              <w:left w:val="single" w:sz="4" w:space="0" w:color="000000"/>
              <w:bottom w:val="single" w:sz="4" w:space="0" w:color="000000"/>
              <w:right w:val="single" w:sz="4" w:space="0" w:color="000000"/>
            </w:tcBorders>
            <w:vAlign w:val="center"/>
          </w:tcPr>
          <w:p w14:paraId="400AA820" w14:textId="77777777" w:rsidR="00B40AAF" w:rsidRDefault="00746E6D">
            <w:pPr>
              <w:spacing w:before="20" w:after="20"/>
              <w:jc w:val="center"/>
              <w:rPr>
                <w:color w:val="000000"/>
                <w:sz w:val="28"/>
                <w:szCs w:val="28"/>
                <w:highlight w:val="yellow"/>
              </w:rPr>
            </w:pPr>
            <w:r>
              <w:rPr>
                <w:color w:val="000000"/>
                <w:sz w:val="28"/>
                <w:szCs w:val="28"/>
                <w:highlight w:val="yellow"/>
              </w:rPr>
              <w:t>3</w:t>
            </w:r>
          </w:p>
        </w:tc>
        <w:tc>
          <w:tcPr>
            <w:tcW w:w="2612" w:type="dxa"/>
            <w:tcBorders>
              <w:top w:val="single" w:sz="4" w:space="0" w:color="000000"/>
              <w:left w:val="single" w:sz="4" w:space="0" w:color="000000"/>
              <w:bottom w:val="single" w:sz="4" w:space="0" w:color="000000"/>
              <w:right w:val="single" w:sz="4" w:space="0" w:color="000000"/>
            </w:tcBorders>
            <w:vAlign w:val="center"/>
          </w:tcPr>
          <w:p w14:paraId="73E09A6E" w14:textId="77777777" w:rsidR="00B40AAF" w:rsidRDefault="00746E6D">
            <w:pPr>
              <w:pBdr>
                <w:top w:val="nil"/>
                <w:left w:val="nil"/>
                <w:bottom w:val="nil"/>
                <w:right w:val="nil"/>
                <w:between w:val="nil"/>
              </w:pBdr>
              <w:spacing w:before="20" w:after="20"/>
              <w:rPr>
                <w:color w:val="000000"/>
                <w:sz w:val="28"/>
                <w:szCs w:val="28"/>
                <w:highlight w:val="yellow"/>
              </w:rPr>
            </w:pPr>
            <w:r>
              <w:rPr>
                <w:color w:val="000000"/>
                <w:sz w:val="28"/>
                <w:szCs w:val="28"/>
                <w:highlight w:val="yellow"/>
              </w:rPr>
              <w:t>Máy chủ quản lý lưu trữ file</w:t>
            </w:r>
          </w:p>
        </w:tc>
        <w:tc>
          <w:tcPr>
            <w:tcW w:w="6236" w:type="dxa"/>
            <w:tcBorders>
              <w:top w:val="single" w:sz="4" w:space="0" w:color="000000"/>
              <w:left w:val="single" w:sz="4" w:space="0" w:color="000000"/>
              <w:bottom w:val="single" w:sz="4" w:space="0" w:color="000000"/>
              <w:right w:val="single" w:sz="4" w:space="0" w:color="000000"/>
            </w:tcBorders>
          </w:tcPr>
          <w:p w14:paraId="0A9160C1" w14:textId="77777777" w:rsidR="00B40AAF" w:rsidRDefault="00746E6D">
            <w:pPr>
              <w:numPr>
                <w:ilvl w:val="0"/>
                <w:numId w:val="17"/>
              </w:numPr>
              <w:pBdr>
                <w:top w:val="nil"/>
                <w:left w:val="nil"/>
                <w:bottom w:val="nil"/>
                <w:right w:val="nil"/>
                <w:between w:val="nil"/>
              </w:pBdr>
              <w:spacing w:before="20" w:after="0"/>
              <w:ind w:left="342"/>
              <w:rPr>
                <w:color w:val="000000"/>
                <w:sz w:val="28"/>
                <w:szCs w:val="28"/>
                <w:highlight w:val="yellow"/>
              </w:rPr>
            </w:pPr>
            <w:r>
              <w:rPr>
                <w:color w:val="000000"/>
                <w:sz w:val="28"/>
                <w:szCs w:val="28"/>
                <w:highlight w:val="yellow"/>
              </w:rPr>
              <w:t>Hệ điều hành (OS): MS Windows Server 2012/2016 trở lên.</w:t>
            </w:r>
          </w:p>
          <w:p w14:paraId="06398A15" w14:textId="77777777" w:rsidR="00B40AAF" w:rsidRDefault="00746E6D">
            <w:pPr>
              <w:numPr>
                <w:ilvl w:val="0"/>
                <w:numId w:val="17"/>
              </w:numPr>
              <w:pBdr>
                <w:top w:val="nil"/>
                <w:left w:val="nil"/>
                <w:bottom w:val="nil"/>
                <w:right w:val="nil"/>
                <w:between w:val="nil"/>
              </w:pBdr>
              <w:spacing w:after="0"/>
              <w:ind w:left="342"/>
              <w:rPr>
                <w:color w:val="000000"/>
                <w:sz w:val="28"/>
                <w:szCs w:val="28"/>
                <w:highlight w:val="yellow"/>
              </w:rPr>
            </w:pPr>
            <w:r>
              <w:rPr>
                <w:color w:val="000000"/>
                <w:sz w:val="28"/>
                <w:szCs w:val="28"/>
                <w:highlight w:val="yellow"/>
              </w:rPr>
              <w:t>Tốc độ (CPU): 2.4 GHz trở lên</w:t>
            </w:r>
          </w:p>
          <w:p w14:paraId="6873036B" w14:textId="77777777" w:rsidR="00B40AAF" w:rsidRDefault="00746E6D">
            <w:pPr>
              <w:numPr>
                <w:ilvl w:val="0"/>
                <w:numId w:val="17"/>
              </w:numPr>
              <w:pBdr>
                <w:top w:val="nil"/>
                <w:left w:val="nil"/>
                <w:bottom w:val="nil"/>
                <w:right w:val="nil"/>
                <w:between w:val="nil"/>
              </w:pBdr>
              <w:spacing w:after="0"/>
              <w:ind w:left="342"/>
              <w:rPr>
                <w:color w:val="000000"/>
                <w:sz w:val="28"/>
                <w:szCs w:val="28"/>
                <w:highlight w:val="yellow"/>
              </w:rPr>
            </w:pPr>
            <w:r>
              <w:rPr>
                <w:color w:val="000000"/>
                <w:sz w:val="28"/>
                <w:szCs w:val="28"/>
                <w:highlight w:val="yellow"/>
              </w:rPr>
              <w:t>Bộ nhớ chính (RAM): tối thiểu 24 GB</w:t>
            </w:r>
          </w:p>
          <w:p w14:paraId="1F571E21" w14:textId="77777777" w:rsidR="00B40AAF" w:rsidRDefault="00746E6D">
            <w:pPr>
              <w:numPr>
                <w:ilvl w:val="0"/>
                <w:numId w:val="17"/>
              </w:numPr>
              <w:pBdr>
                <w:top w:val="nil"/>
                <w:left w:val="nil"/>
                <w:bottom w:val="nil"/>
                <w:right w:val="nil"/>
                <w:between w:val="nil"/>
              </w:pBdr>
              <w:spacing w:after="20"/>
              <w:ind w:left="342"/>
              <w:rPr>
                <w:color w:val="000000"/>
                <w:sz w:val="28"/>
                <w:szCs w:val="28"/>
                <w:highlight w:val="yellow"/>
              </w:rPr>
            </w:pPr>
            <w:r>
              <w:rPr>
                <w:color w:val="000000"/>
                <w:sz w:val="28"/>
                <w:szCs w:val="28"/>
                <w:highlight w:val="yellow"/>
              </w:rPr>
              <w:t>Ổ cứng (HDD): còn trống 1TB trở lên</w:t>
            </w:r>
          </w:p>
        </w:tc>
      </w:tr>
      <w:tr w:rsidR="00B40AAF" w14:paraId="27E8E0F9" w14:textId="77777777">
        <w:trPr>
          <w:trHeight w:val="397"/>
          <w:jc w:val="center"/>
        </w:trPr>
        <w:tc>
          <w:tcPr>
            <w:tcW w:w="644" w:type="dxa"/>
            <w:tcBorders>
              <w:top w:val="single" w:sz="4" w:space="0" w:color="000000"/>
              <w:left w:val="single" w:sz="4" w:space="0" w:color="000000"/>
              <w:bottom w:val="single" w:sz="4" w:space="0" w:color="000000"/>
              <w:right w:val="single" w:sz="4" w:space="0" w:color="000000"/>
            </w:tcBorders>
            <w:vAlign w:val="center"/>
          </w:tcPr>
          <w:p w14:paraId="5DF101A2" w14:textId="77777777" w:rsidR="00B40AAF" w:rsidRDefault="00746E6D">
            <w:pPr>
              <w:spacing w:before="20" w:after="20"/>
              <w:jc w:val="center"/>
              <w:rPr>
                <w:color w:val="000000"/>
                <w:sz w:val="28"/>
                <w:szCs w:val="28"/>
                <w:highlight w:val="yellow"/>
              </w:rPr>
            </w:pPr>
            <w:r>
              <w:rPr>
                <w:color w:val="000000"/>
                <w:sz w:val="28"/>
                <w:szCs w:val="28"/>
                <w:highlight w:val="yellow"/>
              </w:rPr>
              <w:t>4</w:t>
            </w:r>
          </w:p>
        </w:tc>
        <w:tc>
          <w:tcPr>
            <w:tcW w:w="2612" w:type="dxa"/>
            <w:tcBorders>
              <w:top w:val="single" w:sz="4" w:space="0" w:color="000000"/>
              <w:left w:val="single" w:sz="4" w:space="0" w:color="000000"/>
              <w:bottom w:val="single" w:sz="4" w:space="0" w:color="000000"/>
              <w:right w:val="single" w:sz="4" w:space="0" w:color="000000"/>
            </w:tcBorders>
            <w:vAlign w:val="center"/>
          </w:tcPr>
          <w:p w14:paraId="01D88EC7" w14:textId="77777777" w:rsidR="00B40AAF" w:rsidRDefault="00746E6D">
            <w:pPr>
              <w:pBdr>
                <w:top w:val="nil"/>
                <w:left w:val="nil"/>
                <w:bottom w:val="nil"/>
                <w:right w:val="nil"/>
                <w:between w:val="nil"/>
              </w:pBdr>
              <w:spacing w:before="20" w:after="20"/>
              <w:rPr>
                <w:color w:val="000000"/>
                <w:sz w:val="28"/>
                <w:szCs w:val="28"/>
                <w:highlight w:val="yellow"/>
              </w:rPr>
            </w:pPr>
            <w:r>
              <w:rPr>
                <w:color w:val="000000"/>
                <w:sz w:val="28"/>
                <w:szCs w:val="28"/>
                <w:highlight w:val="yellow"/>
              </w:rPr>
              <w:t>Máy chủ Database</w:t>
            </w:r>
          </w:p>
        </w:tc>
        <w:tc>
          <w:tcPr>
            <w:tcW w:w="6236" w:type="dxa"/>
            <w:tcBorders>
              <w:top w:val="single" w:sz="4" w:space="0" w:color="000000"/>
              <w:left w:val="single" w:sz="4" w:space="0" w:color="000000"/>
              <w:bottom w:val="single" w:sz="4" w:space="0" w:color="000000"/>
              <w:right w:val="single" w:sz="4" w:space="0" w:color="000000"/>
            </w:tcBorders>
          </w:tcPr>
          <w:p w14:paraId="6BEA237C" w14:textId="77777777" w:rsidR="00B40AAF" w:rsidRDefault="00746E6D">
            <w:pPr>
              <w:numPr>
                <w:ilvl w:val="0"/>
                <w:numId w:val="17"/>
              </w:numPr>
              <w:pBdr>
                <w:top w:val="nil"/>
                <w:left w:val="nil"/>
                <w:bottom w:val="nil"/>
                <w:right w:val="nil"/>
                <w:between w:val="nil"/>
              </w:pBdr>
              <w:spacing w:before="20" w:after="0"/>
              <w:ind w:left="342"/>
              <w:rPr>
                <w:color w:val="000000"/>
                <w:sz w:val="28"/>
                <w:szCs w:val="28"/>
                <w:highlight w:val="yellow"/>
              </w:rPr>
            </w:pPr>
            <w:r>
              <w:rPr>
                <w:color w:val="000000"/>
                <w:sz w:val="28"/>
                <w:szCs w:val="28"/>
                <w:highlight w:val="yellow"/>
              </w:rPr>
              <w:t>Hệ điều hành (OS): MS Windows Server 2012/2016 trở lên.</w:t>
            </w:r>
          </w:p>
          <w:p w14:paraId="106038EC" w14:textId="77777777" w:rsidR="00B40AAF" w:rsidRDefault="00746E6D">
            <w:pPr>
              <w:numPr>
                <w:ilvl w:val="0"/>
                <w:numId w:val="17"/>
              </w:numPr>
              <w:pBdr>
                <w:top w:val="nil"/>
                <w:left w:val="nil"/>
                <w:bottom w:val="nil"/>
                <w:right w:val="nil"/>
                <w:between w:val="nil"/>
              </w:pBdr>
              <w:spacing w:after="0"/>
              <w:ind w:left="342"/>
              <w:rPr>
                <w:color w:val="000000"/>
                <w:sz w:val="28"/>
                <w:szCs w:val="28"/>
                <w:highlight w:val="yellow"/>
              </w:rPr>
            </w:pPr>
            <w:r>
              <w:rPr>
                <w:color w:val="000000"/>
                <w:sz w:val="28"/>
                <w:szCs w:val="28"/>
                <w:highlight w:val="yellow"/>
              </w:rPr>
              <w:t>Tốc độ (CPU): 2.4 GHz trở lên</w:t>
            </w:r>
          </w:p>
          <w:p w14:paraId="56747D4A" w14:textId="77777777" w:rsidR="00B40AAF" w:rsidRDefault="00746E6D">
            <w:pPr>
              <w:numPr>
                <w:ilvl w:val="0"/>
                <w:numId w:val="17"/>
              </w:numPr>
              <w:pBdr>
                <w:top w:val="nil"/>
                <w:left w:val="nil"/>
                <w:bottom w:val="nil"/>
                <w:right w:val="nil"/>
                <w:between w:val="nil"/>
              </w:pBdr>
              <w:spacing w:after="0"/>
              <w:ind w:left="342"/>
              <w:rPr>
                <w:color w:val="000000"/>
                <w:sz w:val="28"/>
                <w:szCs w:val="28"/>
                <w:highlight w:val="yellow"/>
              </w:rPr>
            </w:pPr>
            <w:r>
              <w:rPr>
                <w:color w:val="000000"/>
                <w:sz w:val="28"/>
                <w:szCs w:val="28"/>
                <w:highlight w:val="yellow"/>
              </w:rPr>
              <w:t>Bộ nhớ chính (RAM): tối thiểu 48 GB</w:t>
            </w:r>
          </w:p>
          <w:p w14:paraId="4DF76BA1" w14:textId="77777777" w:rsidR="00B40AAF" w:rsidRDefault="00746E6D">
            <w:pPr>
              <w:numPr>
                <w:ilvl w:val="0"/>
                <w:numId w:val="17"/>
              </w:numPr>
              <w:pBdr>
                <w:top w:val="nil"/>
                <w:left w:val="nil"/>
                <w:bottom w:val="nil"/>
                <w:right w:val="nil"/>
                <w:between w:val="nil"/>
              </w:pBdr>
              <w:spacing w:after="20"/>
              <w:ind w:left="342"/>
              <w:rPr>
                <w:color w:val="000000"/>
                <w:sz w:val="28"/>
                <w:szCs w:val="28"/>
                <w:highlight w:val="yellow"/>
              </w:rPr>
            </w:pPr>
            <w:r>
              <w:rPr>
                <w:color w:val="000000"/>
                <w:sz w:val="28"/>
                <w:szCs w:val="28"/>
                <w:highlight w:val="yellow"/>
              </w:rPr>
              <w:t>Ổ cứng (HDD): còn trống 500 GB trở lên</w:t>
            </w:r>
          </w:p>
        </w:tc>
      </w:tr>
    </w:tbl>
    <w:p w14:paraId="2C0B6FFF" w14:textId="77777777" w:rsidR="00B40AAF" w:rsidRDefault="00746E6D">
      <w:pPr>
        <w:pStyle w:val="Heading3"/>
        <w:numPr>
          <w:ilvl w:val="2"/>
          <w:numId w:val="1"/>
        </w:numPr>
        <w:rPr>
          <w:color w:val="000000"/>
        </w:rPr>
      </w:pPr>
      <w:bookmarkStart w:id="150" w:name="_heading=h.2eclud0" w:colFirst="0" w:colLast="0"/>
      <w:bookmarkEnd w:id="150"/>
      <w:r>
        <w:rPr>
          <w:color w:val="000000"/>
        </w:rPr>
        <w:t>H</w:t>
      </w:r>
      <w:r>
        <w:rPr>
          <w:color w:val="000000"/>
        </w:rPr>
        <w:t>ệ</w:t>
      </w:r>
      <w:r>
        <w:rPr>
          <w:color w:val="000000"/>
        </w:rPr>
        <w:t xml:space="preserve"> th</w:t>
      </w:r>
      <w:r>
        <w:rPr>
          <w:color w:val="000000"/>
        </w:rPr>
        <w:t>ố</w:t>
      </w:r>
      <w:r>
        <w:rPr>
          <w:color w:val="000000"/>
        </w:rPr>
        <w:t>ng m</w:t>
      </w:r>
      <w:r>
        <w:rPr>
          <w:color w:val="000000"/>
        </w:rPr>
        <w:t>ạ</w:t>
      </w:r>
      <w:r>
        <w:rPr>
          <w:color w:val="000000"/>
        </w:rPr>
        <w:t>ng và thi</w:t>
      </w:r>
      <w:r>
        <w:rPr>
          <w:color w:val="000000"/>
        </w:rPr>
        <w:t>ế</w:t>
      </w:r>
      <w:r>
        <w:rPr>
          <w:color w:val="000000"/>
        </w:rPr>
        <w:t>t b</w:t>
      </w:r>
      <w:r>
        <w:rPr>
          <w:color w:val="000000"/>
        </w:rPr>
        <w:t>ị</w:t>
      </w:r>
      <w:r>
        <w:rPr>
          <w:color w:val="000000"/>
        </w:rPr>
        <w:t xml:space="preserve"> ngo</w:t>
      </w:r>
      <w:r>
        <w:rPr>
          <w:color w:val="000000"/>
        </w:rPr>
        <w:t>ạ</w:t>
      </w:r>
      <w:r>
        <w:rPr>
          <w:color w:val="000000"/>
        </w:rPr>
        <w:t>i vi</w:t>
      </w:r>
    </w:p>
    <w:p w14:paraId="4DD464AD" w14:textId="77777777" w:rsidR="00B40AAF" w:rsidRDefault="00746E6D">
      <w:pPr>
        <w:pBdr>
          <w:top w:val="nil"/>
          <w:left w:val="nil"/>
          <w:bottom w:val="nil"/>
          <w:right w:val="nil"/>
          <w:between w:val="nil"/>
        </w:pBdr>
        <w:spacing w:before="120" w:after="120"/>
        <w:ind w:firstLine="360"/>
        <w:rPr>
          <w:rFonts w:ascii="Cambria" w:eastAsia="Cambria" w:hAnsi="Cambria" w:cs="Cambria"/>
          <w:color w:val="000000"/>
          <w:sz w:val="28"/>
          <w:szCs w:val="28"/>
        </w:rPr>
      </w:pPr>
      <w:r>
        <w:rPr>
          <w:rFonts w:ascii="Cambria" w:eastAsia="Cambria" w:hAnsi="Cambria" w:cs="Cambria"/>
          <w:color w:val="000000"/>
          <w:sz w:val="28"/>
          <w:szCs w:val="28"/>
        </w:rPr>
        <w:t>Sau đây là các yêu c</w:t>
      </w:r>
      <w:r>
        <w:rPr>
          <w:rFonts w:ascii="Cambria" w:eastAsia="Cambria" w:hAnsi="Cambria" w:cs="Cambria"/>
          <w:color w:val="000000"/>
          <w:sz w:val="28"/>
          <w:szCs w:val="28"/>
        </w:rPr>
        <w:t>ầ</w:t>
      </w:r>
      <w:r>
        <w:rPr>
          <w:rFonts w:ascii="Cambria" w:eastAsia="Cambria" w:hAnsi="Cambria" w:cs="Cambria"/>
          <w:color w:val="000000"/>
          <w:sz w:val="28"/>
          <w:szCs w:val="28"/>
        </w:rPr>
        <w:t>u v</w:t>
      </w:r>
      <w:r>
        <w:rPr>
          <w:rFonts w:ascii="Cambria" w:eastAsia="Cambria" w:hAnsi="Cambria" w:cs="Cambria"/>
          <w:color w:val="000000"/>
          <w:sz w:val="28"/>
          <w:szCs w:val="28"/>
        </w:rPr>
        <w:t>ề</w:t>
      </w:r>
      <w:r>
        <w:rPr>
          <w:rFonts w:ascii="Cambria" w:eastAsia="Cambria" w:hAnsi="Cambria" w:cs="Cambria"/>
          <w:color w:val="000000"/>
          <w:sz w:val="28"/>
          <w:szCs w:val="28"/>
        </w:rPr>
        <w:t xml:space="preserve"> h</w:t>
      </w:r>
      <w:r>
        <w:rPr>
          <w:rFonts w:ascii="Cambria" w:eastAsia="Cambria" w:hAnsi="Cambria" w:cs="Cambria"/>
          <w:color w:val="000000"/>
          <w:sz w:val="28"/>
          <w:szCs w:val="28"/>
        </w:rPr>
        <w:t>ạ</w:t>
      </w:r>
      <w:r>
        <w:rPr>
          <w:rFonts w:ascii="Cambria" w:eastAsia="Cambria" w:hAnsi="Cambria" w:cs="Cambria"/>
          <w:color w:val="000000"/>
          <w:sz w:val="28"/>
          <w:szCs w:val="28"/>
        </w:rPr>
        <w:t xml:space="preserve"> t</w:t>
      </w:r>
      <w:r>
        <w:rPr>
          <w:rFonts w:ascii="Cambria" w:eastAsia="Cambria" w:hAnsi="Cambria" w:cs="Cambria"/>
          <w:color w:val="000000"/>
          <w:sz w:val="28"/>
          <w:szCs w:val="28"/>
        </w:rPr>
        <w:t>ầ</w:t>
      </w:r>
      <w:r>
        <w:rPr>
          <w:rFonts w:ascii="Cambria" w:eastAsia="Cambria" w:hAnsi="Cambria" w:cs="Cambria"/>
          <w:color w:val="000000"/>
          <w:sz w:val="28"/>
          <w:szCs w:val="28"/>
        </w:rPr>
        <w:t>ng tri</w:t>
      </w:r>
      <w:r>
        <w:rPr>
          <w:rFonts w:ascii="Cambria" w:eastAsia="Cambria" w:hAnsi="Cambria" w:cs="Cambria"/>
          <w:color w:val="000000"/>
          <w:sz w:val="28"/>
          <w:szCs w:val="28"/>
        </w:rPr>
        <w:t>ể</w:t>
      </w:r>
      <w:r>
        <w:rPr>
          <w:rFonts w:ascii="Cambria" w:eastAsia="Cambria" w:hAnsi="Cambria" w:cs="Cambria"/>
          <w:color w:val="000000"/>
          <w:sz w:val="28"/>
          <w:szCs w:val="28"/>
        </w:rPr>
        <w:t>n khai liên quan đ</w:t>
      </w:r>
      <w:r>
        <w:rPr>
          <w:rFonts w:ascii="Cambria" w:eastAsia="Cambria" w:hAnsi="Cambria" w:cs="Cambria"/>
          <w:color w:val="000000"/>
          <w:sz w:val="28"/>
          <w:szCs w:val="28"/>
        </w:rPr>
        <w:t>ế</w:t>
      </w:r>
      <w:r>
        <w:rPr>
          <w:rFonts w:ascii="Cambria" w:eastAsia="Cambria" w:hAnsi="Cambria" w:cs="Cambria"/>
          <w:color w:val="000000"/>
          <w:sz w:val="28"/>
          <w:szCs w:val="28"/>
        </w:rPr>
        <w:t>n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m</w:t>
      </w:r>
      <w:r>
        <w:rPr>
          <w:rFonts w:ascii="Cambria" w:eastAsia="Cambria" w:hAnsi="Cambria" w:cs="Cambria"/>
          <w:color w:val="000000"/>
          <w:sz w:val="28"/>
          <w:szCs w:val="28"/>
        </w:rPr>
        <w:t>ạ</w:t>
      </w:r>
      <w:r>
        <w:rPr>
          <w:rFonts w:ascii="Cambria" w:eastAsia="Cambria" w:hAnsi="Cambria" w:cs="Cambria"/>
          <w:color w:val="000000"/>
          <w:sz w:val="28"/>
          <w:szCs w:val="28"/>
        </w:rPr>
        <w:t>ng và thi</w:t>
      </w:r>
      <w:r>
        <w:rPr>
          <w:rFonts w:ascii="Cambria" w:eastAsia="Cambria" w:hAnsi="Cambria" w:cs="Cambria"/>
          <w:color w:val="000000"/>
          <w:sz w:val="28"/>
          <w:szCs w:val="28"/>
        </w:rPr>
        <w:t>ế</w:t>
      </w:r>
      <w:r>
        <w:rPr>
          <w:rFonts w:ascii="Cambria" w:eastAsia="Cambria" w:hAnsi="Cambria" w:cs="Cambria"/>
          <w:color w:val="000000"/>
          <w:sz w:val="28"/>
          <w:szCs w:val="28"/>
        </w:rPr>
        <w:t>t b</w:t>
      </w:r>
      <w:r>
        <w:rPr>
          <w:rFonts w:ascii="Cambria" w:eastAsia="Cambria" w:hAnsi="Cambria" w:cs="Cambria"/>
          <w:color w:val="000000"/>
          <w:sz w:val="28"/>
          <w:szCs w:val="28"/>
        </w:rPr>
        <w:t>ị</w:t>
      </w:r>
      <w:r>
        <w:rPr>
          <w:rFonts w:ascii="Cambria" w:eastAsia="Cambria" w:hAnsi="Cambria" w:cs="Cambria"/>
          <w:color w:val="000000"/>
          <w:sz w:val="28"/>
          <w:szCs w:val="28"/>
        </w:rPr>
        <w:t xml:space="preserve"> ngo</w:t>
      </w:r>
      <w:r>
        <w:rPr>
          <w:rFonts w:ascii="Cambria" w:eastAsia="Cambria" w:hAnsi="Cambria" w:cs="Cambria"/>
          <w:color w:val="000000"/>
          <w:sz w:val="28"/>
          <w:szCs w:val="28"/>
        </w:rPr>
        <w:t>ạ</w:t>
      </w:r>
      <w:r>
        <w:rPr>
          <w:rFonts w:ascii="Cambria" w:eastAsia="Cambria" w:hAnsi="Cambria" w:cs="Cambria"/>
          <w:color w:val="000000"/>
          <w:sz w:val="28"/>
          <w:szCs w:val="28"/>
        </w:rPr>
        <w:t>i vi c</w:t>
      </w:r>
      <w:r>
        <w:rPr>
          <w:rFonts w:ascii="Cambria" w:eastAsia="Cambria" w:hAnsi="Cambria" w:cs="Cambria"/>
          <w:color w:val="000000"/>
          <w:sz w:val="28"/>
          <w:szCs w:val="28"/>
        </w:rPr>
        <w:t>ầ</w:t>
      </w:r>
      <w:r>
        <w:rPr>
          <w:rFonts w:ascii="Cambria" w:eastAsia="Cambria" w:hAnsi="Cambria" w:cs="Cambria"/>
          <w:color w:val="000000"/>
          <w:sz w:val="28"/>
          <w:szCs w:val="28"/>
        </w:rPr>
        <w:t>n chu</w:t>
      </w:r>
      <w:r>
        <w:rPr>
          <w:rFonts w:ascii="Cambria" w:eastAsia="Cambria" w:hAnsi="Cambria" w:cs="Cambria"/>
          <w:color w:val="000000"/>
          <w:sz w:val="28"/>
          <w:szCs w:val="28"/>
        </w:rPr>
        <w:t>ẩ</w:t>
      </w:r>
      <w:r>
        <w:rPr>
          <w:rFonts w:ascii="Cambria" w:eastAsia="Cambria" w:hAnsi="Cambria" w:cs="Cambria"/>
          <w:color w:val="000000"/>
          <w:sz w:val="28"/>
          <w:szCs w:val="28"/>
        </w:rPr>
        <w:t>n b</w:t>
      </w:r>
      <w:r>
        <w:rPr>
          <w:rFonts w:ascii="Cambria" w:eastAsia="Cambria" w:hAnsi="Cambria" w:cs="Cambria"/>
          <w:color w:val="000000"/>
          <w:sz w:val="28"/>
          <w:szCs w:val="28"/>
        </w:rPr>
        <w:t>ị</w:t>
      </w:r>
      <w:r>
        <w:rPr>
          <w:rFonts w:ascii="Cambria" w:eastAsia="Cambria" w:hAnsi="Cambria" w:cs="Cambria"/>
          <w:color w:val="000000"/>
          <w:sz w:val="28"/>
          <w:szCs w:val="28"/>
        </w:rPr>
        <w:t xml:space="preserve"> đ</w:t>
      </w:r>
      <w:r>
        <w:rPr>
          <w:rFonts w:ascii="Cambria" w:eastAsia="Cambria" w:hAnsi="Cambria" w:cs="Cambria"/>
          <w:color w:val="000000"/>
          <w:sz w:val="28"/>
          <w:szCs w:val="28"/>
        </w:rPr>
        <w:t>ể</w:t>
      </w:r>
      <w:r>
        <w:rPr>
          <w:rFonts w:ascii="Cambria" w:eastAsia="Cambria" w:hAnsi="Cambria" w:cs="Cambria"/>
          <w:color w:val="000000"/>
          <w:sz w:val="28"/>
          <w:szCs w:val="28"/>
        </w:rPr>
        <w:t xml:space="preserve"> tri</w:t>
      </w:r>
      <w:r>
        <w:rPr>
          <w:rFonts w:ascii="Cambria" w:eastAsia="Cambria" w:hAnsi="Cambria" w:cs="Cambria"/>
          <w:color w:val="000000"/>
          <w:sz w:val="28"/>
          <w:szCs w:val="28"/>
        </w:rPr>
        <w:t>ể</w:t>
      </w:r>
      <w:r>
        <w:rPr>
          <w:rFonts w:ascii="Cambria" w:eastAsia="Cambria" w:hAnsi="Cambria" w:cs="Cambria"/>
          <w:color w:val="000000"/>
          <w:sz w:val="28"/>
          <w:szCs w:val="28"/>
        </w:rPr>
        <w:t>n khai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w:t>
      </w:r>
    </w:p>
    <w:p w14:paraId="68270EEC" w14:textId="77777777" w:rsidR="00B40AAF" w:rsidRDefault="00746E6D">
      <w:pPr>
        <w:pBdr>
          <w:top w:val="nil"/>
          <w:left w:val="nil"/>
          <w:bottom w:val="nil"/>
          <w:right w:val="nil"/>
          <w:between w:val="nil"/>
        </w:pBdr>
        <w:spacing w:before="120" w:after="120" w:line="240" w:lineRule="auto"/>
        <w:rPr>
          <w:color w:val="000000"/>
          <w:sz w:val="28"/>
          <w:szCs w:val="28"/>
        </w:rPr>
      </w:pPr>
      <w:r>
        <w:rPr>
          <w:color w:val="000000"/>
          <w:sz w:val="28"/>
          <w:szCs w:val="28"/>
        </w:rPr>
        <w:t>Mạng, truyền thông:</w:t>
      </w:r>
    </w:p>
    <w:p w14:paraId="3D7457EA"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Hệ thống mạng nội bộ (LAN) kết nối các máy tham gia vận hành hệ thống tại đơn vị.</w:t>
      </w:r>
    </w:p>
    <w:p w14:paraId="335D803A"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Hệ thống mạng diện rộng (WAN) kết nối các đơn vị trong hệ thống.</w:t>
      </w:r>
    </w:p>
    <w:p w14:paraId="250D1135" w14:textId="77777777" w:rsidR="00B40AAF" w:rsidRDefault="00746E6D">
      <w:pPr>
        <w:numPr>
          <w:ilvl w:val="0"/>
          <w:numId w:val="19"/>
        </w:numPr>
        <w:pBdr>
          <w:top w:val="nil"/>
          <w:left w:val="nil"/>
          <w:bottom w:val="nil"/>
          <w:right w:val="nil"/>
          <w:between w:val="nil"/>
        </w:pBdr>
        <w:spacing w:before="120" w:after="120"/>
        <w:rPr>
          <w:color w:val="000000"/>
          <w:sz w:val="28"/>
          <w:szCs w:val="28"/>
        </w:rPr>
      </w:pPr>
      <w:r>
        <w:rPr>
          <w:color w:val="000000"/>
          <w:sz w:val="28"/>
          <w:szCs w:val="28"/>
        </w:rPr>
        <w:t>Ngoài ra để hệ thống có thể vận hành liên tục 7 ngày trong 1 tuần và 24 giờ trong 1 ngày thì cần có thêm 1 số</w:t>
      </w:r>
      <w:r>
        <w:rPr>
          <w:color w:val="000000"/>
          <w:sz w:val="28"/>
          <w:szCs w:val="28"/>
        </w:rPr>
        <w:t xml:space="preserve"> điều kiện: </w:t>
      </w:r>
    </w:p>
    <w:p w14:paraId="0159D375"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Nên sử dụng hệ thống cluster để tăng cường khả năng cung cấp và phục vụ các người dùng cuối và giảm thiểu sự ngưng hoạt động hệ thống ngoài ý muốn do lỗi, hay crash hệ thống.</w:t>
      </w:r>
    </w:p>
    <w:p w14:paraId="6E11E1A1"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 xml:space="preserve">Có hệ thống an toàn bảo mật tốt. </w:t>
      </w:r>
    </w:p>
    <w:p w14:paraId="3F09CB2F" w14:textId="77777777" w:rsidR="00B40AAF" w:rsidRDefault="00746E6D">
      <w:pPr>
        <w:numPr>
          <w:ilvl w:val="0"/>
          <w:numId w:val="18"/>
        </w:numPr>
        <w:pBdr>
          <w:top w:val="nil"/>
          <w:left w:val="nil"/>
          <w:bottom w:val="nil"/>
          <w:right w:val="nil"/>
          <w:between w:val="nil"/>
        </w:pBdr>
        <w:spacing w:before="120" w:after="120"/>
        <w:rPr>
          <w:color w:val="000000"/>
          <w:sz w:val="28"/>
          <w:szCs w:val="28"/>
        </w:rPr>
      </w:pPr>
      <w:r>
        <w:rPr>
          <w:color w:val="000000"/>
          <w:sz w:val="28"/>
          <w:szCs w:val="28"/>
        </w:rPr>
        <w:t>Các máy chủ được làm lạnh tốt tron</w:t>
      </w:r>
      <w:r>
        <w:rPr>
          <w:color w:val="000000"/>
          <w:sz w:val="28"/>
          <w:szCs w:val="28"/>
        </w:rPr>
        <w:t>g quá trình hoạt động.</w:t>
      </w:r>
    </w:p>
    <w:p w14:paraId="75C4AC74" w14:textId="77777777" w:rsidR="00B40AAF" w:rsidRDefault="00746E6D">
      <w:pPr>
        <w:pBdr>
          <w:top w:val="nil"/>
          <w:left w:val="nil"/>
          <w:bottom w:val="nil"/>
          <w:right w:val="nil"/>
          <w:between w:val="nil"/>
        </w:pBdr>
        <w:spacing w:before="120" w:after="120" w:line="240" w:lineRule="auto"/>
        <w:rPr>
          <w:color w:val="000000"/>
          <w:sz w:val="28"/>
          <w:szCs w:val="28"/>
        </w:rPr>
      </w:pPr>
      <w:r>
        <w:rPr>
          <w:color w:val="000000"/>
          <w:sz w:val="28"/>
          <w:szCs w:val="28"/>
        </w:rPr>
        <w:lastRenderedPageBreak/>
        <w:t>Hệ thống nguồn điện được đảm bảo cung cấp 24/7 cho hệ thống. Nên có thêm nguồn điện dự phòng và tự động chuyển đổi sang hệ thống này khi có sự cố mất điện.</w:t>
      </w:r>
    </w:p>
    <w:p w14:paraId="1518CAF0" w14:textId="77777777" w:rsidR="00B40AAF" w:rsidRDefault="00B40AAF">
      <w:pPr>
        <w:pBdr>
          <w:top w:val="nil"/>
          <w:left w:val="nil"/>
          <w:bottom w:val="nil"/>
          <w:right w:val="nil"/>
          <w:between w:val="nil"/>
        </w:pBdr>
        <w:spacing w:before="120" w:after="120" w:line="240" w:lineRule="auto"/>
        <w:rPr>
          <w:color w:val="000000"/>
          <w:sz w:val="28"/>
          <w:szCs w:val="28"/>
        </w:rPr>
      </w:pPr>
    </w:p>
    <w:p w14:paraId="732E2922" w14:textId="77777777" w:rsidR="00B40AAF" w:rsidRDefault="00746E6D">
      <w:pPr>
        <w:pBdr>
          <w:top w:val="nil"/>
          <w:left w:val="nil"/>
          <w:bottom w:val="nil"/>
          <w:right w:val="nil"/>
          <w:between w:val="nil"/>
        </w:pBdr>
        <w:spacing w:before="120" w:after="120" w:line="240" w:lineRule="auto"/>
        <w:rPr>
          <w:color w:val="000000"/>
          <w:sz w:val="28"/>
          <w:szCs w:val="28"/>
        </w:rPr>
      </w:pPr>
      <w:r>
        <w:br w:type="page"/>
      </w:r>
    </w:p>
    <w:p w14:paraId="4CECF649" w14:textId="77777777" w:rsidR="00B40AAF" w:rsidRPr="00A37CFA" w:rsidRDefault="00746E6D">
      <w:pPr>
        <w:pStyle w:val="Heading1"/>
        <w:numPr>
          <w:ilvl w:val="0"/>
          <w:numId w:val="1"/>
        </w:numPr>
        <w:spacing w:after="0"/>
        <w:ind w:left="284" w:firstLine="141"/>
        <w:rPr>
          <w:lang w:val="vi-VN"/>
        </w:rPr>
      </w:pPr>
      <w:bookmarkStart w:id="151" w:name="_heading=h.thw4kt" w:colFirst="0" w:colLast="0"/>
      <w:bookmarkEnd w:id="151"/>
      <w:r w:rsidRPr="00A37CFA">
        <w:rPr>
          <w:lang w:val="vi-VN"/>
        </w:rPr>
        <w:lastRenderedPageBreak/>
        <w:t>THUY</w:t>
      </w:r>
      <w:r w:rsidRPr="00A37CFA">
        <w:rPr>
          <w:lang w:val="vi-VN"/>
        </w:rPr>
        <w:t>Ế</w:t>
      </w:r>
      <w:r w:rsidRPr="00A37CFA">
        <w:rPr>
          <w:lang w:val="vi-VN"/>
        </w:rPr>
        <w:t>T MINH Đ</w:t>
      </w:r>
      <w:r w:rsidRPr="00A37CFA">
        <w:rPr>
          <w:lang w:val="vi-VN"/>
        </w:rPr>
        <w:t>Ề</w:t>
      </w:r>
      <w:r w:rsidRPr="00A37CFA">
        <w:rPr>
          <w:lang w:val="vi-VN"/>
        </w:rPr>
        <w:t xml:space="preserve"> XU</w:t>
      </w:r>
      <w:r w:rsidRPr="00A37CFA">
        <w:rPr>
          <w:lang w:val="vi-VN"/>
        </w:rPr>
        <w:t>Ấ</w:t>
      </w:r>
      <w:r w:rsidRPr="00A37CFA">
        <w:rPr>
          <w:lang w:val="vi-VN"/>
        </w:rPr>
        <w:t>T C</w:t>
      </w:r>
      <w:r w:rsidRPr="00A37CFA">
        <w:rPr>
          <w:lang w:val="vi-VN"/>
        </w:rPr>
        <w:t>Ấ</w:t>
      </w:r>
      <w:r w:rsidRPr="00A37CFA">
        <w:rPr>
          <w:lang w:val="vi-VN"/>
        </w:rPr>
        <w:t>P Đ</w:t>
      </w:r>
      <w:r w:rsidRPr="00A37CFA">
        <w:rPr>
          <w:lang w:val="vi-VN"/>
        </w:rPr>
        <w:t>Ộ</w:t>
      </w:r>
      <w:r w:rsidRPr="00A37CFA">
        <w:rPr>
          <w:lang w:val="vi-VN"/>
        </w:rPr>
        <w:t xml:space="preserve"> AN TOÀN H</w:t>
      </w:r>
      <w:r w:rsidRPr="00A37CFA">
        <w:rPr>
          <w:lang w:val="vi-VN"/>
        </w:rPr>
        <w:t>Ệ</w:t>
      </w:r>
      <w:r w:rsidRPr="00A37CFA">
        <w:rPr>
          <w:lang w:val="vi-VN"/>
        </w:rPr>
        <w:t xml:space="preserve"> TH</w:t>
      </w:r>
      <w:r w:rsidRPr="00A37CFA">
        <w:rPr>
          <w:lang w:val="vi-VN"/>
        </w:rPr>
        <w:t>Ố</w:t>
      </w:r>
      <w:r w:rsidRPr="00A37CFA">
        <w:rPr>
          <w:lang w:val="vi-VN"/>
        </w:rPr>
        <w:t>NG THÔNG TIN</w:t>
      </w:r>
    </w:p>
    <w:p w14:paraId="39B12EF4" w14:textId="77777777" w:rsidR="00B40AAF" w:rsidRDefault="00746E6D">
      <w:pPr>
        <w:pStyle w:val="Heading2"/>
        <w:numPr>
          <w:ilvl w:val="1"/>
          <w:numId w:val="1"/>
        </w:numPr>
      </w:pPr>
      <w:bookmarkStart w:id="152" w:name="_heading=h.3dhjn8m" w:colFirst="0" w:colLast="0"/>
      <w:bookmarkEnd w:id="152"/>
      <w:r>
        <w:t>Thông tin t</w:t>
      </w:r>
      <w:r>
        <w:t>ổ</w:t>
      </w:r>
      <w:r>
        <w:t>ng quan h</w:t>
      </w:r>
      <w:r>
        <w:t>ệ</w:t>
      </w:r>
      <w:r>
        <w:t xml:space="preserve"> th</w:t>
      </w:r>
      <w:r>
        <w:t>ố</w:t>
      </w:r>
      <w:r>
        <w:t xml:space="preserve">ng thông tin </w:t>
      </w:r>
    </w:p>
    <w:p w14:paraId="5D6317B6" w14:textId="77777777" w:rsidR="00B40AAF" w:rsidRDefault="00746E6D">
      <w:pPr>
        <w:pStyle w:val="Heading3"/>
        <w:numPr>
          <w:ilvl w:val="2"/>
          <w:numId w:val="1"/>
        </w:numPr>
        <w:rPr>
          <w:color w:val="000000"/>
        </w:rPr>
      </w:pPr>
      <w:bookmarkStart w:id="153" w:name="_heading=h.1smtxgf" w:colFirst="0" w:colLast="0"/>
      <w:bookmarkEnd w:id="153"/>
      <w:r>
        <w:rPr>
          <w:color w:val="000000"/>
        </w:rPr>
        <w:t>Thông tin Ch</w:t>
      </w:r>
      <w:r>
        <w:rPr>
          <w:color w:val="000000"/>
        </w:rPr>
        <w:t>ủ</w:t>
      </w:r>
      <w:r>
        <w:rPr>
          <w:color w:val="000000"/>
        </w:rPr>
        <w:t xml:space="preserve"> qu</w:t>
      </w:r>
      <w:r>
        <w:rPr>
          <w:color w:val="000000"/>
        </w:rPr>
        <w:t>ả</w:t>
      </w:r>
      <w:r>
        <w:rPr>
          <w:color w:val="000000"/>
        </w:rPr>
        <w:t>n h</w:t>
      </w:r>
      <w:r>
        <w:rPr>
          <w:color w:val="000000"/>
        </w:rPr>
        <w:t>ệ</w:t>
      </w:r>
      <w:r>
        <w:rPr>
          <w:color w:val="000000"/>
        </w:rPr>
        <w:t xml:space="preserve"> th</w:t>
      </w:r>
      <w:r>
        <w:rPr>
          <w:color w:val="000000"/>
        </w:rPr>
        <w:t>ố</w:t>
      </w:r>
      <w:r>
        <w:rPr>
          <w:color w:val="000000"/>
        </w:rPr>
        <w:t>ng thông tin</w:t>
      </w:r>
    </w:p>
    <w:p w14:paraId="3D918F7D" w14:textId="77777777" w:rsidR="00B40AAF" w:rsidRDefault="00746E6D">
      <w:pPr>
        <w:numPr>
          <w:ilvl w:val="0"/>
          <w:numId w:val="12"/>
        </w:numPr>
        <w:spacing w:before="60" w:after="0" w:line="300" w:lineRule="auto"/>
        <w:ind w:left="0" w:firstLine="720"/>
        <w:jc w:val="left"/>
        <w:rPr>
          <w:color w:val="000000"/>
          <w:sz w:val="28"/>
          <w:szCs w:val="28"/>
        </w:rPr>
      </w:pPr>
      <w:r>
        <w:rPr>
          <w:color w:val="000000"/>
          <w:sz w:val="28"/>
          <w:szCs w:val="28"/>
        </w:rPr>
        <w:t>Tên tổ chức: Sở Xây dựng TP. Hồ Chí Minh</w:t>
      </w:r>
    </w:p>
    <w:p w14:paraId="143A773E" w14:textId="77777777" w:rsidR="00B40AAF" w:rsidRDefault="00746E6D">
      <w:pPr>
        <w:numPr>
          <w:ilvl w:val="0"/>
          <w:numId w:val="12"/>
        </w:numPr>
        <w:spacing w:before="60" w:after="0" w:line="300" w:lineRule="auto"/>
        <w:ind w:left="0" w:firstLine="720"/>
        <w:jc w:val="left"/>
        <w:rPr>
          <w:color w:val="000000"/>
          <w:sz w:val="28"/>
          <w:szCs w:val="28"/>
        </w:rPr>
      </w:pPr>
      <w:r>
        <w:rPr>
          <w:color w:val="000000"/>
          <w:sz w:val="28"/>
          <w:szCs w:val="28"/>
        </w:rPr>
        <w:t>Quyết định thành lập: số 77/QĐ-UBND ngày 28/2/1989 của UBND thành phố về việc hợp n</w:t>
      </w:r>
      <w:r>
        <w:rPr>
          <w:color w:val="000000"/>
          <w:sz w:val="28"/>
          <w:szCs w:val="28"/>
        </w:rPr>
        <w:t>hất Ủy ban Xây dựng cơ bản và Sở Xây dựng thành một tổ chức mới lấy tên là Sở Xây dựng.</w:t>
      </w:r>
    </w:p>
    <w:p w14:paraId="21FD4E48" w14:textId="77777777" w:rsidR="00B40AAF" w:rsidRDefault="00746E6D">
      <w:pPr>
        <w:numPr>
          <w:ilvl w:val="0"/>
          <w:numId w:val="12"/>
        </w:numPr>
        <w:spacing w:before="60" w:after="0" w:line="300" w:lineRule="auto"/>
        <w:ind w:left="0" w:firstLine="720"/>
        <w:jc w:val="left"/>
        <w:rPr>
          <w:color w:val="000000"/>
          <w:sz w:val="28"/>
          <w:szCs w:val="28"/>
        </w:rPr>
      </w:pPr>
      <w:r>
        <w:rPr>
          <w:color w:val="000000"/>
          <w:sz w:val="28"/>
          <w:szCs w:val="28"/>
        </w:rPr>
        <w:t>Quy định chức năng, nhiệm vụ và quyền hạn: Quyết định số 05/2010/QĐ-UBND ngày 20/1/2010 và Quyết định số 5305/QĐ-UBND ngày 27/11/2018 của UBND thành phố.</w:t>
      </w:r>
    </w:p>
    <w:p w14:paraId="0DB0E1F2" w14:textId="77777777" w:rsidR="00B40AAF" w:rsidRDefault="00746E6D">
      <w:pPr>
        <w:numPr>
          <w:ilvl w:val="0"/>
          <w:numId w:val="12"/>
        </w:numPr>
        <w:spacing w:before="60" w:after="0" w:line="300" w:lineRule="auto"/>
        <w:ind w:left="0" w:firstLine="720"/>
        <w:jc w:val="left"/>
        <w:rPr>
          <w:color w:val="000000"/>
          <w:sz w:val="28"/>
          <w:szCs w:val="28"/>
        </w:rPr>
      </w:pPr>
      <w:r>
        <w:rPr>
          <w:color w:val="000000"/>
          <w:sz w:val="28"/>
          <w:szCs w:val="28"/>
        </w:rPr>
        <w:t>Người đại diện</w:t>
      </w:r>
      <w:r>
        <w:rPr>
          <w:color w:val="000000"/>
          <w:sz w:val="28"/>
          <w:szCs w:val="28"/>
        </w:rPr>
        <w:t xml:space="preserve">: Trần Hoàng Quân </w:t>
      </w:r>
      <w:r>
        <w:rPr>
          <w:color w:val="000000"/>
          <w:sz w:val="28"/>
          <w:szCs w:val="28"/>
        </w:rPr>
        <w:tab/>
        <w:t xml:space="preserve">Chức vụ: Giám đốc </w:t>
      </w:r>
    </w:p>
    <w:p w14:paraId="55D8C6D2" w14:textId="77777777" w:rsidR="00B40AAF" w:rsidRDefault="00746E6D">
      <w:pPr>
        <w:numPr>
          <w:ilvl w:val="0"/>
          <w:numId w:val="12"/>
        </w:numPr>
        <w:spacing w:before="60" w:after="0" w:line="300" w:lineRule="auto"/>
        <w:ind w:left="0" w:firstLine="720"/>
        <w:jc w:val="left"/>
        <w:rPr>
          <w:color w:val="000000"/>
          <w:sz w:val="28"/>
          <w:szCs w:val="28"/>
        </w:rPr>
      </w:pPr>
      <w:r>
        <w:rPr>
          <w:color w:val="000000"/>
          <w:sz w:val="28"/>
          <w:szCs w:val="28"/>
        </w:rPr>
        <w:t>Địa chỉ: 60 Trương Định, Phường Võ Thị Sáu, Quận 3, Thành phố Hồ Chí Minh.</w:t>
      </w:r>
    </w:p>
    <w:p w14:paraId="7850522F" w14:textId="77777777" w:rsidR="00B40AAF" w:rsidRDefault="00746E6D">
      <w:pPr>
        <w:numPr>
          <w:ilvl w:val="0"/>
          <w:numId w:val="12"/>
        </w:numPr>
        <w:spacing w:before="60" w:after="0" w:line="300" w:lineRule="auto"/>
        <w:ind w:left="0" w:firstLine="720"/>
        <w:jc w:val="left"/>
        <w:rPr>
          <w:color w:val="000000"/>
          <w:sz w:val="28"/>
          <w:szCs w:val="28"/>
        </w:rPr>
      </w:pPr>
      <w:r>
        <w:rPr>
          <w:color w:val="000000"/>
          <w:sz w:val="28"/>
          <w:szCs w:val="28"/>
        </w:rPr>
        <w:t>Điện thoại: (028) 3932 5945 - (028) 3932 6214</w:t>
      </w:r>
    </w:p>
    <w:p w14:paraId="3C6DC47E" w14:textId="77777777" w:rsidR="00B40AAF" w:rsidRDefault="00746E6D">
      <w:pPr>
        <w:numPr>
          <w:ilvl w:val="0"/>
          <w:numId w:val="12"/>
        </w:numPr>
        <w:spacing w:before="60" w:after="0" w:line="300" w:lineRule="auto"/>
        <w:ind w:left="0" w:firstLine="720"/>
        <w:jc w:val="left"/>
        <w:rPr>
          <w:color w:val="000000"/>
          <w:sz w:val="28"/>
          <w:szCs w:val="28"/>
        </w:rPr>
      </w:pPr>
      <w:r>
        <w:rPr>
          <w:color w:val="000000"/>
          <w:sz w:val="28"/>
          <w:szCs w:val="28"/>
        </w:rPr>
        <w:t xml:space="preserve">Email: sxd@tphcm.gov.vn </w:t>
      </w:r>
    </w:p>
    <w:p w14:paraId="5A17F382" w14:textId="77777777" w:rsidR="00B40AAF" w:rsidRDefault="00746E6D">
      <w:pPr>
        <w:pStyle w:val="Heading3"/>
        <w:numPr>
          <w:ilvl w:val="2"/>
          <w:numId w:val="1"/>
        </w:numPr>
        <w:rPr>
          <w:color w:val="000000"/>
        </w:rPr>
      </w:pPr>
      <w:bookmarkStart w:id="154" w:name="_heading=h.4cmhg48" w:colFirst="0" w:colLast="0"/>
      <w:bookmarkEnd w:id="154"/>
      <w:r>
        <w:rPr>
          <w:color w:val="000000"/>
        </w:rPr>
        <w:t>Thông tin Đơn v</w:t>
      </w:r>
      <w:r>
        <w:rPr>
          <w:color w:val="000000"/>
        </w:rPr>
        <w:t>ị</w:t>
      </w:r>
      <w:r>
        <w:rPr>
          <w:color w:val="000000"/>
        </w:rPr>
        <w:t xml:space="preserve"> v</w:t>
      </w:r>
      <w:r>
        <w:rPr>
          <w:color w:val="000000"/>
        </w:rPr>
        <w:t>ậ</w:t>
      </w:r>
      <w:r>
        <w:rPr>
          <w:color w:val="000000"/>
        </w:rPr>
        <w:t>n hành</w:t>
      </w:r>
    </w:p>
    <w:p w14:paraId="63E5A4FB" w14:textId="77777777" w:rsidR="00B40AAF" w:rsidRDefault="00746E6D">
      <w:pPr>
        <w:numPr>
          <w:ilvl w:val="0"/>
          <w:numId w:val="12"/>
        </w:numPr>
        <w:spacing w:before="60" w:after="0" w:line="300" w:lineRule="auto"/>
        <w:ind w:left="0" w:firstLine="720"/>
        <w:jc w:val="left"/>
        <w:rPr>
          <w:color w:val="000000"/>
          <w:sz w:val="28"/>
          <w:szCs w:val="28"/>
        </w:rPr>
      </w:pPr>
      <w:r>
        <w:rPr>
          <w:color w:val="000000"/>
          <w:sz w:val="28"/>
          <w:szCs w:val="28"/>
        </w:rPr>
        <w:t>Tên tổ chức: Sở Xây dựng TP. Hồ Chí Minh</w:t>
      </w:r>
    </w:p>
    <w:p w14:paraId="7BF71A74" w14:textId="77777777" w:rsidR="00B40AAF" w:rsidRDefault="00746E6D">
      <w:pPr>
        <w:numPr>
          <w:ilvl w:val="0"/>
          <w:numId w:val="12"/>
        </w:numPr>
        <w:spacing w:before="60" w:after="0" w:line="300" w:lineRule="auto"/>
        <w:ind w:left="0" w:firstLine="720"/>
        <w:jc w:val="left"/>
        <w:rPr>
          <w:color w:val="000000"/>
          <w:sz w:val="28"/>
          <w:szCs w:val="28"/>
        </w:rPr>
      </w:pPr>
      <w:r>
        <w:rPr>
          <w:color w:val="000000"/>
          <w:sz w:val="28"/>
          <w:szCs w:val="28"/>
        </w:rPr>
        <w:t>Quyết</w:t>
      </w:r>
      <w:r>
        <w:rPr>
          <w:color w:val="000000"/>
          <w:sz w:val="28"/>
          <w:szCs w:val="28"/>
        </w:rPr>
        <w:t xml:space="preserve"> định thành lập: số 77/QĐ-UBND ngày 28/2/1989 của UBND thành phố về việc hợp nhất Ủy ban Xây dựng cơ bản và Sở Xây dựng thành một tổ chức mới lấy tên là Sở Xây dựng.</w:t>
      </w:r>
    </w:p>
    <w:p w14:paraId="51BEDC36" w14:textId="77777777" w:rsidR="00B40AAF" w:rsidRDefault="00746E6D">
      <w:pPr>
        <w:numPr>
          <w:ilvl w:val="0"/>
          <w:numId w:val="12"/>
        </w:numPr>
        <w:spacing w:before="60" w:after="0" w:line="300" w:lineRule="auto"/>
        <w:ind w:left="0" w:firstLine="720"/>
        <w:jc w:val="left"/>
        <w:rPr>
          <w:color w:val="000000"/>
          <w:sz w:val="28"/>
          <w:szCs w:val="28"/>
        </w:rPr>
      </w:pPr>
      <w:r>
        <w:rPr>
          <w:color w:val="000000"/>
          <w:sz w:val="28"/>
          <w:szCs w:val="28"/>
        </w:rPr>
        <w:t>Quy định chức năng, nhiệm vụ và quyền hạn: Quyết định số 05/2010/QĐ-UBND ngày 20/1/2010 và</w:t>
      </w:r>
      <w:r>
        <w:rPr>
          <w:color w:val="000000"/>
          <w:sz w:val="28"/>
          <w:szCs w:val="28"/>
        </w:rPr>
        <w:t xml:space="preserve"> Quyết định số 5305/QĐ-UBND ngày 27/11/2018 của UBND thành phố.</w:t>
      </w:r>
    </w:p>
    <w:p w14:paraId="2212D810" w14:textId="77777777" w:rsidR="00B40AAF" w:rsidRDefault="00746E6D">
      <w:pPr>
        <w:numPr>
          <w:ilvl w:val="0"/>
          <w:numId w:val="12"/>
        </w:numPr>
        <w:spacing w:before="60" w:after="0" w:line="300" w:lineRule="auto"/>
        <w:ind w:left="0" w:firstLine="720"/>
        <w:jc w:val="left"/>
        <w:rPr>
          <w:color w:val="000000"/>
          <w:sz w:val="28"/>
          <w:szCs w:val="28"/>
        </w:rPr>
      </w:pPr>
      <w:r>
        <w:rPr>
          <w:color w:val="000000"/>
          <w:sz w:val="28"/>
          <w:szCs w:val="28"/>
        </w:rPr>
        <w:t xml:space="preserve">Người đại diện: Trần Hoàng Quân </w:t>
      </w:r>
      <w:r>
        <w:rPr>
          <w:color w:val="000000"/>
          <w:sz w:val="28"/>
          <w:szCs w:val="28"/>
        </w:rPr>
        <w:tab/>
        <w:t xml:space="preserve">Chức vụ: Giám đốc </w:t>
      </w:r>
    </w:p>
    <w:p w14:paraId="47F7AC7D" w14:textId="77777777" w:rsidR="00B40AAF" w:rsidRDefault="00746E6D">
      <w:pPr>
        <w:numPr>
          <w:ilvl w:val="0"/>
          <w:numId w:val="12"/>
        </w:numPr>
        <w:spacing w:before="60" w:after="0" w:line="300" w:lineRule="auto"/>
        <w:ind w:left="0" w:firstLine="720"/>
        <w:jc w:val="left"/>
        <w:rPr>
          <w:color w:val="000000"/>
          <w:sz w:val="28"/>
          <w:szCs w:val="28"/>
        </w:rPr>
      </w:pPr>
      <w:r>
        <w:rPr>
          <w:color w:val="000000"/>
          <w:sz w:val="28"/>
          <w:szCs w:val="28"/>
        </w:rPr>
        <w:t>Địa chỉ: 60 Trương Định, Phường Võ Thị Sáu, Quận 3, Thành phố Hồ Chí Minh.</w:t>
      </w:r>
    </w:p>
    <w:p w14:paraId="03A1069D" w14:textId="77777777" w:rsidR="00B40AAF" w:rsidRDefault="00746E6D">
      <w:pPr>
        <w:numPr>
          <w:ilvl w:val="0"/>
          <w:numId w:val="12"/>
        </w:numPr>
        <w:spacing w:before="60" w:after="0" w:line="300" w:lineRule="auto"/>
        <w:ind w:left="0" w:firstLine="720"/>
        <w:jc w:val="left"/>
        <w:rPr>
          <w:color w:val="000000"/>
          <w:sz w:val="28"/>
          <w:szCs w:val="28"/>
        </w:rPr>
      </w:pPr>
      <w:r>
        <w:rPr>
          <w:color w:val="000000"/>
          <w:sz w:val="28"/>
          <w:szCs w:val="28"/>
        </w:rPr>
        <w:t>Điện thoại: (028) 3932 5945 - (028) 3932 6214</w:t>
      </w:r>
    </w:p>
    <w:p w14:paraId="53876849" w14:textId="77777777" w:rsidR="00B40AAF" w:rsidRDefault="00746E6D">
      <w:pPr>
        <w:numPr>
          <w:ilvl w:val="0"/>
          <w:numId w:val="12"/>
        </w:numPr>
        <w:spacing w:before="60" w:after="0" w:line="300" w:lineRule="auto"/>
        <w:ind w:left="0" w:firstLine="720"/>
        <w:jc w:val="left"/>
        <w:rPr>
          <w:color w:val="000000"/>
          <w:sz w:val="28"/>
          <w:szCs w:val="28"/>
        </w:rPr>
      </w:pPr>
      <w:r>
        <w:rPr>
          <w:color w:val="000000"/>
          <w:sz w:val="28"/>
          <w:szCs w:val="28"/>
        </w:rPr>
        <w:t xml:space="preserve">Email: sxd@tphcm.gov.vn </w:t>
      </w:r>
    </w:p>
    <w:p w14:paraId="0CB89BA7" w14:textId="77777777" w:rsidR="00B40AAF" w:rsidRDefault="00746E6D">
      <w:pPr>
        <w:pStyle w:val="Heading3"/>
        <w:numPr>
          <w:ilvl w:val="2"/>
          <w:numId w:val="1"/>
        </w:numPr>
        <w:rPr>
          <w:color w:val="000000"/>
        </w:rPr>
      </w:pPr>
      <w:bookmarkStart w:id="155" w:name="_heading=h.2rrrqc1" w:colFirst="0" w:colLast="0"/>
      <w:bookmarkEnd w:id="155"/>
      <w:r>
        <w:rPr>
          <w:color w:val="000000"/>
        </w:rPr>
        <w:lastRenderedPageBreak/>
        <w:t>Mô t</w:t>
      </w:r>
      <w:r>
        <w:rPr>
          <w:color w:val="000000"/>
        </w:rPr>
        <w:t>ả</w:t>
      </w:r>
      <w:r>
        <w:rPr>
          <w:color w:val="000000"/>
        </w:rPr>
        <w:t xml:space="preserve"> ph</w:t>
      </w:r>
      <w:r>
        <w:rPr>
          <w:color w:val="000000"/>
        </w:rPr>
        <w:t>ạ</w:t>
      </w:r>
      <w:r>
        <w:rPr>
          <w:color w:val="000000"/>
        </w:rPr>
        <w:t>m vi, quy mô c</w:t>
      </w:r>
      <w:r>
        <w:rPr>
          <w:color w:val="000000"/>
        </w:rPr>
        <w:t>ủ</w:t>
      </w:r>
      <w:r>
        <w:rPr>
          <w:color w:val="000000"/>
        </w:rPr>
        <w:t>a h</w:t>
      </w:r>
      <w:r>
        <w:rPr>
          <w:color w:val="000000"/>
        </w:rPr>
        <w:t>ệ</w:t>
      </w:r>
      <w:r>
        <w:rPr>
          <w:color w:val="000000"/>
        </w:rPr>
        <w:t xml:space="preserve"> th</w:t>
      </w:r>
      <w:r>
        <w:rPr>
          <w:color w:val="000000"/>
        </w:rPr>
        <w:t>ố</w:t>
      </w:r>
      <w:r>
        <w:rPr>
          <w:color w:val="000000"/>
        </w:rPr>
        <w:t>ng</w:t>
      </w:r>
    </w:p>
    <w:p w14:paraId="2138150F" w14:textId="77777777" w:rsidR="00B40AAF" w:rsidRDefault="00746E6D">
      <w:pPr>
        <w:numPr>
          <w:ilvl w:val="0"/>
          <w:numId w:val="8"/>
        </w:numPr>
        <w:spacing w:before="60" w:after="0" w:line="300" w:lineRule="auto"/>
        <w:ind w:left="0" w:firstLine="720"/>
        <w:jc w:val="left"/>
        <w:rPr>
          <w:color w:val="000000"/>
          <w:sz w:val="28"/>
          <w:szCs w:val="28"/>
        </w:rPr>
      </w:pPr>
      <w:bookmarkStart w:id="156" w:name="_heading=h.16x20ju" w:colFirst="0" w:colLast="0"/>
      <w:bookmarkEnd w:id="156"/>
      <w:r>
        <w:rPr>
          <w:color w:val="000000"/>
          <w:sz w:val="28"/>
          <w:szCs w:val="28"/>
        </w:rPr>
        <w:t>Phạm vi: Sở Xây dựng</w:t>
      </w:r>
    </w:p>
    <w:p w14:paraId="7F8CAD8C" w14:textId="77777777" w:rsidR="00B40AAF" w:rsidRDefault="00746E6D">
      <w:pPr>
        <w:numPr>
          <w:ilvl w:val="0"/>
          <w:numId w:val="8"/>
        </w:numPr>
        <w:spacing w:before="60" w:after="0" w:line="300" w:lineRule="auto"/>
        <w:ind w:left="0" w:firstLine="720"/>
        <w:jc w:val="left"/>
        <w:rPr>
          <w:color w:val="000000"/>
          <w:sz w:val="28"/>
          <w:szCs w:val="28"/>
        </w:rPr>
      </w:pPr>
      <w:bookmarkStart w:id="157" w:name="_heading=h.3qwpj7n" w:colFirst="0" w:colLast="0"/>
      <w:bookmarkEnd w:id="157"/>
      <w:r>
        <w:rPr>
          <w:color w:val="000000"/>
          <w:sz w:val="28"/>
          <w:szCs w:val="28"/>
        </w:rPr>
        <w:t>Quy mô đầu tư:</w:t>
      </w:r>
    </w:p>
    <w:p w14:paraId="52EAD08A" w14:textId="77777777" w:rsidR="00B40AAF" w:rsidRDefault="00746E6D">
      <w:pPr>
        <w:numPr>
          <w:ilvl w:val="0"/>
          <w:numId w:val="21"/>
        </w:numPr>
        <w:pBdr>
          <w:top w:val="nil"/>
          <w:left w:val="nil"/>
          <w:bottom w:val="nil"/>
          <w:right w:val="nil"/>
          <w:between w:val="nil"/>
        </w:pBdr>
        <w:tabs>
          <w:tab w:val="left" w:pos="1134"/>
        </w:tabs>
        <w:spacing w:before="120" w:after="0"/>
        <w:ind w:left="284" w:firstLine="709"/>
      </w:pPr>
      <w:r>
        <w:rPr>
          <w:color w:val="000000"/>
          <w:sz w:val="28"/>
          <w:szCs w:val="28"/>
        </w:rPr>
        <w:t>Đầu tư bổ sung mới:</w:t>
      </w:r>
    </w:p>
    <w:p w14:paraId="154F2191" w14:textId="77777777" w:rsidR="00B40AAF" w:rsidRDefault="00746E6D">
      <w:pPr>
        <w:numPr>
          <w:ilvl w:val="0"/>
          <w:numId w:val="19"/>
        </w:numPr>
        <w:pBdr>
          <w:top w:val="nil"/>
          <w:left w:val="nil"/>
          <w:bottom w:val="nil"/>
          <w:right w:val="nil"/>
          <w:between w:val="nil"/>
        </w:pBdr>
        <w:tabs>
          <w:tab w:val="left" w:pos="1134"/>
        </w:tabs>
        <w:spacing w:before="120" w:after="0"/>
        <w:ind w:left="426" w:firstLine="709"/>
      </w:pPr>
      <w:r>
        <w:rPr>
          <w:color w:val="000000"/>
          <w:sz w:val="28"/>
          <w:szCs w:val="28"/>
        </w:rPr>
        <w:t>Phần mềm Quản lý tài sản.</w:t>
      </w:r>
    </w:p>
    <w:p w14:paraId="17C76C94" w14:textId="77777777" w:rsidR="00B40AAF" w:rsidRDefault="00746E6D">
      <w:pPr>
        <w:numPr>
          <w:ilvl w:val="0"/>
          <w:numId w:val="19"/>
        </w:numPr>
        <w:pBdr>
          <w:top w:val="nil"/>
          <w:left w:val="nil"/>
          <w:bottom w:val="nil"/>
          <w:right w:val="nil"/>
          <w:between w:val="nil"/>
        </w:pBdr>
        <w:tabs>
          <w:tab w:val="left" w:pos="1134"/>
        </w:tabs>
        <w:spacing w:before="120" w:after="0"/>
        <w:ind w:left="426" w:firstLine="709"/>
      </w:pPr>
      <w:r>
        <w:rPr>
          <w:color w:val="000000"/>
          <w:sz w:val="28"/>
          <w:szCs w:val="28"/>
        </w:rPr>
        <w:t>Phần mềm Quản lý tiền lương.</w:t>
      </w:r>
    </w:p>
    <w:p w14:paraId="589D2662" w14:textId="77777777" w:rsidR="00B40AAF" w:rsidRDefault="00746E6D">
      <w:pPr>
        <w:numPr>
          <w:ilvl w:val="0"/>
          <w:numId w:val="19"/>
        </w:numPr>
        <w:pBdr>
          <w:top w:val="nil"/>
          <w:left w:val="nil"/>
          <w:bottom w:val="nil"/>
          <w:right w:val="nil"/>
          <w:between w:val="nil"/>
        </w:pBdr>
        <w:tabs>
          <w:tab w:val="left" w:pos="1134"/>
        </w:tabs>
        <w:spacing w:before="120" w:after="0"/>
        <w:ind w:left="426" w:firstLine="709"/>
      </w:pPr>
      <w:r>
        <w:rPr>
          <w:color w:val="000000"/>
          <w:sz w:val="28"/>
          <w:szCs w:val="28"/>
        </w:rPr>
        <w:t>Phần mềm Quản lý giao việc.</w:t>
      </w:r>
    </w:p>
    <w:p w14:paraId="1FD6556B" w14:textId="77777777" w:rsidR="00B40AAF" w:rsidRDefault="00746E6D">
      <w:pPr>
        <w:numPr>
          <w:ilvl w:val="0"/>
          <w:numId w:val="19"/>
        </w:numPr>
        <w:pBdr>
          <w:top w:val="nil"/>
          <w:left w:val="nil"/>
          <w:bottom w:val="nil"/>
          <w:right w:val="nil"/>
          <w:between w:val="nil"/>
        </w:pBdr>
        <w:tabs>
          <w:tab w:val="left" w:pos="1134"/>
        </w:tabs>
        <w:spacing w:before="120" w:after="0"/>
        <w:ind w:left="426" w:firstLine="709"/>
      </w:pPr>
      <w:r>
        <w:rPr>
          <w:color w:val="000000"/>
          <w:sz w:val="28"/>
          <w:szCs w:val="28"/>
        </w:rPr>
        <w:t>Phần mềm Pháp chế xây dựng.</w:t>
      </w:r>
    </w:p>
    <w:p w14:paraId="7C97BF36" w14:textId="77777777" w:rsidR="00B40AAF" w:rsidRDefault="00746E6D">
      <w:pPr>
        <w:numPr>
          <w:ilvl w:val="0"/>
          <w:numId w:val="19"/>
        </w:numPr>
        <w:pBdr>
          <w:top w:val="nil"/>
          <w:left w:val="nil"/>
          <w:bottom w:val="nil"/>
          <w:right w:val="nil"/>
          <w:between w:val="nil"/>
        </w:pBdr>
        <w:tabs>
          <w:tab w:val="left" w:pos="1134"/>
        </w:tabs>
        <w:spacing w:before="120" w:after="0"/>
        <w:ind w:left="426" w:firstLine="709"/>
      </w:pPr>
      <w:r>
        <w:rPr>
          <w:color w:val="000000"/>
          <w:sz w:val="28"/>
          <w:szCs w:val="28"/>
        </w:rPr>
        <w:t>Phần mềm Quản lý vật liệu xây dựng.</w:t>
      </w:r>
    </w:p>
    <w:p w14:paraId="648F768C" w14:textId="77777777" w:rsidR="00B40AAF" w:rsidRDefault="00746E6D">
      <w:pPr>
        <w:numPr>
          <w:ilvl w:val="0"/>
          <w:numId w:val="19"/>
        </w:numPr>
        <w:pBdr>
          <w:top w:val="nil"/>
          <w:left w:val="nil"/>
          <w:bottom w:val="nil"/>
          <w:right w:val="nil"/>
          <w:between w:val="nil"/>
        </w:pBdr>
        <w:tabs>
          <w:tab w:val="left" w:pos="1134"/>
        </w:tabs>
        <w:spacing w:before="120" w:after="0"/>
        <w:ind w:left="426" w:firstLine="709"/>
      </w:pPr>
      <w:r>
        <w:rPr>
          <w:color w:val="000000"/>
          <w:sz w:val="28"/>
          <w:szCs w:val="28"/>
        </w:rPr>
        <w:t>Phần mềm Quản lý nhân sự.</w:t>
      </w:r>
    </w:p>
    <w:p w14:paraId="6EC3C37B" w14:textId="77777777" w:rsidR="00B40AAF" w:rsidRDefault="00746E6D">
      <w:pPr>
        <w:numPr>
          <w:ilvl w:val="0"/>
          <w:numId w:val="19"/>
        </w:numPr>
        <w:pBdr>
          <w:top w:val="nil"/>
          <w:left w:val="nil"/>
          <w:bottom w:val="nil"/>
          <w:right w:val="nil"/>
          <w:between w:val="nil"/>
        </w:pBdr>
        <w:tabs>
          <w:tab w:val="left" w:pos="1134"/>
        </w:tabs>
        <w:spacing w:before="120" w:after="0"/>
        <w:ind w:left="426" w:firstLine="709"/>
      </w:pPr>
      <w:r>
        <w:rPr>
          <w:color w:val="000000"/>
          <w:sz w:val="28"/>
          <w:szCs w:val="28"/>
        </w:rPr>
        <w:t>Phần mềm Thanh tra Sở.</w:t>
      </w:r>
    </w:p>
    <w:p w14:paraId="672F31BA" w14:textId="77777777" w:rsidR="00B40AAF" w:rsidRDefault="00746E6D">
      <w:pPr>
        <w:numPr>
          <w:ilvl w:val="0"/>
          <w:numId w:val="19"/>
        </w:numPr>
        <w:pBdr>
          <w:top w:val="nil"/>
          <w:left w:val="nil"/>
          <w:bottom w:val="nil"/>
          <w:right w:val="nil"/>
          <w:between w:val="nil"/>
        </w:pBdr>
        <w:tabs>
          <w:tab w:val="left" w:pos="1134"/>
        </w:tabs>
        <w:spacing w:before="120" w:after="0"/>
        <w:ind w:left="426" w:firstLine="709"/>
      </w:pPr>
      <w:r>
        <w:rPr>
          <w:color w:val="000000"/>
          <w:sz w:val="28"/>
          <w:szCs w:val="28"/>
        </w:rPr>
        <w:t>Phần mềm Quản lý hạ tầng.</w:t>
      </w:r>
    </w:p>
    <w:p w14:paraId="1893AA14" w14:textId="77777777" w:rsidR="00B40AAF" w:rsidRDefault="00746E6D">
      <w:pPr>
        <w:numPr>
          <w:ilvl w:val="0"/>
          <w:numId w:val="19"/>
        </w:numPr>
        <w:pBdr>
          <w:top w:val="nil"/>
          <w:left w:val="nil"/>
          <w:bottom w:val="nil"/>
          <w:right w:val="nil"/>
          <w:between w:val="nil"/>
        </w:pBdr>
        <w:tabs>
          <w:tab w:val="left" w:pos="1134"/>
        </w:tabs>
        <w:spacing w:before="120" w:after="0"/>
        <w:ind w:left="426" w:firstLine="709"/>
      </w:pPr>
      <w:r>
        <w:rPr>
          <w:color w:val="000000"/>
          <w:sz w:val="28"/>
          <w:szCs w:val="28"/>
        </w:rPr>
        <w:t>Phần mềm Quản lý Chứng chỉ môi gi</w:t>
      </w:r>
      <w:r>
        <w:rPr>
          <w:color w:val="000000"/>
          <w:sz w:val="28"/>
          <w:szCs w:val="28"/>
        </w:rPr>
        <w:t>ới bất động sản.</w:t>
      </w:r>
    </w:p>
    <w:p w14:paraId="73F07E41" w14:textId="77777777" w:rsidR="00B40AAF" w:rsidRDefault="00746E6D">
      <w:pPr>
        <w:numPr>
          <w:ilvl w:val="0"/>
          <w:numId w:val="19"/>
        </w:numPr>
        <w:pBdr>
          <w:top w:val="nil"/>
          <w:left w:val="nil"/>
          <w:bottom w:val="nil"/>
          <w:right w:val="nil"/>
          <w:between w:val="nil"/>
        </w:pBdr>
        <w:tabs>
          <w:tab w:val="left" w:pos="1134"/>
        </w:tabs>
        <w:spacing w:before="120" w:after="0"/>
        <w:ind w:left="426" w:firstLine="709"/>
      </w:pPr>
      <w:r>
        <w:rPr>
          <w:color w:val="000000"/>
          <w:sz w:val="28"/>
          <w:szCs w:val="28"/>
        </w:rPr>
        <w:t>App mobile khai thác, tra cứu, tổng hợp báo cáo của phòng chuyên môn, đơn vị sự nghiệp</w:t>
      </w:r>
    </w:p>
    <w:p w14:paraId="6C287E45" w14:textId="77777777" w:rsidR="00B40AAF" w:rsidRDefault="00746E6D">
      <w:pPr>
        <w:numPr>
          <w:ilvl w:val="0"/>
          <w:numId w:val="21"/>
        </w:numPr>
        <w:pBdr>
          <w:top w:val="nil"/>
          <w:left w:val="nil"/>
          <w:bottom w:val="nil"/>
          <w:right w:val="nil"/>
          <w:between w:val="nil"/>
        </w:pBdr>
        <w:tabs>
          <w:tab w:val="left" w:pos="1134"/>
        </w:tabs>
        <w:spacing w:before="120" w:after="0"/>
        <w:ind w:left="284" w:firstLine="709"/>
      </w:pPr>
      <w:r>
        <w:rPr>
          <w:color w:val="000000"/>
          <w:sz w:val="28"/>
          <w:szCs w:val="28"/>
        </w:rPr>
        <w:t>Nâng cấp phần mềm:</w:t>
      </w:r>
    </w:p>
    <w:p w14:paraId="6881043E" w14:textId="77777777" w:rsidR="00B40AAF" w:rsidRDefault="00746E6D">
      <w:pPr>
        <w:numPr>
          <w:ilvl w:val="0"/>
          <w:numId w:val="19"/>
        </w:numPr>
        <w:pBdr>
          <w:top w:val="nil"/>
          <w:left w:val="nil"/>
          <w:bottom w:val="nil"/>
          <w:right w:val="nil"/>
          <w:between w:val="nil"/>
        </w:pBdr>
        <w:tabs>
          <w:tab w:val="left" w:pos="1134"/>
        </w:tabs>
        <w:spacing w:before="120" w:after="0"/>
        <w:ind w:left="426" w:firstLine="709"/>
      </w:pPr>
      <w:r>
        <w:rPr>
          <w:color w:val="000000"/>
          <w:sz w:val="28"/>
          <w:szCs w:val="28"/>
        </w:rPr>
        <w:t>Nâng cấp phần mềm cấp phép xây dựng bổ sung chức năng Quản lý thông tin quận, huyện.</w:t>
      </w:r>
    </w:p>
    <w:p w14:paraId="388C9D02" w14:textId="77777777" w:rsidR="00B40AAF" w:rsidRDefault="00746E6D">
      <w:pPr>
        <w:numPr>
          <w:ilvl w:val="0"/>
          <w:numId w:val="19"/>
        </w:numPr>
        <w:pBdr>
          <w:top w:val="nil"/>
          <w:left w:val="nil"/>
          <w:bottom w:val="nil"/>
          <w:right w:val="nil"/>
          <w:between w:val="nil"/>
        </w:pBdr>
        <w:tabs>
          <w:tab w:val="left" w:pos="1134"/>
        </w:tabs>
        <w:spacing w:before="120" w:after="0"/>
        <w:ind w:left="426" w:firstLine="709"/>
      </w:pPr>
      <w:r>
        <w:rPr>
          <w:color w:val="000000"/>
          <w:sz w:val="28"/>
          <w:szCs w:val="28"/>
        </w:rPr>
        <w:t xml:space="preserve">Nâng cấp phần mềm Quản lý dự án </w:t>
      </w:r>
    </w:p>
    <w:p w14:paraId="05703171" w14:textId="77777777" w:rsidR="00B40AAF" w:rsidRDefault="00746E6D">
      <w:pPr>
        <w:numPr>
          <w:ilvl w:val="0"/>
          <w:numId w:val="23"/>
        </w:numPr>
        <w:pBdr>
          <w:top w:val="nil"/>
          <w:left w:val="nil"/>
          <w:bottom w:val="nil"/>
          <w:right w:val="nil"/>
          <w:between w:val="nil"/>
        </w:pBdr>
        <w:tabs>
          <w:tab w:val="left" w:pos="1134"/>
        </w:tabs>
        <w:spacing w:before="120" w:after="0"/>
        <w:ind w:left="993" w:firstLine="708"/>
      </w:pPr>
      <w:r>
        <w:rPr>
          <w:color w:val="000000"/>
          <w:sz w:val="28"/>
          <w:szCs w:val="28"/>
        </w:rPr>
        <w:t>Bổ sung tính năng quản lý Thẩm định giá bán nhà ở xã hội</w:t>
      </w:r>
    </w:p>
    <w:p w14:paraId="3C257C1D" w14:textId="77777777" w:rsidR="00B40AAF" w:rsidRDefault="00746E6D">
      <w:pPr>
        <w:numPr>
          <w:ilvl w:val="0"/>
          <w:numId w:val="23"/>
        </w:numPr>
        <w:pBdr>
          <w:top w:val="nil"/>
          <w:left w:val="nil"/>
          <w:bottom w:val="nil"/>
          <w:right w:val="nil"/>
          <w:between w:val="nil"/>
        </w:pBdr>
        <w:tabs>
          <w:tab w:val="left" w:pos="1134"/>
        </w:tabs>
        <w:spacing w:before="120" w:after="0"/>
        <w:ind w:left="993" w:firstLine="708"/>
      </w:pPr>
      <w:r>
        <w:rPr>
          <w:color w:val="000000"/>
          <w:sz w:val="28"/>
          <w:szCs w:val="28"/>
        </w:rPr>
        <w:t>Bổ sung tính năng quản lý hồ sơ dự án điện tử giúp tạo mô hình chuẩn liên thông giữa các phòng ban, rút ngắn thời gian xử lý TTHC liên quan đến các dự án nhà ở thương mại</w:t>
      </w:r>
    </w:p>
    <w:p w14:paraId="051749FE" w14:textId="77777777" w:rsidR="00B40AAF" w:rsidRDefault="00746E6D">
      <w:pPr>
        <w:numPr>
          <w:ilvl w:val="0"/>
          <w:numId w:val="23"/>
        </w:numPr>
        <w:pBdr>
          <w:top w:val="nil"/>
          <w:left w:val="nil"/>
          <w:bottom w:val="nil"/>
          <w:right w:val="nil"/>
          <w:between w:val="nil"/>
        </w:pBdr>
        <w:tabs>
          <w:tab w:val="left" w:pos="1134"/>
        </w:tabs>
        <w:spacing w:before="120" w:after="0"/>
        <w:ind w:left="993" w:firstLine="708"/>
      </w:pPr>
      <w:r>
        <w:rPr>
          <w:color w:val="000000"/>
          <w:sz w:val="28"/>
          <w:szCs w:val="28"/>
        </w:rPr>
        <w:t xml:space="preserve">Bổ sung thêm tính năng quản </w:t>
      </w:r>
      <w:r>
        <w:rPr>
          <w:color w:val="000000"/>
          <w:sz w:val="28"/>
          <w:szCs w:val="28"/>
        </w:rPr>
        <w:t>lý nhà ở tái định cư, nhà ở nông thôn, chuyển nhượng dự án BĐS</w:t>
      </w:r>
    </w:p>
    <w:p w14:paraId="697E4680" w14:textId="77777777" w:rsidR="00B40AAF" w:rsidRDefault="00746E6D">
      <w:pPr>
        <w:numPr>
          <w:ilvl w:val="0"/>
          <w:numId w:val="21"/>
        </w:numPr>
        <w:pBdr>
          <w:top w:val="nil"/>
          <w:left w:val="nil"/>
          <w:bottom w:val="nil"/>
          <w:right w:val="nil"/>
          <w:between w:val="nil"/>
        </w:pBdr>
        <w:tabs>
          <w:tab w:val="left" w:pos="1134"/>
        </w:tabs>
        <w:spacing w:before="120" w:after="0"/>
        <w:ind w:left="284" w:firstLine="709"/>
      </w:pPr>
      <w:r>
        <w:rPr>
          <w:color w:val="000000"/>
          <w:sz w:val="28"/>
          <w:szCs w:val="28"/>
        </w:rPr>
        <w:t>Chuyển giao quản trị và hướng dẫn khai thác sử dụng mỗi phần mềm cho người dùng</w:t>
      </w:r>
    </w:p>
    <w:p w14:paraId="2C63834E" w14:textId="77777777" w:rsidR="00B40AAF" w:rsidRDefault="00B40AAF">
      <w:pPr>
        <w:pBdr>
          <w:top w:val="nil"/>
          <w:left w:val="nil"/>
          <w:bottom w:val="nil"/>
          <w:right w:val="nil"/>
          <w:between w:val="nil"/>
        </w:pBdr>
        <w:tabs>
          <w:tab w:val="left" w:pos="1134"/>
        </w:tabs>
        <w:spacing w:before="120" w:after="0"/>
        <w:ind w:left="709"/>
        <w:rPr>
          <w:color w:val="000000"/>
          <w:sz w:val="28"/>
          <w:szCs w:val="28"/>
        </w:rPr>
      </w:pPr>
    </w:p>
    <w:p w14:paraId="00B102E8" w14:textId="77777777" w:rsidR="00B40AAF" w:rsidRDefault="00B40AAF">
      <w:pPr>
        <w:pBdr>
          <w:top w:val="nil"/>
          <w:left w:val="nil"/>
          <w:bottom w:val="nil"/>
          <w:right w:val="nil"/>
          <w:between w:val="nil"/>
        </w:pBdr>
        <w:tabs>
          <w:tab w:val="left" w:pos="1134"/>
        </w:tabs>
        <w:spacing w:before="120" w:after="0"/>
        <w:ind w:left="709"/>
        <w:rPr>
          <w:color w:val="000000"/>
          <w:sz w:val="28"/>
          <w:szCs w:val="28"/>
        </w:rPr>
      </w:pPr>
    </w:p>
    <w:p w14:paraId="21C94145" w14:textId="77777777" w:rsidR="00B40AAF" w:rsidRDefault="00746E6D">
      <w:pPr>
        <w:numPr>
          <w:ilvl w:val="0"/>
          <w:numId w:val="8"/>
        </w:numPr>
        <w:spacing w:before="60" w:after="0" w:line="300" w:lineRule="auto"/>
        <w:ind w:left="0" w:firstLine="720"/>
        <w:jc w:val="left"/>
        <w:rPr>
          <w:color w:val="000000"/>
          <w:sz w:val="28"/>
          <w:szCs w:val="28"/>
        </w:rPr>
      </w:pPr>
      <w:bookmarkStart w:id="158" w:name="_heading=h.261ztfg" w:colFirst="0" w:colLast="0"/>
      <w:bookmarkEnd w:id="158"/>
      <w:r>
        <w:rPr>
          <w:color w:val="000000"/>
          <w:sz w:val="28"/>
          <w:szCs w:val="28"/>
        </w:rPr>
        <w:t>Mô tả cấu trúc của hệ thống</w:t>
      </w:r>
    </w:p>
    <w:p w14:paraId="40D9B661" w14:textId="77777777" w:rsidR="00B40AAF" w:rsidRDefault="00746E6D">
      <w:pPr>
        <w:tabs>
          <w:tab w:val="left" w:pos="990"/>
        </w:tabs>
        <w:spacing w:before="60" w:after="0"/>
        <w:ind w:firstLine="720"/>
        <w:rPr>
          <w:color w:val="000000"/>
          <w:sz w:val="28"/>
          <w:szCs w:val="28"/>
        </w:rPr>
      </w:pPr>
      <w:r>
        <w:rPr>
          <w:color w:val="000000"/>
          <w:sz w:val="28"/>
          <w:szCs w:val="28"/>
          <w:highlight w:val="yellow"/>
        </w:rPr>
        <w:t>Hệ thống sẽ được cài đặt tại Trung tâm dữ liệu Thành phố. Trung tâm dữ liệu thành phố được phê duyệt cấp độ an toàn hệ thống thông tin cấp độ 3 (Quyết định số 332/QĐ-STTTT ngày 28/10/2020).</w:t>
      </w:r>
    </w:p>
    <w:p w14:paraId="7B36830F" w14:textId="77777777" w:rsidR="00B40AAF" w:rsidRPr="00A37CFA" w:rsidRDefault="00746E6D">
      <w:pPr>
        <w:pStyle w:val="Heading2"/>
        <w:numPr>
          <w:ilvl w:val="1"/>
          <w:numId w:val="1"/>
        </w:numPr>
        <w:rPr>
          <w:lang w:val="vi-VN"/>
        </w:rPr>
      </w:pPr>
      <w:bookmarkStart w:id="159" w:name="_heading=h.l7a3n9" w:colFirst="0" w:colLast="0"/>
      <w:bookmarkEnd w:id="159"/>
      <w:r w:rsidRPr="00A37CFA">
        <w:rPr>
          <w:color w:val="000000"/>
          <w:lang w:val="vi-VN"/>
        </w:rPr>
        <w:t>Thuy</w:t>
      </w:r>
      <w:r w:rsidRPr="00A37CFA">
        <w:rPr>
          <w:color w:val="000000"/>
          <w:lang w:val="vi-VN"/>
        </w:rPr>
        <w:t>ế</w:t>
      </w:r>
      <w:r w:rsidRPr="00A37CFA">
        <w:rPr>
          <w:color w:val="000000"/>
          <w:lang w:val="vi-VN"/>
        </w:rPr>
        <w:t>t minh c</w:t>
      </w:r>
      <w:r w:rsidRPr="00A37CFA">
        <w:rPr>
          <w:color w:val="000000"/>
          <w:lang w:val="vi-VN"/>
        </w:rPr>
        <w:t>ấ</w:t>
      </w:r>
      <w:r w:rsidRPr="00A37CFA">
        <w:rPr>
          <w:color w:val="000000"/>
          <w:lang w:val="vi-VN"/>
        </w:rPr>
        <w:t>p đ</w:t>
      </w:r>
      <w:r w:rsidRPr="00A37CFA">
        <w:rPr>
          <w:color w:val="000000"/>
          <w:lang w:val="vi-VN"/>
        </w:rPr>
        <w:t>ộ</w:t>
      </w:r>
      <w:r w:rsidRPr="00A37CFA">
        <w:rPr>
          <w:color w:val="000000"/>
          <w:lang w:val="vi-VN"/>
        </w:rPr>
        <w:t xml:space="preserve"> đ</w:t>
      </w:r>
      <w:r w:rsidRPr="00A37CFA">
        <w:rPr>
          <w:color w:val="000000"/>
          <w:lang w:val="vi-VN"/>
        </w:rPr>
        <w:t>ề</w:t>
      </w:r>
      <w:r w:rsidRPr="00A37CFA">
        <w:rPr>
          <w:color w:val="000000"/>
          <w:lang w:val="vi-VN"/>
        </w:rPr>
        <w:t xml:space="preserve"> xu</w:t>
      </w:r>
      <w:r w:rsidRPr="00A37CFA">
        <w:rPr>
          <w:color w:val="000000"/>
          <w:lang w:val="vi-VN"/>
        </w:rPr>
        <w:t>ấ</w:t>
      </w:r>
      <w:r w:rsidRPr="00A37CFA">
        <w:rPr>
          <w:color w:val="000000"/>
          <w:lang w:val="vi-VN"/>
        </w:rPr>
        <w:t>t</w:t>
      </w:r>
    </w:p>
    <w:p w14:paraId="754EDA78" w14:textId="77777777" w:rsidR="00B40AAF" w:rsidRDefault="00746E6D">
      <w:pPr>
        <w:pStyle w:val="Heading3"/>
        <w:numPr>
          <w:ilvl w:val="2"/>
          <w:numId w:val="1"/>
        </w:numPr>
        <w:rPr>
          <w:color w:val="000000"/>
        </w:rPr>
      </w:pPr>
      <w:bookmarkStart w:id="160" w:name="_heading=h.356xmb2" w:colFirst="0" w:colLast="0"/>
      <w:bookmarkEnd w:id="160"/>
      <w:r>
        <w:rPr>
          <w:color w:val="000000"/>
        </w:rPr>
        <w:t>Các h</w:t>
      </w:r>
      <w:r>
        <w:rPr>
          <w:color w:val="000000"/>
        </w:rPr>
        <w:t>ệ</w:t>
      </w:r>
      <w:r>
        <w:rPr>
          <w:color w:val="000000"/>
        </w:rPr>
        <w:t xml:space="preserve"> th</w:t>
      </w:r>
      <w:r>
        <w:rPr>
          <w:color w:val="000000"/>
        </w:rPr>
        <w:t>ố</w:t>
      </w:r>
      <w:r>
        <w:rPr>
          <w:color w:val="000000"/>
        </w:rPr>
        <w:t>ng thông tin và c</w:t>
      </w:r>
      <w:r>
        <w:rPr>
          <w:color w:val="000000"/>
        </w:rPr>
        <w:t>ấ</w:t>
      </w:r>
      <w:r>
        <w:rPr>
          <w:color w:val="000000"/>
        </w:rPr>
        <w:t>p đ</w:t>
      </w:r>
      <w:r>
        <w:rPr>
          <w:color w:val="000000"/>
        </w:rPr>
        <w:t>ộ</w:t>
      </w:r>
      <w:r>
        <w:rPr>
          <w:color w:val="000000"/>
        </w:rPr>
        <w:t xml:space="preserve"> đ</w:t>
      </w:r>
      <w:r>
        <w:rPr>
          <w:color w:val="000000"/>
        </w:rPr>
        <w:t>ề</w:t>
      </w:r>
      <w:r>
        <w:rPr>
          <w:color w:val="000000"/>
        </w:rPr>
        <w:t xml:space="preserve"> xu</w:t>
      </w:r>
      <w:r>
        <w:rPr>
          <w:color w:val="000000"/>
        </w:rPr>
        <w:t>ấ</w:t>
      </w:r>
      <w:r>
        <w:rPr>
          <w:color w:val="000000"/>
        </w:rPr>
        <w:t xml:space="preserve">t tương </w:t>
      </w:r>
      <w:r>
        <w:rPr>
          <w:color w:val="000000"/>
        </w:rPr>
        <w:t>ứ</w:t>
      </w:r>
      <w:r>
        <w:rPr>
          <w:color w:val="000000"/>
        </w:rPr>
        <w:t>ng</w:t>
      </w:r>
    </w:p>
    <w:p w14:paraId="6D202FE4" w14:textId="77777777" w:rsidR="00B40AAF" w:rsidRDefault="00746E6D">
      <w:pPr>
        <w:tabs>
          <w:tab w:val="left" w:pos="990"/>
        </w:tabs>
        <w:spacing w:before="60" w:after="0"/>
        <w:ind w:firstLine="720"/>
        <w:rPr>
          <w:color w:val="000000"/>
          <w:sz w:val="28"/>
          <w:szCs w:val="28"/>
        </w:rPr>
      </w:pPr>
      <w:r>
        <w:rPr>
          <w:color w:val="000000"/>
          <w:sz w:val="28"/>
          <w:szCs w:val="28"/>
        </w:rPr>
        <w:t>Hệ thống thông tin thuộc phạm vi quản lý của tổ chức bao gồm các hệ thống thành phần với cấp độ đề xuất tương ứng, bao gồm:</w:t>
      </w:r>
    </w:p>
    <w:tbl>
      <w:tblPr>
        <w:tblStyle w:val="aff9"/>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118"/>
        <w:gridCol w:w="2694"/>
        <w:gridCol w:w="1275"/>
        <w:gridCol w:w="1985"/>
      </w:tblGrid>
      <w:tr w:rsidR="00B40AAF" w14:paraId="7602338C" w14:textId="77777777">
        <w:trPr>
          <w:tblHeader/>
        </w:trPr>
        <w:tc>
          <w:tcPr>
            <w:tcW w:w="846" w:type="dxa"/>
            <w:tcBorders>
              <w:top w:val="single" w:sz="4" w:space="0" w:color="000000"/>
              <w:left w:val="single" w:sz="4" w:space="0" w:color="000000"/>
              <w:bottom w:val="single" w:sz="4" w:space="0" w:color="000000"/>
              <w:right w:val="single" w:sz="4" w:space="0" w:color="000000"/>
            </w:tcBorders>
            <w:vAlign w:val="center"/>
          </w:tcPr>
          <w:p w14:paraId="06DA393D" w14:textId="77777777" w:rsidR="00B40AAF" w:rsidRDefault="00746E6D">
            <w:pPr>
              <w:tabs>
                <w:tab w:val="left" w:pos="990"/>
              </w:tabs>
              <w:spacing w:before="120" w:after="0" w:line="240" w:lineRule="auto"/>
              <w:ind w:firstLine="31"/>
              <w:jc w:val="center"/>
              <w:rPr>
                <w:b/>
                <w:color w:val="000000"/>
                <w:sz w:val="28"/>
                <w:szCs w:val="28"/>
              </w:rPr>
            </w:pPr>
            <w:r>
              <w:rPr>
                <w:b/>
                <w:color w:val="000000"/>
                <w:sz w:val="28"/>
                <w:szCs w:val="28"/>
              </w:rPr>
              <w:t>STT</w:t>
            </w:r>
          </w:p>
        </w:tc>
        <w:tc>
          <w:tcPr>
            <w:tcW w:w="3118" w:type="dxa"/>
            <w:tcBorders>
              <w:top w:val="single" w:sz="4" w:space="0" w:color="000000"/>
              <w:left w:val="single" w:sz="4" w:space="0" w:color="000000"/>
              <w:bottom w:val="single" w:sz="4" w:space="0" w:color="000000"/>
              <w:right w:val="single" w:sz="4" w:space="0" w:color="000000"/>
            </w:tcBorders>
            <w:vAlign w:val="center"/>
          </w:tcPr>
          <w:p w14:paraId="7CD292ED" w14:textId="77777777" w:rsidR="00B40AAF" w:rsidRDefault="00746E6D">
            <w:pPr>
              <w:tabs>
                <w:tab w:val="left" w:pos="990"/>
              </w:tabs>
              <w:spacing w:before="120" w:after="0" w:line="240" w:lineRule="auto"/>
              <w:ind w:firstLine="720"/>
              <w:jc w:val="center"/>
              <w:rPr>
                <w:b/>
                <w:color w:val="000000"/>
                <w:sz w:val="28"/>
                <w:szCs w:val="28"/>
              </w:rPr>
            </w:pPr>
            <w:r>
              <w:rPr>
                <w:b/>
                <w:color w:val="000000"/>
                <w:sz w:val="28"/>
                <w:szCs w:val="28"/>
              </w:rPr>
              <w:t>Hệ thống</w:t>
            </w:r>
          </w:p>
        </w:tc>
        <w:tc>
          <w:tcPr>
            <w:tcW w:w="2694" w:type="dxa"/>
            <w:tcBorders>
              <w:top w:val="single" w:sz="4" w:space="0" w:color="000000"/>
              <w:left w:val="single" w:sz="4" w:space="0" w:color="000000"/>
              <w:bottom w:val="single" w:sz="4" w:space="0" w:color="000000"/>
              <w:right w:val="single" w:sz="4" w:space="0" w:color="000000"/>
            </w:tcBorders>
            <w:vAlign w:val="center"/>
          </w:tcPr>
          <w:p w14:paraId="355B9006" w14:textId="77777777" w:rsidR="00B40AAF" w:rsidRDefault="00746E6D">
            <w:pPr>
              <w:tabs>
                <w:tab w:val="left" w:pos="990"/>
              </w:tabs>
              <w:spacing w:before="120" w:after="0" w:line="240" w:lineRule="auto"/>
              <w:jc w:val="center"/>
              <w:rPr>
                <w:b/>
                <w:color w:val="000000"/>
                <w:sz w:val="28"/>
                <w:szCs w:val="28"/>
              </w:rPr>
            </w:pPr>
            <w:r>
              <w:rPr>
                <w:b/>
                <w:color w:val="000000"/>
                <w:sz w:val="28"/>
                <w:szCs w:val="28"/>
              </w:rPr>
              <w:t>Hệ thống thông tin</w:t>
            </w:r>
          </w:p>
        </w:tc>
        <w:tc>
          <w:tcPr>
            <w:tcW w:w="1275" w:type="dxa"/>
            <w:tcBorders>
              <w:top w:val="single" w:sz="4" w:space="0" w:color="000000"/>
              <w:left w:val="single" w:sz="4" w:space="0" w:color="000000"/>
              <w:bottom w:val="single" w:sz="4" w:space="0" w:color="000000"/>
              <w:right w:val="single" w:sz="4" w:space="0" w:color="000000"/>
            </w:tcBorders>
            <w:vAlign w:val="center"/>
          </w:tcPr>
          <w:p w14:paraId="14B10ED3" w14:textId="77777777" w:rsidR="00B40AAF" w:rsidRDefault="00746E6D">
            <w:pPr>
              <w:tabs>
                <w:tab w:val="left" w:pos="990"/>
              </w:tabs>
              <w:spacing w:before="120" w:after="0" w:line="240" w:lineRule="auto"/>
              <w:jc w:val="center"/>
              <w:rPr>
                <w:b/>
                <w:color w:val="000000"/>
                <w:sz w:val="28"/>
                <w:szCs w:val="28"/>
              </w:rPr>
            </w:pPr>
            <w:r>
              <w:rPr>
                <w:b/>
                <w:color w:val="000000"/>
                <w:sz w:val="28"/>
                <w:szCs w:val="28"/>
              </w:rPr>
              <w:t>Cấp độ đề xuất</w:t>
            </w:r>
          </w:p>
        </w:tc>
        <w:tc>
          <w:tcPr>
            <w:tcW w:w="1985" w:type="dxa"/>
            <w:tcBorders>
              <w:top w:val="single" w:sz="4" w:space="0" w:color="000000"/>
              <w:left w:val="single" w:sz="4" w:space="0" w:color="000000"/>
              <w:bottom w:val="single" w:sz="4" w:space="0" w:color="000000"/>
              <w:right w:val="single" w:sz="4" w:space="0" w:color="000000"/>
            </w:tcBorders>
            <w:vAlign w:val="center"/>
          </w:tcPr>
          <w:p w14:paraId="6792638E" w14:textId="77777777" w:rsidR="00B40AAF" w:rsidRDefault="00746E6D">
            <w:pPr>
              <w:tabs>
                <w:tab w:val="left" w:pos="990"/>
              </w:tabs>
              <w:spacing w:before="120" w:after="0" w:line="240" w:lineRule="auto"/>
              <w:jc w:val="center"/>
              <w:rPr>
                <w:b/>
                <w:color w:val="000000"/>
                <w:sz w:val="28"/>
                <w:szCs w:val="28"/>
              </w:rPr>
            </w:pPr>
            <w:r>
              <w:rPr>
                <w:b/>
                <w:color w:val="000000"/>
                <w:sz w:val="28"/>
                <w:szCs w:val="28"/>
              </w:rPr>
              <w:t>Căn cứ đề xuất</w:t>
            </w:r>
          </w:p>
        </w:tc>
      </w:tr>
      <w:tr w:rsidR="00B40AAF" w14:paraId="7DD8B2CD" w14:textId="77777777">
        <w:tc>
          <w:tcPr>
            <w:tcW w:w="846" w:type="dxa"/>
            <w:tcBorders>
              <w:top w:val="single" w:sz="4" w:space="0" w:color="000000"/>
              <w:left w:val="single" w:sz="4" w:space="0" w:color="000000"/>
              <w:bottom w:val="single" w:sz="4" w:space="0" w:color="000000"/>
              <w:right w:val="single" w:sz="4" w:space="0" w:color="000000"/>
            </w:tcBorders>
            <w:vAlign w:val="center"/>
          </w:tcPr>
          <w:p w14:paraId="4D807074" w14:textId="77777777" w:rsidR="00B40AAF" w:rsidRDefault="00B40AAF">
            <w:pPr>
              <w:numPr>
                <w:ilvl w:val="0"/>
                <w:numId w:val="13"/>
              </w:numPr>
              <w:pBdr>
                <w:top w:val="nil"/>
                <w:left w:val="nil"/>
                <w:bottom w:val="nil"/>
                <w:right w:val="nil"/>
                <w:between w:val="nil"/>
              </w:pBdr>
              <w:tabs>
                <w:tab w:val="left" w:pos="990"/>
              </w:tabs>
              <w:spacing w:before="120" w:after="0" w:line="240" w:lineRule="auto"/>
              <w:jc w:val="center"/>
              <w:rPr>
                <w:color w:val="000000"/>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5366EFE0" w14:textId="77777777" w:rsidR="00B40AAF" w:rsidRDefault="00746E6D">
            <w:pPr>
              <w:tabs>
                <w:tab w:val="left" w:pos="990"/>
              </w:tabs>
              <w:spacing w:before="120" w:after="0" w:line="240" w:lineRule="auto"/>
              <w:rPr>
                <w:color w:val="000000"/>
                <w:sz w:val="28"/>
                <w:szCs w:val="28"/>
              </w:rPr>
            </w:pPr>
            <w:r>
              <w:rPr>
                <w:color w:val="000000"/>
                <w:sz w:val="28"/>
                <w:szCs w:val="28"/>
              </w:rPr>
              <w:t>Phần mềm Quản lý tài sản</w:t>
            </w:r>
          </w:p>
        </w:tc>
        <w:tc>
          <w:tcPr>
            <w:tcW w:w="2694" w:type="dxa"/>
            <w:tcBorders>
              <w:top w:val="single" w:sz="4" w:space="0" w:color="000000"/>
              <w:left w:val="single" w:sz="4" w:space="0" w:color="000000"/>
              <w:bottom w:val="single" w:sz="4" w:space="0" w:color="000000"/>
              <w:right w:val="single" w:sz="4" w:space="0" w:color="000000"/>
            </w:tcBorders>
          </w:tcPr>
          <w:p w14:paraId="2F0D4722" w14:textId="77777777" w:rsidR="00B40AAF" w:rsidRDefault="00746E6D">
            <w:pPr>
              <w:tabs>
                <w:tab w:val="left" w:pos="990"/>
              </w:tabs>
              <w:spacing w:before="120" w:after="0" w:line="240" w:lineRule="auto"/>
              <w:rPr>
                <w:color w:val="000000"/>
                <w:sz w:val="28"/>
                <w:szCs w:val="28"/>
              </w:rPr>
            </w:pPr>
            <w:r>
              <w:rPr>
                <w:color w:val="000000"/>
                <w:sz w:val="28"/>
                <w:szCs w:val="28"/>
              </w:rPr>
              <w:t>CSDL quản lý tài sản</w:t>
            </w:r>
          </w:p>
        </w:tc>
        <w:tc>
          <w:tcPr>
            <w:tcW w:w="1275" w:type="dxa"/>
            <w:vMerge w:val="restart"/>
            <w:tcBorders>
              <w:top w:val="single" w:sz="4" w:space="0" w:color="000000"/>
              <w:left w:val="single" w:sz="4" w:space="0" w:color="000000"/>
              <w:right w:val="single" w:sz="4" w:space="0" w:color="000000"/>
            </w:tcBorders>
            <w:vAlign w:val="center"/>
          </w:tcPr>
          <w:p w14:paraId="2B6EA644" w14:textId="77777777" w:rsidR="00B40AAF" w:rsidRDefault="00746E6D">
            <w:pPr>
              <w:tabs>
                <w:tab w:val="left" w:pos="990"/>
              </w:tabs>
              <w:spacing w:before="120" w:after="0" w:line="240" w:lineRule="auto"/>
              <w:ind w:firstLine="720"/>
              <w:jc w:val="center"/>
              <w:rPr>
                <w:color w:val="000000"/>
                <w:sz w:val="28"/>
                <w:szCs w:val="28"/>
              </w:rPr>
            </w:pPr>
            <w:r>
              <w:rPr>
                <w:color w:val="000000"/>
                <w:sz w:val="28"/>
                <w:szCs w:val="28"/>
              </w:rPr>
              <w:t>2</w:t>
            </w:r>
          </w:p>
        </w:tc>
        <w:tc>
          <w:tcPr>
            <w:tcW w:w="1985" w:type="dxa"/>
            <w:vMerge w:val="restart"/>
            <w:tcBorders>
              <w:top w:val="single" w:sz="4" w:space="0" w:color="000000"/>
              <w:left w:val="single" w:sz="4" w:space="0" w:color="000000"/>
              <w:right w:val="single" w:sz="4" w:space="0" w:color="000000"/>
            </w:tcBorders>
            <w:vAlign w:val="center"/>
          </w:tcPr>
          <w:p w14:paraId="4EED3A0C" w14:textId="77777777" w:rsidR="00B40AAF" w:rsidRDefault="00746E6D">
            <w:pPr>
              <w:tabs>
                <w:tab w:val="left" w:pos="990"/>
              </w:tabs>
              <w:spacing w:before="120" w:after="0" w:line="240" w:lineRule="auto"/>
              <w:jc w:val="left"/>
              <w:rPr>
                <w:color w:val="000000"/>
                <w:sz w:val="28"/>
                <w:szCs w:val="28"/>
              </w:rPr>
            </w:pPr>
            <w:r>
              <w:rPr>
                <w:color w:val="000000"/>
                <w:sz w:val="28"/>
                <w:szCs w:val="28"/>
              </w:rPr>
              <w:t>Khoản 2, Điều 8, Nghị định 85/2016/NĐ-CP</w:t>
            </w:r>
          </w:p>
        </w:tc>
      </w:tr>
      <w:tr w:rsidR="00B40AAF" w14:paraId="54DD691F" w14:textId="77777777">
        <w:tc>
          <w:tcPr>
            <w:tcW w:w="846" w:type="dxa"/>
            <w:tcBorders>
              <w:top w:val="single" w:sz="4" w:space="0" w:color="000000"/>
              <w:left w:val="single" w:sz="4" w:space="0" w:color="000000"/>
              <w:bottom w:val="single" w:sz="4" w:space="0" w:color="000000"/>
              <w:right w:val="single" w:sz="4" w:space="0" w:color="000000"/>
            </w:tcBorders>
            <w:vAlign w:val="center"/>
          </w:tcPr>
          <w:p w14:paraId="7D505782" w14:textId="77777777" w:rsidR="00B40AAF" w:rsidRDefault="00B40AAF">
            <w:pPr>
              <w:numPr>
                <w:ilvl w:val="0"/>
                <w:numId w:val="13"/>
              </w:numPr>
              <w:pBdr>
                <w:top w:val="nil"/>
                <w:left w:val="nil"/>
                <w:bottom w:val="nil"/>
                <w:right w:val="nil"/>
                <w:between w:val="nil"/>
              </w:pBdr>
              <w:tabs>
                <w:tab w:val="left" w:pos="990"/>
              </w:tabs>
              <w:spacing w:before="120" w:after="0" w:line="240" w:lineRule="auto"/>
              <w:jc w:val="center"/>
              <w:rPr>
                <w:color w:val="000000"/>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0E3A0BF1" w14:textId="77777777" w:rsidR="00B40AAF" w:rsidRDefault="00746E6D">
            <w:pPr>
              <w:tabs>
                <w:tab w:val="left" w:pos="990"/>
              </w:tabs>
              <w:spacing w:before="120" w:after="0" w:line="240" w:lineRule="auto"/>
              <w:rPr>
                <w:color w:val="000000"/>
                <w:sz w:val="28"/>
                <w:szCs w:val="28"/>
              </w:rPr>
            </w:pPr>
            <w:r>
              <w:rPr>
                <w:color w:val="000000"/>
                <w:sz w:val="28"/>
                <w:szCs w:val="28"/>
              </w:rPr>
              <w:t>Phần mềm Quản lý tiền lương</w:t>
            </w:r>
          </w:p>
        </w:tc>
        <w:tc>
          <w:tcPr>
            <w:tcW w:w="2694" w:type="dxa"/>
            <w:tcBorders>
              <w:top w:val="single" w:sz="4" w:space="0" w:color="000000"/>
              <w:left w:val="single" w:sz="4" w:space="0" w:color="000000"/>
              <w:bottom w:val="single" w:sz="4" w:space="0" w:color="000000"/>
              <w:right w:val="single" w:sz="4" w:space="0" w:color="000000"/>
            </w:tcBorders>
          </w:tcPr>
          <w:p w14:paraId="63E8DDD0" w14:textId="77777777" w:rsidR="00B40AAF" w:rsidRDefault="00746E6D">
            <w:pPr>
              <w:tabs>
                <w:tab w:val="left" w:pos="990"/>
              </w:tabs>
              <w:spacing w:before="120" w:after="0" w:line="240" w:lineRule="auto"/>
              <w:rPr>
                <w:color w:val="000000"/>
                <w:sz w:val="28"/>
                <w:szCs w:val="28"/>
              </w:rPr>
            </w:pPr>
            <w:r>
              <w:rPr>
                <w:color w:val="000000"/>
                <w:sz w:val="28"/>
                <w:szCs w:val="28"/>
              </w:rPr>
              <w:t>CSDL quản lý tiền lương</w:t>
            </w:r>
          </w:p>
        </w:tc>
        <w:tc>
          <w:tcPr>
            <w:tcW w:w="1275" w:type="dxa"/>
            <w:vMerge/>
            <w:tcBorders>
              <w:top w:val="single" w:sz="4" w:space="0" w:color="000000"/>
              <w:left w:val="single" w:sz="4" w:space="0" w:color="000000"/>
              <w:right w:val="single" w:sz="4" w:space="0" w:color="000000"/>
            </w:tcBorders>
            <w:vAlign w:val="center"/>
          </w:tcPr>
          <w:p w14:paraId="7792566A"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985" w:type="dxa"/>
            <w:vMerge/>
            <w:tcBorders>
              <w:top w:val="single" w:sz="4" w:space="0" w:color="000000"/>
              <w:left w:val="single" w:sz="4" w:space="0" w:color="000000"/>
              <w:right w:val="single" w:sz="4" w:space="0" w:color="000000"/>
            </w:tcBorders>
            <w:vAlign w:val="center"/>
          </w:tcPr>
          <w:p w14:paraId="440A2941"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54799B81" w14:textId="77777777">
        <w:tc>
          <w:tcPr>
            <w:tcW w:w="846" w:type="dxa"/>
            <w:tcBorders>
              <w:top w:val="single" w:sz="4" w:space="0" w:color="000000"/>
              <w:left w:val="single" w:sz="4" w:space="0" w:color="000000"/>
              <w:bottom w:val="single" w:sz="4" w:space="0" w:color="000000"/>
              <w:right w:val="single" w:sz="4" w:space="0" w:color="000000"/>
            </w:tcBorders>
            <w:vAlign w:val="center"/>
          </w:tcPr>
          <w:p w14:paraId="4D16A12E" w14:textId="77777777" w:rsidR="00B40AAF" w:rsidRDefault="00B40AAF">
            <w:pPr>
              <w:numPr>
                <w:ilvl w:val="0"/>
                <w:numId w:val="13"/>
              </w:numPr>
              <w:pBdr>
                <w:top w:val="nil"/>
                <w:left w:val="nil"/>
                <w:bottom w:val="nil"/>
                <w:right w:val="nil"/>
                <w:between w:val="nil"/>
              </w:pBdr>
              <w:tabs>
                <w:tab w:val="left" w:pos="990"/>
              </w:tabs>
              <w:spacing w:before="120" w:after="0" w:line="240" w:lineRule="auto"/>
              <w:jc w:val="center"/>
              <w:rPr>
                <w:color w:val="000000"/>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78323028" w14:textId="77777777" w:rsidR="00B40AAF" w:rsidRDefault="00746E6D">
            <w:pPr>
              <w:tabs>
                <w:tab w:val="left" w:pos="990"/>
              </w:tabs>
              <w:spacing w:before="120" w:after="0" w:line="240" w:lineRule="auto"/>
              <w:rPr>
                <w:color w:val="000000"/>
                <w:sz w:val="28"/>
                <w:szCs w:val="28"/>
              </w:rPr>
            </w:pPr>
            <w:r>
              <w:rPr>
                <w:color w:val="000000"/>
                <w:sz w:val="28"/>
                <w:szCs w:val="28"/>
              </w:rPr>
              <w:t>Phần mềm Quản lý giao việc</w:t>
            </w:r>
          </w:p>
        </w:tc>
        <w:tc>
          <w:tcPr>
            <w:tcW w:w="2694" w:type="dxa"/>
            <w:tcBorders>
              <w:top w:val="single" w:sz="4" w:space="0" w:color="000000"/>
              <w:left w:val="single" w:sz="4" w:space="0" w:color="000000"/>
              <w:bottom w:val="single" w:sz="4" w:space="0" w:color="000000"/>
              <w:right w:val="single" w:sz="4" w:space="0" w:color="000000"/>
            </w:tcBorders>
          </w:tcPr>
          <w:p w14:paraId="386E758E" w14:textId="77777777" w:rsidR="00B40AAF" w:rsidRDefault="00746E6D">
            <w:pPr>
              <w:tabs>
                <w:tab w:val="left" w:pos="990"/>
              </w:tabs>
              <w:spacing w:before="120" w:after="0" w:line="240" w:lineRule="auto"/>
              <w:rPr>
                <w:color w:val="000000"/>
                <w:sz w:val="28"/>
                <w:szCs w:val="28"/>
              </w:rPr>
            </w:pPr>
            <w:r>
              <w:rPr>
                <w:color w:val="000000"/>
                <w:sz w:val="28"/>
                <w:szCs w:val="28"/>
              </w:rPr>
              <w:t>CSDL quản lý giao việc</w:t>
            </w:r>
          </w:p>
        </w:tc>
        <w:tc>
          <w:tcPr>
            <w:tcW w:w="1275" w:type="dxa"/>
            <w:vMerge/>
            <w:tcBorders>
              <w:top w:val="single" w:sz="4" w:space="0" w:color="000000"/>
              <w:left w:val="single" w:sz="4" w:space="0" w:color="000000"/>
              <w:right w:val="single" w:sz="4" w:space="0" w:color="000000"/>
            </w:tcBorders>
            <w:vAlign w:val="center"/>
          </w:tcPr>
          <w:p w14:paraId="00A0885B"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985" w:type="dxa"/>
            <w:vMerge/>
            <w:tcBorders>
              <w:top w:val="single" w:sz="4" w:space="0" w:color="000000"/>
              <w:left w:val="single" w:sz="4" w:space="0" w:color="000000"/>
              <w:right w:val="single" w:sz="4" w:space="0" w:color="000000"/>
            </w:tcBorders>
            <w:vAlign w:val="center"/>
          </w:tcPr>
          <w:p w14:paraId="299BAE47"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50C55C3F" w14:textId="77777777">
        <w:tc>
          <w:tcPr>
            <w:tcW w:w="846" w:type="dxa"/>
            <w:tcBorders>
              <w:top w:val="single" w:sz="4" w:space="0" w:color="000000"/>
              <w:left w:val="single" w:sz="4" w:space="0" w:color="000000"/>
              <w:bottom w:val="single" w:sz="4" w:space="0" w:color="000000"/>
              <w:right w:val="single" w:sz="4" w:space="0" w:color="000000"/>
            </w:tcBorders>
            <w:vAlign w:val="center"/>
          </w:tcPr>
          <w:p w14:paraId="584F94AB" w14:textId="77777777" w:rsidR="00B40AAF" w:rsidRDefault="00B40AAF">
            <w:pPr>
              <w:numPr>
                <w:ilvl w:val="0"/>
                <w:numId w:val="13"/>
              </w:numPr>
              <w:pBdr>
                <w:top w:val="nil"/>
                <w:left w:val="nil"/>
                <w:bottom w:val="nil"/>
                <w:right w:val="nil"/>
                <w:between w:val="nil"/>
              </w:pBdr>
              <w:tabs>
                <w:tab w:val="left" w:pos="990"/>
              </w:tabs>
              <w:spacing w:before="120" w:after="0" w:line="240" w:lineRule="auto"/>
              <w:jc w:val="center"/>
              <w:rPr>
                <w:color w:val="000000"/>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00073C64" w14:textId="77777777" w:rsidR="00B40AAF" w:rsidRDefault="00746E6D">
            <w:pPr>
              <w:tabs>
                <w:tab w:val="left" w:pos="990"/>
              </w:tabs>
              <w:spacing w:before="120" w:after="0" w:line="240" w:lineRule="auto"/>
              <w:rPr>
                <w:color w:val="000000"/>
                <w:sz w:val="28"/>
                <w:szCs w:val="28"/>
              </w:rPr>
            </w:pPr>
            <w:r>
              <w:rPr>
                <w:color w:val="000000"/>
                <w:sz w:val="28"/>
                <w:szCs w:val="28"/>
              </w:rPr>
              <w:t>Phần mềm Pháp chế xây dựng</w:t>
            </w:r>
          </w:p>
        </w:tc>
        <w:tc>
          <w:tcPr>
            <w:tcW w:w="2694" w:type="dxa"/>
            <w:tcBorders>
              <w:top w:val="single" w:sz="4" w:space="0" w:color="000000"/>
              <w:left w:val="single" w:sz="4" w:space="0" w:color="000000"/>
              <w:bottom w:val="single" w:sz="4" w:space="0" w:color="000000"/>
              <w:right w:val="single" w:sz="4" w:space="0" w:color="000000"/>
            </w:tcBorders>
          </w:tcPr>
          <w:p w14:paraId="30A47AC2" w14:textId="77777777" w:rsidR="00B40AAF" w:rsidRDefault="00746E6D">
            <w:pPr>
              <w:tabs>
                <w:tab w:val="left" w:pos="990"/>
              </w:tabs>
              <w:spacing w:before="120" w:after="0" w:line="240" w:lineRule="auto"/>
              <w:rPr>
                <w:color w:val="000000"/>
                <w:sz w:val="28"/>
                <w:szCs w:val="28"/>
              </w:rPr>
            </w:pPr>
            <w:r>
              <w:rPr>
                <w:color w:val="000000"/>
                <w:sz w:val="28"/>
                <w:szCs w:val="28"/>
              </w:rPr>
              <w:t>CSDL pháp chế xây dựng</w:t>
            </w:r>
          </w:p>
        </w:tc>
        <w:tc>
          <w:tcPr>
            <w:tcW w:w="1275" w:type="dxa"/>
            <w:vMerge/>
            <w:tcBorders>
              <w:top w:val="single" w:sz="4" w:space="0" w:color="000000"/>
              <w:left w:val="single" w:sz="4" w:space="0" w:color="000000"/>
              <w:right w:val="single" w:sz="4" w:space="0" w:color="000000"/>
            </w:tcBorders>
            <w:vAlign w:val="center"/>
          </w:tcPr>
          <w:p w14:paraId="31062152"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985" w:type="dxa"/>
            <w:vMerge/>
            <w:tcBorders>
              <w:top w:val="single" w:sz="4" w:space="0" w:color="000000"/>
              <w:left w:val="single" w:sz="4" w:space="0" w:color="000000"/>
              <w:right w:val="single" w:sz="4" w:space="0" w:color="000000"/>
            </w:tcBorders>
            <w:vAlign w:val="center"/>
          </w:tcPr>
          <w:p w14:paraId="53391AC8"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096AD99D" w14:textId="77777777">
        <w:tc>
          <w:tcPr>
            <w:tcW w:w="846" w:type="dxa"/>
            <w:tcBorders>
              <w:top w:val="single" w:sz="4" w:space="0" w:color="000000"/>
              <w:left w:val="single" w:sz="4" w:space="0" w:color="000000"/>
              <w:bottom w:val="single" w:sz="4" w:space="0" w:color="000000"/>
              <w:right w:val="single" w:sz="4" w:space="0" w:color="000000"/>
            </w:tcBorders>
            <w:vAlign w:val="center"/>
          </w:tcPr>
          <w:p w14:paraId="3E70C4D0" w14:textId="77777777" w:rsidR="00B40AAF" w:rsidRDefault="00B40AAF">
            <w:pPr>
              <w:numPr>
                <w:ilvl w:val="0"/>
                <w:numId w:val="13"/>
              </w:numPr>
              <w:pBdr>
                <w:top w:val="nil"/>
                <w:left w:val="nil"/>
                <w:bottom w:val="nil"/>
                <w:right w:val="nil"/>
                <w:between w:val="nil"/>
              </w:pBdr>
              <w:tabs>
                <w:tab w:val="left" w:pos="990"/>
              </w:tabs>
              <w:spacing w:before="120" w:after="0" w:line="240" w:lineRule="auto"/>
              <w:jc w:val="center"/>
              <w:rPr>
                <w:color w:val="000000"/>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073B36EF" w14:textId="77777777" w:rsidR="00B40AAF" w:rsidRDefault="00746E6D">
            <w:pPr>
              <w:tabs>
                <w:tab w:val="left" w:pos="990"/>
              </w:tabs>
              <w:spacing w:before="120" w:after="0" w:line="240" w:lineRule="auto"/>
              <w:rPr>
                <w:color w:val="000000"/>
                <w:sz w:val="28"/>
                <w:szCs w:val="28"/>
              </w:rPr>
            </w:pPr>
            <w:r>
              <w:rPr>
                <w:color w:val="000000"/>
                <w:sz w:val="28"/>
                <w:szCs w:val="28"/>
              </w:rPr>
              <w:t>Phần mềm Quản lý vật liệu xây dựng</w:t>
            </w:r>
          </w:p>
        </w:tc>
        <w:tc>
          <w:tcPr>
            <w:tcW w:w="2694" w:type="dxa"/>
            <w:tcBorders>
              <w:top w:val="single" w:sz="4" w:space="0" w:color="000000"/>
              <w:left w:val="single" w:sz="4" w:space="0" w:color="000000"/>
              <w:bottom w:val="single" w:sz="4" w:space="0" w:color="000000"/>
              <w:right w:val="single" w:sz="4" w:space="0" w:color="000000"/>
            </w:tcBorders>
          </w:tcPr>
          <w:p w14:paraId="05B71A5D" w14:textId="77777777" w:rsidR="00B40AAF" w:rsidRDefault="00746E6D">
            <w:pPr>
              <w:tabs>
                <w:tab w:val="left" w:pos="990"/>
              </w:tabs>
              <w:spacing w:before="120" w:after="0" w:line="240" w:lineRule="auto"/>
              <w:rPr>
                <w:color w:val="000000"/>
                <w:sz w:val="28"/>
                <w:szCs w:val="28"/>
              </w:rPr>
            </w:pPr>
            <w:r>
              <w:rPr>
                <w:color w:val="000000"/>
                <w:sz w:val="28"/>
                <w:szCs w:val="28"/>
              </w:rPr>
              <w:t>CSDL quản lý vật liệu xây dựng</w:t>
            </w:r>
          </w:p>
        </w:tc>
        <w:tc>
          <w:tcPr>
            <w:tcW w:w="1275" w:type="dxa"/>
            <w:vMerge/>
            <w:tcBorders>
              <w:top w:val="single" w:sz="4" w:space="0" w:color="000000"/>
              <w:left w:val="single" w:sz="4" w:space="0" w:color="000000"/>
              <w:right w:val="single" w:sz="4" w:space="0" w:color="000000"/>
            </w:tcBorders>
            <w:vAlign w:val="center"/>
          </w:tcPr>
          <w:p w14:paraId="5C7B035A"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985" w:type="dxa"/>
            <w:vMerge/>
            <w:tcBorders>
              <w:top w:val="single" w:sz="4" w:space="0" w:color="000000"/>
              <w:left w:val="single" w:sz="4" w:space="0" w:color="000000"/>
              <w:right w:val="single" w:sz="4" w:space="0" w:color="000000"/>
            </w:tcBorders>
            <w:vAlign w:val="center"/>
          </w:tcPr>
          <w:p w14:paraId="763C7BEB"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44C0A7B1" w14:textId="77777777">
        <w:tc>
          <w:tcPr>
            <w:tcW w:w="846" w:type="dxa"/>
            <w:tcBorders>
              <w:top w:val="single" w:sz="4" w:space="0" w:color="000000"/>
              <w:left w:val="single" w:sz="4" w:space="0" w:color="000000"/>
              <w:bottom w:val="single" w:sz="4" w:space="0" w:color="000000"/>
              <w:right w:val="single" w:sz="4" w:space="0" w:color="000000"/>
            </w:tcBorders>
            <w:vAlign w:val="center"/>
          </w:tcPr>
          <w:p w14:paraId="632B1D98" w14:textId="77777777" w:rsidR="00B40AAF" w:rsidRDefault="00B40AAF">
            <w:pPr>
              <w:numPr>
                <w:ilvl w:val="0"/>
                <w:numId w:val="13"/>
              </w:numPr>
              <w:pBdr>
                <w:top w:val="nil"/>
                <w:left w:val="nil"/>
                <w:bottom w:val="nil"/>
                <w:right w:val="nil"/>
                <w:between w:val="nil"/>
              </w:pBdr>
              <w:tabs>
                <w:tab w:val="left" w:pos="990"/>
              </w:tabs>
              <w:spacing w:before="120" w:after="0" w:line="240" w:lineRule="auto"/>
              <w:jc w:val="center"/>
              <w:rPr>
                <w:color w:val="000000"/>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081B4DF4" w14:textId="77777777" w:rsidR="00B40AAF" w:rsidRDefault="00746E6D">
            <w:pPr>
              <w:tabs>
                <w:tab w:val="left" w:pos="990"/>
              </w:tabs>
              <w:spacing w:before="120" w:after="0" w:line="240" w:lineRule="auto"/>
              <w:rPr>
                <w:color w:val="000000"/>
                <w:sz w:val="28"/>
                <w:szCs w:val="28"/>
              </w:rPr>
            </w:pPr>
            <w:r>
              <w:rPr>
                <w:color w:val="000000"/>
                <w:sz w:val="28"/>
                <w:szCs w:val="28"/>
              </w:rPr>
              <w:t>Phần mềm Quản lý nhân sự</w:t>
            </w:r>
          </w:p>
        </w:tc>
        <w:tc>
          <w:tcPr>
            <w:tcW w:w="2694" w:type="dxa"/>
            <w:tcBorders>
              <w:top w:val="single" w:sz="4" w:space="0" w:color="000000"/>
              <w:left w:val="single" w:sz="4" w:space="0" w:color="000000"/>
              <w:bottom w:val="single" w:sz="4" w:space="0" w:color="000000"/>
              <w:right w:val="single" w:sz="4" w:space="0" w:color="000000"/>
            </w:tcBorders>
          </w:tcPr>
          <w:p w14:paraId="1A8A352D" w14:textId="77777777" w:rsidR="00B40AAF" w:rsidRDefault="00746E6D">
            <w:pPr>
              <w:tabs>
                <w:tab w:val="left" w:pos="990"/>
              </w:tabs>
              <w:spacing w:before="120" w:after="0" w:line="240" w:lineRule="auto"/>
              <w:rPr>
                <w:color w:val="000000"/>
                <w:sz w:val="28"/>
                <w:szCs w:val="28"/>
              </w:rPr>
            </w:pPr>
            <w:r>
              <w:rPr>
                <w:color w:val="000000"/>
                <w:sz w:val="28"/>
                <w:szCs w:val="28"/>
              </w:rPr>
              <w:t>CSDL quản lý nhân sự</w:t>
            </w:r>
          </w:p>
        </w:tc>
        <w:tc>
          <w:tcPr>
            <w:tcW w:w="1275" w:type="dxa"/>
            <w:vMerge/>
            <w:tcBorders>
              <w:top w:val="single" w:sz="4" w:space="0" w:color="000000"/>
              <w:left w:val="single" w:sz="4" w:space="0" w:color="000000"/>
              <w:right w:val="single" w:sz="4" w:space="0" w:color="000000"/>
            </w:tcBorders>
            <w:vAlign w:val="center"/>
          </w:tcPr>
          <w:p w14:paraId="4326C747"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985" w:type="dxa"/>
            <w:vMerge/>
            <w:tcBorders>
              <w:top w:val="single" w:sz="4" w:space="0" w:color="000000"/>
              <w:left w:val="single" w:sz="4" w:space="0" w:color="000000"/>
              <w:right w:val="single" w:sz="4" w:space="0" w:color="000000"/>
            </w:tcBorders>
            <w:vAlign w:val="center"/>
          </w:tcPr>
          <w:p w14:paraId="41B7D705"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03AF5202" w14:textId="77777777">
        <w:tc>
          <w:tcPr>
            <w:tcW w:w="846" w:type="dxa"/>
            <w:tcBorders>
              <w:top w:val="single" w:sz="4" w:space="0" w:color="000000"/>
              <w:left w:val="single" w:sz="4" w:space="0" w:color="000000"/>
              <w:bottom w:val="single" w:sz="4" w:space="0" w:color="000000"/>
              <w:right w:val="single" w:sz="4" w:space="0" w:color="000000"/>
            </w:tcBorders>
            <w:vAlign w:val="center"/>
          </w:tcPr>
          <w:p w14:paraId="2DEE1914" w14:textId="77777777" w:rsidR="00B40AAF" w:rsidRDefault="00B40AAF">
            <w:pPr>
              <w:numPr>
                <w:ilvl w:val="0"/>
                <w:numId w:val="13"/>
              </w:numPr>
              <w:pBdr>
                <w:top w:val="nil"/>
                <w:left w:val="nil"/>
                <w:bottom w:val="nil"/>
                <w:right w:val="nil"/>
                <w:between w:val="nil"/>
              </w:pBdr>
              <w:tabs>
                <w:tab w:val="left" w:pos="990"/>
              </w:tabs>
              <w:spacing w:before="120" w:after="0" w:line="240" w:lineRule="auto"/>
              <w:jc w:val="center"/>
              <w:rPr>
                <w:color w:val="000000"/>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2244DDB3" w14:textId="77777777" w:rsidR="00B40AAF" w:rsidRDefault="00746E6D">
            <w:pPr>
              <w:tabs>
                <w:tab w:val="left" w:pos="990"/>
              </w:tabs>
              <w:spacing w:before="120" w:after="0" w:line="240" w:lineRule="auto"/>
              <w:rPr>
                <w:color w:val="000000"/>
                <w:sz w:val="28"/>
                <w:szCs w:val="28"/>
              </w:rPr>
            </w:pPr>
            <w:r>
              <w:rPr>
                <w:color w:val="000000"/>
                <w:sz w:val="28"/>
                <w:szCs w:val="28"/>
              </w:rPr>
              <w:t>Phần mềm Thanh tra Sở</w:t>
            </w:r>
          </w:p>
        </w:tc>
        <w:tc>
          <w:tcPr>
            <w:tcW w:w="2694" w:type="dxa"/>
            <w:tcBorders>
              <w:top w:val="single" w:sz="4" w:space="0" w:color="000000"/>
              <w:left w:val="single" w:sz="4" w:space="0" w:color="000000"/>
              <w:bottom w:val="single" w:sz="4" w:space="0" w:color="000000"/>
              <w:right w:val="single" w:sz="4" w:space="0" w:color="000000"/>
            </w:tcBorders>
          </w:tcPr>
          <w:p w14:paraId="46F9CFCD" w14:textId="77777777" w:rsidR="00B40AAF" w:rsidRDefault="00746E6D">
            <w:pPr>
              <w:tabs>
                <w:tab w:val="left" w:pos="990"/>
              </w:tabs>
              <w:spacing w:before="120" w:after="0" w:line="240" w:lineRule="auto"/>
              <w:rPr>
                <w:color w:val="000000"/>
                <w:sz w:val="28"/>
                <w:szCs w:val="28"/>
              </w:rPr>
            </w:pPr>
            <w:r>
              <w:rPr>
                <w:color w:val="000000"/>
                <w:sz w:val="28"/>
                <w:szCs w:val="28"/>
              </w:rPr>
              <w:t>CSDL Thanh tra Sở</w:t>
            </w:r>
          </w:p>
        </w:tc>
        <w:tc>
          <w:tcPr>
            <w:tcW w:w="1275" w:type="dxa"/>
            <w:vMerge/>
            <w:tcBorders>
              <w:top w:val="single" w:sz="4" w:space="0" w:color="000000"/>
              <w:left w:val="single" w:sz="4" w:space="0" w:color="000000"/>
              <w:right w:val="single" w:sz="4" w:space="0" w:color="000000"/>
            </w:tcBorders>
            <w:vAlign w:val="center"/>
          </w:tcPr>
          <w:p w14:paraId="78A5D904"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985" w:type="dxa"/>
            <w:vMerge/>
            <w:tcBorders>
              <w:top w:val="single" w:sz="4" w:space="0" w:color="000000"/>
              <w:left w:val="single" w:sz="4" w:space="0" w:color="000000"/>
              <w:right w:val="single" w:sz="4" w:space="0" w:color="000000"/>
            </w:tcBorders>
            <w:vAlign w:val="center"/>
          </w:tcPr>
          <w:p w14:paraId="0D835DBA"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7B6880EB" w14:textId="77777777">
        <w:tc>
          <w:tcPr>
            <w:tcW w:w="846" w:type="dxa"/>
            <w:tcBorders>
              <w:top w:val="single" w:sz="4" w:space="0" w:color="000000"/>
              <w:left w:val="single" w:sz="4" w:space="0" w:color="000000"/>
              <w:bottom w:val="single" w:sz="4" w:space="0" w:color="000000"/>
              <w:right w:val="single" w:sz="4" w:space="0" w:color="000000"/>
            </w:tcBorders>
            <w:vAlign w:val="center"/>
          </w:tcPr>
          <w:p w14:paraId="77E9DB5C" w14:textId="77777777" w:rsidR="00B40AAF" w:rsidRDefault="00B40AAF">
            <w:pPr>
              <w:numPr>
                <w:ilvl w:val="0"/>
                <w:numId w:val="13"/>
              </w:numPr>
              <w:pBdr>
                <w:top w:val="nil"/>
                <w:left w:val="nil"/>
                <w:bottom w:val="nil"/>
                <w:right w:val="nil"/>
                <w:between w:val="nil"/>
              </w:pBdr>
              <w:tabs>
                <w:tab w:val="left" w:pos="990"/>
              </w:tabs>
              <w:spacing w:before="120" w:after="0" w:line="240" w:lineRule="auto"/>
              <w:jc w:val="center"/>
              <w:rPr>
                <w:color w:val="000000"/>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619140F2" w14:textId="77777777" w:rsidR="00B40AAF" w:rsidRDefault="00746E6D">
            <w:pPr>
              <w:tabs>
                <w:tab w:val="left" w:pos="990"/>
              </w:tabs>
              <w:spacing w:before="120" w:after="0" w:line="240" w:lineRule="auto"/>
              <w:rPr>
                <w:color w:val="000000"/>
                <w:sz w:val="28"/>
                <w:szCs w:val="28"/>
              </w:rPr>
            </w:pPr>
            <w:r>
              <w:rPr>
                <w:color w:val="000000"/>
                <w:sz w:val="28"/>
                <w:szCs w:val="28"/>
              </w:rPr>
              <w:t>Phần mềm Quản lý hạ tầng</w:t>
            </w:r>
          </w:p>
        </w:tc>
        <w:tc>
          <w:tcPr>
            <w:tcW w:w="2694" w:type="dxa"/>
            <w:tcBorders>
              <w:top w:val="single" w:sz="4" w:space="0" w:color="000000"/>
              <w:left w:val="single" w:sz="4" w:space="0" w:color="000000"/>
              <w:bottom w:val="single" w:sz="4" w:space="0" w:color="000000"/>
              <w:right w:val="single" w:sz="4" w:space="0" w:color="000000"/>
            </w:tcBorders>
          </w:tcPr>
          <w:p w14:paraId="1C756CBE" w14:textId="77777777" w:rsidR="00B40AAF" w:rsidRDefault="00746E6D">
            <w:pPr>
              <w:tabs>
                <w:tab w:val="left" w:pos="990"/>
              </w:tabs>
              <w:spacing w:before="120" w:after="0" w:line="240" w:lineRule="auto"/>
              <w:rPr>
                <w:color w:val="000000"/>
                <w:sz w:val="28"/>
                <w:szCs w:val="28"/>
              </w:rPr>
            </w:pPr>
            <w:r>
              <w:rPr>
                <w:color w:val="000000"/>
                <w:sz w:val="28"/>
                <w:szCs w:val="28"/>
              </w:rPr>
              <w:t>CSDL quản lý hạ tầng</w:t>
            </w:r>
          </w:p>
        </w:tc>
        <w:tc>
          <w:tcPr>
            <w:tcW w:w="1275" w:type="dxa"/>
            <w:vMerge/>
            <w:tcBorders>
              <w:top w:val="single" w:sz="4" w:space="0" w:color="000000"/>
              <w:left w:val="single" w:sz="4" w:space="0" w:color="000000"/>
              <w:right w:val="single" w:sz="4" w:space="0" w:color="000000"/>
            </w:tcBorders>
            <w:vAlign w:val="center"/>
          </w:tcPr>
          <w:p w14:paraId="5FD96CEB"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985" w:type="dxa"/>
            <w:vMerge/>
            <w:tcBorders>
              <w:top w:val="single" w:sz="4" w:space="0" w:color="000000"/>
              <w:left w:val="single" w:sz="4" w:space="0" w:color="000000"/>
              <w:right w:val="single" w:sz="4" w:space="0" w:color="000000"/>
            </w:tcBorders>
            <w:vAlign w:val="center"/>
          </w:tcPr>
          <w:p w14:paraId="3334608B"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21CD5A50" w14:textId="77777777">
        <w:tc>
          <w:tcPr>
            <w:tcW w:w="846" w:type="dxa"/>
            <w:tcBorders>
              <w:top w:val="single" w:sz="4" w:space="0" w:color="000000"/>
              <w:left w:val="single" w:sz="4" w:space="0" w:color="000000"/>
              <w:bottom w:val="single" w:sz="4" w:space="0" w:color="000000"/>
              <w:right w:val="single" w:sz="4" w:space="0" w:color="000000"/>
            </w:tcBorders>
            <w:vAlign w:val="center"/>
          </w:tcPr>
          <w:p w14:paraId="7326C210" w14:textId="77777777" w:rsidR="00B40AAF" w:rsidRDefault="00B40AAF">
            <w:pPr>
              <w:numPr>
                <w:ilvl w:val="0"/>
                <w:numId w:val="13"/>
              </w:numPr>
              <w:pBdr>
                <w:top w:val="nil"/>
                <w:left w:val="nil"/>
                <w:bottom w:val="nil"/>
                <w:right w:val="nil"/>
                <w:between w:val="nil"/>
              </w:pBdr>
              <w:tabs>
                <w:tab w:val="left" w:pos="990"/>
              </w:tabs>
              <w:spacing w:before="120" w:after="0" w:line="240" w:lineRule="auto"/>
              <w:jc w:val="center"/>
              <w:rPr>
                <w:color w:val="000000"/>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30EFC20B" w14:textId="77777777" w:rsidR="00B40AAF" w:rsidRDefault="00746E6D">
            <w:pPr>
              <w:tabs>
                <w:tab w:val="left" w:pos="990"/>
              </w:tabs>
              <w:spacing w:before="120" w:after="0" w:line="240" w:lineRule="auto"/>
              <w:rPr>
                <w:color w:val="000000"/>
                <w:sz w:val="28"/>
                <w:szCs w:val="28"/>
              </w:rPr>
            </w:pPr>
            <w:r>
              <w:rPr>
                <w:color w:val="000000"/>
                <w:sz w:val="28"/>
                <w:szCs w:val="28"/>
              </w:rPr>
              <w:t>Phần mềm Quản lý Chứng chỉ môi giới bất động sản</w:t>
            </w:r>
          </w:p>
        </w:tc>
        <w:tc>
          <w:tcPr>
            <w:tcW w:w="2694" w:type="dxa"/>
            <w:tcBorders>
              <w:top w:val="single" w:sz="4" w:space="0" w:color="000000"/>
              <w:left w:val="single" w:sz="4" w:space="0" w:color="000000"/>
              <w:bottom w:val="single" w:sz="4" w:space="0" w:color="000000"/>
              <w:right w:val="single" w:sz="4" w:space="0" w:color="000000"/>
            </w:tcBorders>
          </w:tcPr>
          <w:p w14:paraId="78F3FEED" w14:textId="77777777" w:rsidR="00B40AAF" w:rsidRDefault="00746E6D">
            <w:pPr>
              <w:tabs>
                <w:tab w:val="left" w:pos="990"/>
              </w:tabs>
              <w:spacing w:before="120" w:after="0" w:line="240" w:lineRule="auto"/>
              <w:rPr>
                <w:color w:val="000000"/>
                <w:sz w:val="28"/>
                <w:szCs w:val="28"/>
              </w:rPr>
            </w:pPr>
            <w:r>
              <w:rPr>
                <w:color w:val="000000"/>
                <w:sz w:val="28"/>
                <w:szCs w:val="28"/>
              </w:rPr>
              <w:t>CSDL quản lý Chứng chỉ môi giới bất động sản</w:t>
            </w:r>
          </w:p>
        </w:tc>
        <w:tc>
          <w:tcPr>
            <w:tcW w:w="1275" w:type="dxa"/>
            <w:vMerge/>
            <w:tcBorders>
              <w:top w:val="single" w:sz="4" w:space="0" w:color="000000"/>
              <w:left w:val="single" w:sz="4" w:space="0" w:color="000000"/>
              <w:right w:val="single" w:sz="4" w:space="0" w:color="000000"/>
            </w:tcBorders>
            <w:vAlign w:val="center"/>
          </w:tcPr>
          <w:p w14:paraId="4387CF9F"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985" w:type="dxa"/>
            <w:vMerge/>
            <w:tcBorders>
              <w:top w:val="single" w:sz="4" w:space="0" w:color="000000"/>
              <w:left w:val="single" w:sz="4" w:space="0" w:color="000000"/>
              <w:right w:val="single" w:sz="4" w:space="0" w:color="000000"/>
            </w:tcBorders>
            <w:vAlign w:val="center"/>
          </w:tcPr>
          <w:p w14:paraId="4C34D49D"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78CA0C57" w14:textId="77777777">
        <w:tc>
          <w:tcPr>
            <w:tcW w:w="846" w:type="dxa"/>
            <w:tcBorders>
              <w:top w:val="single" w:sz="4" w:space="0" w:color="000000"/>
              <w:left w:val="single" w:sz="4" w:space="0" w:color="000000"/>
              <w:bottom w:val="single" w:sz="4" w:space="0" w:color="000000"/>
              <w:right w:val="single" w:sz="4" w:space="0" w:color="000000"/>
            </w:tcBorders>
            <w:vAlign w:val="center"/>
          </w:tcPr>
          <w:p w14:paraId="5E0E6948" w14:textId="77777777" w:rsidR="00B40AAF" w:rsidRDefault="00B40AAF">
            <w:pPr>
              <w:numPr>
                <w:ilvl w:val="0"/>
                <w:numId w:val="13"/>
              </w:numPr>
              <w:pBdr>
                <w:top w:val="nil"/>
                <w:left w:val="nil"/>
                <w:bottom w:val="nil"/>
                <w:right w:val="nil"/>
                <w:between w:val="nil"/>
              </w:pBdr>
              <w:tabs>
                <w:tab w:val="left" w:pos="990"/>
              </w:tabs>
              <w:spacing w:before="120" w:after="0" w:line="240" w:lineRule="auto"/>
              <w:jc w:val="center"/>
              <w:rPr>
                <w:color w:val="000000"/>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69E9CE2A" w14:textId="77777777" w:rsidR="00B40AAF" w:rsidRDefault="00746E6D">
            <w:pPr>
              <w:tabs>
                <w:tab w:val="left" w:pos="990"/>
              </w:tabs>
              <w:spacing w:before="120" w:after="0" w:line="240" w:lineRule="auto"/>
              <w:rPr>
                <w:color w:val="000000"/>
                <w:sz w:val="28"/>
                <w:szCs w:val="28"/>
              </w:rPr>
            </w:pPr>
            <w:r>
              <w:rPr>
                <w:color w:val="000000"/>
                <w:sz w:val="28"/>
                <w:szCs w:val="28"/>
              </w:rPr>
              <w:t>App mobile khai thác, tra cứu, tổng hợp báo cáo của phòng chuyên môn, đơn vị sự nghiệp</w:t>
            </w:r>
          </w:p>
        </w:tc>
        <w:tc>
          <w:tcPr>
            <w:tcW w:w="2694" w:type="dxa"/>
            <w:tcBorders>
              <w:top w:val="single" w:sz="4" w:space="0" w:color="000000"/>
              <w:left w:val="single" w:sz="4" w:space="0" w:color="000000"/>
              <w:bottom w:val="single" w:sz="4" w:space="0" w:color="000000"/>
              <w:right w:val="single" w:sz="4" w:space="0" w:color="000000"/>
            </w:tcBorders>
          </w:tcPr>
          <w:p w14:paraId="49970763" w14:textId="77777777" w:rsidR="00B40AAF" w:rsidRDefault="00746E6D">
            <w:pPr>
              <w:tabs>
                <w:tab w:val="left" w:pos="990"/>
              </w:tabs>
              <w:spacing w:before="120" w:after="0" w:line="240" w:lineRule="auto"/>
              <w:rPr>
                <w:color w:val="000000"/>
                <w:sz w:val="28"/>
                <w:szCs w:val="28"/>
              </w:rPr>
            </w:pPr>
            <w:r>
              <w:rPr>
                <w:color w:val="000000"/>
                <w:sz w:val="28"/>
                <w:szCs w:val="28"/>
              </w:rPr>
              <w:t>CSDL khai thác, tra cứu, tổng hợp báo cáo của phòng chuyên môn, đơn vị sự nghiệp</w:t>
            </w:r>
          </w:p>
        </w:tc>
        <w:tc>
          <w:tcPr>
            <w:tcW w:w="1275" w:type="dxa"/>
            <w:vMerge/>
            <w:tcBorders>
              <w:top w:val="single" w:sz="4" w:space="0" w:color="000000"/>
              <w:left w:val="single" w:sz="4" w:space="0" w:color="000000"/>
              <w:right w:val="single" w:sz="4" w:space="0" w:color="000000"/>
            </w:tcBorders>
            <w:vAlign w:val="center"/>
          </w:tcPr>
          <w:p w14:paraId="42032A8B"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985" w:type="dxa"/>
            <w:vMerge/>
            <w:tcBorders>
              <w:top w:val="single" w:sz="4" w:space="0" w:color="000000"/>
              <w:left w:val="single" w:sz="4" w:space="0" w:color="000000"/>
              <w:right w:val="single" w:sz="4" w:space="0" w:color="000000"/>
            </w:tcBorders>
            <w:vAlign w:val="center"/>
          </w:tcPr>
          <w:p w14:paraId="0E83FE93"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727CED6B" w14:textId="77777777">
        <w:tc>
          <w:tcPr>
            <w:tcW w:w="846" w:type="dxa"/>
            <w:tcBorders>
              <w:top w:val="single" w:sz="4" w:space="0" w:color="000000"/>
              <w:left w:val="single" w:sz="4" w:space="0" w:color="000000"/>
              <w:bottom w:val="single" w:sz="4" w:space="0" w:color="000000"/>
              <w:right w:val="single" w:sz="4" w:space="0" w:color="000000"/>
            </w:tcBorders>
            <w:vAlign w:val="center"/>
          </w:tcPr>
          <w:p w14:paraId="7A48559F" w14:textId="77777777" w:rsidR="00B40AAF" w:rsidRDefault="00B40AAF">
            <w:pPr>
              <w:numPr>
                <w:ilvl w:val="0"/>
                <w:numId w:val="13"/>
              </w:numPr>
              <w:pBdr>
                <w:top w:val="nil"/>
                <w:left w:val="nil"/>
                <w:bottom w:val="nil"/>
                <w:right w:val="nil"/>
                <w:between w:val="nil"/>
              </w:pBdr>
              <w:tabs>
                <w:tab w:val="left" w:pos="990"/>
              </w:tabs>
              <w:spacing w:before="120" w:after="0" w:line="240" w:lineRule="auto"/>
              <w:jc w:val="center"/>
              <w:rPr>
                <w:color w:val="000000"/>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4409A3E1" w14:textId="77777777" w:rsidR="00B40AAF" w:rsidRDefault="00746E6D">
            <w:pPr>
              <w:tabs>
                <w:tab w:val="left" w:pos="990"/>
              </w:tabs>
              <w:spacing w:before="120" w:after="0" w:line="240" w:lineRule="auto"/>
              <w:rPr>
                <w:color w:val="000000"/>
                <w:sz w:val="28"/>
                <w:szCs w:val="28"/>
              </w:rPr>
            </w:pPr>
            <w:r>
              <w:rPr>
                <w:color w:val="000000"/>
                <w:sz w:val="28"/>
                <w:szCs w:val="28"/>
              </w:rPr>
              <w:t>Phần mềm cấp phép xây dựng (nâng cấp)</w:t>
            </w:r>
          </w:p>
        </w:tc>
        <w:tc>
          <w:tcPr>
            <w:tcW w:w="2694" w:type="dxa"/>
            <w:tcBorders>
              <w:top w:val="single" w:sz="4" w:space="0" w:color="000000"/>
              <w:left w:val="single" w:sz="4" w:space="0" w:color="000000"/>
              <w:bottom w:val="single" w:sz="4" w:space="0" w:color="000000"/>
              <w:right w:val="single" w:sz="4" w:space="0" w:color="000000"/>
            </w:tcBorders>
          </w:tcPr>
          <w:p w14:paraId="40E0D6F7" w14:textId="77777777" w:rsidR="00B40AAF" w:rsidRDefault="00746E6D">
            <w:pPr>
              <w:tabs>
                <w:tab w:val="left" w:pos="990"/>
              </w:tabs>
              <w:spacing w:before="120" w:after="0" w:line="240" w:lineRule="auto"/>
              <w:rPr>
                <w:color w:val="000000"/>
                <w:sz w:val="28"/>
                <w:szCs w:val="28"/>
              </w:rPr>
            </w:pPr>
            <w:r>
              <w:rPr>
                <w:color w:val="000000"/>
                <w:sz w:val="28"/>
                <w:szCs w:val="28"/>
              </w:rPr>
              <w:t>CSDL cấp phép xây dựng</w:t>
            </w:r>
          </w:p>
        </w:tc>
        <w:tc>
          <w:tcPr>
            <w:tcW w:w="1275" w:type="dxa"/>
            <w:vMerge/>
            <w:tcBorders>
              <w:top w:val="single" w:sz="4" w:space="0" w:color="000000"/>
              <w:left w:val="single" w:sz="4" w:space="0" w:color="000000"/>
              <w:right w:val="single" w:sz="4" w:space="0" w:color="000000"/>
            </w:tcBorders>
            <w:vAlign w:val="center"/>
          </w:tcPr>
          <w:p w14:paraId="0CA38E9C"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985" w:type="dxa"/>
            <w:vMerge/>
            <w:tcBorders>
              <w:top w:val="single" w:sz="4" w:space="0" w:color="000000"/>
              <w:left w:val="single" w:sz="4" w:space="0" w:color="000000"/>
              <w:right w:val="single" w:sz="4" w:space="0" w:color="000000"/>
            </w:tcBorders>
            <w:vAlign w:val="center"/>
          </w:tcPr>
          <w:p w14:paraId="79A2B815" w14:textId="77777777" w:rsidR="00B40AAF" w:rsidRDefault="00B40AAF">
            <w:pPr>
              <w:widowControl w:val="0"/>
              <w:pBdr>
                <w:top w:val="nil"/>
                <w:left w:val="nil"/>
                <w:bottom w:val="nil"/>
                <w:right w:val="nil"/>
                <w:between w:val="nil"/>
              </w:pBdr>
              <w:spacing w:after="0"/>
              <w:jc w:val="left"/>
              <w:rPr>
                <w:color w:val="000000"/>
                <w:sz w:val="28"/>
                <w:szCs w:val="28"/>
              </w:rPr>
            </w:pPr>
          </w:p>
        </w:tc>
      </w:tr>
      <w:tr w:rsidR="00B40AAF" w14:paraId="3FCE5797" w14:textId="77777777">
        <w:tc>
          <w:tcPr>
            <w:tcW w:w="846" w:type="dxa"/>
            <w:tcBorders>
              <w:top w:val="single" w:sz="4" w:space="0" w:color="000000"/>
              <w:left w:val="single" w:sz="4" w:space="0" w:color="000000"/>
              <w:bottom w:val="single" w:sz="4" w:space="0" w:color="000000"/>
              <w:right w:val="single" w:sz="4" w:space="0" w:color="000000"/>
            </w:tcBorders>
            <w:vAlign w:val="center"/>
          </w:tcPr>
          <w:p w14:paraId="3DAD2260" w14:textId="77777777" w:rsidR="00B40AAF" w:rsidRDefault="00B40AAF">
            <w:pPr>
              <w:numPr>
                <w:ilvl w:val="0"/>
                <w:numId w:val="13"/>
              </w:numPr>
              <w:pBdr>
                <w:top w:val="nil"/>
                <w:left w:val="nil"/>
                <w:bottom w:val="nil"/>
                <w:right w:val="nil"/>
                <w:between w:val="nil"/>
              </w:pBdr>
              <w:tabs>
                <w:tab w:val="left" w:pos="990"/>
              </w:tabs>
              <w:spacing w:before="120" w:after="0" w:line="240" w:lineRule="auto"/>
              <w:jc w:val="center"/>
              <w:rPr>
                <w:color w:val="000000"/>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360C8422" w14:textId="77777777" w:rsidR="00B40AAF" w:rsidRDefault="00746E6D">
            <w:pPr>
              <w:tabs>
                <w:tab w:val="left" w:pos="990"/>
              </w:tabs>
              <w:spacing w:before="120" w:after="0" w:line="240" w:lineRule="auto"/>
              <w:rPr>
                <w:color w:val="000000"/>
                <w:sz w:val="28"/>
                <w:szCs w:val="28"/>
              </w:rPr>
            </w:pPr>
            <w:r>
              <w:rPr>
                <w:color w:val="000000"/>
                <w:sz w:val="28"/>
                <w:szCs w:val="28"/>
              </w:rPr>
              <w:t>Phần mềm Quản lý dự án (nâng cấp)</w:t>
            </w:r>
          </w:p>
        </w:tc>
        <w:tc>
          <w:tcPr>
            <w:tcW w:w="2694" w:type="dxa"/>
            <w:tcBorders>
              <w:top w:val="single" w:sz="4" w:space="0" w:color="000000"/>
              <w:left w:val="single" w:sz="4" w:space="0" w:color="000000"/>
              <w:bottom w:val="single" w:sz="4" w:space="0" w:color="000000"/>
              <w:right w:val="single" w:sz="4" w:space="0" w:color="000000"/>
            </w:tcBorders>
          </w:tcPr>
          <w:p w14:paraId="1935DC3A" w14:textId="77777777" w:rsidR="00B40AAF" w:rsidRDefault="00746E6D">
            <w:pPr>
              <w:tabs>
                <w:tab w:val="left" w:pos="990"/>
              </w:tabs>
              <w:spacing w:before="120" w:after="0" w:line="240" w:lineRule="auto"/>
              <w:rPr>
                <w:color w:val="000000"/>
                <w:sz w:val="28"/>
                <w:szCs w:val="28"/>
              </w:rPr>
            </w:pPr>
            <w:r>
              <w:rPr>
                <w:color w:val="000000"/>
                <w:sz w:val="28"/>
                <w:szCs w:val="28"/>
              </w:rPr>
              <w:t>CSDL quản lý dự án</w:t>
            </w:r>
          </w:p>
        </w:tc>
        <w:tc>
          <w:tcPr>
            <w:tcW w:w="1275" w:type="dxa"/>
            <w:vMerge/>
            <w:tcBorders>
              <w:top w:val="single" w:sz="4" w:space="0" w:color="000000"/>
              <w:left w:val="single" w:sz="4" w:space="0" w:color="000000"/>
              <w:right w:val="single" w:sz="4" w:space="0" w:color="000000"/>
            </w:tcBorders>
            <w:vAlign w:val="center"/>
          </w:tcPr>
          <w:p w14:paraId="424E68AC"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985" w:type="dxa"/>
            <w:vMerge/>
            <w:tcBorders>
              <w:top w:val="single" w:sz="4" w:space="0" w:color="000000"/>
              <w:left w:val="single" w:sz="4" w:space="0" w:color="000000"/>
              <w:right w:val="single" w:sz="4" w:space="0" w:color="000000"/>
            </w:tcBorders>
            <w:vAlign w:val="center"/>
          </w:tcPr>
          <w:p w14:paraId="551272E3" w14:textId="77777777" w:rsidR="00B40AAF" w:rsidRDefault="00B40AAF">
            <w:pPr>
              <w:widowControl w:val="0"/>
              <w:pBdr>
                <w:top w:val="nil"/>
                <w:left w:val="nil"/>
                <w:bottom w:val="nil"/>
                <w:right w:val="nil"/>
                <w:between w:val="nil"/>
              </w:pBdr>
              <w:spacing w:after="0"/>
              <w:jc w:val="left"/>
              <w:rPr>
                <w:color w:val="000000"/>
                <w:sz w:val="28"/>
                <w:szCs w:val="28"/>
              </w:rPr>
            </w:pPr>
          </w:p>
        </w:tc>
      </w:tr>
    </w:tbl>
    <w:p w14:paraId="6A030FA0" w14:textId="77777777" w:rsidR="00B40AAF" w:rsidRDefault="00B40AAF">
      <w:pPr>
        <w:tabs>
          <w:tab w:val="left" w:pos="990"/>
        </w:tabs>
        <w:spacing w:before="60" w:after="0"/>
        <w:ind w:firstLine="720"/>
        <w:rPr>
          <w:color w:val="000000"/>
          <w:sz w:val="28"/>
          <w:szCs w:val="28"/>
        </w:rPr>
      </w:pPr>
    </w:p>
    <w:p w14:paraId="127B49D0" w14:textId="77777777" w:rsidR="00B40AAF" w:rsidRDefault="00746E6D">
      <w:pPr>
        <w:pStyle w:val="Heading3"/>
        <w:numPr>
          <w:ilvl w:val="2"/>
          <w:numId w:val="1"/>
        </w:numPr>
        <w:rPr>
          <w:color w:val="000000"/>
        </w:rPr>
      </w:pPr>
      <w:bookmarkStart w:id="161" w:name="_heading=h.1kc7wiv" w:colFirst="0" w:colLast="0"/>
      <w:bookmarkEnd w:id="161"/>
      <w:r>
        <w:rPr>
          <w:color w:val="000000"/>
        </w:rPr>
        <w:t>Thuy</w:t>
      </w:r>
      <w:r>
        <w:rPr>
          <w:color w:val="000000"/>
        </w:rPr>
        <w:t>ế</w:t>
      </w:r>
      <w:r>
        <w:rPr>
          <w:color w:val="000000"/>
        </w:rPr>
        <w:t>t minh phương án đ</w:t>
      </w:r>
      <w:r>
        <w:rPr>
          <w:color w:val="000000"/>
        </w:rPr>
        <w:t>ả</w:t>
      </w:r>
      <w:r>
        <w:rPr>
          <w:color w:val="000000"/>
        </w:rPr>
        <w:t>m b</w:t>
      </w:r>
      <w:r>
        <w:rPr>
          <w:color w:val="000000"/>
        </w:rPr>
        <w:t>ả</w:t>
      </w:r>
      <w:r>
        <w:rPr>
          <w:color w:val="000000"/>
        </w:rPr>
        <w:t>o an toàn thông tin</w:t>
      </w:r>
    </w:p>
    <w:p w14:paraId="1ECB7E7E" w14:textId="77777777" w:rsidR="00B40AAF" w:rsidRDefault="00746E6D">
      <w:pPr>
        <w:ind w:left="1276"/>
        <w:rPr>
          <w:b/>
          <w:color w:val="000000"/>
          <w:sz w:val="28"/>
          <w:szCs w:val="28"/>
        </w:rPr>
      </w:pPr>
      <w:bookmarkStart w:id="162" w:name="_heading=h.44bvf6o" w:colFirst="0" w:colLast="0"/>
      <w:bookmarkEnd w:id="162"/>
      <w:r>
        <w:rPr>
          <w:b/>
          <w:color w:val="000000"/>
          <w:sz w:val="28"/>
          <w:szCs w:val="28"/>
        </w:rPr>
        <w:t>Phương án an toàn thông tin về quản lý</w:t>
      </w:r>
    </w:p>
    <w:p w14:paraId="7FC057A6" w14:textId="77777777" w:rsidR="00B40AAF" w:rsidRDefault="00746E6D">
      <w:pPr>
        <w:keepNext/>
        <w:keepLines/>
        <w:numPr>
          <w:ilvl w:val="4"/>
          <w:numId w:val="11"/>
        </w:numPr>
        <w:spacing w:before="120" w:after="0" w:line="300" w:lineRule="auto"/>
        <w:ind w:left="1701" w:hanging="425"/>
        <w:jc w:val="left"/>
        <w:rPr>
          <w:color w:val="000000"/>
          <w:sz w:val="28"/>
          <w:szCs w:val="28"/>
        </w:rPr>
      </w:pPr>
      <w:bookmarkStart w:id="163" w:name="_heading=h.2jh5peh" w:colFirst="0" w:colLast="0"/>
      <w:bookmarkEnd w:id="163"/>
      <w:r>
        <w:rPr>
          <w:color w:val="000000"/>
          <w:sz w:val="28"/>
          <w:szCs w:val="28"/>
        </w:rPr>
        <w:t>Mục tiêu, nguyên tắc bảo đảm an toàn thông tin</w:t>
      </w:r>
    </w:p>
    <w:p w14:paraId="10EF7E22" w14:textId="77777777" w:rsidR="00B40AAF" w:rsidRDefault="00746E6D">
      <w:pPr>
        <w:spacing w:before="120" w:after="0"/>
        <w:ind w:left="993" w:firstLine="720"/>
        <w:rPr>
          <w:color w:val="000000"/>
          <w:sz w:val="28"/>
          <w:szCs w:val="28"/>
        </w:rPr>
      </w:pPr>
      <w:r>
        <w:rPr>
          <w:color w:val="000000"/>
          <w:sz w:val="28"/>
          <w:szCs w:val="28"/>
        </w:rPr>
        <w:t>Xây dựng nguyên tắc bảo đảm an toàn thông tin giúp người sử dụng hiểu rõ vai trò của người sử dụng khi sử dụng các chức năng của các Phần mềm chuyên ngành phục vụ công tác quản lý kế hoạch, tài chính và dự án xây dựng. Tuân thủ các nguyên tắc đặt ra</w:t>
      </w:r>
    </w:p>
    <w:p w14:paraId="4EC69785" w14:textId="77777777" w:rsidR="00B40AAF" w:rsidRDefault="00746E6D">
      <w:pPr>
        <w:keepNext/>
        <w:keepLines/>
        <w:numPr>
          <w:ilvl w:val="4"/>
          <w:numId w:val="11"/>
        </w:numPr>
        <w:spacing w:before="120" w:after="0" w:line="300" w:lineRule="auto"/>
        <w:ind w:left="1701" w:hanging="425"/>
        <w:jc w:val="left"/>
        <w:rPr>
          <w:color w:val="000000"/>
          <w:sz w:val="28"/>
          <w:szCs w:val="28"/>
        </w:rPr>
      </w:pPr>
      <w:bookmarkStart w:id="164" w:name="_heading=h.ymfzma" w:colFirst="0" w:colLast="0"/>
      <w:bookmarkEnd w:id="164"/>
      <w:r>
        <w:rPr>
          <w:color w:val="000000"/>
          <w:sz w:val="28"/>
          <w:szCs w:val="28"/>
        </w:rPr>
        <w:t xml:space="preserve">Trách </w:t>
      </w:r>
      <w:r>
        <w:rPr>
          <w:color w:val="000000"/>
          <w:sz w:val="28"/>
          <w:szCs w:val="28"/>
        </w:rPr>
        <w:t>nhiệm đảm bảo an toàn thông tin</w:t>
      </w:r>
    </w:p>
    <w:p w14:paraId="33AFB9DC" w14:textId="77777777" w:rsidR="00B40AAF" w:rsidRDefault="00746E6D">
      <w:pPr>
        <w:spacing w:before="120" w:after="0"/>
        <w:ind w:left="993" w:firstLine="720"/>
        <w:rPr>
          <w:color w:val="000000"/>
          <w:sz w:val="28"/>
          <w:szCs w:val="28"/>
        </w:rPr>
      </w:pPr>
      <w:r>
        <w:rPr>
          <w:color w:val="000000"/>
          <w:sz w:val="28"/>
          <w:szCs w:val="28"/>
        </w:rPr>
        <w:t>Đơn vị chuyên trách (sẽ chỉ định khi hệ thống đưa vào vận hành) có nhiệm vụ:</w:t>
      </w:r>
    </w:p>
    <w:p w14:paraId="777A0004" w14:textId="77777777" w:rsidR="00B40AAF" w:rsidRDefault="00746E6D">
      <w:pPr>
        <w:numPr>
          <w:ilvl w:val="0"/>
          <w:numId w:val="12"/>
        </w:numPr>
        <w:spacing w:before="120" w:after="0" w:line="300" w:lineRule="auto"/>
        <w:ind w:left="1134" w:firstLine="720"/>
        <w:rPr>
          <w:color w:val="000000"/>
          <w:sz w:val="28"/>
          <w:szCs w:val="28"/>
        </w:rPr>
      </w:pPr>
      <w:r>
        <w:rPr>
          <w:color w:val="000000"/>
          <w:sz w:val="28"/>
          <w:szCs w:val="28"/>
        </w:rPr>
        <w:t>Phổ biến, cập nhật các quy định về an toàn thông tin cho tất cả cá nhân trong tổ chức tối thiểu mỗi năm một lần.</w:t>
      </w:r>
    </w:p>
    <w:p w14:paraId="1E5F8427" w14:textId="77777777" w:rsidR="00B40AAF" w:rsidRDefault="00746E6D">
      <w:pPr>
        <w:numPr>
          <w:ilvl w:val="0"/>
          <w:numId w:val="12"/>
        </w:numPr>
        <w:spacing w:before="120" w:after="0" w:line="300" w:lineRule="auto"/>
        <w:ind w:left="1134" w:firstLine="720"/>
        <w:rPr>
          <w:color w:val="000000"/>
          <w:sz w:val="28"/>
          <w:szCs w:val="28"/>
        </w:rPr>
      </w:pPr>
      <w:r>
        <w:rPr>
          <w:color w:val="000000"/>
          <w:sz w:val="28"/>
          <w:szCs w:val="28"/>
        </w:rPr>
        <w:t>Kiểm tra việc tuân thủ các quy địn</w:t>
      </w:r>
      <w:r>
        <w:rPr>
          <w:color w:val="000000"/>
          <w:sz w:val="28"/>
          <w:szCs w:val="28"/>
        </w:rPr>
        <w:t>h về an toàn thông tin đối với cá nhân, bộ phận trực thuộc tối thiểu mỗi năm một lần.</w:t>
      </w:r>
    </w:p>
    <w:p w14:paraId="515D98D2" w14:textId="77777777" w:rsidR="00B40AAF" w:rsidRDefault="00746E6D">
      <w:pPr>
        <w:numPr>
          <w:ilvl w:val="0"/>
          <w:numId w:val="12"/>
        </w:numPr>
        <w:spacing w:before="120" w:after="0" w:line="300" w:lineRule="auto"/>
        <w:ind w:left="1134" w:firstLine="720"/>
        <w:rPr>
          <w:color w:val="000000"/>
          <w:sz w:val="28"/>
          <w:szCs w:val="28"/>
        </w:rPr>
      </w:pPr>
      <w:r>
        <w:rPr>
          <w:color w:val="000000"/>
          <w:sz w:val="28"/>
          <w:szCs w:val="28"/>
        </w:rPr>
        <w:t>Áp dụng các biện pháp xử lý kỷ luật đối với cá nhân, bộ phận vi phạm quy định an toàn thông tin theo quy định của pháp luật và quy định của tổ chức.</w:t>
      </w:r>
    </w:p>
    <w:p w14:paraId="0EBC832A" w14:textId="77777777" w:rsidR="00B40AAF" w:rsidRDefault="00746E6D">
      <w:pPr>
        <w:numPr>
          <w:ilvl w:val="0"/>
          <w:numId w:val="12"/>
        </w:numPr>
        <w:spacing w:before="120" w:after="0" w:line="300" w:lineRule="auto"/>
        <w:ind w:left="1134" w:firstLine="720"/>
        <w:rPr>
          <w:color w:val="000000"/>
          <w:sz w:val="28"/>
          <w:szCs w:val="28"/>
        </w:rPr>
      </w:pPr>
      <w:r>
        <w:rPr>
          <w:color w:val="000000"/>
          <w:sz w:val="28"/>
          <w:szCs w:val="28"/>
        </w:rPr>
        <w:t xml:space="preserve">Xác định trách nhiệm </w:t>
      </w:r>
      <w:r>
        <w:rPr>
          <w:color w:val="000000"/>
          <w:sz w:val="28"/>
          <w:szCs w:val="28"/>
        </w:rPr>
        <w:t>của cá nhân khi chấm dứt hoặc thay đổi công việc.</w:t>
      </w:r>
    </w:p>
    <w:p w14:paraId="710091AF" w14:textId="77777777" w:rsidR="00B40AAF" w:rsidRDefault="00746E6D">
      <w:pPr>
        <w:numPr>
          <w:ilvl w:val="0"/>
          <w:numId w:val="12"/>
        </w:numPr>
        <w:spacing w:before="120" w:after="0" w:line="300" w:lineRule="auto"/>
        <w:ind w:left="1134" w:firstLine="720"/>
        <w:rPr>
          <w:color w:val="000000"/>
          <w:sz w:val="28"/>
          <w:szCs w:val="28"/>
        </w:rPr>
      </w:pPr>
      <w:r>
        <w:rPr>
          <w:color w:val="000000"/>
          <w:sz w:val="28"/>
          <w:szCs w:val="28"/>
        </w:rPr>
        <w:t>Yêu cầu cá nhân bàn giao lại tài sản công nghệ thông tin.</w:t>
      </w:r>
    </w:p>
    <w:p w14:paraId="3DE1E5F4" w14:textId="77777777" w:rsidR="00B40AAF" w:rsidRDefault="00746E6D">
      <w:pPr>
        <w:numPr>
          <w:ilvl w:val="0"/>
          <w:numId w:val="12"/>
        </w:numPr>
        <w:spacing w:before="120" w:after="0" w:line="300" w:lineRule="auto"/>
        <w:ind w:left="1134" w:firstLine="720"/>
        <w:rPr>
          <w:color w:val="000000"/>
          <w:sz w:val="28"/>
          <w:szCs w:val="28"/>
        </w:rPr>
      </w:pPr>
      <w:r>
        <w:rPr>
          <w:color w:val="000000"/>
          <w:sz w:val="28"/>
          <w:szCs w:val="28"/>
        </w:rPr>
        <w:t>Thu hồi ngay quyền truy cập hệ thống thông tin của cá nhân nghỉ việc.</w:t>
      </w:r>
    </w:p>
    <w:p w14:paraId="1E3F9364" w14:textId="77777777" w:rsidR="00B40AAF" w:rsidRDefault="00746E6D">
      <w:pPr>
        <w:numPr>
          <w:ilvl w:val="0"/>
          <w:numId w:val="12"/>
        </w:numPr>
        <w:spacing w:before="120" w:after="0" w:line="300" w:lineRule="auto"/>
        <w:ind w:left="1134" w:firstLine="720"/>
        <w:rPr>
          <w:color w:val="000000"/>
          <w:sz w:val="28"/>
          <w:szCs w:val="28"/>
        </w:rPr>
      </w:pPr>
      <w:r>
        <w:rPr>
          <w:color w:val="000000"/>
          <w:sz w:val="28"/>
          <w:szCs w:val="28"/>
        </w:rPr>
        <w:lastRenderedPageBreak/>
        <w:t xml:space="preserve">Thay đổi kịp thời quyền truy cập hệ thống thông tin của cá nhân thay đổi công </w:t>
      </w:r>
      <w:r>
        <w:rPr>
          <w:color w:val="000000"/>
          <w:sz w:val="28"/>
          <w:szCs w:val="28"/>
        </w:rPr>
        <w:t>việc bảo đảm nguyên tắc quyền vừa đủ để thực hiện nhiệm vụ được giao.</w:t>
      </w:r>
    </w:p>
    <w:p w14:paraId="08061D54" w14:textId="77777777" w:rsidR="00B40AAF" w:rsidRDefault="00746E6D">
      <w:pPr>
        <w:numPr>
          <w:ilvl w:val="0"/>
          <w:numId w:val="12"/>
        </w:numPr>
        <w:spacing w:before="120" w:after="0" w:line="300" w:lineRule="auto"/>
        <w:ind w:left="1134" w:firstLine="720"/>
        <w:rPr>
          <w:color w:val="000000"/>
          <w:sz w:val="28"/>
          <w:szCs w:val="28"/>
        </w:rPr>
      </w:pPr>
      <w:r>
        <w:rPr>
          <w:color w:val="000000"/>
          <w:sz w:val="28"/>
          <w:szCs w:val="28"/>
        </w:rPr>
        <w:t>Rà soát, kiểm tra đối chiếu định kỳ tối thiểu sáu tháng một lần giữa bộ phận quản lý nhân sự và bộ phận quản lý cấp phát, thu hồi quyền truy cập hệ thống thông tin</w:t>
      </w:r>
    </w:p>
    <w:p w14:paraId="6D9FC341" w14:textId="77777777" w:rsidR="00B40AAF" w:rsidRDefault="00746E6D">
      <w:pPr>
        <w:keepNext/>
        <w:keepLines/>
        <w:numPr>
          <w:ilvl w:val="4"/>
          <w:numId w:val="11"/>
        </w:numPr>
        <w:spacing w:before="120" w:after="0" w:line="300" w:lineRule="auto"/>
        <w:ind w:left="1701" w:hanging="425"/>
        <w:jc w:val="left"/>
        <w:rPr>
          <w:color w:val="000000"/>
          <w:sz w:val="28"/>
          <w:szCs w:val="28"/>
        </w:rPr>
      </w:pPr>
      <w:bookmarkStart w:id="165" w:name="_heading=h.3im3ia3" w:colFirst="0" w:colLast="0"/>
      <w:bookmarkEnd w:id="165"/>
      <w:r>
        <w:rPr>
          <w:color w:val="000000"/>
          <w:sz w:val="28"/>
          <w:szCs w:val="28"/>
        </w:rPr>
        <w:t xml:space="preserve">Phạm vi chính sách an </w:t>
      </w:r>
      <w:r>
        <w:rPr>
          <w:color w:val="000000"/>
          <w:sz w:val="28"/>
          <w:szCs w:val="28"/>
        </w:rPr>
        <w:t>toàn thông tin</w:t>
      </w:r>
    </w:p>
    <w:p w14:paraId="2512871B" w14:textId="77777777" w:rsidR="00B40AAF" w:rsidRDefault="00746E6D">
      <w:pPr>
        <w:spacing w:before="120" w:after="0"/>
        <w:ind w:left="993" w:firstLine="720"/>
        <w:rPr>
          <w:color w:val="000000"/>
          <w:sz w:val="28"/>
          <w:szCs w:val="28"/>
        </w:rPr>
      </w:pPr>
      <w:r>
        <w:rPr>
          <w:color w:val="000000"/>
          <w:sz w:val="28"/>
          <w:szCs w:val="28"/>
        </w:rPr>
        <w:t>Áp dụng đối với tất cả các nhân sự sử dụng hệ thống</w:t>
      </w:r>
    </w:p>
    <w:p w14:paraId="52D5DF43" w14:textId="77777777" w:rsidR="00B40AAF" w:rsidRDefault="00746E6D">
      <w:pPr>
        <w:keepNext/>
        <w:keepLines/>
        <w:numPr>
          <w:ilvl w:val="4"/>
          <w:numId w:val="11"/>
        </w:numPr>
        <w:spacing w:before="120" w:after="0" w:line="300" w:lineRule="auto"/>
        <w:ind w:left="1701" w:hanging="425"/>
        <w:jc w:val="left"/>
        <w:rPr>
          <w:color w:val="000000"/>
          <w:sz w:val="28"/>
          <w:szCs w:val="28"/>
        </w:rPr>
      </w:pPr>
      <w:bookmarkStart w:id="166" w:name="_heading=h.1xrdshw" w:colFirst="0" w:colLast="0"/>
      <w:bookmarkEnd w:id="166"/>
      <w:r>
        <w:rPr>
          <w:color w:val="000000"/>
          <w:sz w:val="28"/>
          <w:szCs w:val="28"/>
        </w:rPr>
        <w:t>Tổ chức bảo đảm an toàn thông tin</w:t>
      </w:r>
    </w:p>
    <w:p w14:paraId="71E2FFFA" w14:textId="77777777" w:rsidR="00B40AAF" w:rsidRDefault="00746E6D">
      <w:pPr>
        <w:spacing w:before="120" w:after="0"/>
        <w:ind w:left="993" w:firstLine="720"/>
        <w:rPr>
          <w:color w:val="000000"/>
          <w:sz w:val="28"/>
          <w:szCs w:val="28"/>
        </w:rPr>
      </w:pPr>
      <w:r>
        <w:rPr>
          <w:color w:val="000000"/>
          <w:sz w:val="28"/>
          <w:szCs w:val="28"/>
        </w:rPr>
        <w:t xml:space="preserve">Tổ chức quản lý về an toàn thông tin, hỗ trợ điều phối xử lý sự cố an toàn thông tin: </w:t>
      </w:r>
    </w:p>
    <w:p w14:paraId="2C831694" w14:textId="77777777" w:rsidR="00B40AAF" w:rsidRDefault="00746E6D">
      <w:pPr>
        <w:numPr>
          <w:ilvl w:val="0"/>
          <w:numId w:val="12"/>
        </w:numPr>
        <w:spacing w:before="120" w:after="0" w:line="300" w:lineRule="auto"/>
        <w:ind w:left="1134" w:firstLine="720"/>
        <w:rPr>
          <w:color w:val="000000"/>
          <w:sz w:val="28"/>
          <w:szCs w:val="28"/>
          <w:highlight w:val="yellow"/>
        </w:rPr>
      </w:pPr>
      <w:r>
        <w:rPr>
          <w:color w:val="000000"/>
          <w:sz w:val="28"/>
          <w:szCs w:val="28"/>
          <w:highlight w:val="yellow"/>
        </w:rPr>
        <w:t>Trung tâm Công nghệ thông tin và truyền thông</w:t>
      </w:r>
    </w:p>
    <w:p w14:paraId="3C05EFE0" w14:textId="77777777" w:rsidR="00B40AAF" w:rsidRDefault="00746E6D">
      <w:pPr>
        <w:numPr>
          <w:ilvl w:val="0"/>
          <w:numId w:val="12"/>
        </w:numPr>
        <w:spacing w:before="120" w:after="0" w:line="300" w:lineRule="auto"/>
        <w:ind w:left="1134" w:firstLine="720"/>
        <w:rPr>
          <w:color w:val="000000"/>
          <w:sz w:val="28"/>
          <w:szCs w:val="28"/>
          <w:highlight w:val="yellow"/>
        </w:rPr>
      </w:pPr>
      <w:r>
        <w:rPr>
          <w:color w:val="000000"/>
          <w:sz w:val="28"/>
          <w:szCs w:val="28"/>
          <w:highlight w:val="yellow"/>
        </w:rPr>
        <w:t>Địa chỉ: 59 Lý Tự Trọn</w:t>
      </w:r>
      <w:r>
        <w:rPr>
          <w:color w:val="000000"/>
          <w:sz w:val="28"/>
          <w:szCs w:val="28"/>
          <w:highlight w:val="yellow"/>
        </w:rPr>
        <w:t>g, P.Bến Nghé, Quận 1, Tp.Hồ Chí Minh</w:t>
      </w:r>
    </w:p>
    <w:p w14:paraId="4AD0427C" w14:textId="77777777" w:rsidR="00B40AAF" w:rsidRDefault="00746E6D">
      <w:pPr>
        <w:numPr>
          <w:ilvl w:val="0"/>
          <w:numId w:val="12"/>
        </w:numPr>
        <w:spacing w:before="120" w:after="0" w:line="300" w:lineRule="auto"/>
        <w:ind w:left="1134" w:firstLine="720"/>
        <w:rPr>
          <w:color w:val="000000"/>
          <w:sz w:val="28"/>
          <w:szCs w:val="28"/>
          <w:highlight w:val="yellow"/>
        </w:rPr>
      </w:pPr>
      <w:r>
        <w:rPr>
          <w:color w:val="000000"/>
          <w:sz w:val="28"/>
          <w:szCs w:val="28"/>
          <w:highlight w:val="yellow"/>
        </w:rPr>
        <w:t>Số điện thoại: 38.23.3717 máy nhánh 111</w:t>
      </w:r>
    </w:p>
    <w:p w14:paraId="32936E48" w14:textId="77777777" w:rsidR="00B40AAF" w:rsidRDefault="00746E6D">
      <w:pPr>
        <w:numPr>
          <w:ilvl w:val="0"/>
          <w:numId w:val="12"/>
        </w:numPr>
        <w:spacing w:before="120" w:after="0" w:line="300" w:lineRule="auto"/>
        <w:ind w:left="1134" w:firstLine="720"/>
        <w:rPr>
          <w:color w:val="000000"/>
          <w:sz w:val="28"/>
          <w:szCs w:val="28"/>
          <w:highlight w:val="yellow"/>
        </w:rPr>
      </w:pPr>
      <w:r>
        <w:rPr>
          <w:color w:val="000000"/>
          <w:sz w:val="28"/>
          <w:szCs w:val="28"/>
          <w:highlight w:val="yellow"/>
        </w:rPr>
        <w:t xml:space="preserve">Email: </w:t>
      </w:r>
      <w:hyperlink r:id="rId114">
        <w:r>
          <w:rPr>
            <w:color w:val="000000"/>
            <w:sz w:val="28"/>
            <w:szCs w:val="28"/>
            <w:highlight w:val="yellow"/>
          </w:rPr>
          <w:t>cntt@tphcm.gov.vn</w:t>
        </w:r>
      </w:hyperlink>
    </w:p>
    <w:p w14:paraId="5CFA94D3" w14:textId="77777777" w:rsidR="00B40AAF" w:rsidRDefault="00746E6D">
      <w:pPr>
        <w:numPr>
          <w:ilvl w:val="0"/>
          <w:numId w:val="12"/>
        </w:numPr>
        <w:spacing w:before="120" w:after="0" w:line="300" w:lineRule="auto"/>
        <w:ind w:left="1134" w:firstLine="720"/>
        <w:rPr>
          <w:color w:val="000000"/>
          <w:sz w:val="28"/>
          <w:szCs w:val="28"/>
          <w:highlight w:val="yellow"/>
        </w:rPr>
      </w:pPr>
      <w:r>
        <w:rPr>
          <w:color w:val="000000"/>
          <w:sz w:val="28"/>
          <w:szCs w:val="28"/>
          <w:highlight w:val="yellow"/>
        </w:rPr>
        <w:t>Website: https://hotro.tphcm.gov.vn/</w:t>
      </w:r>
    </w:p>
    <w:p w14:paraId="142C463C" w14:textId="77777777" w:rsidR="00B40AAF" w:rsidRDefault="00746E6D">
      <w:pPr>
        <w:keepNext/>
        <w:keepLines/>
        <w:numPr>
          <w:ilvl w:val="4"/>
          <w:numId w:val="11"/>
        </w:numPr>
        <w:spacing w:before="120" w:after="0" w:line="300" w:lineRule="auto"/>
        <w:ind w:left="1701" w:hanging="425"/>
        <w:jc w:val="left"/>
        <w:rPr>
          <w:color w:val="000000"/>
          <w:sz w:val="28"/>
          <w:szCs w:val="28"/>
        </w:rPr>
      </w:pPr>
      <w:bookmarkStart w:id="167" w:name="_heading=h.4hr1b5p" w:colFirst="0" w:colLast="0"/>
      <w:bookmarkEnd w:id="167"/>
      <w:r>
        <w:rPr>
          <w:color w:val="000000"/>
          <w:sz w:val="28"/>
          <w:szCs w:val="28"/>
        </w:rPr>
        <w:t>Đảm bảo nguồn nhân lực</w:t>
      </w:r>
    </w:p>
    <w:p w14:paraId="018F2EA3" w14:textId="77777777" w:rsidR="00B40AAF" w:rsidRDefault="00746E6D">
      <w:pPr>
        <w:spacing w:before="120" w:after="0"/>
        <w:ind w:left="993" w:firstLine="720"/>
        <w:rPr>
          <w:color w:val="000000"/>
          <w:sz w:val="28"/>
          <w:szCs w:val="28"/>
        </w:rPr>
      </w:pPr>
      <w:r>
        <w:rPr>
          <w:color w:val="000000"/>
          <w:sz w:val="28"/>
          <w:szCs w:val="28"/>
        </w:rPr>
        <w:t>Tổ chức tuyển dụng và phân công nhiệm vụ như sau:</w:t>
      </w:r>
    </w:p>
    <w:p w14:paraId="6CFCD796" w14:textId="77777777" w:rsidR="00B40AAF" w:rsidRDefault="00746E6D">
      <w:pPr>
        <w:numPr>
          <w:ilvl w:val="0"/>
          <w:numId w:val="12"/>
        </w:numPr>
        <w:spacing w:before="120" w:after="0" w:line="300" w:lineRule="auto"/>
        <w:ind w:left="1134" w:firstLine="720"/>
        <w:rPr>
          <w:color w:val="000000"/>
          <w:sz w:val="28"/>
          <w:szCs w:val="28"/>
        </w:rPr>
      </w:pPr>
      <w:r>
        <w:rPr>
          <w:color w:val="000000"/>
          <w:sz w:val="28"/>
          <w:szCs w:val="28"/>
        </w:rPr>
        <w:t>Xác định trách nhiệm trong việc bảo đảm an toàn thông tin của vị trí cần tuyển dụng hoặc phân công.</w:t>
      </w:r>
    </w:p>
    <w:p w14:paraId="3AE7946C" w14:textId="77777777" w:rsidR="00B40AAF" w:rsidRDefault="00746E6D">
      <w:pPr>
        <w:numPr>
          <w:ilvl w:val="0"/>
          <w:numId w:val="12"/>
        </w:numPr>
        <w:spacing w:before="120" w:after="0" w:line="300" w:lineRule="auto"/>
        <w:ind w:left="1134" w:firstLine="720"/>
        <w:rPr>
          <w:color w:val="000000"/>
          <w:sz w:val="28"/>
          <w:szCs w:val="28"/>
        </w:rPr>
      </w:pPr>
      <w:r>
        <w:rPr>
          <w:color w:val="000000"/>
          <w:sz w:val="28"/>
          <w:szCs w:val="28"/>
        </w:rPr>
        <w:t>Xem xét, đánh giá tư cách đạo đức, trình độ chuyên môn thông qua lý lịch, lý lịch tư pháp trước khi phân công nhân sự làm việc tại các vị trí quan trọng của hệ thống thông tin như: vận hành hệ thống thông tin hoặc quản trị hệ thống thông tin.</w:t>
      </w:r>
    </w:p>
    <w:p w14:paraId="6135CD12" w14:textId="77777777" w:rsidR="00B40AAF" w:rsidRDefault="00746E6D">
      <w:pPr>
        <w:numPr>
          <w:ilvl w:val="0"/>
          <w:numId w:val="12"/>
        </w:numPr>
        <w:spacing w:before="120" w:after="0" w:line="300" w:lineRule="auto"/>
        <w:ind w:left="1134" w:firstLine="720"/>
        <w:rPr>
          <w:color w:val="000000"/>
          <w:sz w:val="28"/>
          <w:szCs w:val="28"/>
        </w:rPr>
      </w:pPr>
      <w:r>
        <w:rPr>
          <w:color w:val="000000"/>
          <w:sz w:val="28"/>
          <w:szCs w:val="28"/>
        </w:rPr>
        <w:t>Yêu cầu người</w:t>
      </w:r>
      <w:r>
        <w:rPr>
          <w:color w:val="000000"/>
          <w:sz w:val="28"/>
          <w:szCs w:val="28"/>
        </w:rPr>
        <w:t xml:space="preserve"> được tuyển dụng cam kết bảo mật thông tin bằng văn bản riêng hoặc cam kết trong hợp đồng lao động. Cam kết này phải bao gồm các Điều Khoản về trách nhiệm bảo đảm an toàn thông tin trong và sau khi làm việc tại tổ chức.</w:t>
      </w:r>
    </w:p>
    <w:p w14:paraId="68092392" w14:textId="77777777" w:rsidR="00B40AAF" w:rsidRDefault="00746E6D">
      <w:pPr>
        <w:numPr>
          <w:ilvl w:val="0"/>
          <w:numId w:val="12"/>
        </w:numPr>
        <w:spacing w:before="120" w:after="0" w:line="300" w:lineRule="auto"/>
        <w:ind w:left="1134" w:firstLine="720"/>
        <w:rPr>
          <w:color w:val="000000"/>
          <w:sz w:val="28"/>
          <w:szCs w:val="28"/>
        </w:rPr>
      </w:pPr>
      <w:r>
        <w:rPr>
          <w:color w:val="000000"/>
          <w:sz w:val="28"/>
          <w:szCs w:val="28"/>
        </w:rPr>
        <w:lastRenderedPageBreak/>
        <w:t>Đào tạo, phổ biến các quy định của t</w:t>
      </w:r>
      <w:r>
        <w:rPr>
          <w:color w:val="000000"/>
          <w:sz w:val="28"/>
          <w:szCs w:val="28"/>
        </w:rPr>
        <w:t>ổ chức về an toàn thông tin đối với nhân sự mới tuyển dụng.</w:t>
      </w:r>
    </w:p>
    <w:p w14:paraId="41A697CB" w14:textId="77777777" w:rsidR="00B40AAF" w:rsidRDefault="00746E6D">
      <w:pPr>
        <w:keepNext/>
        <w:keepLines/>
        <w:numPr>
          <w:ilvl w:val="4"/>
          <w:numId w:val="11"/>
        </w:numPr>
        <w:spacing w:before="120" w:after="0" w:line="300" w:lineRule="auto"/>
        <w:ind w:left="1701" w:hanging="425"/>
        <w:jc w:val="left"/>
        <w:rPr>
          <w:color w:val="000000"/>
          <w:sz w:val="28"/>
          <w:szCs w:val="28"/>
        </w:rPr>
      </w:pPr>
      <w:bookmarkStart w:id="168" w:name="_heading=h.2wwbldi" w:colFirst="0" w:colLast="0"/>
      <w:bookmarkEnd w:id="168"/>
      <w:r>
        <w:rPr>
          <w:color w:val="000000"/>
          <w:sz w:val="28"/>
          <w:szCs w:val="28"/>
        </w:rPr>
        <w:t>Sao lưu dự phòng</w:t>
      </w:r>
    </w:p>
    <w:p w14:paraId="2F1A14F9" w14:textId="77777777" w:rsidR="00B40AAF" w:rsidRDefault="00746E6D">
      <w:pPr>
        <w:spacing w:before="120" w:after="0"/>
        <w:ind w:left="993" w:firstLine="720"/>
        <w:rPr>
          <w:color w:val="000000"/>
          <w:sz w:val="28"/>
          <w:szCs w:val="28"/>
        </w:rPr>
      </w:pPr>
      <w:r>
        <w:rPr>
          <w:color w:val="000000"/>
          <w:sz w:val="28"/>
          <w:szCs w:val="28"/>
        </w:rPr>
        <w:t>Tổ chức thực hiện sao lưu dự phòng bảo đảm an toàn dữ liệu như sau:</w:t>
      </w:r>
    </w:p>
    <w:p w14:paraId="16A36036" w14:textId="77777777" w:rsidR="00B40AAF" w:rsidRDefault="00746E6D">
      <w:pPr>
        <w:numPr>
          <w:ilvl w:val="0"/>
          <w:numId w:val="12"/>
        </w:numPr>
        <w:spacing w:before="120" w:after="0" w:line="300" w:lineRule="auto"/>
        <w:ind w:left="1134" w:firstLine="720"/>
        <w:rPr>
          <w:color w:val="000000"/>
          <w:sz w:val="28"/>
          <w:szCs w:val="28"/>
        </w:rPr>
      </w:pPr>
      <w:r>
        <w:rPr>
          <w:color w:val="000000"/>
          <w:sz w:val="28"/>
          <w:szCs w:val="28"/>
        </w:rPr>
        <w:t>Lập danh sách hệ thống thông tin theo mức độ quan trọng cần được sao lưu, kèm theo thời gian lưu trữ, định kỳ s</w:t>
      </w:r>
      <w:r>
        <w:rPr>
          <w:color w:val="000000"/>
          <w:sz w:val="28"/>
          <w:szCs w:val="28"/>
        </w:rPr>
        <w:t>ao lưu, phương pháp sao lưu và thời gian kiểm tra phục hồi hệ thống từ dữ liệu sao lưu.</w:t>
      </w:r>
    </w:p>
    <w:p w14:paraId="14AEC399" w14:textId="77777777" w:rsidR="00B40AAF" w:rsidRDefault="00746E6D">
      <w:pPr>
        <w:numPr>
          <w:ilvl w:val="0"/>
          <w:numId w:val="12"/>
        </w:numPr>
        <w:spacing w:before="120" w:after="0" w:line="300" w:lineRule="auto"/>
        <w:ind w:left="1134" w:firstLine="720"/>
        <w:rPr>
          <w:color w:val="000000"/>
          <w:sz w:val="28"/>
          <w:szCs w:val="28"/>
        </w:rPr>
      </w:pPr>
      <w:r>
        <w:rPr>
          <w:color w:val="000000"/>
          <w:sz w:val="28"/>
          <w:szCs w:val="28"/>
        </w:rPr>
        <w:t>Dữ liệu của các hệ thống thông tin phải tự động sao lưu phù hợp với tần suất thay đổi của dữ liệu và bảo đảm nguyên tắc dữ liệu phát sinh phải được sao lưu trong vòng 2</w:t>
      </w:r>
      <w:r>
        <w:rPr>
          <w:color w:val="000000"/>
          <w:sz w:val="28"/>
          <w:szCs w:val="28"/>
        </w:rPr>
        <w:t>4 giờ. Dữ liệu sao lưu phải được lưu trữ ra phương tiện lưu trữ ngoài (như băng từ, đĩa cứng, đĩa quang hoặc phương tiện lưu trữ khác) và cất giữ, bảo quản an toàn tách rời với khu vực lắp đặt hệ thống thông tin nguồn.</w:t>
      </w:r>
    </w:p>
    <w:p w14:paraId="0F927F1B" w14:textId="77777777" w:rsidR="00B40AAF" w:rsidRDefault="00746E6D">
      <w:pPr>
        <w:numPr>
          <w:ilvl w:val="0"/>
          <w:numId w:val="12"/>
        </w:numPr>
        <w:spacing w:before="120" w:after="0" w:line="300" w:lineRule="auto"/>
        <w:ind w:left="1134" w:firstLine="720"/>
        <w:rPr>
          <w:color w:val="000000"/>
          <w:sz w:val="28"/>
          <w:szCs w:val="28"/>
        </w:rPr>
      </w:pPr>
      <w:r>
        <w:rPr>
          <w:color w:val="000000"/>
          <w:sz w:val="28"/>
          <w:szCs w:val="28"/>
        </w:rPr>
        <w:t>Phải kiểm tra, phục hồi dữ liệu sao l</w:t>
      </w:r>
      <w:r>
        <w:rPr>
          <w:color w:val="000000"/>
          <w:sz w:val="28"/>
          <w:szCs w:val="28"/>
        </w:rPr>
        <w:t>ưu từ phương tiện lưu trữ ngoài tối thiểu sáu tháng một lần.</w:t>
      </w:r>
    </w:p>
    <w:p w14:paraId="0222DCF8" w14:textId="77777777" w:rsidR="00B40AAF" w:rsidRDefault="00746E6D">
      <w:pPr>
        <w:jc w:val="left"/>
        <w:rPr>
          <w:color w:val="000000"/>
          <w:sz w:val="28"/>
          <w:szCs w:val="28"/>
        </w:rPr>
      </w:pPr>
      <w:r>
        <w:br w:type="page"/>
      </w:r>
    </w:p>
    <w:p w14:paraId="0E83C560" w14:textId="77777777" w:rsidR="00B40AAF" w:rsidRDefault="00746E6D">
      <w:pPr>
        <w:pStyle w:val="Heading1"/>
        <w:numPr>
          <w:ilvl w:val="0"/>
          <w:numId w:val="1"/>
        </w:numPr>
        <w:spacing w:after="0"/>
        <w:ind w:left="284" w:firstLine="141"/>
      </w:pPr>
      <w:bookmarkStart w:id="169" w:name="_heading=h.1c1lvlb" w:colFirst="0" w:colLast="0"/>
      <w:bookmarkEnd w:id="169"/>
      <w:r>
        <w:lastRenderedPageBreak/>
        <w:t>D</w:t>
      </w:r>
      <w:r>
        <w:t>Ự</w:t>
      </w:r>
      <w:r>
        <w:t xml:space="preserve"> TOÁN CHI TI</w:t>
      </w:r>
      <w:r>
        <w:t>Ế</w:t>
      </w:r>
      <w:r>
        <w:t>T</w:t>
      </w:r>
    </w:p>
    <w:p w14:paraId="7037BEF4" w14:textId="77777777" w:rsidR="00B40AAF" w:rsidRDefault="00746E6D">
      <w:pPr>
        <w:pStyle w:val="Heading2"/>
        <w:numPr>
          <w:ilvl w:val="1"/>
          <w:numId w:val="1"/>
        </w:numPr>
        <w:spacing w:after="0"/>
      </w:pPr>
      <w:bookmarkStart w:id="170" w:name="_heading=h.3w19e94" w:colFirst="0" w:colLast="0"/>
      <w:bookmarkEnd w:id="170"/>
      <w:r>
        <w:t>Cơ s</w:t>
      </w:r>
      <w:r>
        <w:t>ở</w:t>
      </w:r>
      <w:r>
        <w:t xml:space="preserve"> pháp lý</w:t>
      </w:r>
    </w:p>
    <w:p w14:paraId="25A587A2" w14:textId="77777777" w:rsidR="00B40AAF" w:rsidRDefault="00746E6D">
      <w:pPr>
        <w:pBdr>
          <w:top w:val="nil"/>
          <w:left w:val="nil"/>
          <w:bottom w:val="nil"/>
          <w:right w:val="nil"/>
          <w:between w:val="nil"/>
        </w:pBdr>
        <w:spacing w:before="120" w:after="0"/>
        <w:ind w:firstLine="426"/>
        <w:rPr>
          <w:color w:val="000000"/>
          <w:sz w:val="28"/>
          <w:szCs w:val="28"/>
        </w:rPr>
      </w:pPr>
      <w:r>
        <w:rPr>
          <w:color w:val="000000"/>
          <w:sz w:val="28"/>
          <w:szCs w:val="28"/>
        </w:rPr>
        <w:t>Nghị định số 63/2014/NĐ-CP ngày 26/06/2014 của Chính phủ Nghị định quy định chi tiết thi hành một số điều của luật đấu thầu về lựa chọn nhà thầu;</w:t>
      </w:r>
    </w:p>
    <w:p w14:paraId="5A512864" w14:textId="77777777" w:rsidR="00B40AAF" w:rsidRDefault="00746E6D">
      <w:pPr>
        <w:pBdr>
          <w:top w:val="nil"/>
          <w:left w:val="nil"/>
          <w:bottom w:val="nil"/>
          <w:right w:val="nil"/>
          <w:between w:val="nil"/>
        </w:pBdr>
        <w:spacing w:before="120" w:after="0"/>
        <w:ind w:firstLine="426"/>
        <w:rPr>
          <w:color w:val="000000"/>
          <w:sz w:val="28"/>
          <w:szCs w:val="28"/>
        </w:rPr>
      </w:pPr>
      <w:r>
        <w:rPr>
          <w:color w:val="000000"/>
          <w:sz w:val="28"/>
          <w:szCs w:val="28"/>
        </w:rPr>
        <w:t>Thông tư số 58/2016/TT-BTC ngày 29/3/2016 của Bộ trưởng Bộ Tài chính quy định chi tiết việc sử dụng vốn nhà nư</w:t>
      </w:r>
      <w:r>
        <w:rPr>
          <w:color w:val="000000"/>
          <w:sz w:val="28"/>
          <w:szCs w:val="28"/>
        </w:rPr>
        <w:t>ớc để mua sắm nhằm duy trì hoạt động thường xuyên của cơ quan nhà nước, đơn vị thuộc lực lượng vũ trang nhân dân, đơn vị sự nghiệp công lập, tổ chức chính trị, tổ chức chính trị - xã hội, tổ chức chính trị xã hội - nghề nghiệp, tổ chức xã hội, tổ chức xã h</w:t>
      </w:r>
      <w:r>
        <w:rPr>
          <w:color w:val="000000"/>
          <w:sz w:val="28"/>
          <w:szCs w:val="28"/>
        </w:rPr>
        <w:t>ội - nghề nghiệp.</w:t>
      </w:r>
    </w:p>
    <w:p w14:paraId="76877CA9" w14:textId="77777777" w:rsidR="00B40AAF" w:rsidRDefault="00746E6D">
      <w:pPr>
        <w:pBdr>
          <w:top w:val="nil"/>
          <w:left w:val="nil"/>
          <w:bottom w:val="nil"/>
          <w:right w:val="nil"/>
          <w:between w:val="nil"/>
        </w:pBdr>
        <w:spacing w:before="120" w:after="0"/>
        <w:ind w:firstLine="426"/>
        <w:rPr>
          <w:color w:val="000000"/>
          <w:sz w:val="28"/>
          <w:szCs w:val="28"/>
        </w:rPr>
      </w:pPr>
      <w:r>
        <w:rPr>
          <w:color w:val="000000"/>
          <w:sz w:val="28"/>
          <w:szCs w:val="28"/>
        </w:rPr>
        <w:t>Thông tư số 17/2015/TT-BLĐTBXH ngày 22/4/2015 của Bộ Lao động - Thương binh và xã hội về Việc hướng dẫn xây dựng thang bảng lương đối với người lao động trong công ty trách nhiệm hữu hạn một thành viên do Nhà nước làm chủ sở hữu;</w:t>
      </w:r>
    </w:p>
    <w:p w14:paraId="46C654A8" w14:textId="77777777" w:rsidR="00B40AAF" w:rsidRDefault="00746E6D">
      <w:pPr>
        <w:pBdr>
          <w:top w:val="nil"/>
          <w:left w:val="nil"/>
          <w:bottom w:val="nil"/>
          <w:right w:val="nil"/>
          <w:between w:val="nil"/>
        </w:pBdr>
        <w:spacing w:before="120" w:after="0"/>
        <w:ind w:firstLine="426"/>
        <w:rPr>
          <w:color w:val="000000"/>
          <w:sz w:val="28"/>
          <w:szCs w:val="28"/>
        </w:rPr>
      </w:pPr>
      <w:r>
        <w:rPr>
          <w:color w:val="000000"/>
          <w:sz w:val="28"/>
          <w:szCs w:val="28"/>
        </w:rPr>
        <w:t>Thông tư</w:t>
      </w:r>
      <w:r>
        <w:rPr>
          <w:color w:val="000000"/>
          <w:sz w:val="28"/>
          <w:szCs w:val="28"/>
        </w:rPr>
        <w:t xml:space="preserve"> số 04/2020/TT-BTTTT ngày 24/02/2020 của Bộ Thông tin Truyền thông về Quy định về lập và quản lý chi phí dự án đầu tư ứng dụng công nghệ thông tin;</w:t>
      </w:r>
    </w:p>
    <w:p w14:paraId="41AA9536" w14:textId="77777777" w:rsidR="00B40AAF" w:rsidRDefault="00746E6D">
      <w:pPr>
        <w:pBdr>
          <w:top w:val="nil"/>
          <w:left w:val="nil"/>
          <w:bottom w:val="nil"/>
          <w:right w:val="nil"/>
          <w:between w:val="nil"/>
        </w:pBdr>
        <w:spacing w:before="120" w:after="0"/>
        <w:ind w:firstLine="426"/>
        <w:rPr>
          <w:color w:val="000000"/>
          <w:sz w:val="28"/>
          <w:szCs w:val="28"/>
        </w:rPr>
      </w:pPr>
      <w:r>
        <w:rPr>
          <w:color w:val="000000"/>
          <w:sz w:val="28"/>
          <w:szCs w:val="28"/>
        </w:rPr>
        <w:t>Quyết định số 2378/QĐ-BTTTT ngày 30/12/2016 của Bộ Thông tin Truyền thông về Công bố định mức chi phí quản l</w:t>
      </w:r>
      <w:r>
        <w:rPr>
          <w:color w:val="000000"/>
          <w:sz w:val="28"/>
          <w:szCs w:val="28"/>
        </w:rPr>
        <w:t>ý dự án, chi phí tư vấn đầu tư ứng dụng công nghệ thông tin sử dụng ngân sách nhà nước. Quyết định số 1688/QĐ-BTTTT ngày 11/10/2019 của Bộ Thông tin Truyền thông về Việc sửa đổi, bổ sung Quyết định số 2378/QĐ-BTTTT ngày 30 tháng 12 năm 2016 của Bộ trưởng B</w:t>
      </w:r>
      <w:r>
        <w:rPr>
          <w:color w:val="000000"/>
          <w:sz w:val="28"/>
          <w:szCs w:val="28"/>
        </w:rPr>
        <w:t>ộ Thông tin và Truyền thông công bố Định mức chi phí quản lý dự án, chi phí tư vấn đầu tư ứng dụng công nghệ thông tin sử dụng ngân sách nhà nước;</w:t>
      </w:r>
    </w:p>
    <w:p w14:paraId="482B0CD6" w14:textId="77777777" w:rsidR="00B40AAF" w:rsidRDefault="00746E6D">
      <w:pPr>
        <w:pBdr>
          <w:top w:val="nil"/>
          <w:left w:val="nil"/>
          <w:bottom w:val="nil"/>
          <w:right w:val="nil"/>
          <w:between w:val="nil"/>
        </w:pBdr>
        <w:spacing w:before="120" w:after="0"/>
        <w:ind w:firstLine="426"/>
        <w:rPr>
          <w:color w:val="000000"/>
          <w:sz w:val="28"/>
          <w:szCs w:val="28"/>
        </w:rPr>
      </w:pPr>
      <w:r>
        <w:rPr>
          <w:color w:val="000000"/>
          <w:sz w:val="28"/>
          <w:szCs w:val="28"/>
        </w:rPr>
        <w:t>Quyết định số 129/QĐ-BTTTT ngày 03/02/2021 của Bộ Thông tin và Truyền thông về ban hành hướng dẫn xác định đơ</w:t>
      </w:r>
      <w:r>
        <w:rPr>
          <w:color w:val="000000"/>
          <w:sz w:val="28"/>
          <w:szCs w:val="28"/>
        </w:rPr>
        <w:t>n giá nhân công trong quản lý chi phí đầu tư ứng dụng công nghệ thông tin sử dụng nguồn vốn ngân sách nhà nước;</w:t>
      </w:r>
    </w:p>
    <w:p w14:paraId="36984DE0" w14:textId="77777777" w:rsidR="00B40AAF" w:rsidRDefault="00746E6D">
      <w:pPr>
        <w:pBdr>
          <w:top w:val="nil"/>
          <w:left w:val="nil"/>
          <w:bottom w:val="nil"/>
          <w:right w:val="nil"/>
          <w:between w:val="nil"/>
        </w:pBdr>
        <w:spacing w:before="120" w:after="0"/>
        <w:ind w:firstLine="426"/>
        <w:rPr>
          <w:color w:val="000000"/>
          <w:sz w:val="28"/>
          <w:szCs w:val="28"/>
        </w:rPr>
      </w:pPr>
      <w:r>
        <w:rPr>
          <w:color w:val="000000"/>
          <w:sz w:val="28"/>
          <w:szCs w:val="28"/>
        </w:rPr>
        <w:t>Căn cứ Quyết định số 6179/QĐ-UBND ngày 23/11/2017 của Ủy ban nhân dân Thành phố về phê duyệt Đề án “Xây dựng Thành phố Hồ Chí Minh trở thành đ</w:t>
      </w:r>
      <w:r>
        <w:rPr>
          <w:color w:val="000000"/>
          <w:sz w:val="28"/>
          <w:szCs w:val="28"/>
        </w:rPr>
        <w:t>ô thị thông minh giai đoạn 2017 - 2020, tầm nhìn đến năm 2025</w:t>
      </w:r>
    </w:p>
    <w:p w14:paraId="0BF065F1" w14:textId="77777777" w:rsidR="00B40AAF" w:rsidRDefault="00746E6D">
      <w:pPr>
        <w:pBdr>
          <w:top w:val="nil"/>
          <w:left w:val="nil"/>
          <w:bottom w:val="nil"/>
          <w:right w:val="nil"/>
          <w:between w:val="nil"/>
        </w:pBdr>
        <w:spacing w:before="120" w:after="0"/>
        <w:ind w:firstLine="426"/>
        <w:rPr>
          <w:color w:val="000000"/>
          <w:sz w:val="28"/>
          <w:szCs w:val="28"/>
        </w:rPr>
      </w:pPr>
      <w:r>
        <w:rPr>
          <w:color w:val="000000"/>
          <w:sz w:val="28"/>
          <w:szCs w:val="28"/>
        </w:rPr>
        <w:t>Căn cứ Quyết định số 392/QĐ-UBND ngày 03/02/2021 của Ủy ban nhân dân Thành phố về phê duyệt Chương trình triển khai Đề án Xây dựng Thành phố Hồ Chí Minh trở thành đô thị thông minh đến năm</w:t>
      </w:r>
      <w:r>
        <w:rPr>
          <w:color w:val="000000"/>
          <w:sz w:val="28"/>
          <w:szCs w:val="28"/>
        </w:rPr>
        <w:t xml:space="preserve"> 2025;</w:t>
      </w:r>
    </w:p>
    <w:p w14:paraId="208380AE" w14:textId="77777777" w:rsidR="00B40AAF" w:rsidRDefault="00746E6D">
      <w:pPr>
        <w:pBdr>
          <w:top w:val="nil"/>
          <w:left w:val="nil"/>
          <w:bottom w:val="nil"/>
          <w:right w:val="nil"/>
          <w:between w:val="nil"/>
        </w:pBdr>
        <w:spacing w:before="120" w:after="0"/>
        <w:ind w:firstLine="426"/>
        <w:rPr>
          <w:color w:val="000000"/>
          <w:sz w:val="28"/>
          <w:szCs w:val="28"/>
        </w:rPr>
      </w:pPr>
      <w:r>
        <w:rPr>
          <w:color w:val="000000"/>
          <w:sz w:val="28"/>
          <w:szCs w:val="28"/>
        </w:rPr>
        <w:lastRenderedPageBreak/>
        <w:t>Căn cứ Kế hoạch số 626/KH-UBND ngày 05/3/2021 của Ủy ban nhân dân Thành phố về triển khai Đề án “Xây dựng Thành phố Hồ Chí Minh trở thành đô thị thõng minh giai đoạn 2017-2020, tầm nhìn đến năm 2025” năm 2021;</w:t>
      </w:r>
    </w:p>
    <w:p w14:paraId="6FEC5A8A" w14:textId="77777777" w:rsidR="00B40AAF" w:rsidRDefault="00746E6D">
      <w:pPr>
        <w:pBdr>
          <w:top w:val="nil"/>
          <w:left w:val="nil"/>
          <w:bottom w:val="nil"/>
          <w:right w:val="nil"/>
          <w:between w:val="nil"/>
        </w:pBdr>
        <w:spacing w:before="120" w:after="0"/>
        <w:ind w:firstLine="426"/>
        <w:rPr>
          <w:color w:val="000000"/>
          <w:sz w:val="28"/>
          <w:szCs w:val="28"/>
        </w:rPr>
      </w:pPr>
      <w:r>
        <w:rPr>
          <w:color w:val="000000"/>
          <w:sz w:val="28"/>
          <w:szCs w:val="28"/>
        </w:rPr>
        <w:t>Căn cứ Quyết định số 2392/QĐ-UBN</w:t>
      </w:r>
      <w:r>
        <w:rPr>
          <w:color w:val="000000"/>
          <w:sz w:val="28"/>
          <w:szCs w:val="28"/>
        </w:rPr>
        <w:t>D ngày 03/7/2020 của Ủy ban nhân dân Thành phố về cập nhật Kiến trúc Chính quyền điện tử Thành phố Hồ Chí Minh;</w:t>
      </w:r>
    </w:p>
    <w:p w14:paraId="595A5D56" w14:textId="77777777" w:rsidR="00B40AAF" w:rsidRDefault="00746E6D">
      <w:pPr>
        <w:pBdr>
          <w:top w:val="nil"/>
          <w:left w:val="nil"/>
          <w:bottom w:val="nil"/>
          <w:right w:val="nil"/>
          <w:between w:val="nil"/>
        </w:pBdr>
        <w:spacing w:before="120" w:after="0"/>
        <w:ind w:firstLine="426"/>
        <w:rPr>
          <w:color w:val="000000"/>
          <w:sz w:val="28"/>
          <w:szCs w:val="28"/>
        </w:rPr>
      </w:pPr>
      <w:r>
        <w:rPr>
          <w:color w:val="000000"/>
          <w:sz w:val="28"/>
          <w:szCs w:val="28"/>
        </w:rPr>
        <w:t>Căn cứ Quyết định số 2393/QĐ-UBND ngày 03/7/2020 của Ủy ban nhân dân Thành phố về phê duyệt Chương trình chuyến đổi số của Thành phố Hồ Chí</w:t>
      </w:r>
      <w:r>
        <w:rPr>
          <w:color w:val="000000"/>
          <w:sz w:val="28"/>
          <w:szCs w:val="28"/>
        </w:rPr>
        <w:t xml:space="preserve"> Minh;</w:t>
      </w:r>
    </w:p>
    <w:p w14:paraId="7ABB9A29" w14:textId="77777777" w:rsidR="00B40AAF" w:rsidRDefault="00746E6D">
      <w:pPr>
        <w:pBdr>
          <w:top w:val="nil"/>
          <w:left w:val="nil"/>
          <w:bottom w:val="nil"/>
          <w:right w:val="nil"/>
          <w:between w:val="nil"/>
        </w:pBdr>
        <w:spacing w:before="120" w:after="0"/>
        <w:ind w:firstLine="426"/>
        <w:rPr>
          <w:color w:val="000000"/>
          <w:sz w:val="28"/>
          <w:szCs w:val="28"/>
        </w:rPr>
      </w:pPr>
      <w:r>
        <w:rPr>
          <w:color w:val="000000"/>
          <w:sz w:val="28"/>
          <w:szCs w:val="28"/>
        </w:rPr>
        <w:t>Căn cứ Quyết định số 1157/QĐ-SXD-PTĐT ngày 08/8/2019 của Sở Xây dựng về ban hành Kế hoạch triển khai Đề án “Xây dựng Thành phố Hồ Chí Minh trở thành đô thị thông minh từ nay đến năm 2020, tầm nhìn đến năm 2025” tại Sở Xây dựng;</w:t>
      </w:r>
    </w:p>
    <w:p w14:paraId="0A1602A5" w14:textId="77777777" w:rsidR="00B40AAF" w:rsidRDefault="00746E6D">
      <w:pPr>
        <w:pBdr>
          <w:top w:val="nil"/>
          <w:left w:val="nil"/>
          <w:bottom w:val="nil"/>
          <w:right w:val="nil"/>
          <w:between w:val="nil"/>
        </w:pBdr>
        <w:spacing w:before="120" w:after="0"/>
        <w:ind w:firstLine="426"/>
        <w:rPr>
          <w:color w:val="000000"/>
          <w:sz w:val="28"/>
          <w:szCs w:val="28"/>
        </w:rPr>
      </w:pPr>
      <w:r>
        <w:rPr>
          <w:color w:val="000000"/>
          <w:sz w:val="28"/>
          <w:szCs w:val="28"/>
        </w:rPr>
        <w:t xml:space="preserve">Căn cứ Quyết định </w:t>
      </w:r>
      <w:r>
        <w:rPr>
          <w:color w:val="000000"/>
          <w:sz w:val="28"/>
          <w:szCs w:val="28"/>
        </w:rPr>
        <w:t>số 854/QĐ-SXD-PTĐT ngày 08/7/2021 của Sở Xây dựng về ban hành Kế hoạch triển khai Đề án Xây dựng Thành phố Hồ Chí Minh trở thành đô thị thông minh từ nay đến năm 2025 tại Sở Xây dựng;</w:t>
      </w:r>
    </w:p>
    <w:p w14:paraId="09702F37" w14:textId="77777777" w:rsidR="00B40AAF" w:rsidRDefault="00746E6D">
      <w:pPr>
        <w:pBdr>
          <w:top w:val="nil"/>
          <w:left w:val="nil"/>
          <w:bottom w:val="nil"/>
          <w:right w:val="nil"/>
          <w:between w:val="nil"/>
        </w:pBdr>
        <w:spacing w:before="120" w:after="0"/>
        <w:ind w:firstLine="426"/>
        <w:rPr>
          <w:color w:val="000000"/>
          <w:sz w:val="28"/>
          <w:szCs w:val="28"/>
        </w:rPr>
      </w:pPr>
      <w:r>
        <w:rPr>
          <w:color w:val="000000"/>
          <w:sz w:val="28"/>
          <w:szCs w:val="28"/>
        </w:rPr>
        <w:t>Căn cứ Quyết định số 4195/QĐ-UBND ngày 15/12/2021 của Ủy ban nhân d</w:t>
      </w:r>
      <w:r>
        <w:rPr>
          <w:color w:val="000000"/>
          <w:sz w:val="28"/>
          <w:szCs w:val="28"/>
        </w:rPr>
        <w:t>ân Thành phố về giao chỉ tiêu dự toán thu, chi ngân sách nhà nước năm 2022;</w:t>
      </w:r>
    </w:p>
    <w:p w14:paraId="2FCFF818" w14:textId="77777777" w:rsidR="00B40AAF" w:rsidRDefault="00746E6D">
      <w:pPr>
        <w:pBdr>
          <w:top w:val="nil"/>
          <w:left w:val="nil"/>
          <w:bottom w:val="nil"/>
          <w:right w:val="nil"/>
          <w:between w:val="nil"/>
        </w:pBdr>
        <w:spacing w:before="120" w:after="0"/>
        <w:ind w:firstLine="426"/>
        <w:rPr>
          <w:color w:val="000000"/>
          <w:sz w:val="28"/>
          <w:szCs w:val="28"/>
        </w:rPr>
      </w:pPr>
      <w:r>
        <w:rPr>
          <w:color w:val="000000"/>
          <w:sz w:val="28"/>
          <w:szCs w:val="28"/>
        </w:rPr>
        <w:t>Căn cứ Quyết định số 1798/QĐ-SXD-VP ngày 31/12/2021 của Sở Xây dựng về giao dự toán ngân sách nhà nước năm 2022 cho Văn phòng cơ quan Sở xây dựng;</w:t>
      </w:r>
    </w:p>
    <w:p w14:paraId="586D8383" w14:textId="77777777" w:rsidR="00B40AAF" w:rsidRDefault="00746E6D">
      <w:pPr>
        <w:pBdr>
          <w:top w:val="nil"/>
          <w:left w:val="nil"/>
          <w:bottom w:val="nil"/>
          <w:right w:val="nil"/>
          <w:between w:val="nil"/>
        </w:pBdr>
        <w:spacing w:before="120" w:after="0"/>
        <w:ind w:firstLine="426"/>
        <w:rPr>
          <w:color w:val="000000"/>
          <w:sz w:val="28"/>
          <w:szCs w:val="28"/>
        </w:rPr>
      </w:pPr>
      <w:r>
        <w:rPr>
          <w:color w:val="000000"/>
          <w:sz w:val="28"/>
          <w:szCs w:val="28"/>
        </w:rPr>
        <w:t>Căn cứ Công vă</w:t>
      </w:r>
      <w:r>
        <w:rPr>
          <w:color w:val="000000"/>
          <w:sz w:val="28"/>
          <w:szCs w:val="28"/>
        </w:rPr>
        <w:t>n số 1065/UBND-KT ngày 08/04/2022 của Ủy ban nhân dân thành phố về chấp thuận chủ trương triển khai thực hiện các hạng mục, hoạt động ứng dụng công nghệ thông tin đã được giao dự toán năm 2022;</w:t>
      </w:r>
    </w:p>
    <w:p w14:paraId="7C5B2DC6" w14:textId="77777777" w:rsidR="00B40AAF" w:rsidRDefault="00746E6D">
      <w:pPr>
        <w:pBdr>
          <w:top w:val="nil"/>
          <w:left w:val="nil"/>
          <w:bottom w:val="nil"/>
          <w:right w:val="nil"/>
          <w:between w:val="nil"/>
        </w:pBdr>
        <w:spacing w:before="120" w:after="0"/>
        <w:ind w:firstLine="426"/>
        <w:rPr>
          <w:color w:val="000000"/>
          <w:sz w:val="28"/>
          <w:szCs w:val="28"/>
        </w:rPr>
      </w:pPr>
      <w:r>
        <w:rPr>
          <w:color w:val="000000"/>
          <w:sz w:val="28"/>
          <w:szCs w:val="28"/>
        </w:rPr>
        <w:t xml:space="preserve">Công văn số 2589/BTTTT-ƯDCNTT ngày 24/8/2011 của Bộ Thông tin </w:t>
      </w:r>
      <w:r>
        <w:rPr>
          <w:color w:val="000000"/>
          <w:sz w:val="28"/>
          <w:szCs w:val="28"/>
        </w:rPr>
        <w:t>Truyền thông về Hướng dẫn xác định chi phí phát triển, nâng cấp phần mềm nội bộ;</w:t>
      </w:r>
    </w:p>
    <w:p w14:paraId="50F8086E" w14:textId="77777777" w:rsidR="00B40AAF" w:rsidRDefault="00746E6D">
      <w:pPr>
        <w:pBdr>
          <w:top w:val="nil"/>
          <w:left w:val="nil"/>
          <w:bottom w:val="nil"/>
          <w:right w:val="nil"/>
          <w:between w:val="nil"/>
        </w:pBdr>
        <w:spacing w:before="120" w:after="0"/>
        <w:ind w:firstLine="426"/>
        <w:rPr>
          <w:color w:val="000000"/>
          <w:sz w:val="28"/>
          <w:szCs w:val="28"/>
        </w:rPr>
        <w:sectPr w:rsidR="00B40AAF">
          <w:pgSz w:w="11906" w:h="16838"/>
          <w:pgMar w:top="1560" w:right="1134" w:bottom="1276" w:left="1560" w:header="567" w:footer="303" w:gutter="0"/>
          <w:cols w:space="720"/>
        </w:sectPr>
      </w:pPr>
      <w:r>
        <w:rPr>
          <w:color w:val="000000"/>
          <w:sz w:val="28"/>
          <w:szCs w:val="28"/>
        </w:rPr>
        <w:t>Các căn cứ pháp lý khác có liên quan.</w:t>
      </w:r>
    </w:p>
    <w:p w14:paraId="56683568" w14:textId="77777777" w:rsidR="00B40AAF" w:rsidRDefault="00746E6D">
      <w:pPr>
        <w:pStyle w:val="Heading2"/>
        <w:numPr>
          <w:ilvl w:val="1"/>
          <w:numId w:val="1"/>
        </w:numPr>
      </w:pPr>
      <w:bookmarkStart w:id="171" w:name="_heading=h.2b6jogx" w:colFirst="0" w:colLast="0"/>
      <w:bookmarkEnd w:id="171"/>
      <w:r>
        <w:lastRenderedPageBreak/>
        <w:t>T</w:t>
      </w:r>
      <w:r>
        <w:t>ổ</w:t>
      </w:r>
      <w:r>
        <w:t>ng h</w:t>
      </w:r>
      <w:r>
        <w:t>ợ</w:t>
      </w:r>
      <w:r>
        <w:t>p d</w:t>
      </w:r>
      <w:r>
        <w:t>ự</w:t>
      </w:r>
      <w:r>
        <w:t xml:space="preserve"> toán</w:t>
      </w:r>
    </w:p>
    <w:tbl>
      <w:tblPr>
        <w:tblStyle w:val="affa"/>
        <w:tblW w:w="9347" w:type="dxa"/>
        <w:tblLayout w:type="fixed"/>
        <w:tblLook w:val="0400" w:firstRow="0" w:lastRow="0" w:firstColumn="0" w:lastColumn="0" w:noHBand="0" w:noVBand="1"/>
      </w:tblPr>
      <w:tblGrid>
        <w:gridCol w:w="747"/>
        <w:gridCol w:w="2301"/>
        <w:gridCol w:w="1826"/>
        <w:gridCol w:w="1168"/>
        <w:gridCol w:w="1032"/>
        <w:gridCol w:w="2273"/>
      </w:tblGrid>
      <w:tr w:rsidR="00B40AAF" w14:paraId="391EE7A9" w14:textId="77777777">
        <w:trPr>
          <w:trHeight w:val="375"/>
        </w:trPr>
        <w:tc>
          <w:tcPr>
            <w:tcW w:w="747"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76D5C1A0" w14:textId="77777777" w:rsidR="00B40AAF" w:rsidRDefault="00746E6D">
            <w:pPr>
              <w:spacing w:after="0" w:line="240" w:lineRule="auto"/>
              <w:jc w:val="center"/>
              <w:rPr>
                <w:b/>
                <w:color w:val="000000"/>
                <w:sz w:val="28"/>
                <w:szCs w:val="28"/>
              </w:rPr>
            </w:pPr>
            <w:bookmarkStart w:id="172" w:name="_heading=h.qbtyoq" w:colFirst="0" w:colLast="0"/>
            <w:bookmarkEnd w:id="172"/>
            <w:r>
              <w:rPr>
                <w:b/>
                <w:color w:val="000000"/>
                <w:sz w:val="28"/>
                <w:szCs w:val="28"/>
              </w:rPr>
              <w:t>STT</w:t>
            </w:r>
          </w:p>
        </w:tc>
        <w:tc>
          <w:tcPr>
            <w:tcW w:w="230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1721815" w14:textId="77777777" w:rsidR="00B40AAF" w:rsidRDefault="00746E6D">
            <w:pPr>
              <w:spacing w:after="0" w:line="240" w:lineRule="auto"/>
              <w:jc w:val="center"/>
              <w:rPr>
                <w:b/>
                <w:color w:val="000000"/>
                <w:sz w:val="28"/>
                <w:szCs w:val="28"/>
              </w:rPr>
            </w:pPr>
            <w:r>
              <w:rPr>
                <w:b/>
                <w:color w:val="000000"/>
                <w:sz w:val="28"/>
                <w:szCs w:val="28"/>
              </w:rPr>
              <w:t>Nội dung</w:t>
            </w:r>
          </w:p>
        </w:tc>
        <w:tc>
          <w:tcPr>
            <w:tcW w:w="4026" w:type="dxa"/>
            <w:gridSpan w:val="3"/>
            <w:tcBorders>
              <w:top w:val="single" w:sz="4" w:space="0" w:color="000000"/>
              <w:left w:val="nil"/>
              <w:bottom w:val="single" w:sz="4" w:space="0" w:color="000000"/>
              <w:right w:val="single" w:sz="4" w:space="0" w:color="000000"/>
            </w:tcBorders>
            <w:shd w:val="clear" w:color="auto" w:fill="auto"/>
            <w:vAlign w:val="center"/>
          </w:tcPr>
          <w:p w14:paraId="111281F9" w14:textId="77777777" w:rsidR="00B40AAF" w:rsidRDefault="00746E6D">
            <w:pPr>
              <w:spacing w:after="0" w:line="240" w:lineRule="auto"/>
              <w:jc w:val="center"/>
              <w:rPr>
                <w:b/>
                <w:color w:val="000000"/>
                <w:sz w:val="28"/>
                <w:szCs w:val="28"/>
              </w:rPr>
            </w:pPr>
            <w:r>
              <w:rPr>
                <w:b/>
                <w:color w:val="000000"/>
                <w:sz w:val="28"/>
                <w:szCs w:val="28"/>
              </w:rPr>
              <w:t>Dự toán kinh phí</w:t>
            </w:r>
          </w:p>
        </w:tc>
        <w:tc>
          <w:tcPr>
            <w:tcW w:w="2273" w:type="dxa"/>
            <w:tcBorders>
              <w:top w:val="single" w:sz="4" w:space="0" w:color="000000"/>
              <w:left w:val="nil"/>
              <w:bottom w:val="single" w:sz="4" w:space="0" w:color="000000"/>
              <w:right w:val="single" w:sz="4" w:space="0" w:color="000000"/>
            </w:tcBorders>
            <w:shd w:val="clear" w:color="auto" w:fill="auto"/>
            <w:vAlign w:val="center"/>
          </w:tcPr>
          <w:p w14:paraId="0E10E49C" w14:textId="77777777" w:rsidR="00B40AAF" w:rsidRDefault="00746E6D">
            <w:pPr>
              <w:spacing w:after="0" w:line="240" w:lineRule="auto"/>
              <w:jc w:val="center"/>
              <w:rPr>
                <w:b/>
                <w:color w:val="000000"/>
                <w:sz w:val="28"/>
                <w:szCs w:val="28"/>
              </w:rPr>
            </w:pPr>
            <w:r>
              <w:rPr>
                <w:b/>
                <w:color w:val="000000"/>
                <w:sz w:val="28"/>
                <w:szCs w:val="28"/>
              </w:rPr>
              <w:t>Kế hoạch phân bổ vốn</w:t>
            </w:r>
          </w:p>
        </w:tc>
      </w:tr>
      <w:tr w:rsidR="00B40AAF" w14:paraId="7D487BAD" w14:textId="77777777">
        <w:trPr>
          <w:trHeight w:val="750"/>
        </w:trPr>
        <w:tc>
          <w:tcPr>
            <w:tcW w:w="747"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1AA1C50" w14:textId="77777777" w:rsidR="00B40AAF" w:rsidRDefault="00B40AAF">
            <w:pPr>
              <w:widowControl w:val="0"/>
              <w:pBdr>
                <w:top w:val="nil"/>
                <w:left w:val="nil"/>
                <w:bottom w:val="nil"/>
                <w:right w:val="nil"/>
                <w:between w:val="nil"/>
              </w:pBdr>
              <w:spacing w:after="0"/>
              <w:jc w:val="left"/>
              <w:rPr>
                <w:b/>
                <w:color w:val="000000"/>
                <w:sz w:val="28"/>
                <w:szCs w:val="28"/>
              </w:rPr>
            </w:pPr>
          </w:p>
        </w:tc>
        <w:tc>
          <w:tcPr>
            <w:tcW w:w="2301"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60D3063" w14:textId="77777777" w:rsidR="00B40AAF" w:rsidRDefault="00B40AAF">
            <w:pPr>
              <w:widowControl w:val="0"/>
              <w:pBdr>
                <w:top w:val="nil"/>
                <w:left w:val="nil"/>
                <w:bottom w:val="nil"/>
                <w:right w:val="nil"/>
                <w:between w:val="nil"/>
              </w:pBdr>
              <w:spacing w:after="0"/>
              <w:jc w:val="left"/>
              <w:rPr>
                <w:b/>
                <w:color w:val="000000"/>
                <w:sz w:val="28"/>
                <w:szCs w:val="28"/>
              </w:rPr>
            </w:pPr>
          </w:p>
        </w:tc>
        <w:tc>
          <w:tcPr>
            <w:tcW w:w="1826" w:type="dxa"/>
            <w:tcBorders>
              <w:top w:val="nil"/>
              <w:left w:val="nil"/>
              <w:bottom w:val="single" w:sz="4" w:space="0" w:color="000000"/>
              <w:right w:val="single" w:sz="4" w:space="0" w:color="000000"/>
            </w:tcBorders>
            <w:shd w:val="clear" w:color="auto" w:fill="auto"/>
            <w:vAlign w:val="center"/>
          </w:tcPr>
          <w:p w14:paraId="6305FB3D" w14:textId="77777777" w:rsidR="00B40AAF" w:rsidRDefault="00746E6D">
            <w:pPr>
              <w:spacing w:after="0" w:line="240" w:lineRule="auto"/>
              <w:jc w:val="center"/>
              <w:rPr>
                <w:b/>
                <w:color w:val="000000"/>
                <w:sz w:val="28"/>
                <w:szCs w:val="28"/>
              </w:rPr>
            </w:pPr>
            <w:r>
              <w:rPr>
                <w:b/>
                <w:color w:val="000000"/>
                <w:sz w:val="28"/>
                <w:szCs w:val="28"/>
              </w:rPr>
              <w:t>Tổng dự toán</w:t>
            </w:r>
          </w:p>
        </w:tc>
        <w:tc>
          <w:tcPr>
            <w:tcW w:w="1168" w:type="dxa"/>
            <w:tcBorders>
              <w:top w:val="nil"/>
              <w:left w:val="nil"/>
              <w:bottom w:val="single" w:sz="4" w:space="0" w:color="000000"/>
              <w:right w:val="single" w:sz="4" w:space="0" w:color="000000"/>
            </w:tcBorders>
            <w:shd w:val="clear" w:color="auto" w:fill="auto"/>
            <w:vAlign w:val="center"/>
          </w:tcPr>
          <w:p w14:paraId="7784329E" w14:textId="77777777" w:rsidR="00B40AAF" w:rsidRDefault="00746E6D">
            <w:pPr>
              <w:spacing w:after="0" w:line="240" w:lineRule="auto"/>
              <w:jc w:val="center"/>
              <w:rPr>
                <w:b/>
                <w:color w:val="000000"/>
                <w:sz w:val="28"/>
                <w:szCs w:val="28"/>
              </w:rPr>
            </w:pPr>
            <w:r>
              <w:rPr>
                <w:b/>
                <w:color w:val="000000"/>
                <w:sz w:val="28"/>
                <w:szCs w:val="28"/>
              </w:rPr>
              <w:t>Vốn NSNN</w:t>
            </w:r>
          </w:p>
        </w:tc>
        <w:tc>
          <w:tcPr>
            <w:tcW w:w="1032" w:type="dxa"/>
            <w:tcBorders>
              <w:top w:val="nil"/>
              <w:left w:val="nil"/>
              <w:bottom w:val="single" w:sz="4" w:space="0" w:color="000000"/>
              <w:right w:val="single" w:sz="4" w:space="0" w:color="000000"/>
            </w:tcBorders>
            <w:shd w:val="clear" w:color="auto" w:fill="auto"/>
            <w:vAlign w:val="center"/>
          </w:tcPr>
          <w:p w14:paraId="2596C0F9" w14:textId="77777777" w:rsidR="00B40AAF" w:rsidRDefault="00746E6D">
            <w:pPr>
              <w:spacing w:after="0" w:line="240" w:lineRule="auto"/>
              <w:jc w:val="center"/>
              <w:rPr>
                <w:b/>
                <w:color w:val="000000"/>
                <w:sz w:val="28"/>
                <w:szCs w:val="28"/>
              </w:rPr>
            </w:pPr>
            <w:r>
              <w:rPr>
                <w:b/>
                <w:color w:val="000000"/>
                <w:sz w:val="28"/>
                <w:szCs w:val="28"/>
              </w:rPr>
              <w:t>Vốn khác</w:t>
            </w:r>
          </w:p>
        </w:tc>
        <w:tc>
          <w:tcPr>
            <w:tcW w:w="2273" w:type="dxa"/>
            <w:tcBorders>
              <w:top w:val="nil"/>
              <w:left w:val="nil"/>
              <w:bottom w:val="single" w:sz="4" w:space="0" w:color="000000"/>
              <w:right w:val="single" w:sz="4" w:space="0" w:color="000000"/>
            </w:tcBorders>
            <w:shd w:val="clear" w:color="auto" w:fill="auto"/>
            <w:vAlign w:val="center"/>
          </w:tcPr>
          <w:p w14:paraId="2375E7C0" w14:textId="77777777" w:rsidR="00B40AAF" w:rsidRDefault="00746E6D">
            <w:pPr>
              <w:spacing w:after="0" w:line="240" w:lineRule="auto"/>
              <w:jc w:val="center"/>
              <w:rPr>
                <w:b/>
                <w:color w:val="000000"/>
                <w:sz w:val="28"/>
                <w:szCs w:val="28"/>
              </w:rPr>
            </w:pPr>
            <w:r>
              <w:rPr>
                <w:b/>
                <w:color w:val="000000"/>
                <w:sz w:val="28"/>
                <w:szCs w:val="28"/>
                <w:highlight w:val="yellow"/>
              </w:rPr>
              <w:t>Năm 2022</w:t>
            </w:r>
          </w:p>
        </w:tc>
      </w:tr>
      <w:tr w:rsidR="00B40AAF" w14:paraId="6D5EFC00" w14:textId="77777777">
        <w:trPr>
          <w:trHeight w:val="375"/>
        </w:trPr>
        <w:tc>
          <w:tcPr>
            <w:tcW w:w="747" w:type="dxa"/>
            <w:tcBorders>
              <w:top w:val="nil"/>
              <w:left w:val="single" w:sz="4" w:space="0" w:color="000000"/>
              <w:bottom w:val="single" w:sz="4" w:space="0" w:color="000000"/>
              <w:right w:val="single" w:sz="4" w:space="0" w:color="000000"/>
            </w:tcBorders>
            <w:shd w:val="clear" w:color="auto" w:fill="FFFFFF"/>
            <w:vAlign w:val="center"/>
          </w:tcPr>
          <w:p w14:paraId="60BD8E43" w14:textId="77777777" w:rsidR="00B40AAF" w:rsidRDefault="00746E6D">
            <w:pPr>
              <w:spacing w:after="0" w:line="240" w:lineRule="auto"/>
              <w:jc w:val="center"/>
              <w:rPr>
                <w:color w:val="000000"/>
                <w:sz w:val="28"/>
                <w:szCs w:val="28"/>
              </w:rPr>
            </w:pPr>
            <w:r>
              <w:rPr>
                <w:color w:val="000000"/>
                <w:sz w:val="28"/>
                <w:szCs w:val="28"/>
              </w:rPr>
              <w:t>I</w:t>
            </w:r>
          </w:p>
        </w:tc>
        <w:tc>
          <w:tcPr>
            <w:tcW w:w="2301" w:type="dxa"/>
            <w:tcBorders>
              <w:top w:val="nil"/>
              <w:left w:val="nil"/>
              <w:bottom w:val="single" w:sz="4" w:space="0" w:color="000000"/>
              <w:right w:val="single" w:sz="4" w:space="0" w:color="000000"/>
            </w:tcBorders>
            <w:shd w:val="clear" w:color="auto" w:fill="FFFFFF"/>
            <w:vAlign w:val="center"/>
          </w:tcPr>
          <w:p w14:paraId="63078843" w14:textId="77777777" w:rsidR="00B40AAF" w:rsidRDefault="00746E6D">
            <w:pPr>
              <w:spacing w:after="0" w:line="240" w:lineRule="auto"/>
              <w:jc w:val="left"/>
              <w:rPr>
                <w:color w:val="000000"/>
                <w:sz w:val="28"/>
                <w:szCs w:val="28"/>
              </w:rPr>
            </w:pPr>
            <w:r>
              <w:rPr>
                <w:color w:val="000000"/>
                <w:sz w:val="28"/>
                <w:szCs w:val="28"/>
              </w:rPr>
              <w:t>Chi phí xây lắp</w:t>
            </w:r>
          </w:p>
        </w:tc>
        <w:tc>
          <w:tcPr>
            <w:tcW w:w="1826" w:type="dxa"/>
            <w:tcBorders>
              <w:top w:val="nil"/>
              <w:left w:val="nil"/>
              <w:bottom w:val="single" w:sz="4" w:space="0" w:color="000000"/>
              <w:right w:val="single" w:sz="4" w:space="0" w:color="000000"/>
            </w:tcBorders>
            <w:shd w:val="clear" w:color="auto" w:fill="FFFFFF"/>
            <w:vAlign w:val="center"/>
          </w:tcPr>
          <w:p w14:paraId="33037012" w14:textId="77777777" w:rsidR="00B40AAF" w:rsidRDefault="00746E6D">
            <w:pPr>
              <w:spacing w:after="0" w:line="240" w:lineRule="auto"/>
              <w:jc w:val="right"/>
              <w:rPr>
                <w:color w:val="000000"/>
                <w:sz w:val="28"/>
                <w:szCs w:val="28"/>
                <w:highlight w:val="yellow"/>
              </w:rPr>
            </w:pPr>
            <w:r>
              <w:rPr>
                <w:color w:val="000000"/>
                <w:sz w:val="28"/>
                <w:szCs w:val="28"/>
                <w:highlight w:val="yellow"/>
              </w:rPr>
              <w:t>0</w:t>
            </w:r>
          </w:p>
        </w:tc>
        <w:tc>
          <w:tcPr>
            <w:tcW w:w="1168" w:type="dxa"/>
            <w:tcBorders>
              <w:top w:val="nil"/>
              <w:left w:val="nil"/>
              <w:bottom w:val="single" w:sz="4" w:space="0" w:color="000000"/>
              <w:right w:val="single" w:sz="4" w:space="0" w:color="000000"/>
            </w:tcBorders>
            <w:shd w:val="clear" w:color="auto" w:fill="FFFFFF"/>
            <w:vAlign w:val="center"/>
          </w:tcPr>
          <w:p w14:paraId="25EF3470" w14:textId="77777777" w:rsidR="00B40AAF" w:rsidRDefault="00746E6D">
            <w:pPr>
              <w:spacing w:after="0" w:line="240" w:lineRule="auto"/>
              <w:jc w:val="center"/>
              <w:rPr>
                <w:color w:val="000000"/>
                <w:sz w:val="28"/>
                <w:szCs w:val="28"/>
                <w:highlight w:val="yellow"/>
              </w:rPr>
            </w:pPr>
            <w:r>
              <w:rPr>
                <w:color w:val="000000"/>
                <w:sz w:val="28"/>
                <w:szCs w:val="28"/>
                <w:highlight w:val="yellow"/>
              </w:rPr>
              <w:t>100%</w:t>
            </w:r>
          </w:p>
        </w:tc>
        <w:tc>
          <w:tcPr>
            <w:tcW w:w="1032" w:type="dxa"/>
            <w:tcBorders>
              <w:top w:val="nil"/>
              <w:left w:val="nil"/>
              <w:bottom w:val="single" w:sz="4" w:space="0" w:color="000000"/>
              <w:right w:val="single" w:sz="4" w:space="0" w:color="000000"/>
            </w:tcBorders>
            <w:shd w:val="clear" w:color="auto" w:fill="FFFFFF"/>
            <w:vAlign w:val="center"/>
          </w:tcPr>
          <w:p w14:paraId="64BB749E" w14:textId="77777777" w:rsidR="00B40AAF" w:rsidRDefault="00746E6D">
            <w:pPr>
              <w:spacing w:after="0" w:line="240" w:lineRule="auto"/>
              <w:jc w:val="center"/>
              <w:rPr>
                <w:color w:val="000000"/>
                <w:sz w:val="28"/>
                <w:szCs w:val="28"/>
                <w:highlight w:val="yellow"/>
              </w:rPr>
            </w:pPr>
            <w:r>
              <w:rPr>
                <w:color w:val="000000"/>
                <w:sz w:val="28"/>
                <w:szCs w:val="28"/>
                <w:highlight w:val="yellow"/>
              </w:rPr>
              <w:t>0</w:t>
            </w:r>
          </w:p>
        </w:tc>
        <w:tc>
          <w:tcPr>
            <w:tcW w:w="2273" w:type="dxa"/>
            <w:tcBorders>
              <w:top w:val="nil"/>
              <w:left w:val="nil"/>
              <w:bottom w:val="single" w:sz="4" w:space="0" w:color="000000"/>
              <w:right w:val="single" w:sz="4" w:space="0" w:color="000000"/>
            </w:tcBorders>
            <w:shd w:val="clear" w:color="auto" w:fill="FFFFFF"/>
            <w:vAlign w:val="center"/>
          </w:tcPr>
          <w:p w14:paraId="0675B9A1" w14:textId="77777777" w:rsidR="00B40AAF" w:rsidRDefault="00746E6D">
            <w:pPr>
              <w:spacing w:after="0" w:line="240" w:lineRule="auto"/>
              <w:jc w:val="right"/>
              <w:rPr>
                <w:color w:val="000000"/>
                <w:sz w:val="28"/>
                <w:szCs w:val="28"/>
                <w:highlight w:val="yellow"/>
              </w:rPr>
            </w:pPr>
            <w:r>
              <w:rPr>
                <w:color w:val="000000"/>
                <w:sz w:val="28"/>
                <w:szCs w:val="28"/>
                <w:highlight w:val="yellow"/>
              </w:rPr>
              <w:t>0</w:t>
            </w:r>
          </w:p>
        </w:tc>
      </w:tr>
      <w:tr w:rsidR="00B40AAF" w14:paraId="466F613F" w14:textId="77777777">
        <w:trPr>
          <w:trHeight w:val="375"/>
        </w:trPr>
        <w:tc>
          <w:tcPr>
            <w:tcW w:w="747" w:type="dxa"/>
            <w:tcBorders>
              <w:top w:val="nil"/>
              <w:left w:val="single" w:sz="4" w:space="0" w:color="000000"/>
              <w:bottom w:val="single" w:sz="4" w:space="0" w:color="000000"/>
              <w:right w:val="single" w:sz="4" w:space="0" w:color="000000"/>
            </w:tcBorders>
            <w:shd w:val="clear" w:color="auto" w:fill="FFFFFF"/>
            <w:vAlign w:val="center"/>
          </w:tcPr>
          <w:p w14:paraId="6FF673C6" w14:textId="77777777" w:rsidR="00B40AAF" w:rsidRDefault="00746E6D">
            <w:pPr>
              <w:spacing w:after="0" w:line="240" w:lineRule="auto"/>
              <w:jc w:val="center"/>
              <w:rPr>
                <w:color w:val="000000"/>
                <w:sz w:val="28"/>
                <w:szCs w:val="28"/>
              </w:rPr>
            </w:pPr>
            <w:r>
              <w:rPr>
                <w:color w:val="000000"/>
                <w:sz w:val="28"/>
                <w:szCs w:val="28"/>
              </w:rPr>
              <w:t>II</w:t>
            </w:r>
          </w:p>
        </w:tc>
        <w:tc>
          <w:tcPr>
            <w:tcW w:w="2301" w:type="dxa"/>
            <w:tcBorders>
              <w:top w:val="nil"/>
              <w:left w:val="nil"/>
              <w:bottom w:val="single" w:sz="4" w:space="0" w:color="000000"/>
              <w:right w:val="single" w:sz="4" w:space="0" w:color="000000"/>
            </w:tcBorders>
            <w:shd w:val="clear" w:color="auto" w:fill="FFFFFF"/>
            <w:vAlign w:val="center"/>
          </w:tcPr>
          <w:p w14:paraId="5CC462CC" w14:textId="77777777" w:rsidR="00B40AAF" w:rsidRDefault="00746E6D">
            <w:pPr>
              <w:spacing w:after="0" w:line="240" w:lineRule="auto"/>
              <w:jc w:val="left"/>
              <w:rPr>
                <w:color w:val="000000"/>
                <w:sz w:val="28"/>
                <w:szCs w:val="28"/>
              </w:rPr>
            </w:pPr>
            <w:r>
              <w:rPr>
                <w:color w:val="000000"/>
                <w:sz w:val="28"/>
                <w:szCs w:val="28"/>
              </w:rPr>
              <w:t>Chi phí thiết bị</w:t>
            </w:r>
          </w:p>
        </w:tc>
        <w:tc>
          <w:tcPr>
            <w:tcW w:w="1826" w:type="dxa"/>
            <w:tcBorders>
              <w:top w:val="nil"/>
              <w:left w:val="nil"/>
              <w:bottom w:val="single" w:sz="4" w:space="0" w:color="000000"/>
              <w:right w:val="single" w:sz="4" w:space="0" w:color="000000"/>
            </w:tcBorders>
            <w:shd w:val="clear" w:color="auto" w:fill="FFFFFF"/>
            <w:vAlign w:val="center"/>
          </w:tcPr>
          <w:p w14:paraId="750F0D4A" w14:textId="77777777" w:rsidR="00B40AAF" w:rsidRDefault="00746E6D">
            <w:pPr>
              <w:spacing w:after="0" w:line="240" w:lineRule="auto"/>
              <w:jc w:val="right"/>
              <w:rPr>
                <w:color w:val="000000"/>
                <w:sz w:val="28"/>
                <w:szCs w:val="28"/>
                <w:highlight w:val="yellow"/>
              </w:rPr>
            </w:pPr>
            <w:r>
              <w:rPr>
                <w:color w:val="000000"/>
                <w:sz w:val="28"/>
                <w:szCs w:val="28"/>
                <w:highlight w:val="yellow"/>
              </w:rPr>
              <w:t>8.951.918.130</w:t>
            </w:r>
          </w:p>
        </w:tc>
        <w:tc>
          <w:tcPr>
            <w:tcW w:w="1168" w:type="dxa"/>
            <w:tcBorders>
              <w:top w:val="nil"/>
              <w:left w:val="nil"/>
              <w:bottom w:val="single" w:sz="4" w:space="0" w:color="000000"/>
              <w:right w:val="single" w:sz="4" w:space="0" w:color="000000"/>
            </w:tcBorders>
            <w:shd w:val="clear" w:color="auto" w:fill="FFFFFF"/>
            <w:vAlign w:val="center"/>
          </w:tcPr>
          <w:p w14:paraId="5D7DC046" w14:textId="77777777" w:rsidR="00B40AAF" w:rsidRDefault="00746E6D">
            <w:pPr>
              <w:spacing w:after="0" w:line="240" w:lineRule="auto"/>
              <w:jc w:val="center"/>
              <w:rPr>
                <w:color w:val="000000"/>
                <w:sz w:val="28"/>
                <w:szCs w:val="28"/>
                <w:highlight w:val="yellow"/>
              </w:rPr>
            </w:pPr>
            <w:r>
              <w:rPr>
                <w:color w:val="000000"/>
                <w:sz w:val="28"/>
                <w:szCs w:val="28"/>
                <w:highlight w:val="yellow"/>
              </w:rPr>
              <w:t>100%</w:t>
            </w:r>
          </w:p>
        </w:tc>
        <w:tc>
          <w:tcPr>
            <w:tcW w:w="1032" w:type="dxa"/>
            <w:tcBorders>
              <w:top w:val="nil"/>
              <w:left w:val="nil"/>
              <w:bottom w:val="single" w:sz="4" w:space="0" w:color="000000"/>
              <w:right w:val="single" w:sz="4" w:space="0" w:color="000000"/>
            </w:tcBorders>
            <w:shd w:val="clear" w:color="auto" w:fill="FFFFFF"/>
            <w:vAlign w:val="center"/>
          </w:tcPr>
          <w:p w14:paraId="3C4628F4" w14:textId="77777777" w:rsidR="00B40AAF" w:rsidRDefault="00746E6D">
            <w:pPr>
              <w:spacing w:after="0" w:line="240" w:lineRule="auto"/>
              <w:jc w:val="center"/>
              <w:rPr>
                <w:color w:val="000000"/>
                <w:sz w:val="28"/>
                <w:szCs w:val="28"/>
                <w:highlight w:val="yellow"/>
              </w:rPr>
            </w:pPr>
            <w:r>
              <w:rPr>
                <w:color w:val="000000"/>
                <w:sz w:val="28"/>
                <w:szCs w:val="28"/>
                <w:highlight w:val="yellow"/>
              </w:rPr>
              <w:t>0</w:t>
            </w:r>
          </w:p>
        </w:tc>
        <w:tc>
          <w:tcPr>
            <w:tcW w:w="2273" w:type="dxa"/>
            <w:tcBorders>
              <w:top w:val="nil"/>
              <w:left w:val="nil"/>
              <w:bottom w:val="single" w:sz="4" w:space="0" w:color="000000"/>
              <w:right w:val="single" w:sz="4" w:space="0" w:color="000000"/>
            </w:tcBorders>
            <w:shd w:val="clear" w:color="auto" w:fill="FFFFFF"/>
            <w:vAlign w:val="center"/>
          </w:tcPr>
          <w:p w14:paraId="6A9DE537" w14:textId="77777777" w:rsidR="00B40AAF" w:rsidRDefault="00746E6D">
            <w:pPr>
              <w:spacing w:after="0" w:line="240" w:lineRule="auto"/>
              <w:jc w:val="right"/>
              <w:rPr>
                <w:color w:val="000000"/>
                <w:sz w:val="28"/>
                <w:szCs w:val="28"/>
                <w:highlight w:val="yellow"/>
              </w:rPr>
            </w:pPr>
            <w:r>
              <w:rPr>
                <w:color w:val="000000"/>
                <w:sz w:val="28"/>
                <w:szCs w:val="28"/>
                <w:highlight w:val="yellow"/>
              </w:rPr>
              <w:t>8.951.918.130</w:t>
            </w:r>
          </w:p>
        </w:tc>
      </w:tr>
      <w:tr w:rsidR="00B40AAF" w14:paraId="19802991" w14:textId="77777777">
        <w:trPr>
          <w:trHeight w:val="375"/>
        </w:trPr>
        <w:tc>
          <w:tcPr>
            <w:tcW w:w="747" w:type="dxa"/>
            <w:tcBorders>
              <w:top w:val="nil"/>
              <w:left w:val="single" w:sz="4" w:space="0" w:color="000000"/>
              <w:bottom w:val="single" w:sz="4" w:space="0" w:color="000000"/>
              <w:right w:val="single" w:sz="4" w:space="0" w:color="000000"/>
            </w:tcBorders>
            <w:shd w:val="clear" w:color="auto" w:fill="FFFFFF"/>
            <w:vAlign w:val="center"/>
          </w:tcPr>
          <w:p w14:paraId="39F287CD" w14:textId="77777777" w:rsidR="00B40AAF" w:rsidRDefault="00746E6D">
            <w:pPr>
              <w:spacing w:after="0" w:line="240" w:lineRule="auto"/>
              <w:jc w:val="center"/>
              <w:rPr>
                <w:color w:val="000000"/>
                <w:sz w:val="28"/>
                <w:szCs w:val="28"/>
              </w:rPr>
            </w:pPr>
            <w:r>
              <w:rPr>
                <w:color w:val="000000"/>
                <w:sz w:val="28"/>
                <w:szCs w:val="28"/>
              </w:rPr>
              <w:t>III</w:t>
            </w:r>
          </w:p>
        </w:tc>
        <w:tc>
          <w:tcPr>
            <w:tcW w:w="2301" w:type="dxa"/>
            <w:tcBorders>
              <w:top w:val="nil"/>
              <w:left w:val="nil"/>
              <w:bottom w:val="single" w:sz="4" w:space="0" w:color="000000"/>
              <w:right w:val="single" w:sz="4" w:space="0" w:color="000000"/>
            </w:tcBorders>
            <w:shd w:val="clear" w:color="auto" w:fill="FFFFFF"/>
            <w:vAlign w:val="center"/>
          </w:tcPr>
          <w:p w14:paraId="28509C1D" w14:textId="77777777" w:rsidR="00B40AAF" w:rsidRDefault="00746E6D">
            <w:pPr>
              <w:spacing w:after="0" w:line="240" w:lineRule="auto"/>
              <w:jc w:val="left"/>
              <w:rPr>
                <w:color w:val="000000"/>
                <w:sz w:val="28"/>
                <w:szCs w:val="28"/>
              </w:rPr>
            </w:pPr>
            <w:r>
              <w:rPr>
                <w:color w:val="000000"/>
                <w:sz w:val="28"/>
                <w:szCs w:val="28"/>
              </w:rPr>
              <w:t>Chi phí quản lý</w:t>
            </w:r>
          </w:p>
        </w:tc>
        <w:tc>
          <w:tcPr>
            <w:tcW w:w="1826" w:type="dxa"/>
            <w:tcBorders>
              <w:top w:val="nil"/>
              <w:left w:val="nil"/>
              <w:bottom w:val="single" w:sz="4" w:space="0" w:color="000000"/>
              <w:right w:val="single" w:sz="4" w:space="0" w:color="000000"/>
            </w:tcBorders>
            <w:shd w:val="clear" w:color="auto" w:fill="FFFFFF"/>
            <w:vAlign w:val="center"/>
          </w:tcPr>
          <w:p w14:paraId="3781D9CE" w14:textId="77777777" w:rsidR="00B40AAF" w:rsidRDefault="00746E6D">
            <w:pPr>
              <w:spacing w:after="0" w:line="240" w:lineRule="auto"/>
              <w:jc w:val="right"/>
              <w:rPr>
                <w:color w:val="000000"/>
                <w:sz w:val="28"/>
                <w:szCs w:val="28"/>
                <w:highlight w:val="yellow"/>
              </w:rPr>
            </w:pPr>
            <w:r>
              <w:rPr>
                <w:color w:val="000000"/>
                <w:sz w:val="28"/>
                <w:szCs w:val="28"/>
                <w:highlight w:val="yellow"/>
              </w:rPr>
              <w:t>170.278.428</w:t>
            </w:r>
          </w:p>
        </w:tc>
        <w:tc>
          <w:tcPr>
            <w:tcW w:w="1168" w:type="dxa"/>
            <w:tcBorders>
              <w:top w:val="nil"/>
              <w:left w:val="nil"/>
              <w:bottom w:val="single" w:sz="4" w:space="0" w:color="000000"/>
              <w:right w:val="single" w:sz="4" w:space="0" w:color="000000"/>
            </w:tcBorders>
            <w:shd w:val="clear" w:color="auto" w:fill="FFFFFF"/>
            <w:vAlign w:val="center"/>
          </w:tcPr>
          <w:p w14:paraId="0B8D8270" w14:textId="77777777" w:rsidR="00B40AAF" w:rsidRDefault="00746E6D">
            <w:pPr>
              <w:spacing w:after="0" w:line="240" w:lineRule="auto"/>
              <w:jc w:val="center"/>
              <w:rPr>
                <w:color w:val="000000"/>
                <w:sz w:val="28"/>
                <w:szCs w:val="28"/>
                <w:highlight w:val="yellow"/>
              </w:rPr>
            </w:pPr>
            <w:r>
              <w:rPr>
                <w:color w:val="000000"/>
                <w:sz w:val="28"/>
                <w:szCs w:val="28"/>
                <w:highlight w:val="yellow"/>
              </w:rPr>
              <w:t>100%</w:t>
            </w:r>
          </w:p>
        </w:tc>
        <w:tc>
          <w:tcPr>
            <w:tcW w:w="1032" w:type="dxa"/>
            <w:tcBorders>
              <w:top w:val="nil"/>
              <w:left w:val="nil"/>
              <w:bottom w:val="single" w:sz="4" w:space="0" w:color="000000"/>
              <w:right w:val="single" w:sz="4" w:space="0" w:color="000000"/>
            </w:tcBorders>
            <w:shd w:val="clear" w:color="auto" w:fill="FFFFFF"/>
            <w:vAlign w:val="center"/>
          </w:tcPr>
          <w:p w14:paraId="4ED1CAEB" w14:textId="77777777" w:rsidR="00B40AAF" w:rsidRDefault="00746E6D">
            <w:pPr>
              <w:spacing w:after="0" w:line="240" w:lineRule="auto"/>
              <w:jc w:val="center"/>
              <w:rPr>
                <w:color w:val="000000"/>
                <w:sz w:val="28"/>
                <w:szCs w:val="28"/>
                <w:highlight w:val="yellow"/>
              </w:rPr>
            </w:pPr>
            <w:r>
              <w:rPr>
                <w:color w:val="000000"/>
                <w:sz w:val="28"/>
                <w:szCs w:val="28"/>
                <w:highlight w:val="yellow"/>
              </w:rPr>
              <w:t>0</w:t>
            </w:r>
          </w:p>
        </w:tc>
        <w:tc>
          <w:tcPr>
            <w:tcW w:w="2273" w:type="dxa"/>
            <w:tcBorders>
              <w:top w:val="nil"/>
              <w:left w:val="nil"/>
              <w:bottom w:val="single" w:sz="4" w:space="0" w:color="000000"/>
              <w:right w:val="single" w:sz="4" w:space="0" w:color="000000"/>
            </w:tcBorders>
            <w:shd w:val="clear" w:color="auto" w:fill="FFFFFF"/>
            <w:vAlign w:val="center"/>
          </w:tcPr>
          <w:p w14:paraId="6162771B" w14:textId="77777777" w:rsidR="00B40AAF" w:rsidRDefault="00746E6D">
            <w:pPr>
              <w:spacing w:after="0" w:line="240" w:lineRule="auto"/>
              <w:jc w:val="right"/>
              <w:rPr>
                <w:color w:val="000000"/>
                <w:sz w:val="28"/>
                <w:szCs w:val="28"/>
                <w:highlight w:val="yellow"/>
              </w:rPr>
            </w:pPr>
            <w:r>
              <w:rPr>
                <w:color w:val="000000"/>
                <w:sz w:val="28"/>
                <w:szCs w:val="28"/>
                <w:highlight w:val="yellow"/>
              </w:rPr>
              <w:t>170.278.428</w:t>
            </w:r>
          </w:p>
        </w:tc>
      </w:tr>
      <w:tr w:rsidR="00B40AAF" w14:paraId="48CF76DF" w14:textId="77777777">
        <w:trPr>
          <w:trHeight w:val="375"/>
        </w:trPr>
        <w:tc>
          <w:tcPr>
            <w:tcW w:w="747" w:type="dxa"/>
            <w:tcBorders>
              <w:top w:val="nil"/>
              <w:left w:val="single" w:sz="4" w:space="0" w:color="000000"/>
              <w:bottom w:val="single" w:sz="4" w:space="0" w:color="000000"/>
              <w:right w:val="single" w:sz="4" w:space="0" w:color="000000"/>
            </w:tcBorders>
            <w:shd w:val="clear" w:color="auto" w:fill="FFFFFF"/>
            <w:vAlign w:val="center"/>
          </w:tcPr>
          <w:p w14:paraId="64C76296" w14:textId="77777777" w:rsidR="00B40AAF" w:rsidRDefault="00746E6D">
            <w:pPr>
              <w:spacing w:after="0" w:line="240" w:lineRule="auto"/>
              <w:jc w:val="center"/>
              <w:rPr>
                <w:color w:val="000000"/>
                <w:sz w:val="28"/>
                <w:szCs w:val="28"/>
              </w:rPr>
            </w:pPr>
            <w:r>
              <w:rPr>
                <w:color w:val="000000"/>
                <w:sz w:val="28"/>
                <w:szCs w:val="28"/>
              </w:rPr>
              <w:t>IV</w:t>
            </w:r>
          </w:p>
        </w:tc>
        <w:tc>
          <w:tcPr>
            <w:tcW w:w="2301" w:type="dxa"/>
            <w:tcBorders>
              <w:top w:val="nil"/>
              <w:left w:val="nil"/>
              <w:bottom w:val="single" w:sz="4" w:space="0" w:color="000000"/>
              <w:right w:val="single" w:sz="4" w:space="0" w:color="000000"/>
            </w:tcBorders>
            <w:shd w:val="clear" w:color="auto" w:fill="FFFFFF"/>
            <w:vAlign w:val="center"/>
          </w:tcPr>
          <w:p w14:paraId="501DF633" w14:textId="77777777" w:rsidR="00B40AAF" w:rsidRDefault="00746E6D">
            <w:pPr>
              <w:spacing w:after="0" w:line="240" w:lineRule="auto"/>
              <w:jc w:val="left"/>
              <w:rPr>
                <w:color w:val="000000"/>
                <w:sz w:val="28"/>
                <w:szCs w:val="28"/>
              </w:rPr>
            </w:pPr>
            <w:r>
              <w:rPr>
                <w:color w:val="000000"/>
                <w:sz w:val="28"/>
                <w:szCs w:val="28"/>
              </w:rPr>
              <w:t>Chi phí tư vấn</w:t>
            </w:r>
          </w:p>
        </w:tc>
        <w:tc>
          <w:tcPr>
            <w:tcW w:w="1826" w:type="dxa"/>
            <w:tcBorders>
              <w:top w:val="nil"/>
              <w:left w:val="nil"/>
              <w:bottom w:val="single" w:sz="4" w:space="0" w:color="000000"/>
              <w:right w:val="single" w:sz="4" w:space="0" w:color="000000"/>
            </w:tcBorders>
            <w:shd w:val="clear" w:color="auto" w:fill="FFFFFF"/>
            <w:vAlign w:val="center"/>
          </w:tcPr>
          <w:p w14:paraId="287AD6F9" w14:textId="77777777" w:rsidR="00B40AAF" w:rsidRDefault="00746E6D">
            <w:pPr>
              <w:spacing w:after="0" w:line="240" w:lineRule="auto"/>
              <w:jc w:val="right"/>
              <w:rPr>
                <w:color w:val="000000"/>
                <w:sz w:val="28"/>
                <w:szCs w:val="28"/>
                <w:highlight w:val="yellow"/>
              </w:rPr>
            </w:pPr>
            <w:r>
              <w:rPr>
                <w:color w:val="000000"/>
                <w:sz w:val="28"/>
                <w:szCs w:val="28"/>
                <w:highlight w:val="yellow"/>
              </w:rPr>
              <w:t>601.720.473</w:t>
            </w:r>
          </w:p>
        </w:tc>
        <w:tc>
          <w:tcPr>
            <w:tcW w:w="1168" w:type="dxa"/>
            <w:tcBorders>
              <w:top w:val="nil"/>
              <w:left w:val="nil"/>
              <w:bottom w:val="single" w:sz="4" w:space="0" w:color="000000"/>
              <w:right w:val="single" w:sz="4" w:space="0" w:color="000000"/>
            </w:tcBorders>
            <w:shd w:val="clear" w:color="auto" w:fill="FFFFFF"/>
            <w:vAlign w:val="center"/>
          </w:tcPr>
          <w:p w14:paraId="0B95DD23" w14:textId="77777777" w:rsidR="00B40AAF" w:rsidRDefault="00746E6D">
            <w:pPr>
              <w:spacing w:after="0" w:line="240" w:lineRule="auto"/>
              <w:jc w:val="center"/>
              <w:rPr>
                <w:color w:val="000000"/>
                <w:sz w:val="28"/>
                <w:szCs w:val="28"/>
                <w:highlight w:val="yellow"/>
              </w:rPr>
            </w:pPr>
            <w:r>
              <w:rPr>
                <w:color w:val="000000"/>
                <w:sz w:val="28"/>
                <w:szCs w:val="28"/>
                <w:highlight w:val="yellow"/>
              </w:rPr>
              <w:t>100%</w:t>
            </w:r>
          </w:p>
        </w:tc>
        <w:tc>
          <w:tcPr>
            <w:tcW w:w="1032" w:type="dxa"/>
            <w:tcBorders>
              <w:top w:val="nil"/>
              <w:left w:val="nil"/>
              <w:bottom w:val="single" w:sz="4" w:space="0" w:color="000000"/>
              <w:right w:val="single" w:sz="4" w:space="0" w:color="000000"/>
            </w:tcBorders>
            <w:shd w:val="clear" w:color="auto" w:fill="FFFFFF"/>
            <w:vAlign w:val="center"/>
          </w:tcPr>
          <w:p w14:paraId="0F51308E" w14:textId="77777777" w:rsidR="00B40AAF" w:rsidRDefault="00746E6D">
            <w:pPr>
              <w:spacing w:after="0" w:line="240" w:lineRule="auto"/>
              <w:jc w:val="center"/>
              <w:rPr>
                <w:color w:val="000000"/>
                <w:sz w:val="28"/>
                <w:szCs w:val="28"/>
                <w:highlight w:val="yellow"/>
              </w:rPr>
            </w:pPr>
            <w:r>
              <w:rPr>
                <w:color w:val="000000"/>
                <w:sz w:val="28"/>
                <w:szCs w:val="28"/>
                <w:highlight w:val="yellow"/>
              </w:rPr>
              <w:t>0</w:t>
            </w:r>
          </w:p>
        </w:tc>
        <w:tc>
          <w:tcPr>
            <w:tcW w:w="2273" w:type="dxa"/>
            <w:tcBorders>
              <w:top w:val="nil"/>
              <w:left w:val="nil"/>
              <w:bottom w:val="single" w:sz="4" w:space="0" w:color="000000"/>
              <w:right w:val="single" w:sz="4" w:space="0" w:color="000000"/>
            </w:tcBorders>
            <w:shd w:val="clear" w:color="auto" w:fill="FFFFFF"/>
            <w:vAlign w:val="center"/>
          </w:tcPr>
          <w:p w14:paraId="38C06AD6" w14:textId="77777777" w:rsidR="00B40AAF" w:rsidRDefault="00746E6D">
            <w:pPr>
              <w:spacing w:after="0" w:line="240" w:lineRule="auto"/>
              <w:jc w:val="right"/>
              <w:rPr>
                <w:color w:val="000000"/>
                <w:sz w:val="28"/>
                <w:szCs w:val="28"/>
                <w:highlight w:val="yellow"/>
              </w:rPr>
            </w:pPr>
            <w:r>
              <w:rPr>
                <w:color w:val="000000"/>
                <w:sz w:val="28"/>
                <w:szCs w:val="28"/>
                <w:highlight w:val="yellow"/>
              </w:rPr>
              <w:t>601.720.473</w:t>
            </w:r>
          </w:p>
        </w:tc>
      </w:tr>
      <w:tr w:rsidR="00B40AAF" w14:paraId="58DCE82B" w14:textId="77777777">
        <w:trPr>
          <w:trHeight w:val="750"/>
        </w:trPr>
        <w:tc>
          <w:tcPr>
            <w:tcW w:w="747" w:type="dxa"/>
            <w:tcBorders>
              <w:top w:val="nil"/>
              <w:left w:val="single" w:sz="4" w:space="0" w:color="000000"/>
              <w:bottom w:val="single" w:sz="4" w:space="0" w:color="000000"/>
              <w:right w:val="single" w:sz="4" w:space="0" w:color="000000"/>
            </w:tcBorders>
            <w:shd w:val="clear" w:color="auto" w:fill="FFFFFF"/>
            <w:vAlign w:val="center"/>
          </w:tcPr>
          <w:p w14:paraId="5A102EC3" w14:textId="77777777" w:rsidR="00B40AAF" w:rsidRDefault="00746E6D">
            <w:pPr>
              <w:spacing w:after="0" w:line="240" w:lineRule="auto"/>
              <w:jc w:val="center"/>
              <w:rPr>
                <w:color w:val="000000"/>
                <w:sz w:val="28"/>
                <w:szCs w:val="28"/>
              </w:rPr>
            </w:pPr>
            <w:r>
              <w:rPr>
                <w:color w:val="000000"/>
                <w:sz w:val="28"/>
                <w:szCs w:val="28"/>
              </w:rPr>
              <w:t>V</w:t>
            </w:r>
          </w:p>
        </w:tc>
        <w:tc>
          <w:tcPr>
            <w:tcW w:w="2301" w:type="dxa"/>
            <w:tcBorders>
              <w:top w:val="nil"/>
              <w:left w:val="nil"/>
              <w:bottom w:val="single" w:sz="4" w:space="0" w:color="000000"/>
              <w:right w:val="single" w:sz="4" w:space="0" w:color="000000"/>
            </w:tcBorders>
            <w:shd w:val="clear" w:color="auto" w:fill="FFFFFF"/>
            <w:vAlign w:val="center"/>
          </w:tcPr>
          <w:p w14:paraId="39DEE24E" w14:textId="77777777" w:rsidR="00B40AAF" w:rsidRDefault="00746E6D">
            <w:pPr>
              <w:spacing w:after="0" w:line="240" w:lineRule="auto"/>
              <w:jc w:val="left"/>
              <w:rPr>
                <w:color w:val="000000"/>
                <w:sz w:val="28"/>
                <w:szCs w:val="28"/>
              </w:rPr>
            </w:pPr>
            <w:r>
              <w:rPr>
                <w:color w:val="000000"/>
                <w:sz w:val="28"/>
                <w:szCs w:val="28"/>
              </w:rPr>
              <w:t>Chi phí khác có liên quan</w:t>
            </w:r>
          </w:p>
        </w:tc>
        <w:tc>
          <w:tcPr>
            <w:tcW w:w="1826" w:type="dxa"/>
            <w:tcBorders>
              <w:top w:val="nil"/>
              <w:left w:val="nil"/>
              <w:bottom w:val="single" w:sz="4" w:space="0" w:color="000000"/>
              <w:right w:val="single" w:sz="4" w:space="0" w:color="000000"/>
            </w:tcBorders>
            <w:shd w:val="clear" w:color="auto" w:fill="FFFFFF"/>
            <w:vAlign w:val="center"/>
          </w:tcPr>
          <w:p w14:paraId="369CA0A7" w14:textId="77777777" w:rsidR="00B40AAF" w:rsidRDefault="00746E6D">
            <w:pPr>
              <w:spacing w:after="0" w:line="240" w:lineRule="auto"/>
              <w:jc w:val="right"/>
              <w:rPr>
                <w:color w:val="000000"/>
                <w:sz w:val="28"/>
                <w:szCs w:val="28"/>
                <w:highlight w:val="yellow"/>
              </w:rPr>
            </w:pPr>
            <w:r>
              <w:rPr>
                <w:color w:val="000000"/>
                <w:sz w:val="28"/>
                <w:szCs w:val="28"/>
                <w:highlight w:val="yellow"/>
              </w:rPr>
              <w:t>202.893.942</w:t>
            </w:r>
          </w:p>
        </w:tc>
        <w:tc>
          <w:tcPr>
            <w:tcW w:w="1168" w:type="dxa"/>
            <w:tcBorders>
              <w:top w:val="nil"/>
              <w:left w:val="nil"/>
              <w:bottom w:val="single" w:sz="4" w:space="0" w:color="000000"/>
              <w:right w:val="single" w:sz="4" w:space="0" w:color="000000"/>
            </w:tcBorders>
            <w:shd w:val="clear" w:color="auto" w:fill="FFFFFF"/>
            <w:vAlign w:val="center"/>
          </w:tcPr>
          <w:p w14:paraId="31CC0A19" w14:textId="77777777" w:rsidR="00B40AAF" w:rsidRDefault="00746E6D">
            <w:pPr>
              <w:spacing w:after="0" w:line="240" w:lineRule="auto"/>
              <w:jc w:val="center"/>
              <w:rPr>
                <w:color w:val="000000"/>
                <w:sz w:val="28"/>
                <w:szCs w:val="28"/>
                <w:highlight w:val="yellow"/>
              </w:rPr>
            </w:pPr>
            <w:r>
              <w:rPr>
                <w:color w:val="000000"/>
                <w:sz w:val="28"/>
                <w:szCs w:val="28"/>
                <w:highlight w:val="yellow"/>
              </w:rPr>
              <w:t>100%</w:t>
            </w:r>
          </w:p>
        </w:tc>
        <w:tc>
          <w:tcPr>
            <w:tcW w:w="1032" w:type="dxa"/>
            <w:tcBorders>
              <w:top w:val="nil"/>
              <w:left w:val="nil"/>
              <w:bottom w:val="single" w:sz="4" w:space="0" w:color="000000"/>
              <w:right w:val="single" w:sz="4" w:space="0" w:color="000000"/>
            </w:tcBorders>
            <w:shd w:val="clear" w:color="auto" w:fill="FFFFFF"/>
            <w:vAlign w:val="center"/>
          </w:tcPr>
          <w:p w14:paraId="7BAC3C57" w14:textId="77777777" w:rsidR="00B40AAF" w:rsidRDefault="00746E6D">
            <w:pPr>
              <w:spacing w:after="0" w:line="240" w:lineRule="auto"/>
              <w:jc w:val="center"/>
              <w:rPr>
                <w:color w:val="000000"/>
                <w:sz w:val="28"/>
                <w:szCs w:val="28"/>
                <w:highlight w:val="yellow"/>
              </w:rPr>
            </w:pPr>
            <w:r>
              <w:rPr>
                <w:color w:val="000000"/>
                <w:sz w:val="28"/>
                <w:szCs w:val="28"/>
                <w:highlight w:val="yellow"/>
              </w:rPr>
              <w:t>0</w:t>
            </w:r>
          </w:p>
        </w:tc>
        <w:tc>
          <w:tcPr>
            <w:tcW w:w="2273" w:type="dxa"/>
            <w:tcBorders>
              <w:top w:val="nil"/>
              <w:left w:val="nil"/>
              <w:bottom w:val="single" w:sz="4" w:space="0" w:color="000000"/>
              <w:right w:val="single" w:sz="4" w:space="0" w:color="000000"/>
            </w:tcBorders>
            <w:shd w:val="clear" w:color="auto" w:fill="FFFFFF"/>
            <w:vAlign w:val="center"/>
          </w:tcPr>
          <w:p w14:paraId="1993DEF4" w14:textId="77777777" w:rsidR="00B40AAF" w:rsidRDefault="00746E6D">
            <w:pPr>
              <w:spacing w:after="0" w:line="240" w:lineRule="auto"/>
              <w:jc w:val="right"/>
              <w:rPr>
                <w:color w:val="000000"/>
                <w:sz w:val="28"/>
                <w:szCs w:val="28"/>
                <w:highlight w:val="yellow"/>
              </w:rPr>
            </w:pPr>
            <w:r>
              <w:rPr>
                <w:color w:val="000000"/>
                <w:sz w:val="28"/>
                <w:szCs w:val="28"/>
                <w:highlight w:val="yellow"/>
              </w:rPr>
              <w:t>202.893.942</w:t>
            </w:r>
          </w:p>
        </w:tc>
      </w:tr>
      <w:tr w:rsidR="00B40AAF" w14:paraId="0DB713DF" w14:textId="77777777">
        <w:trPr>
          <w:trHeight w:val="375"/>
        </w:trPr>
        <w:tc>
          <w:tcPr>
            <w:tcW w:w="747" w:type="dxa"/>
            <w:tcBorders>
              <w:top w:val="nil"/>
              <w:left w:val="single" w:sz="4" w:space="0" w:color="000000"/>
              <w:bottom w:val="single" w:sz="4" w:space="0" w:color="000000"/>
              <w:right w:val="single" w:sz="4" w:space="0" w:color="000000"/>
            </w:tcBorders>
            <w:shd w:val="clear" w:color="auto" w:fill="FFFFFF"/>
            <w:vAlign w:val="center"/>
          </w:tcPr>
          <w:p w14:paraId="2DC395EF" w14:textId="77777777" w:rsidR="00B40AAF" w:rsidRDefault="00746E6D">
            <w:pPr>
              <w:spacing w:after="0" w:line="240" w:lineRule="auto"/>
              <w:jc w:val="center"/>
              <w:rPr>
                <w:color w:val="000000"/>
                <w:sz w:val="28"/>
                <w:szCs w:val="28"/>
              </w:rPr>
            </w:pPr>
            <w:r>
              <w:rPr>
                <w:color w:val="000000"/>
                <w:sz w:val="28"/>
                <w:szCs w:val="28"/>
              </w:rPr>
              <w:t>VI</w:t>
            </w:r>
          </w:p>
        </w:tc>
        <w:tc>
          <w:tcPr>
            <w:tcW w:w="2301" w:type="dxa"/>
            <w:tcBorders>
              <w:top w:val="nil"/>
              <w:left w:val="nil"/>
              <w:bottom w:val="single" w:sz="4" w:space="0" w:color="000000"/>
              <w:right w:val="single" w:sz="4" w:space="0" w:color="000000"/>
            </w:tcBorders>
            <w:shd w:val="clear" w:color="auto" w:fill="FFFFFF"/>
            <w:vAlign w:val="center"/>
          </w:tcPr>
          <w:p w14:paraId="435BC345" w14:textId="77777777" w:rsidR="00B40AAF" w:rsidRDefault="00746E6D">
            <w:pPr>
              <w:spacing w:after="0" w:line="240" w:lineRule="auto"/>
              <w:jc w:val="left"/>
              <w:rPr>
                <w:color w:val="000000"/>
                <w:sz w:val="28"/>
                <w:szCs w:val="28"/>
              </w:rPr>
            </w:pPr>
            <w:r>
              <w:rPr>
                <w:color w:val="000000"/>
                <w:sz w:val="28"/>
                <w:szCs w:val="28"/>
              </w:rPr>
              <w:t>Chi phí dự phòng</w:t>
            </w:r>
          </w:p>
        </w:tc>
        <w:tc>
          <w:tcPr>
            <w:tcW w:w="1826" w:type="dxa"/>
            <w:tcBorders>
              <w:top w:val="nil"/>
              <w:left w:val="nil"/>
              <w:bottom w:val="single" w:sz="4" w:space="0" w:color="000000"/>
              <w:right w:val="single" w:sz="4" w:space="0" w:color="000000"/>
            </w:tcBorders>
            <w:shd w:val="clear" w:color="auto" w:fill="FFFFFF"/>
            <w:vAlign w:val="center"/>
          </w:tcPr>
          <w:p w14:paraId="325F18EA" w14:textId="77777777" w:rsidR="00B40AAF" w:rsidRDefault="00746E6D">
            <w:pPr>
              <w:spacing w:after="0" w:line="240" w:lineRule="auto"/>
              <w:jc w:val="right"/>
              <w:rPr>
                <w:color w:val="000000"/>
                <w:sz w:val="28"/>
                <w:szCs w:val="28"/>
                <w:highlight w:val="yellow"/>
              </w:rPr>
            </w:pPr>
            <w:r>
              <w:rPr>
                <w:color w:val="000000"/>
                <w:sz w:val="28"/>
                <w:szCs w:val="28"/>
                <w:highlight w:val="yellow"/>
              </w:rPr>
              <w:t>52.189.027</w:t>
            </w:r>
          </w:p>
        </w:tc>
        <w:tc>
          <w:tcPr>
            <w:tcW w:w="1168" w:type="dxa"/>
            <w:tcBorders>
              <w:top w:val="nil"/>
              <w:left w:val="nil"/>
              <w:bottom w:val="single" w:sz="4" w:space="0" w:color="000000"/>
              <w:right w:val="single" w:sz="4" w:space="0" w:color="000000"/>
            </w:tcBorders>
            <w:shd w:val="clear" w:color="auto" w:fill="FFFFFF"/>
            <w:vAlign w:val="center"/>
          </w:tcPr>
          <w:p w14:paraId="054BA39A" w14:textId="77777777" w:rsidR="00B40AAF" w:rsidRDefault="00746E6D">
            <w:pPr>
              <w:spacing w:after="0" w:line="240" w:lineRule="auto"/>
              <w:jc w:val="center"/>
              <w:rPr>
                <w:color w:val="000000"/>
                <w:sz w:val="28"/>
                <w:szCs w:val="28"/>
                <w:highlight w:val="yellow"/>
              </w:rPr>
            </w:pPr>
            <w:r>
              <w:rPr>
                <w:color w:val="000000"/>
                <w:sz w:val="28"/>
                <w:szCs w:val="28"/>
                <w:highlight w:val="yellow"/>
              </w:rPr>
              <w:t>100%</w:t>
            </w:r>
          </w:p>
        </w:tc>
        <w:tc>
          <w:tcPr>
            <w:tcW w:w="1032" w:type="dxa"/>
            <w:tcBorders>
              <w:top w:val="nil"/>
              <w:left w:val="nil"/>
              <w:bottom w:val="single" w:sz="4" w:space="0" w:color="000000"/>
              <w:right w:val="single" w:sz="4" w:space="0" w:color="000000"/>
            </w:tcBorders>
            <w:shd w:val="clear" w:color="auto" w:fill="FFFFFF"/>
            <w:vAlign w:val="center"/>
          </w:tcPr>
          <w:p w14:paraId="41CFEF36" w14:textId="77777777" w:rsidR="00B40AAF" w:rsidRDefault="00746E6D">
            <w:pPr>
              <w:spacing w:after="0" w:line="240" w:lineRule="auto"/>
              <w:jc w:val="center"/>
              <w:rPr>
                <w:color w:val="000000"/>
                <w:sz w:val="28"/>
                <w:szCs w:val="28"/>
                <w:highlight w:val="yellow"/>
              </w:rPr>
            </w:pPr>
            <w:r>
              <w:rPr>
                <w:color w:val="000000"/>
                <w:sz w:val="28"/>
                <w:szCs w:val="28"/>
                <w:highlight w:val="yellow"/>
              </w:rPr>
              <w:t>0</w:t>
            </w:r>
          </w:p>
        </w:tc>
        <w:tc>
          <w:tcPr>
            <w:tcW w:w="2273" w:type="dxa"/>
            <w:tcBorders>
              <w:top w:val="nil"/>
              <w:left w:val="nil"/>
              <w:bottom w:val="single" w:sz="4" w:space="0" w:color="000000"/>
              <w:right w:val="single" w:sz="4" w:space="0" w:color="000000"/>
            </w:tcBorders>
            <w:shd w:val="clear" w:color="auto" w:fill="FFFFFF"/>
            <w:vAlign w:val="center"/>
          </w:tcPr>
          <w:p w14:paraId="6118C128" w14:textId="77777777" w:rsidR="00B40AAF" w:rsidRDefault="00746E6D">
            <w:pPr>
              <w:spacing w:after="0" w:line="240" w:lineRule="auto"/>
              <w:jc w:val="right"/>
              <w:rPr>
                <w:color w:val="000000"/>
                <w:sz w:val="28"/>
                <w:szCs w:val="28"/>
                <w:highlight w:val="yellow"/>
              </w:rPr>
            </w:pPr>
            <w:r>
              <w:rPr>
                <w:color w:val="000000"/>
                <w:sz w:val="28"/>
                <w:szCs w:val="28"/>
                <w:highlight w:val="yellow"/>
              </w:rPr>
              <w:t>52.189.027</w:t>
            </w:r>
          </w:p>
        </w:tc>
      </w:tr>
      <w:tr w:rsidR="00B40AAF" w14:paraId="1DA94526" w14:textId="77777777">
        <w:trPr>
          <w:trHeight w:val="375"/>
        </w:trPr>
        <w:tc>
          <w:tcPr>
            <w:tcW w:w="747" w:type="dxa"/>
            <w:tcBorders>
              <w:top w:val="nil"/>
              <w:left w:val="single" w:sz="4" w:space="0" w:color="000000"/>
              <w:bottom w:val="single" w:sz="4" w:space="0" w:color="000000"/>
              <w:right w:val="single" w:sz="4" w:space="0" w:color="000000"/>
            </w:tcBorders>
            <w:shd w:val="clear" w:color="auto" w:fill="FFFFFF"/>
            <w:vAlign w:val="center"/>
          </w:tcPr>
          <w:p w14:paraId="4381FA8C" w14:textId="77777777" w:rsidR="00B40AAF" w:rsidRDefault="00746E6D">
            <w:pPr>
              <w:spacing w:after="0" w:line="240" w:lineRule="auto"/>
              <w:jc w:val="center"/>
              <w:rPr>
                <w:b/>
                <w:color w:val="000000"/>
                <w:sz w:val="28"/>
                <w:szCs w:val="28"/>
              </w:rPr>
            </w:pPr>
            <w:r>
              <w:rPr>
                <w:b/>
                <w:color w:val="000000"/>
                <w:sz w:val="28"/>
                <w:szCs w:val="28"/>
              </w:rPr>
              <w:t> </w:t>
            </w:r>
          </w:p>
        </w:tc>
        <w:tc>
          <w:tcPr>
            <w:tcW w:w="2301" w:type="dxa"/>
            <w:tcBorders>
              <w:top w:val="nil"/>
              <w:left w:val="nil"/>
              <w:bottom w:val="single" w:sz="4" w:space="0" w:color="000000"/>
              <w:right w:val="single" w:sz="4" w:space="0" w:color="000000"/>
            </w:tcBorders>
            <w:shd w:val="clear" w:color="auto" w:fill="FFFFFF"/>
            <w:vAlign w:val="center"/>
          </w:tcPr>
          <w:p w14:paraId="6C75B0F6" w14:textId="77777777" w:rsidR="00B40AAF" w:rsidRDefault="00746E6D">
            <w:pPr>
              <w:spacing w:after="0" w:line="240" w:lineRule="auto"/>
              <w:jc w:val="center"/>
              <w:rPr>
                <w:b/>
                <w:color w:val="000000"/>
                <w:sz w:val="28"/>
                <w:szCs w:val="28"/>
              </w:rPr>
            </w:pPr>
            <w:r>
              <w:rPr>
                <w:b/>
                <w:color w:val="000000"/>
                <w:sz w:val="28"/>
                <w:szCs w:val="28"/>
              </w:rPr>
              <w:t>Tổng cộng</w:t>
            </w:r>
          </w:p>
        </w:tc>
        <w:tc>
          <w:tcPr>
            <w:tcW w:w="1826" w:type="dxa"/>
            <w:tcBorders>
              <w:top w:val="nil"/>
              <w:left w:val="nil"/>
              <w:bottom w:val="single" w:sz="4" w:space="0" w:color="000000"/>
              <w:right w:val="single" w:sz="4" w:space="0" w:color="000000"/>
            </w:tcBorders>
            <w:shd w:val="clear" w:color="auto" w:fill="FFFFFF"/>
            <w:vAlign w:val="center"/>
          </w:tcPr>
          <w:p w14:paraId="7A12C0FA" w14:textId="77777777" w:rsidR="00B40AAF" w:rsidRDefault="00746E6D">
            <w:pPr>
              <w:spacing w:after="0" w:line="240" w:lineRule="auto"/>
              <w:jc w:val="right"/>
              <w:rPr>
                <w:b/>
                <w:color w:val="000000"/>
                <w:sz w:val="28"/>
                <w:szCs w:val="28"/>
                <w:highlight w:val="yellow"/>
              </w:rPr>
            </w:pPr>
            <w:r>
              <w:rPr>
                <w:b/>
                <w:color w:val="000000"/>
                <w:sz w:val="28"/>
                <w:szCs w:val="28"/>
                <w:highlight w:val="yellow"/>
              </w:rPr>
              <w:t>9.979.000.000</w:t>
            </w:r>
          </w:p>
        </w:tc>
        <w:tc>
          <w:tcPr>
            <w:tcW w:w="1168" w:type="dxa"/>
            <w:tcBorders>
              <w:top w:val="nil"/>
              <w:left w:val="nil"/>
              <w:bottom w:val="single" w:sz="4" w:space="0" w:color="000000"/>
              <w:right w:val="single" w:sz="4" w:space="0" w:color="000000"/>
            </w:tcBorders>
            <w:shd w:val="clear" w:color="auto" w:fill="FFFFFF"/>
            <w:vAlign w:val="center"/>
          </w:tcPr>
          <w:p w14:paraId="3C824183" w14:textId="77777777" w:rsidR="00B40AAF" w:rsidRDefault="00746E6D">
            <w:pPr>
              <w:spacing w:after="0" w:line="240" w:lineRule="auto"/>
              <w:jc w:val="center"/>
              <w:rPr>
                <w:b/>
                <w:color w:val="000000"/>
                <w:sz w:val="28"/>
                <w:szCs w:val="28"/>
                <w:highlight w:val="yellow"/>
              </w:rPr>
            </w:pPr>
            <w:r>
              <w:rPr>
                <w:b/>
                <w:color w:val="000000"/>
                <w:sz w:val="28"/>
                <w:szCs w:val="28"/>
                <w:highlight w:val="yellow"/>
              </w:rPr>
              <w:t>100%</w:t>
            </w:r>
          </w:p>
        </w:tc>
        <w:tc>
          <w:tcPr>
            <w:tcW w:w="1032" w:type="dxa"/>
            <w:tcBorders>
              <w:top w:val="nil"/>
              <w:left w:val="nil"/>
              <w:bottom w:val="single" w:sz="4" w:space="0" w:color="000000"/>
              <w:right w:val="single" w:sz="4" w:space="0" w:color="000000"/>
            </w:tcBorders>
            <w:shd w:val="clear" w:color="auto" w:fill="FFFFFF"/>
            <w:vAlign w:val="center"/>
          </w:tcPr>
          <w:p w14:paraId="6C1820D2" w14:textId="77777777" w:rsidR="00B40AAF" w:rsidRDefault="00746E6D">
            <w:pPr>
              <w:spacing w:after="0" w:line="240" w:lineRule="auto"/>
              <w:jc w:val="center"/>
              <w:rPr>
                <w:b/>
                <w:color w:val="000000"/>
                <w:sz w:val="28"/>
                <w:szCs w:val="28"/>
                <w:highlight w:val="yellow"/>
              </w:rPr>
            </w:pPr>
            <w:r>
              <w:rPr>
                <w:b/>
                <w:color w:val="000000"/>
                <w:sz w:val="28"/>
                <w:szCs w:val="28"/>
                <w:highlight w:val="yellow"/>
              </w:rPr>
              <w:t>0</w:t>
            </w:r>
          </w:p>
        </w:tc>
        <w:tc>
          <w:tcPr>
            <w:tcW w:w="2273" w:type="dxa"/>
            <w:tcBorders>
              <w:top w:val="nil"/>
              <w:left w:val="nil"/>
              <w:bottom w:val="single" w:sz="4" w:space="0" w:color="000000"/>
              <w:right w:val="single" w:sz="4" w:space="0" w:color="000000"/>
            </w:tcBorders>
            <w:shd w:val="clear" w:color="auto" w:fill="FFFFFF"/>
            <w:vAlign w:val="center"/>
          </w:tcPr>
          <w:p w14:paraId="74AFF725" w14:textId="77777777" w:rsidR="00B40AAF" w:rsidRDefault="00746E6D">
            <w:pPr>
              <w:spacing w:after="0" w:line="240" w:lineRule="auto"/>
              <w:jc w:val="right"/>
              <w:rPr>
                <w:b/>
                <w:color w:val="000000"/>
                <w:sz w:val="28"/>
                <w:szCs w:val="28"/>
                <w:highlight w:val="yellow"/>
              </w:rPr>
            </w:pPr>
            <w:r>
              <w:rPr>
                <w:b/>
                <w:color w:val="000000"/>
                <w:sz w:val="28"/>
                <w:szCs w:val="28"/>
                <w:highlight w:val="yellow"/>
              </w:rPr>
              <w:t>9.979.000.000</w:t>
            </w:r>
          </w:p>
        </w:tc>
      </w:tr>
    </w:tbl>
    <w:p w14:paraId="01CE7C47" w14:textId="77777777" w:rsidR="00B40AAF" w:rsidRDefault="00B40AAF">
      <w:pPr>
        <w:pStyle w:val="Heading2"/>
        <w:ind w:left="0" w:firstLine="0"/>
        <w:sectPr w:rsidR="00B40AAF">
          <w:footerReference w:type="even" r:id="rId115"/>
          <w:pgSz w:w="11906" w:h="16838"/>
          <w:pgMar w:top="1134" w:right="1134" w:bottom="1134" w:left="1418" w:header="567" w:footer="567" w:gutter="0"/>
          <w:cols w:space="720"/>
        </w:sectPr>
      </w:pPr>
    </w:p>
    <w:p w14:paraId="69826F7B" w14:textId="77777777" w:rsidR="00B40AAF" w:rsidRDefault="00746E6D">
      <w:pPr>
        <w:pStyle w:val="Heading2"/>
        <w:numPr>
          <w:ilvl w:val="1"/>
          <w:numId w:val="1"/>
        </w:numPr>
      </w:pPr>
      <w:bookmarkStart w:id="173" w:name="_heading=h.3abhhcj" w:colFirst="0" w:colLast="0"/>
      <w:bookmarkEnd w:id="173"/>
      <w:r>
        <w:lastRenderedPageBreak/>
        <w:t>D</w:t>
      </w:r>
      <w:r>
        <w:t>ự</w:t>
      </w:r>
      <w:r>
        <w:t xml:space="preserve"> toán chi ti</w:t>
      </w:r>
      <w:r>
        <w:t>ế</w:t>
      </w:r>
      <w:r>
        <w:t xml:space="preserve">t </w:t>
      </w:r>
    </w:p>
    <w:p w14:paraId="4BFBAAA9" w14:textId="77777777" w:rsidR="00B40AAF" w:rsidRDefault="00746E6D">
      <w:pPr>
        <w:jc w:val="right"/>
        <w:rPr>
          <w:i/>
        </w:rPr>
      </w:pPr>
      <w:r>
        <w:rPr>
          <w:i/>
        </w:rPr>
        <w:t>ĐVT: VNĐ</w:t>
      </w:r>
    </w:p>
    <w:tbl>
      <w:tblPr>
        <w:tblStyle w:val="affb"/>
        <w:tblW w:w="16160" w:type="dxa"/>
        <w:tblInd w:w="-7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851"/>
        <w:gridCol w:w="2838"/>
        <w:gridCol w:w="709"/>
        <w:gridCol w:w="1949"/>
        <w:gridCol w:w="1966"/>
        <w:gridCol w:w="1476"/>
        <w:gridCol w:w="1826"/>
        <w:gridCol w:w="979"/>
        <w:gridCol w:w="800"/>
        <w:gridCol w:w="2766"/>
      </w:tblGrid>
      <w:tr w:rsidR="00B40AAF" w14:paraId="20D5C3B9" w14:textId="77777777">
        <w:trPr>
          <w:trHeight w:val="340"/>
          <w:tblHeader/>
        </w:trPr>
        <w:tc>
          <w:tcPr>
            <w:tcW w:w="851" w:type="dxa"/>
            <w:vMerge w:val="restart"/>
            <w:shd w:val="clear" w:color="auto" w:fill="auto"/>
            <w:vAlign w:val="center"/>
          </w:tcPr>
          <w:p w14:paraId="10CEF23C" w14:textId="77777777" w:rsidR="00B40AAF" w:rsidRDefault="00746E6D">
            <w:pPr>
              <w:spacing w:after="0" w:line="240" w:lineRule="auto"/>
              <w:jc w:val="center"/>
              <w:rPr>
                <w:b/>
                <w:color w:val="000000"/>
                <w:sz w:val="28"/>
                <w:szCs w:val="28"/>
              </w:rPr>
            </w:pPr>
            <w:r>
              <w:rPr>
                <w:b/>
                <w:color w:val="000000"/>
                <w:sz w:val="28"/>
                <w:szCs w:val="28"/>
              </w:rPr>
              <w:t>STT</w:t>
            </w:r>
          </w:p>
        </w:tc>
        <w:tc>
          <w:tcPr>
            <w:tcW w:w="2838" w:type="dxa"/>
            <w:vMerge w:val="restart"/>
            <w:shd w:val="clear" w:color="auto" w:fill="auto"/>
            <w:vAlign w:val="center"/>
          </w:tcPr>
          <w:p w14:paraId="6E2F9D4B" w14:textId="77777777" w:rsidR="00B40AAF" w:rsidRDefault="00746E6D">
            <w:pPr>
              <w:spacing w:after="0" w:line="240" w:lineRule="auto"/>
              <w:jc w:val="center"/>
              <w:rPr>
                <w:b/>
                <w:color w:val="000000"/>
                <w:sz w:val="28"/>
                <w:szCs w:val="28"/>
              </w:rPr>
            </w:pPr>
            <w:r>
              <w:rPr>
                <w:b/>
                <w:color w:val="000000"/>
                <w:sz w:val="28"/>
                <w:szCs w:val="28"/>
              </w:rPr>
              <w:t>Nội dung</w:t>
            </w:r>
          </w:p>
        </w:tc>
        <w:tc>
          <w:tcPr>
            <w:tcW w:w="709" w:type="dxa"/>
            <w:vMerge w:val="restart"/>
            <w:shd w:val="clear" w:color="auto" w:fill="auto"/>
            <w:vAlign w:val="center"/>
          </w:tcPr>
          <w:p w14:paraId="33B23A9C" w14:textId="77777777" w:rsidR="00B40AAF" w:rsidRDefault="00746E6D">
            <w:pPr>
              <w:spacing w:after="0" w:line="240" w:lineRule="auto"/>
              <w:jc w:val="center"/>
              <w:rPr>
                <w:b/>
                <w:color w:val="000000"/>
                <w:sz w:val="28"/>
                <w:szCs w:val="28"/>
              </w:rPr>
            </w:pPr>
            <w:r>
              <w:rPr>
                <w:b/>
                <w:color w:val="000000"/>
                <w:sz w:val="28"/>
                <w:szCs w:val="28"/>
              </w:rPr>
              <w:t>SL</w:t>
            </w:r>
          </w:p>
        </w:tc>
        <w:tc>
          <w:tcPr>
            <w:tcW w:w="1949" w:type="dxa"/>
            <w:vMerge w:val="restart"/>
            <w:shd w:val="clear" w:color="auto" w:fill="auto"/>
            <w:vAlign w:val="center"/>
          </w:tcPr>
          <w:p w14:paraId="577F4FF5" w14:textId="77777777" w:rsidR="00B40AAF" w:rsidRDefault="00746E6D">
            <w:pPr>
              <w:spacing w:after="0" w:line="240" w:lineRule="auto"/>
              <w:jc w:val="center"/>
              <w:rPr>
                <w:b/>
                <w:color w:val="000000"/>
                <w:sz w:val="28"/>
                <w:szCs w:val="28"/>
              </w:rPr>
            </w:pPr>
            <w:r>
              <w:rPr>
                <w:b/>
                <w:color w:val="000000"/>
                <w:sz w:val="28"/>
                <w:szCs w:val="28"/>
              </w:rPr>
              <w:t>Đơn giá</w:t>
            </w:r>
          </w:p>
        </w:tc>
        <w:tc>
          <w:tcPr>
            <w:tcW w:w="1966" w:type="dxa"/>
            <w:vMerge w:val="restart"/>
            <w:shd w:val="clear" w:color="auto" w:fill="auto"/>
            <w:vAlign w:val="center"/>
          </w:tcPr>
          <w:p w14:paraId="4A2B4950" w14:textId="77777777" w:rsidR="00B40AAF" w:rsidRDefault="00746E6D">
            <w:pPr>
              <w:spacing w:after="0" w:line="240" w:lineRule="auto"/>
              <w:jc w:val="center"/>
              <w:rPr>
                <w:b/>
                <w:color w:val="000000"/>
                <w:sz w:val="28"/>
                <w:szCs w:val="28"/>
              </w:rPr>
            </w:pPr>
            <w:r>
              <w:rPr>
                <w:b/>
                <w:color w:val="000000"/>
                <w:sz w:val="28"/>
                <w:szCs w:val="28"/>
              </w:rPr>
              <w:t>Thành tiền trước thuế</w:t>
            </w:r>
          </w:p>
        </w:tc>
        <w:tc>
          <w:tcPr>
            <w:tcW w:w="1476" w:type="dxa"/>
            <w:vMerge w:val="restart"/>
            <w:shd w:val="clear" w:color="auto" w:fill="auto"/>
            <w:vAlign w:val="center"/>
          </w:tcPr>
          <w:p w14:paraId="79A85DB2" w14:textId="77777777" w:rsidR="00B40AAF" w:rsidRDefault="00746E6D">
            <w:pPr>
              <w:spacing w:after="0" w:line="240" w:lineRule="auto"/>
              <w:jc w:val="center"/>
              <w:rPr>
                <w:b/>
                <w:color w:val="000000"/>
                <w:sz w:val="28"/>
                <w:szCs w:val="28"/>
              </w:rPr>
            </w:pPr>
            <w:r>
              <w:rPr>
                <w:b/>
                <w:color w:val="000000"/>
                <w:sz w:val="28"/>
                <w:szCs w:val="28"/>
              </w:rPr>
              <w:t>Thuế VAT</w:t>
            </w:r>
          </w:p>
        </w:tc>
        <w:tc>
          <w:tcPr>
            <w:tcW w:w="3605" w:type="dxa"/>
            <w:gridSpan w:val="3"/>
            <w:shd w:val="clear" w:color="auto" w:fill="auto"/>
            <w:vAlign w:val="center"/>
          </w:tcPr>
          <w:p w14:paraId="4B1F7B7C" w14:textId="77777777" w:rsidR="00B40AAF" w:rsidRDefault="00746E6D">
            <w:pPr>
              <w:spacing w:after="0" w:line="240" w:lineRule="auto"/>
              <w:jc w:val="center"/>
              <w:rPr>
                <w:b/>
                <w:color w:val="000000"/>
                <w:sz w:val="28"/>
                <w:szCs w:val="28"/>
              </w:rPr>
            </w:pPr>
            <w:r>
              <w:rPr>
                <w:b/>
                <w:color w:val="000000"/>
                <w:sz w:val="28"/>
                <w:szCs w:val="28"/>
              </w:rPr>
              <w:t>Dự toán kinh phí</w:t>
            </w:r>
          </w:p>
        </w:tc>
        <w:tc>
          <w:tcPr>
            <w:tcW w:w="2766" w:type="dxa"/>
            <w:vMerge w:val="restart"/>
            <w:shd w:val="clear" w:color="auto" w:fill="auto"/>
            <w:vAlign w:val="center"/>
          </w:tcPr>
          <w:p w14:paraId="11D12DC6" w14:textId="77777777" w:rsidR="00B40AAF" w:rsidRDefault="00746E6D">
            <w:pPr>
              <w:spacing w:after="0" w:line="240" w:lineRule="auto"/>
              <w:jc w:val="center"/>
              <w:rPr>
                <w:b/>
                <w:color w:val="000000"/>
                <w:sz w:val="28"/>
                <w:szCs w:val="28"/>
              </w:rPr>
            </w:pPr>
            <w:r>
              <w:rPr>
                <w:b/>
                <w:color w:val="000000"/>
                <w:sz w:val="28"/>
                <w:szCs w:val="28"/>
              </w:rPr>
              <w:t>GHI CHÚ</w:t>
            </w:r>
          </w:p>
        </w:tc>
      </w:tr>
      <w:tr w:rsidR="00B40AAF" w14:paraId="2E8B4929" w14:textId="77777777">
        <w:trPr>
          <w:trHeight w:val="600"/>
          <w:tblHeader/>
        </w:trPr>
        <w:tc>
          <w:tcPr>
            <w:tcW w:w="851" w:type="dxa"/>
            <w:vMerge/>
            <w:shd w:val="clear" w:color="auto" w:fill="auto"/>
            <w:vAlign w:val="center"/>
          </w:tcPr>
          <w:p w14:paraId="43C24BED" w14:textId="77777777" w:rsidR="00B40AAF" w:rsidRDefault="00B40AAF">
            <w:pPr>
              <w:widowControl w:val="0"/>
              <w:pBdr>
                <w:top w:val="nil"/>
                <w:left w:val="nil"/>
                <w:bottom w:val="nil"/>
                <w:right w:val="nil"/>
                <w:between w:val="nil"/>
              </w:pBdr>
              <w:spacing w:after="0"/>
              <w:jc w:val="left"/>
              <w:rPr>
                <w:b/>
                <w:color w:val="000000"/>
                <w:sz w:val="28"/>
                <w:szCs w:val="28"/>
              </w:rPr>
            </w:pPr>
          </w:p>
        </w:tc>
        <w:tc>
          <w:tcPr>
            <w:tcW w:w="2838" w:type="dxa"/>
            <w:vMerge/>
            <w:shd w:val="clear" w:color="auto" w:fill="auto"/>
            <w:vAlign w:val="center"/>
          </w:tcPr>
          <w:p w14:paraId="0FE79406" w14:textId="77777777" w:rsidR="00B40AAF" w:rsidRDefault="00B40AAF">
            <w:pPr>
              <w:widowControl w:val="0"/>
              <w:pBdr>
                <w:top w:val="nil"/>
                <w:left w:val="nil"/>
                <w:bottom w:val="nil"/>
                <w:right w:val="nil"/>
                <w:between w:val="nil"/>
              </w:pBdr>
              <w:spacing w:after="0"/>
              <w:jc w:val="left"/>
              <w:rPr>
                <w:b/>
                <w:color w:val="000000"/>
                <w:sz w:val="28"/>
                <w:szCs w:val="28"/>
              </w:rPr>
            </w:pPr>
          </w:p>
        </w:tc>
        <w:tc>
          <w:tcPr>
            <w:tcW w:w="709" w:type="dxa"/>
            <w:vMerge/>
            <w:shd w:val="clear" w:color="auto" w:fill="auto"/>
            <w:vAlign w:val="center"/>
          </w:tcPr>
          <w:p w14:paraId="42266440" w14:textId="77777777" w:rsidR="00B40AAF" w:rsidRDefault="00B40AAF">
            <w:pPr>
              <w:widowControl w:val="0"/>
              <w:pBdr>
                <w:top w:val="nil"/>
                <w:left w:val="nil"/>
                <w:bottom w:val="nil"/>
                <w:right w:val="nil"/>
                <w:between w:val="nil"/>
              </w:pBdr>
              <w:spacing w:after="0"/>
              <w:jc w:val="left"/>
              <w:rPr>
                <w:b/>
                <w:color w:val="000000"/>
                <w:sz w:val="28"/>
                <w:szCs w:val="28"/>
              </w:rPr>
            </w:pPr>
          </w:p>
        </w:tc>
        <w:tc>
          <w:tcPr>
            <w:tcW w:w="1949" w:type="dxa"/>
            <w:vMerge/>
            <w:shd w:val="clear" w:color="auto" w:fill="auto"/>
            <w:vAlign w:val="center"/>
          </w:tcPr>
          <w:p w14:paraId="55E0BC52" w14:textId="77777777" w:rsidR="00B40AAF" w:rsidRDefault="00B40AAF">
            <w:pPr>
              <w:widowControl w:val="0"/>
              <w:pBdr>
                <w:top w:val="nil"/>
                <w:left w:val="nil"/>
                <w:bottom w:val="nil"/>
                <w:right w:val="nil"/>
                <w:between w:val="nil"/>
              </w:pBdr>
              <w:spacing w:after="0"/>
              <w:jc w:val="left"/>
              <w:rPr>
                <w:b/>
                <w:color w:val="000000"/>
                <w:sz w:val="28"/>
                <w:szCs w:val="28"/>
              </w:rPr>
            </w:pPr>
          </w:p>
        </w:tc>
        <w:tc>
          <w:tcPr>
            <w:tcW w:w="1966" w:type="dxa"/>
            <w:vMerge/>
            <w:shd w:val="clear" w:color="auto" w:fill="auto"/>
            <w:vAlign w:val="center"/>
          </w:tcPr>
          <w:p w14:paraId="29A58429" w14:textId="77777777" w:rsidR="00B40AAF" w:rsidRDefault="00B40AAF">
            <w:pPr>
              <w:widowControl w:val="0"/>
              <w:pBdr>
                <w:top w:val="nil"/>
                <w:left w:val="nil"/>
                <w:bottom w:val="nil"/>
                <w:right w:val="nil"/>
                <w:between w:val="nil"/>
              </w:pBdr>
              <w:spacing w:after="0"/>
              <w:jc w:val="left"/>
              <w:rPr>
                <w:b/>
                <w:color w:val="000000"/>
                <w:sz w:val="28"/>
                <w:szCs w:val="28"/>
              </w:rPr>
            </w:pPr>
          </w:p>
        </w:tc>
        <w:tc>
          <w:tcPr>
            <w:tcW w:w="1476" w:type="dxa"/>
            <w:vMerge/>
            <w:shd w:val="clear" w:color="auto" w:fill="auto"/>
            <w:vAlign w:val="center"/>
          </w:tcPr>
          <w:p w14:paraId="4DCBE1B9" w14:textId="77777777" w:rsidR="00B40AAF" w:rsidRDefault="00B40AAF">
            <w:pPr>
              <w:widowControl w:val="0"/>
              <w:pBdr>
                <w:top w:val="nil"/>
                <w:left w:val="nil"/>
                <w:bottom w:val="nil"/>
                <w:right w:val="nil"/>
                <w:between w:val="nil"/>
              </w:pBdr>
              <w:spacing w:after="0"/>
              <w:jc w:val="left"/>
              <w:rPr>
                <w:b/>
                <w:color w:val="000000"/>
                <w:sz w:val="28"/>
                <w:szCs w:val="28"/>
              </w:rPr>
            </w:pPr>
          </w:p>
        </w:tc>
        <w:tc>
          <w:tcPr>
            <w:tcW w:w="1826" w:type="dxa"/>
            <w:shd w:val="clear" w:color="auto" w:fill="auto"/>
            <w:vAlign w:val="center"/>
          </w:tcPr>
          <w:p w14:paraId="219F6554" w14:textId="77777777" w:rsidR="00B40AAF" w:rsidRDefault="00746E6D">
            <w:pPr>
              <w:spacing w:after="0" w:line="240" w:lineRule="auto"/>
              <w:jc w:val="center"/>
              <w:rPr>
                <w:b/>
                <w:color w:val="000000"/>
                <w:sz w:val="28"/>
                <w:szCs w:val="28"/>
              </w:rPr>
            </w:pPr>
            <w:r>
              <w:rPr>
                <w:b/>
                <w:color w:val="000000"/>
                <w:sz w:val="28"/>
                <w:szCs w:val="28"/>
              </w:rPr>
              <w:t>Tổng dự toán</w:t>
            </w:r>
          </w:p>
        </w:tc>
        <w:tc>
          <w:tcPr>
            <w:tcW w:w="979" w:type="dxa"/>
            <w:shd w:val="clear" w:color="auto" w:fill="auto"/>
            <w:vAlign w:val="center"/>
          </w:tcPr>
          <w:p w14:paraId="7AFF094D" w14:textId="77777777" w:rsidR="00B40AAF" w:rsidRDefault="00746E6D">
            <w:pPr>
              <w:spacing w:after="0" w:line="240" w:lineRule="auto"/>
              <w:jc w:val="center"/>
              <w:rPr>
                <w:b/>
                <w:color w:val="000000"/>
                <w:sz w:val="28"/>
                <w:szCs w:val="28"/>
              </w:rPr>
            </w:pPr>
            <w:r>
              <w:rPr>
                <w:b/>
                <w:color w:val="000000"/>
                <w:sz w:val="28"/>
                <w:szCs w:val="28"/>
              </w:rPr>
              <w:t>Vốn NSNN</w:t>
            </w:r>
          </w:p>
        </w:tc>
        <w:tc>
          <w:tcPr>
            <w:tcW w:w="800" w:type="dxa"/>
            <w:shd w:val="clear" w:color="auto" w:fill="auto"/>
            <w:vAlign w:val="center"/>
          </w:tcPr>
          <w:p w14:paraId="2514BB3F" w14:textId="77777777" w:rsidR="00B40AAF" w:rsidRDefault="00746E6D">
            <w:pPr>
              <w:spacing w:after="0" w:line="240" w:lineRule="auto"/>
              <w:jc w:val="center"/>
              <w:rPr>
                <w:b/>
                <w:color w:val="000000"/>
                <w:sz w:val="28"/>
                <w:szCs w:val="28"/>
              </w:rPr>
            </w:pPr>
            <w:r>
              <w:rPr>
                <w:b/>
                <w:color w:val="000000"/>
                <w:sz w:val="28"/>
                <w:szCs w:val="28"/>
              </w:rPr>
              <w:t>Vốn khác</w:t>
            </w:r>
          </w:p>
        </w:tc>
        <w:tc>
          <w:tcPr>
            <w:tcW w:w="2766" w:type="dxa"/>
            <w:vMerge/>
            <w:shd w:val="clear" w:color="auto" w:fill="auto"/>
            <w:vAlign w:val="center"/>
          </w:tcPr>
          <w:p w14:paraId="2760257F" w14:textId="77777777" w:rsidR="00B40AAF" w:rsidRDefault="00B40AAF">
            <w:pPr>
              <w:widowControl w:val="0"/>
              <w:pBdr>
                <w:top w:val="nil"/>
                <w:left w:val="nil"/>
                <w:bottom w:val="nil"/>
                <w:right w:val="nil"/>
                <w:between w:val="nil"/>
              </w:pBdr>
              <w:spacing w:after="0"/>
              <w:jc w:val="left"/>
              <w:rPr>
                <w:b/>
                <w:color w:val="000000"/>
                <w:sz w:val="28"/>
                <w:szCs w:val="28"/>
              </w:rPr>
            </w:pPr>
          </w:p>
        </w:tc>
      </w:tr>
      <w:tr w:rsidR="00B40AAF" w14:paraId="240962EC" w14:textId="77777777">
        <w:trPr>
          <w:trHeight w:val="340"/>
        </w:trPr>
        <w:tc>
          <w:tcPr>
            <w:tcW w:w="851" w:type="dxa"/>
            <w:shd w:val="clear" w:color="auto" w:fill="auto"/>
            <w:vAlign w:val="center"/>
          </w:tcPr>
          <w:p w14:paraId="3082836F" w14:textId="77777777" w:rsidR="00B40AAF" w:rsidRDefault="00746E6D">
            <w:pPr>
              <w:spacing w:after="0" w:line="240" w:lineRule="auto"/>
              <w:jc w:val="center"/>
              <w:rPr>
                <w:b/>
                <w:color w:val="000000"/>
                <w:sz w:val="28"/>
                <w:szCs w:val="28"/>
              </w:rPr>
            </w:pPr>
            <w:r>
              <w:rPr>
                <w:b/>
                <w:color w:val="000000"/>
                <w:sz w:val="28"/>
                <w:szCs w:val="28"/>
              </w:rPr>
              <w:t>I</w:t>
            </w:r>
          </w:p>
        </w:tc>
        <w:tc>
          <w:tcPr>
            <w:tcW w:w="2838" w:type="dxa"/>
            <w:shd w:val="clear" w:color="auto" w:fill="auto"/>
            <w:vAlign w:val="center"/>
          </w:tcPr>
          <w:p w14:paraId="19F9157D" w14:textId="77777777" w:rsidR="00B40AAF" w:rsidRDefault="00746E6D">
            <w:pPr>
              <w:spacing w:after="0" w:line="240" w:lineRule="auto"/>
              <w:jc w:val="left"/>
              <w:rPr>
                <w:b/>
                <w:color w:val="000000"/>
                <w:sz w:val="28"/>
                <w:szCs w:val="28"/>
              </w:rPr>
            </w:pPr>
            <w:r>
              <w:rPr>
                <w:b/>
                <w:color w:val="000000"/>
                <w:sz w:val="28"/>
                <w:szCs w:val="28"/>
              </w:rPr>
              <w:t>CHI PHÍ XÂY LẮP (Gxl)</w:t>
            </w:r>
          </w:p>
        </w:tc>
        <w:tc>
          <w:tcPr>
            <w:tcW w:w="709" w:type="dxa"/>
            <w:shd w:val="clear" w:color="auto" w:fill="auto"/>
            <w:vAlign w:val="center"/>
          </w:tcPr>
          <w:p w14:paraId="03BA1FED" w14:textId="77777777" w:rsidR="00B40AAF" w:rsidRDefault="00746E6D">
            <w:pPr>
              <w:spacing w:after="0" w:line="240" w:lineRule="auto"/>
              <w:jc w:val="center"/>
              <w:rPr>
                <w:b/>
                <w:color w:val="000000"/>
                <w:sz w:val="28"/>
                <w:szCs w:val="28"/>
              </w:rPr>
            </w:pPr>
            <w:r>
              <w:rPr>
                <w:b/>
                <w:color w:val="000000"/>
                <w:sz w:val="28"/>
                <w:szCs w:val="28"/>
              </w:rPr>
              <w:t> </w:t>
            </w:r>
          </w:p>
        </w:tc>
        <w:tc>
          <w:tcPr>
            <w:tcW w:w="1949" w:type="dxa"/>
            <w:shd w:val="clear" w:color="auto" w:fill="auto"/>
            <w:vAlign w:val="center"/>
          </w:tcPr>
          <w:p w14:paraId="16676D77" w14:textId="77777777" w:rsidR="00B40AAF" w:rsidRDefault="00746E6D">
            <w:pPr>
              <w:spacing w:after="0" w:line="240" w:lineRule="auto"/>
              <w:jc w:val="right"/>
              <w:rPr>
                <w:b/>
                <w:color w:val="000000"/>
                <w:sz w:val="28"/>
                <w:szCs w:val="28"/>
              </w:rPr>
            </w:pPr>
            <w:r>
              <w:rPr>
                <w:b/>
                <w:color w:val="000000"/>
                <w:sz w:val="28"/>
                <w:szCs w:val="28"/>
              </w:rPr>
              <w:t>0</w:t>
            </w:r>
          </w:p>
        </w:tc>
        <w:tc>
          <w:tcPr>
            <w:tcW w:w="1966" w:type="dxa"/>
            <w:shd w:val="clear" w:color="auto" w:fill="auto"/>
            <w:vAlign w:val="center"/>
          </w:tcPr>
          <w:p w14:paraId="18DF21B5" w14:textId="77777777" w:rsidR="00B40AAF" w:rsidRDefault="00746E6D">
            <w:pPr>
              <w:spacing w:after="0" w:line="240" w:lineRule="auto"/>
              <w:jc w:val="right"/>
              <w:rPr>
                <w:b/>
                <w:color w:val="000000"/>
                <w:sz w:val="28"/>
                <w:szCs w:val="28"/>
              </w:rPr>
            </w:pPr>
            <w:r>
              <w:rPr>
                <w:b/>
                <w:color w:val="000000"/>
                <w:sz w:val="28"/>
                <w:szCs w:val="28"/>
              </w:rPr>
              <w:t>0</w:t>
            </w:r>
          </w:p>
        </w:tc>
        <w:tc>
          <w:tcPr>
            <w:tcW w:w="1476" w:type="dxa"/>
            <w:shd w:val="clear" w:color="auto" w:fill="auto"/>
            <w:vAlign w:val="center"/>
          </w:tcPr>
          <w:p w14:paraId="431CEE6D" w14:textId="77777777" w:rsidR="00B40AAF" w:rsidRDefault="00746E6D">
            <w:pPr>
              <w:spacing w:after="0" w:line="240" w:lineRule="auto"/>
              <w:jc w:val="right"/>
              <w:rPr>
                <w:b/>
                <w:color w:val="000000"/>
                <w:sz w:val="28"/>
                <w:szCs w:val="28"/>
              </w:rPr>
            </w:pPr>
            <w:r>
              <w:rPr>
                <w:b/>
                <w:color w:val="000000"/>
                <w:sz w:val="28"/>
                <w:szCs w:val="28"/>
              </w:rPr>
              <w:t>0</w:t>
            </w:r>
          </w:p>
        </w:tc>
        <w:tc>
          <w:tcPr>
            <w:tcW w:w="1826" w:type="dxa"/>
            <w:shd w:val="clear" w:color="auto" w:fill="auto"/>
            <w:vAlign w:val="center"/>
          </w:tcPr>
          <w:p w14:paraId="47F3A4FD" w14:textId="77777777" w:rsidR="00B40AAF" w:rsidRDefault="00746E6D">
            <w:pPr>
              <w:spacing w:after="0" w:line="240" w:lineRule="auto"/>
              <w:jc w:val="right"/>
              <w:rPr>
                <w:b/>
                <w:color w:val="000000"/>
                <w:sz w:val="28"/>
                <w:szCs w:val="28"/>
              </w:rPr>
            </w:pPr>
            <w:r>
              <w:rPr>
                <w:b/>
                <w:color w:val="000000"/>
                <w:sz w:val="28"/>
                <w:szCs w:val="28"/>
              </w:rPr>
              <w:t>0</w:t>
            </w:r>
          </w:p>
        </w:tc>
        <w:tc>
          <w:tcPr>
            <w:tcW w:w="979" w:type="dxa"/>
            <w:shd w:val="clear" w:color="auto" w:fill="auto"/>
            <w:vAlign w:val="center"/>
          </w:tcPr>
          <w:p w14:paraId="690D4C22" w14:textId="77777777" w:rsidR="00B40AAF" w:rsidRDefault="00746E6D">
            <w:pPr>
              <w:spacing w:after="0" w:line="240" w:lineRule="auto"/>
              <w:jc w:val="center"/>
              <w:rPr>
                <w:b/>
                <w:color w:val="000000"/>
                <w:sz w:val="28"/>
                <w:szCs w:val="28"/>
              </w:rPr>
            </w:pPr>
            <w:r>
              <w:rPr>
                <w:b/>
                <w:color w:val="000000"/>
                <w:sz w:val="28"/>
                <w:szCs w:val="28"/>
              </w:rPr>
              <w:t> </w:t>
            </w:r>
          </w:p>
        </w:tc>
        <w:tc>
          <w:tcPr>
            <w:tcW w:w="800" w:type="dxa"/>
            <w:shd w:val="clear" w:color="auto" w:fill="auto"/>
            <w:vAlign w:val="center"/>
          </w:tcPr>
          <w:p w14:paraId="3E2EA678" w14:textId="77777777" w:rsidR="00B40AAF" w:rsidRDefault="00746E6D">
            <w:pPr>
              <w:spacing w:after="0" w:line="240" w:lineRule="auto"/>
              <w:jc w:val="center"/>
              <w:rPr>
                <w:b/>
                <w:color w:val="000000"/>
                <w:sz w:val="28"/>
                <w:szCs w:val="28"/>
              </w:rPr>
            </w:pPr>
            <w:r>
              <w:rPr>
                <w:b/>
                <w:color w:val="000000"/>
                <w:sz w:val="28"/>
                <w:szCs w:val="28"/>
              </w:rPr>
              <w:t> </w:t>
            </w:r>
          </w:p>
        </w:tc>
        <w:tc>
          <w:tcPr>
            <w:tcW w:w="2766" w:type="dxa"/>
            <w:shd w:val="clear" w:color="auto" w:fill="auto"/>
            <w:vAlign w:val="center"/>
          </w:tcPr>
          <w:p w14:paraId="1EB51593" w14:textId="77777777" w:rsidR="00B40AAF" w:rsidRDefault="00746E6D">
            <w:pPr>
              <w:spacing w:after="0" w:line="240" w:lineRule="auto"/>
              <w:jc w:val="center"/>
              <w:rPr>
                <w:b/>
                <w:color w:val="000000"/>
                <w:sz w:val="28"/>
                <w:szCs w:val="28"/>
              </w:rPr>
            </w:pPr>
            <w:r>
              <w:rPr>
                <w:b/>
                <w:color w:val="000000"/>
                <w:sz w:val="28"/>
                <w:szCs w:val="28"/>
              </w:rPr>
              <w:t> </w:t>
            </w:r>
          </w:p>
        </w:tc>
      </w:tr>
      <w:tr w:rsidR="00B40AAF" w14:paraId="08D5738B" w14:textId="77777777">
        <w:trPr>
          <w:trHeight w:val="340"/>
        </w:trPr>
        <w:tc>
          <w:tcPr>
            <w:tcW w:w="851" w:type="dxa"/>
            <w:shd w:val="clear" w:color="auto" w:fill="auto"/>
            <w:vAlign w:val="center"/>
          </w:tcPr>
          <w:p w14:paraId="1724CC42" w14:textId="77777777" w:rsidR="00B40AAF" w:rsidRDefault="00746E6D">
            <w:pPr>
              <w:spacing w:after="0" w:line="240" w:lineRule="auto"/>
              <w:jc w:val="center"/>
              <w:rPr>
                <w:b/>
                <w:color w:val="000000"/>
                <w:sz w:val="28"/>
                <w:szCs w:val="28"/>
              </w:rPr>
            </w:pPr>
            <w:r>
              <w:rPr>
                <w:b/>
                <w:color w:val="000000"/>
                <w:sz w:val="28"/>
                <w:szCs w:val="28"/>
              </w:rPr>
              <w:t>II</w:t>
            </w:r>
          </w:p>
        </w:tc>
        <w:tc>
          <w:tcPr>
            <w:tcW w:w="2838" w:type="dxa"/>
            <w:shd w:val="clear" w:color="auto" w:fill="auto"/>
            <w:vAlign w:val="center"/>
          </w:tcPr>
          <w:p w14:paraId="79BCAF41" w14:textId="77777777" w:rsidR="00B40AAF" w:rsidRDefault="00746E6D">
            <w:pPr>
              <w:spacing w:after="0" w:line="240" w:lineRule="auto"/>
              <w:rPr>
                <w:b/>
                <w:color w:val="000000"/>
                <w:sz w:val="28"/>
                <w:szCs w:val="28"/>
              </w:rPr>
            </w:pPr>
            <w:r>
              <w:rPr>
                <w:b/>
                <w:color w:val="000000"/>
                <w:sz w:val="28"/>
                <w:szCs w:val="28"/>
              </w:rPr>
              <w:t>CHI PHÍ THIẾT BỊ (Gtb)</w:t>
            </w:r>
          </w:p>
        </w:tc>
        <w:tc>
          <w:tcPr>
            <w:tcW w:w="709" w:type="dxa"/>
            <w:shd w:val="clear" w:color="auto" w:fill="auto"/>
            <w:vAlign w:val="center"/>
          </w:tcPr>
          <w:p w14:paraId="569C420E" w14:textId="77777777" w:rsidR="00B40AAF" w:rsidRDefault="00746E6D">
            <w:pPr>
              <w:spacing w:after="0" w:line="240" w:lineRule="auto"/>
              <w:jc w:val="center"/>
              <w:rPr>
                <w:b/>
                <w:color w:val="000000"/>
                <w:sz w:val="28"/>
                <w:szCs w:val="28"/>
              </w:rPr>
            </w:pPr>
            <w:r>
              <w:rPr>
                <w:b/>
                <w:color w:val="000000"/>
                <w:sz w:val="28"/>
                <w:szCs w:val="28"/>
              </w:rPr>
              <w:t> </w:t>
            </w:r>
          </w:p>
        </w:tc>
        <w:tc>
          <w:tcPr>
            <w:tcW w:w="1949" w:type="dxa"/>
            <w:shd w:val="clear" w:color="auto" w:fill="auto"/>
            <w:vAlign w:val="center"/>
          </w:tcPr>
          <w:p w14:paraId="439EED3A" w14:textId="77777777" w:rsidR="00B40AAF" w:rsidRDefault="00746E6D">
            <w:pPr>
              <w:spacing w:after="0" w:line="240" w:lineRule="auto"/>
              <w:jc w:val="left"/>
              <w:rPr>
                <w:b/>
                <w:color w:val="000000"/>
                <w:sz w:val="28"/>
                <w:szCs w:val="28"/>
              </w:rPr>
            </w:pPr>
            <w:r>
              <w:rPr>
                <w:b/>
                <w:color w:val="000000"/>
                <w:sz w:val="28"/>
                <w:szCs w:val="28"/>
              </w:rPr>
              <w:t> </w:t>
            </w:r>
          </w:p>
        </w:tc>
        <w:tc>
          <w:tcPr>
            <w:tcW w:w="1966" w:type="dxa"/>
            <w:shd w:val="clear" w:color="auto" w:fill="auto"/>
            <w:vAlign w:val="center"/>
          </w:tcPr>
          <w:p w14:paraId="42FF9141" w14:textId="77777777" w:rsidR="00B40AAF" w:rsidRDefault="00746E6D">
            <w:pPr>
              <w:spacing w:after="0" w:line="240" w:lineRule="auto"/>
              <w:jc w:val="right"/>
              <w:rPr>
                <w:b/>
                <w:color w:val="000000"/>
                <w:sz w:val="28"/>
                <w:szCs w:val="28"/>
              </w:rPr>
            </w:pPr>
            <w:r>
              <w:rPr>
                <w:b/>
                <w:color w:val="000000"/>
                <w:sz w:val="28"/>
                <w:szCs w:val="28"/>
              </w:rPr>
              <w:t>8.951.918.130</w:t>
            </w:r>
          </w:p>
        </w:tc>
        <w:tc>
          <w:tcPr>
            <w:tcW w:w="1476" w:type="dxa"/>
            <w:shd w:val="clear" w:color="auto" w:fill="auto"/>
            <w:vAlign w:val="center"/>
          </w:tcPr>
          <w:p w14:paraId="61743384" w14:textId="77777777" w:rsidR="00B40AAF" w:rsidRDefault="00746E6D">
            <w:pPr>
              <w:spacing w:after="0" w:line="240" w:lineRule="auto"/>
              <w:jc w:val="right"/>
              <w:rPr>
                <w:b/>
                <w:color w:val="000000"/>
                <w:sz w:val="28"/>
                <w:szCs w:val="28"/>
              </w:rPr>
            </w:pPr>
            <w:r>
              <w:rPr>
                <w:b/>
                <w:color w:val="000000"/>
                <w:sz w:val="28"/>
                <w:szCs w:val="28"/>
              </w:rPr>
              <w:t>0</w:t>
            </w:r>
          </w:p>
        </w:tc>
        <w:tc>
          <w:tcPr>
            <w:tcW w:w="1826" w:type="dxa"/>
            <w:shd w:val="clear" w:color="auto" w:fill="auto"/>
            <w:vAlign w:val="center"/>
          </w:tcPr>
          <w:p w14:paraId="41E9450A" w14:textId="77777777" w:rsidR="00B40AAF" w:rsidRDefault="00746E6D">
            <w:pPr>
              <w:spacing w:after="0" w:line="240" w:lineRule="auto"/>
              <w:jc w:val="right"/>
              <w:rPr>
                <w:b/>
                <w:color w:val="000000"/>
                <w:sz w:val="28"/>
                <w:szCs w:val="28"/>
              </w:rPr>
            </w:pPr>
            <w:r>
              <w:rPr>
                <w:b/>
                <w:color w:val="000000"/>
                <w:sz w:val="28"/>
                <w:szCs w:val="28"/>
              </w:rPr>
              <w:t>8.951.918.130</w:t>
            </w:r>
          </w:p>
        </w:tc>
        <w:tc>
          <w:tcPr>
            <w:tcW w:w="979" w:type="dxa"/>
            <w:shd w:val="clear" w:color="auto" w:fill="auto"/>
            <w:vAlign w:val="center"/>
          </w:tcPr>
          <w:p w14:paraId="2D0A74AA" w14:textId="77777777" w:rsidR="00B40AAF" w:rsidRDefault="00746E6D">
            <w:pPr>
              <w:spacing w:after="0" w:line="240" w:lineRule="auto"/>
              <w:jc w:val="center"/>
              <w:rPr>
                <w:b/>
                <w:color w:val="000000"/>
                <w:sz w:val="28"/>
                <w:szCs w:val="28"/>
              </w:rPr>
            </w:pPr>
            <w:r>
              <w:rPr>
                <w:b/>
                <w:color w:val="000000"/>
                <w:sz w:val="28"/>
                <w:szCs w:val="28"/>
              </w:rPr>
              <w:t>100%</w:t>
            </w:r>
          </w:p>
        </w:tc>
        <w:tc>
          <w:tcPr>
            <w:tcW w:w="800" w:type="dxa"/>
            <w:shd w:val="clear" w:color="auto" w:fill="auto"/>
            <w:vAlign w:val="center"/>
          </w:tcPr>
          <w:p w14:paraId="052A640B" w14:textId="77777777" w:rsidR="00B40AAF" w:rsidRDefault="00746E6D">
            <w:pPr>
              <w:spacing w:after="0" w:line="240" w:lineRule="auto"/>
              <w:jc w:val="center"/>
              <w:rPr>
                <w:b/>
                <w:color w:val="000000"/>
                <w:sz w:val="28"/>
                <w:szCs w:val="28"/>
              </w:rPr>
            </w:pPr>
            <w:r>
              <w:rPr>
                <w:b/>
                <w:color w:val="000000"/>
                <w:sz w:val="28"/>
                <w:szCs w:val="28"/>
              </w:rPr>
              <w:t>0</w:t>
            </w:r>
          </w:p>
        </w:tc>
        <w:tc>
          <w:tcPr>
            <w:tcW w:w="2766" w:type="dxa"/>
            <w:shd w:val="clear" w:color="auto" w:fill="auto"/>
            <w:vAlign w:val="center"/>
          </w:tcPr>
          <w:p w14:paraId="464CBC02" w14:textId="77777777" w:rsidR="00B40AAF" w:rsidRDefault="00746E6D">
            <w:pPr>
              <w:spacing w:after="0" w:line="240" w:lineRule="auto"/>
              <w:jc w:val="center"/>
              <w:rPr>
                <w:b/>
                <w:color w:val="000000"/>
                <w:sz w:val="28"/>
                <w:szCs w:val="28"/>
              </w:rPr>
            </w:pPr>
            <w:r>
              <w:rPr>
                <w:b/>
                <w:color w:val="000000"/>
                <w:sz w:val="28"/>
                <w:szCs w:val="28"/>
              </w:rPr>
              <w:t> </w:t>
            </w:r>
          </w:p>
        </w:tc>
      </w:tr>
      <w:tr w:rsidR="00B40AAF" w14:paraId="1D784208" w14:textId="77777777">
        <w:trPr>
          <w:trHeight w:val="340"/>
        </w:trPr>
        <w:tc>
          <w:tcPr>
            <w:tcW w:w="851" w:type="dxa"/>
            <w:shd w:val="clear" w:color="auto" w:fill="auto"/>
            <w:vAlign w:val="center"/>
          </w:tcPr>
          <w:p w14:paraId="7FBE54AA" w14:textId="77777777" w:rsidR="00B40AAF" w:rsidRDefault="00746E6D">
            <w:pPr>
              <w:spacing w:after="0" w:line="240" w:lineRule="auto"/>
              <w:jc w:val="center"/>
              <w:rPr>
                <w:color w:val="000000"/>
                <w:sz w:val="28"/>
                <w:szCs w:val="28"/>
              </w:rPr>
            </w:pPr>
            <w:r>
              <w:rPr>
                <w:color w:val="000000"/>
                <w:sz w:val="28"/>
                <w:szCs w:val="28"/>
              </w:rPr>
              <w:t>1.1</w:t>
            </w:r>
          </w:p>
        </w:tc>
        <w:tc>
          <w:tcPr>
            <w:tcW w:w="2838" w:type="dxa"/>
            <w:shd w:val="clear" w:color="auto" w:fill="auto"/>
            <w:vAlign w:val="center"/>
          </w:tcPr>
          <w:p w14:paraId="43C2EE4D" w14:textId="77777777" w:rsidR="00B40AAF" w:rsidRDefault="00746E6D">
            <w:pPr>
              <w:spacing w:after="0" w:line="240" w:lineRule="auto"/>
              <w:jc w:val="left"/>
              <w:rPr>
                <w:color w:val="000000"/>
                <w:sz w:val="28"/>
                <w:szCs w:val="28"/>
              </w:rPr>
            </w:pPr>
            <w:r>
              <w:rPr>
                <w:color w:val="000000"/>
                <w:sz w:val="28"/>
                <w:szCs w:val="28"/>
              </w:rPr>
              <w:t>Chi phí phần cứng (Gpc)</w:t>
            </w:r>
          </w:p>
        </w:tc>
        <w:tc>
          <w:tcPr>
            <w:tcW w:w="709" w:type="dxa"/>
            <w:shd w:val="clear" w:color="auto" w:fill="auto"/>
            <w:vAlign w:val="center"/>
          </w:tcPr>
          <w:p w14:paraId="283CD338" w14:textId="77777777" w:rsidR="00B40AAF" w:rsidRDefault="00746E6D">
            <w:pPr>
              <w:spacing w:after="0" w:line="240" w:lineRule="auto"/>
              <w:jc w:val="center"/>
              <w:rPr>
                <w:color w:val="000000"/>
                <w:sz w:val="28"/>
                <w:szCs w:val="28"/>
              </w:rPr>
            </w:pPr>
            <w:r>
              <w:rPr>
                <w:color w:val="000000"/>
                <w:sz w:val="28"/>
                <w:szCs w:val="28"/>
              </w:rPr>
              <w:t>0</w:t>
            </w:r>
          </w:p>
        </w:tc>
        <w:tc>
          <w:tcPr>
            <w:tcW w:w="1949" w:type="dxa"/>
            <w:shd w:val="clear" w:color="auto" w:fill="auto"/>
            <w:vAlign w:val="center"/>
          </w:tcPr>
          <w:p w14:paraId="407FDD9E" w14:textId="77777777" w:rsidR="00B40AAF" w:rsidRDefault="00746E6D">
            <w:pPr>
              <w:spacing w:after="0" w:line="240" w:lineRule="auto"/>
              <w:jc w:val="left"/>
              <w:rPr>
                <w:color w:val="000000"/>
                <w:sz w:val="28"/>
                <w:szCs w:val="28"/>
              </w:rPr>
            </w:pPr>
            <w:r>
              <w:rPr>
                <w:color w:val="000000"/>
                <w:sz w:val="28"/>
                <w:szCs w:val="28"/>
              </w:rPr>
              <w:t> </w:t>
            </w:r>
          </w:p>
        </w:tc>
        <w:tc>
          <w:tcPr>
            <w:tcW w:w="1966" w:type="dxa"/>
            <w:shd w:val="clear" w:color="auto" w:fill="auto"/>
            <w:vAlign w:val="center"/>
          </w:tcPr>
          <w:p w14:paraId="0465BAD0" w14:textId="77777777" w:rsidR="00B40AAF" w:rsidRDefault="00746E6D">
            <w:pPr>
              <w:spacing w:after="0" w:line="240" w:lineRule="auto"/>
              <w:jc w:val="right"/>
              <w:rPr>
                <w:color w:val="000000"/>
                <w:sz w:val="28"/>
                <w:szCs w:val="28"/>
              </w:rPr>
            </w:pPr>
            <w:r>
              <w:rPr>
                <w:color w:val="000000"/>
                <w:sz w:val="28"/>
                <w:szCs w:val="28"/>
              </w:rPr>
              <w:t>0</w:t>
            </w:r>
          </w:p>
        </w:tc>
        <w:tc>
          <w:tcPr>
            <w:tcW w:w="1476" w:type="dxa"/>
            <w:shd w:val="clear" w:color="auto" w:fill="auto"/>
            <w:vAlign w:val="center"/>
          </w:tcPr>
          <w:p w14:paraId="4DBC6AD2" w14:textId="77777777" w:rsidR="00B40AAF" w:rsidRDefault="00746E6D">
            <w:pPr>
              <w:spacing w:after="0" w:line="240" w:lineRule="auto"/>
              <w:jc w:val="right"/>
              <w:rPr>
                <w:color w:val="000000"/>
                <w:sz w:val="28"/>
                <w:szCs w:val="28"/>
              </w:rPr>
            </w:pPr>
            <w:r>
              <w:rPr>
                <w:color w:val="000000"/>
                <w:sz w:val="28"/>
                <w:szCs w:val="28"/>
              </w:rPr>
              <w:t>0</w:t>
            </w:r>
          </w:p>
        </w:tc>
        <w:tc>
          <w:tcPr>
            <w:tcW w:w="1826" w:type="dxa"/>
            <w:shd w:val="clear" w:color="auto" w:fill="auto"/>
            <w:vAlign w:val="center"/>
          </w:tcPr>
          <w:p w14:paraId="505AC90A" w14:textId="77777777" w:rsidR="00B40AAF" w:rsidRDefault="00746E6D">
            <w:pPr>
              <w:spacing w:after="0" w:line="240" w:lineRule="auto"/>
              <w:jc w:val="right"/>
              <w:rPr>
                <w:color w:val="000000"/>
                <w:sz w:val="28"/>
                <w:szCs w:val="28"/>
              </w:rPr>
            </w:pPr>
            <w:r>
              <w:rPr>
                <w:color w:val="000000"/>
                <w:sz w:val="28"/>
                <w:szCs w:val="28"/>
              </w:rPr>
              <w:t>0</w:t>
            </w:r>
          </w:p>
        </w:tc>
        <w:tc>
          <w:tcPr>
            <w:tcW w:w="979" w:type="dxa"/>
            <w:shd w:val="clear" w:color="auto" w:fill="auto"/>
            <w:vAlign w:val="center"/>
          </w:tcPr>
          <w:p w14:paraId="45DF5ACD" w14:textId="77777777" w:rsidR="00B40AAF" w:rsidRDefault="00746E6D">
            <w:pPr>
              <w:spacing w:after="0" w:line="240" w:lineRule="auto"/>
              <w:jc w:val="center"/>
              <w:rPr>
                <w:b/>
                <w:color w:val="000000"/>
                <w:sz w:val="28"/>
                <w:szCs w:val="28"/>
              </w:rPr>
            </w:pPr>
            <w:r>
              <w:rPr>
                <w:b/>
                <w:color w:val="000000"/>
                <w:sz w:val="28"/>
                <w:szCs w:val="28"/>
              </w:rPr>
              <w:t> </w:t>
            </w:r>
          </w:p>
        </w:tc>
        <w:tc>
          <w:tcPr>
            <w:tcW w:w="800" w:type="dxa"/>
            <w:shd w:val="clear" w:color="auto" w:fill="auto"/>
            <w:vAlign w:val="center"/>
          </w:tcPr>
          <w:p w14:paraId="24AB3FF8" w14:textId="77777777" w:rsidR="00B40AAF" w:rsidRDefault="00746E6D">
            <w:pPr>
              <w:spacing w:after="0" w:line="240" w:lineRule="auto"/>
              <w:jc w:val="center"/>
              <w:rPr>
                <w:b/>
                <w:color w:val="000000"/>
                <w:sz w:val="28"/>
                <w:szCs w:val="28"/>
              </w:rPr>
            </w:pPr>
            <w:r>
              <w:rPr>
                <w:b/>
                <w:color w:val="000000"/>
                <w:sz w:val="28"/>
                <w:szCs w:val="28"/>
              </w:rPr>
              <w:t> </w:t>
            </w:r>
          </w:p>
        </w:tc>
        <w:tc>
          <w:tcPr>
            <w:tcW w:w="2766" w:type="dxa"/>
            <w:shd w:val="clear" w:color="auto" w:fill="auto"/>
            <w:vAlign w:val="center"/>
          </w:tcPr>
          <w:p w14:paraId="58C1CA3C" w14:textId="77777777" w:rsidR="00B40AAF" w:rsidRDefault="00746E6D">
            <w:pPr>
              <w:spacing w:after="0" w:line="240" w:lineRule="auto"/>
              <w:jc w:val="left"/>
              <w:rPr>
                <w:color w:val="000000"/>
                <w:sz w:val="28"/>
                <w:szCs w:val="28"/>
              </w:rPr>
            </w:pPr>
            <w:r>
              <w:rPr>
                <w:color w:val="000000"/>
                <w:sz w:val="28"/>
                <w:szCs w:val="28"/>
              </w:rPr>
              <w:t>Sử dụng hạ tầng trung tâm dữ liệu của TP.HCM</w:t>
            </w:r>
          </w:p>
        </w:tc>
      </w:tr>
      <w:tr w:rsidR="00B40AAF" w14:paraId="4BE26499" w14:textId="77777777">
        <w:trPr>
          <w:trHeight w:val="620"/>
        </w:trPr>
        <w:tc>
          <w:tcPr>
            <w:tcW w:w="851" w:type="dxa"/>
            <w:shd w:val="clear" w:color="auto" w:fill="auto"/>
            <w:vAlign w:val="center"/>
          </w:tcPr>
          <w:p w14:paraId="2989E567" w14:textId="77777777" w:rsidR="00B40AAF" w:rsidRDefault="00746E6D">
            <w:pPr>
              <w:spacing w:after="0" w:line="240" w:lineRule="auto"/>
              <w:jc w:val="center"/>
              <w:rPr>
                <w:color w:val="000000"/>
                <w:sz w:val="28"/>
                <w:szCs w:val="28"/>
              </w:rPr>
            </w:pPr>
            <w:r>
              <w:rPr>
                <w:color w:val="000000"/>
                <w:sz w:val="28"/>
                <w:szCs w:val="28"/>
              </w:rPr>
              <w:t>1.2</w:t>
            </w:r>
          </w:p>
        </w:tc>
        <w:tc>
          <w:tcPr>
            <w:tcW w:w="2838" w:type="dxa"/>
            <w:shd w:val="clear" w:color="auto" w:fill="auto"/>
            <w:vAlign w:val="center"/>
          </w:tcPr>
          <w:p w14:paraId="2A32789C" w14:textId="77777777" w:rsidR="00B40AAF" w:rsidRDefault="00746E6D">
            <w:pPr>
              <w:spacing w:after="0" w:line="240" w:lineRule="auto"/>
              <w:jc w:val="left"/>
              <w:rPr>
                <w:color w:val="000000"/>
                <w:sz w:val="28"/>
                <w:szCs w:val="28"/>
              </w:rPr>
            </w:pPr>
            <w:r>
              <w:rPr>
                <w:color w:val="000000"/>
                <w:sz w:val="28"/>
                <w:szCs w:val="28"/>
              </w:rPr>
              <w:t>Chi phí xây dựng phần mềm nội bộ (Gpm)</w:t>
            </w:r>
          </w:p>
        </w:tc>
        <w:tc>
          <w:tcPr>
            <w:tcW w:w="709" w:type="dxa"/>
            <w:shd w:val="clear" w:color="auto" w:fill="auto"/>
            <w:vAlign w:val="center"/>
          </w:tcPr>
          <w:p w14:paraId="6D49CA7E" w14:textId="77777777" w:rsidR="00B40AAF" w:rsidRDefault="00746E6D">
            <w:pPr>
              <w:spacing w:after="0" w:line="240" w:lineRule="auto"/>
              <w:jc w:val="center"/>
              <w:rPr>
                <w:color w:val="000000"/>
                <w:sz w:val="28"/>
                <w:szCs w:val="28"/>
              </w:rPr>
            </w:pPr>
            <w:r>
              <w:rPr>
                <w:color w:val="000000"/>
                <w:sz w:val="28"/>
                <w:szCs w:val="28"/>
              </w:rPr>
              <w:t>1</w:t>
            </w:r>
          </w:p>
        </w:tc>
        <w:tc>
          <w:tcPr>
            <w:tcW w:w="1949" w:type="dxa"/>
            <w:shd w:val="clear" w:color="auto" w:fill="auto"/>
            <w:vAlign w:val="center"/>
          </w:tcPr>
          <w:p w14:paraId="42EA2B1A" w14:textId="77777777" w:rsidR="00B40AAF" w:rsidRDefault="00746E6D">
            <w:pPr>
              <w:spacing w:after="0" w:line="240" w:lineRule="auto"/>
              <w:jc w:val="right"/>
              <w:rPr>
                <w:color w:val="000000"/>
                <w:sz w:val="28"/>
                <w:szCs w:val="28"/>
              </w:rPr>
            </w:pPr>
            <w:r>
              <w:rPr>
                <w:color w:val="000000"/>
                <w:sz w:val="28"/>
                <w:szCs w:val="28"/>
              </w:rPr>
              <w:t>8.951.918.130</w:t>
            </w:r>
          </w:p>
        </w:tc>
        <w:tc>
          <w:tcPr>
            <w:tcW w:w="1966" w:type="dxa"/>
            <w:shd w:val="clear" w:color="auto" w:fill="auto"/>
            <w:vAlign w:val="center"/>
          </w:tcPr>
          <w:p w14:paraId="2C844A81" w14:textId="77777777" w:rsidR="00B40AAF" w:rsidRDefault="00746E6D">
            <w:pPr>
              <w:spacing w:after="0" w:line="240" w:lineRule="auto"/>
              <w:jc w:val="right"/>
              <w:rPr>
                <w:color w:val="000000"/>
                <w:sz w:val="28"/>
                <w:szCs w:val="28"/>
              </w:rPr>
            </w:pPr>
            <w:r>
              <w:rPr>
                <w:color w:val="000000"/>
                <w:sz w:val="28"/>
                <w:szCs w:val="28"/>
              </w:rPr>
              <w:t>8.951.918.130</w:t>
            </w:r>
          </w:p>
        </w:tc>
        <w:tc>
          <w:tcPr>
            <w:tcW w:w="1476" w:type="dxa"/>
            <w:shd w:val="clear" w:color="auto" w:fill="auto"/>
            <w:vAlign w:val="center"/>
          </w:tcPr>
          <w:p w14:paraId="6A2B0A55" w14:textId="77777777" w:rsidR="00B40AAF" w:rsidRDefault="00746E6D">
            <w:pPr>
              <w:spacing w:after="0" w:line="240" w:lineRule="auto"/>
              <w:jc w:val="right"/>
              <w:rPr>
                <w:color w:val="000000"/>
                <w:sz w:val="28"/>
                <w:szCs w:val="28"/>
              </w:rPr>
            </w:pPr>
            <w:r>
              <w:rPr>
                <w:color w:val="000000"/>
                <w:sz w:val="28"/>
                <w:szCs w:val="28"/>
              </w:rPr>
              <w:t>0</w:t>
            </w:r>
          </w:p>
        </w:tc>
        <w:tc>
          <w:tcPr>
            <w:tcW w:w="1826" w:type="dxa"/>
            <w:shd w:val="clear" w:color="auto" w:fill="auto"/>
            <w:vAlign w:val="center"/>
          </w:tcPr>
          <w:p w14:paraId="1038460F" w14:textId="77777777" w:rsidR="00B40AAF" w:rsidRDefault="00746E6D">
            <w:pPr>
              <w:spacing w:after="0" w:line="240" w:lineRule="auto"/>
              <w:jc w:val="right"/>
              <w:rPr>
                <w:color w:val="000000"/>
                <w:sz w:val="28"/>
                <w:szCs w:val="28"/>
              </w:rPr>
            </w:pPr>
            <w:r>
              <w:rPr>
                <w:color w:val="000000"/>
                <w:sz w:val="28"/>
                <w:szCs w:val="28"/>
              </w:rPr>
              <w:t>8.951.918.130</w:t>
            </w:r>
          </w:p>
        </w:tc>
        <w:tc>
          <w:tcPr>
            <w:tcW w:w="979" w:type="dxa"/>
            <w:shd w:val="clear" w:color="auto" w:fill="auto"/>
            <w:vAlign w:val="center"/>
          </w:tcPr>
          <w:p w14:paraId="59E4657F" w14:textId="77777777" w:rsidR="00B40AAF" w:rsidRDefault="00746E6D">
            <w:pPr>
              <w:spacing w:after="0" w:line="240" w:lineRule="auto"/>
              <w:jc w:val="center"/>
              <w:rPr>
                <w:b/>
                <w:color w:val="000000"/>
                <w:sz w:val="28"/>
                <w:szCs w:val="28"/>
              </w:rPr>
            </w:pPr>
            <w:r>
              <w:rPr>
                <w:b/>
                <w:color w:val="000000"/>
                <w:sz w:val="28"/>
                <w:szCs w:val="28"/>
              </w:rPr>
              <w:t> </w:t>
            </w:r>
          </w:p>
        </w:tc>
        <w:tc>
          <w:tcPr>
            <w:tcW w:w="800" w:type="dxa"/>
            <w:shd w:val="clear" w:color="auto" w:fill="auto"/>
            <w:vAlign w:val="center"/>
          </w:tcPr>
          <w:p w14:paraId="2A168DE2" w14:textId="77777777" w:rsidR="00B40AAF" w:rsidRDefault="00746E6D">
            <w:pPr>
              <w:spacing w:after="0" w:line="240" w:lineRule="auto"/>
              <w:jc w:val="center"/>
              <w:rPr>
                <w:b/>
                <w:color w:val="000000"/>
                <w:sz w:val="28"/>
                <w:szCs w:val="28"/>
              </w:rPr>
            </w:pPr>
            <w:r>
              <w:rPr>
                <w:b/>
                <w:color w:val="000000"/>
                <w:sz w:val="28"/>
                <w:szCs w:val="28"/>
              </w:rPr>
              <w:t> </w:t>
            </w:r>
          </w:p>
        </w:tc>
        <w:tc>
          <w:tcPr>
            <w:tcW w:w="2766" w:type="dxa"/>
            <w:shd w:val="clear" w:color="auto" w:fill="auto"/>
            <w:vAlign w:val="center"/>
          </w:tcPr>
          <w:p w14:paraId="3E4DDB49" w14:textId="77777777" w:rsidR="00B40AAF" w:rsidRDefault="00746E6D">
            <w:pPr>
              <w:spacing w:after="0" w:line="240" w:lineRule="auto"/>
              <w:jc w:val="left"/>
              <w:rPr>
                <w:color w:val="000000"/>
                <w:sz w:val="28"/>
                <w:szCs w:val="28"/>
              </w:rPr>
            </w:pPr>
            <w:r>
              <w:rPr>
                <w:color w:val="000000"/>
                <w:sz w:val="28"/>
                <w:szCs w:val="28"/>
              </w:rPr>
              <w:t> </w:t>
            </w:r>
          </w:p>
        </w:tc>
      </w:tr>
      <w:tr w:rsidR="00B40AAF" w14:paraId="44EB3D85" w14:textId="77777777">
        <w:trPr>
          <w:trHeight w:val="465"/>
        </w:trPr>
        <w:tc>
          <w:tcPr>
            <w:tcW w:w="851" w:type="dxa"/>
            <w:shd w:val="clear" w:color="auto" w:fill="auto"/>
            <w:vAlign w:val="center"/>
          </w:tcPr>
          <w:p w14:paraId="473A1CB2" w14:textId="77777777" w:rsidR="00B40AAF" w:rsidRDefault="00746E6D">
            <w:pPr>
              <w:spacing w:after="0" w:line="240" w:lineRule="auto"/>
              <w:jc w:val="center"/>
              <w:rPr>
                <w:color w:val="000000"/>
                <w:sz w:val="28"/>
                <w:szCs w:val="28"/>
              </w:rPr>
            </w:pPr>
            <w:r>
              <w:rPr>
                <w:color w:val="000000"/>
                <w:sz w:val="28"/>
                <w:szCs w:val="28"/>
              </w:rPr>
              <w:t> </w:t>
            </w:r>
          </w:p>
        </w:tc>
        <w:tc>
          <w:tcPr>
            <w:tcW w:w="2838" w:type="dxa"/>
            <w:shd w:val="clear" w:color="auto" w:fill="auto"/>
            <w:vAlign w:val="center"/>
          </w:tcPr>
          <w:p w14:paraId="1B6BADB6" w14:textId="77777777" w:rsidR="00B40AAF" w:rsidRDefault="00746E6D">
            <w:pPr>
              <w:spacing w:after="0" w:line="240" w:lineRule="auto"/>
              <w:jc w:val="left"/>
              <w:rPr>
                <w:color w:val="000000"/>
                <w:sz w:val="28"/>
                <w:szCs w:val="28"/>
              </w:rPr>
            </w:pPr>
            <w:r>
              <w:rPr>
                <w:color w:val="000000"/>
                <w:sz w:val="28"/>
                <w:szCs w:val="28"/>
              </w:rPr>
              <w:t>Chi phí xây dựng phần mềm</w:t>
            </w:r>
          </w:p>
        </w:tc>
        <w:tc>
          <w:tcPr>
            <w:tcW w:w="709" w:type="dxa"/>
            <w:shd w:val="clear" w:color="auto" w:fill="auto"/>
            <w:vAlign w:val="center"/>
          </w:tcPr>
          <w:p w14:paraId="0CF3D8D1" w14:textId="77777777" w:rsidR="00B40AAF" w:rsidRDefault="00746E6D">
            <w:pPr>
              <w:spacing w:after="0" w:line="240" w:lineRule="auto"/>
              <w:jc w:val="center"/>
              <w:rPr>
                <w:color w:val="000000"/>
                <w:sz w:val="28"/>
                <w:szCs w:val="28"/>
              </w:rPr>
            </w:pPr>
            <w:r>
              <w:rPr>
                <w:color w:val="000000"/>
                <w:sz w:val="28"/>
                <w:szCs w:val="28"/>
              </w:rPr>
              <w:t>1</w:t>
            </w:r>
          </w:p>
        </w:tc>
        <w:tc>
          <w:tcPr>
            <w:tcW w:w="1949" w:type="dxa"/>
            <w:shd w:val="clear" w:color="auto" w:fill="auto"/>
            <w:vAlign w:val="center"/>
          </w:tcPr>
          <w:p w14:paraId="01D17829" w14:textId="77777777" w:rsidR="00B40AAF" w:rsidRDefault="00746E6D">
            <w:pPr>
              <w:spacing w:after="0" w:line="240" w:lineRule="auto"/>
              <w:jc w:val="right"/>
              <w:rPr>
                <w:color w:val="000000"/>
                <w:sz w:val="28"/>
                <w:szCs w:val="28"/>
              </w:rPr>
            </w:pPr>
            <w:r>
              <w:rPr>
                <w:color w:val="000000"/>
                <w:sz w:val="28"/>
                <w:szCs w:val="28"/>
              </w:rPr>
              <w:t>8.704.903.099</w:t>
            </w:r>
          </w:p>
        </w:tc>
        <w:tc>
          <w:tcPr>
            <w:tcW w:w="1966" w:type="dxa"/>
            <w:shd w:val="clear" w:color="auto" w:fill="auto"/>
            <w:vAlign w:val="center"/>
          </w:tcPr>
          <w:p w14:paraId="5BFB7324" w14:textId="77777777" w:rsidR="00B40AAF" w:rsidRDefault="00746E6D">
            <w:pPr>
              <w:spacing w:after="0" w:line="240" w:lineRule="auto"/>
              <w:jc w:val="right"/>
              <w:rPr>
                <w:color w:val="000000"/>
                <w:sz w:val="28"/>
                <w:szCs w:val="28"/>
              </w:rPr>
            </w:pPr>
            <w:r>
              <w:rPr>
                <w:color w:val="000000"/>
                <w:sz w:val="28"/>
                <w:szCs w:val="28"/>
              </w:rPr>
              <w:t>8.704.903.099</w:t>
            </w:r>
          </w:p>
        </w:tc>
        <w:tc>
          <w:tcPr>
            <w:tcW w:w="1476" w:type="dxa"/>
            <w:shd w:val="clear" w:color="auto" w:fill="auto"/>
            <w:vAlign w:val="center"/>
          </w:tcPr>
          <w:p w14:paraId="587D1966" w14:textId="77777777" w:rsidR="00B40AAF" w:rsidRDefault="00746E6D">
            <w:pPr>
              <w:spacing w:after="0" w:line="240" w:lineRule="auto"/>
              <w:jc w:val="right"/>
              <w:rPr>
                <w:color w:val="000000"/>
                <w:sz w:val="28"/>
                <w:szCs w:val="28"/>
              </w:rPr>
            </w:pPr>
            <w:r>
              <w:rPr>
                <w:color w:val="000000"/>
                <w:sz w:val="28"/>
                <w:szCs w:val="28"/>
              </w:rPr>
              <w:t>0</w:t>
            </w:r>
          </w:p>
        </w:tc>
        <w:tc>
          <w:tcPr>
            <w:tcW w:w="1826" w:type="dxa"/>
            <w:shd w:val="clear" w:color="auto" w:fill="auto"/>
            <w:vAlign w:val="center"/>
          </w:tcPr>
          <w:p w14:paraId="52444F6C" w14:textId="77777777" w:rsidR="00B40AAF" w:rsidRDefault="00746E6D">
            <w:pPr>
              <w:spacing w:after="0" w:line="240" w:lineRule="auto"/>
              <w:jc w:val="right"/>
              <w:rPr>
                <w:color w:val="000000"/>
                <w:sz w:val="28"/>
                <w:szCs w:val="28"/>
              </w:rPr>
            </w:pPr>
            <w:r>
              <w:rPr>
                <w:color w:val="000000"/>
                <w:sz w:val="28"/>
                <w:szCs w:val="28"/>
              </w:rPr>
              <w:t>8.704.903.099</w:t>
            </w:r>
          </w:p>
        </w:tc>
        <w:tc>
          <w:tcPr>
            <w:tcW w:w="979" w:type="dxa"/>
            <w:shd w:val="clear" w:color="auto" w:fill="auto"/>
            <w:vAlign w:val="center"/>
          </w:tcPr>
          <w:p w14:paraId="21A7B542" w14:textId="77777777" w:rsidR="00B40AAF" w:rsidRDefault="00746E6D">
            <w:pPr>
              <w:spacing w:after="0" w:line="240" w:lineRule="auto"/>
              <w:jc w:val="center"/>
              <w:rPr>
                <w:b/>
                <w:color w:val="000000"/>
                <w:sz w:val="28"/>
                <w:szCs w:val="28"/>
              </w:rPr>
            </w:pPr>
            <w:r>
              <w:rPr>
                <w:b/>
                <w:color w:val="000000"/>
                <w:sz w:val="28"/>
                <w:szCs w:val="28"/>
              </w:rPr>
              <w:t> </w:t>
            </w:r>
          </w:p>
        </w:tc>
        <w:tc>
          <w:tcPr>
            <w:tcW w:w="800" w:type="dxa"/>
            <w:shd w:val="clear" w:color="auto" w:fill="auto"/>
            <w:vAlign w:val="center"/>
          </w:tcPr>
          <w:p w14:paraId="39E16258" w14:textId="77777777" w:rsidR="00B40AAF" w:rsidRDefault="00746E6D">
            <w:pPr>
              <w:spacing w:after="0" w:line="240" w:lineRule="auto"/>
              <w:jc w:val="center"/>
              <w:rPr>
                <w:b/>
                <w:color w:val="000000"/>
                <w:sz w:val="28"/>
                <w:szCs w:val="28"/>
              </w:rPr>
            </w:pPr>
            <w:r>
              <w:rPr>
                <w:b/>
                <w:color w:val="000000"/>
                <w:sz w:val="28"/>
                <w:szCs w:val="28"/>
              </w:rPr>
              <w:t> </w:t>
            </w:r>
          </w:p>
        </w:tc>
        <w:tc>
          <w:tcPr>
            <w:tcW w:w="2766" w:type="dxa"/>
            <w:shd w:val="clear" w:color="auto" w:fill="auto"/>
            <w:vAlign w:val="center"/>
          </w:tcPr>
          <w:p w14:paraId="16869ABF" w14:textId="77777777" w:rsidR="00B40AAF" w:rsidRDefault="00746E6D">
            <w:pPr>
              <w:spacing w:after="0" w:line="240" w:lineRule="auto"/>
              <w:jc w:val="left"/>
              <w:rPr>
                <w:color w:val="000000"/>
                <w:sz w:val="28"/>
                <w:szCs w:val="28"/>
              </w:rPr>
            </w:pPr>
            <w:r>
              <w:rPr>
                <w:color w:val="000000"/>
                <w:sz w:val="28"/>
                <w:szCs w:val="28"/>
              </w:rPr>
              <w:t>Xem chi tiết tại Phụ lục đính kèm</w:t>
            </w:r>
          </w:p>
        </w:tc>
      </w:tr>
      <w:tr w:rsidR="00B40AAF" w14:paraId="1A22BD34" w14:textId="77777777">
        <w:trPr>
          <w:trHeight w:val="600"/>
        </w:trPr>
        <w:tc>
          <w:tcPr>
            <w:tcW w:w="851" w:type="dxa"/>
            <w:shd w:val="clear" w:color="auto" w:fill="auto"/>
            <w:vAlign w:val="center"/>
          </w:tcPr>
          <w:p w14:paraId="0FA3F0A2" w14:textId="77777777" w:rsidR="00B40AAF" w:rsidRDefault="00746E6D">
            <w:pPr>
              <w:spacing w:after="0" w:line="240" w:lineRule="auto"/>
              <w:jc w:val="center"/>
              <w:rPr>
                <w:color w:val="000000"/>
                <w:sz w:val="28"/>
                <w:szCs w:val="28"/>
              </w:rPr>
            </w:pPr>
            <w:r>
              <w:rPr>
                <w:color w:val="000000"/>
                <w:sz w:val="28"/>
                <w:szCs w:val="28"/>
              </w:rPr>
              <w:t> </w:t>
            </w:r>
          </w:p>
        </w:tc>
        <w:tc>
          <w:tcPr>
            <w:tcW w:w="2838" w:type="dxa"/>
            <w:shd w:val="clear" w:color="auto" w:fill="auto"/>
            <w:vAlign w:val="center"/>
          </w:tcPr>
          <w:p w14:paraId="1F533E1C" w14:textId="77777777" w:rsidR="00B40AAF" w:rsidRDefault="00746E6D">
            <w:pPr>
              <w:spacing w:after="0" w:line="240" w:lineRule="auto"/>
              <w:jc w:val="left"/>
              <w:rPr>
                <w:color w:val="000000"/>
                <w:sz w:val="28"/>
                <w:szCs w:val="28"/>
              </w:rPr>
            </w:pPr>
            <w:r>
              <w:rPr>
                <w:color w:val="000000"/>
                <w:sz w:val="28"/>
                <w:szCs w:val="28"/>
              </w:rPr>
              <w:t>Chi phí chuyển giao phần mềm</w:t>
            </w:r>
          </w:p>
        </w:tc>
        <w:tc>
          <w:tcPr>
            <w:tcW w:w="709" w:type="dxa"/>
            <w:shd w:val="clear" w:color="auto" w:fill="auto"/>
            <w:vAlign w:val="center"/>
          </w:tcPr>
          <w:p w14:paraId="5782880B" w14:textId="77777777" w:rsidR="00B40AAF" w:rsidRDefault="00746E6D">
            <w:pPr>
              <w:spacing w:after="0" w:line="240" w:lineRule="auto"/>
              <w:jc w:val="center"/>
              <w:rPr>
                <w:color w:val="000000"/>
                <w:sz w:val="28"/>
                <w:szCs w:val="28"/>
              </w:rPr>
            </w:pPr>
            <w:r>
              <w:rPr>
                <w:color w:val="000000"/>
                <w:sz w:val="28"/>
                <w:szCs w:val="28"/>
              </w:rPr>
              <w:t>1</w:t>
            </w:r>
          </w:p>
        </w:tc>
        <w:tc>
          <w:tcPr>
            <w:tcW w:w="1949" w:type="dxa"/>
            <w:shd w:val="clear" w:color="auto" w:fill="auto"/>
            <w:vAlign w:val="center"/>
          </w:tcPr>
          <w:p w14:paraId="45A9FFF6" w14:textId="77777777" w:rsidR="00B40AAF" w:rsidRDefault="00746E6D">
            <w:pPr>
              <w:spacing w:after="0" w:line="240" w:lineRule="auto"/>
              <w:jc w:val="right"/>
              <w:rPr>
                <w:color w:val="000000"/>
                <w:sz w:val="28"/>
                <w:szCs w:val="28"/>
              </w:rPr>
            </w:pPr>
            <w:r>
              <w:rPr>
                <w:color w:val="000000"/>
                <w:sz w:val="28"/>
                <w:szCs w:val="28"/>
              </w:rPr>
              <w:t>247.015.031</w:t>
            </w:r>
          </w:p>
        </w:tc>
        <w:tc>
          <w:tcPr>
            <w:tcW w:w="1966" w:type="dxa"/>
            <w:shd w:val="clear" w:color="auto" w:fill="auto"/>
            <w:vAlign w:val="center"/>
          </w:tcPr>
          <w:p w14:paraId="25CD64C6" w14:textId="77777777" w:rsidR="00B40AAF" w:rsidRDefault="00746E6D">
            <w:pPr>
              <w:spacing w:after="0" w:line="240" w:lineRule="auto"/>
              <w:jc w:val="right"/>
              <w:rPr>
                <w:color w:val="000000"/>
                <w:sz w:val="28"/>
                <w:szCs w:val="28"/>
              </w:rPr>
            </w:pPr>
            <w:r>
              <w:rPr>
                <w:color w:val="000000"/>
                <w:sz w:val="28"/>
                <w:szCs w:val="28"/>
              </w:rPr>
              <w:t>247.015.031</w:t>
            </w:r>
          </w:p>
        </w:tc>
        <w:tc>
          <w:tcPr>
            <w:tcW w:w="1476" w:type="dxa"/>
            <w:shd w:val="clear" w:color="auto" w:fill="auto"/>
            <w:vAlign w:val="center"/>
          </w:tcPr>
          <w:p w14:paraId="539FC2B1" w14:textId="77777777" w:rsidR="00B40AAF" w:rsidRDefault="00746E6D">
            <w:pPr>
              <w:spacing w:after="0" w:line="240" w:lineRule="auto"/>
              <w:jc w:val="right"/>
              <w:rPr>
                <w:color w:val="000000"/>
                <w:sz w:val="28"/>
                <w:szCs w:val="28"/>
              </w:rPr>
            </w:pPr>
            <w:r>
              <w:rPr>
                <w:color w:val="000000"/>
                <w:sz w:val="28"/>
                <w:szCs w:val="28"/>
              </w:rPr>
              <w:t>0</w:t>
            </w:r>
          </w:p>
        </w:tc>
        <w:tc>
          <w:tcPr>
            <w:tcW w:w="1826" w:type="dxa"/>
            <w:shd w:val="clear" w:color="auto" w:fill="auto"/>
            <w:vAlign w:val="center"/>
          </w:tcPr>
          <w:p w14:paraId="32FCD412" w14:textId="77777777" w:rsidR="00B40AAF" w:rsidRDefault="00746E6D">
            <w:pPr>
              <w:spacing w:after="0" w:line="240" w:lineRule="auto"/>
              <w:jc w:val="right"/>
              <w:rPr>
                <w:color w:val="000000"/>
                <w:sz w:val="28"/>
                <w:szCs w:val="28"/>
              </w:rPr>
            </w:pPr>
            <w:r>
              <w:rPr>
                <w:color w:val="000000"/>
                <w:sz w:val="28"/>
                <w:szCs w:val="28"/>
              </w:rPr>
              <w:t>247.015.031</w:t>
            </w:r>
          </w:p>
        </w:tc>
        <w:tc>
          <w:tcPr>
            <w:tcW w:w="979" w:type="dxa"/>
            <w:shd w:val="clear" w:color="auto" w:fill="auto"/>
            <w:vAlign w:val="center"/>
          </w:tcPr>
          <w:p w14:paraId="2860933A" w14:textId="77777777" w:rsidR="00B40AAF" w:rsidRDefault="00746E6D">
            <w:pPr>
              <w:spacing w:after="0" w:line="240" w:lineRule="auto"/>
              <w:jc w:val="center"/>
              <w:rPr>
                <w:b/>
                <w:color w:val="000000"/>
                <w:sz w:val="28"/>
                <w:szCs w:val="28"/>
              </w:rPr>
            </w:pPr>
            <w:r>
              <w:rPr>
                <w:b/>
                <w:color w:val="000000"/>
                <w:sz w:val="28"/>
                <w:szCs w:val="28"/>
              </w:rPr>
              <w:t> </w:t>
            </w:r>
          </w:p>
        </w:tc>
        <w:tc>
          <w:tcPr>
            <w:tcW w:w="800" w:type="dxa"/>
            <w:shd w:val="clear" w:color="auto" w:fill="auto"/>
            <w:vAlign w:val="center"/>
          </w:tcPr>
          <w:p w14:paraId="1BFCE600" w14:textId="77777777" w:rsidR="00B40AAF" w:rsidRDefault="00746E6D">
            <w:pPr>
              <w:spacing w:after="0" w:line="240" w:lineRule="auto"/>
              <w:jc w:val="center"/>
              <w:rPr>
                <w:b/>
                <w:color w:val="000000"/>
                <w:sz w:val="28"/>
                <w:szCs w:val="28"/>
              </w:rPr>
            </w:pPr>
            <w:r>
              <w:rPr>
                <w:b/>
                <w:color w:val="000000"/>
                <w:sz w:val="28"/>
                <w:szCs w:val="28"/>
              </w:rPr>
              <w:t> </w:t>
            </w:r>
          </w:p>
        </w:tc>
        <w:tc>
          <w:tcPr>
            <w:tcW w:w="2766" w:type="dxa"/>
            <w:shd w:val="clear" w:color="auto" w:fill="auto"/>
            <w:vAlign w:val="center"/>
          </w:tcPr>
          <w:p w14:paraId="50103DE1" w14:textId="77777777" w:rsidR="00B40AAF" w:rsidRDefault="00746E6D">
            <w:pPr>
              <w:spacing w:after="0" w:line="240" w:lineRule="auto"/>
              <w:jc w:val="left"/>
              <w:rPr>
                <w:color w:val="000000"/>
                <w:sz w:val="28"/>
                <w:szCs w:val="28"/>
              </w:rPr>
            </w:pPr>
            <w:r>
              <w:rPr>
                <w:color w:val="000000"/>
                <w:sz w:val="28"/>
                <w:szCs w:val="28"/>
              </w:rPr>
              <w:t xml:space="preserve">Quyết định số 2331/QĐ-BTTTT về công bố định mức kinh tế - kỹ thuật trong hoạt động chuyển giao ứng dụng </w:t>
            </w:r>
            <w:r>
              <w:rPr>
                <w:color w:val="000000"/>
                <w:sz w:val="28"/>
                <w:szCs w:val="28"/>
              </w:rPr>
              <w:lastRenderedPageBreak/>
              <w:t>công nghệ thông tin</w:t>
            </w:r>
            <w:r>
              <w:rPr>
                <w:color w:val="000000"/>
                <w:sz w:val="28"/>
                <w:szCs w:val="28"/>
              </w:rPr>
              <w:br/>
              <w:t>Xem chi tiết tại Phụ lục 03</w:t>
            </w:r>
          </w:p>
        </w:tc>
      </w:tr>
      <w:tr w:rsidR="00B40AAF" w14:paraId="706F38A0" w14:textId="77777777">
        <w:trPr>
          <w:trHeight w:val="340"/>
        </w:trPr>
        <w:tc>
          <w:tcPr>
            <w:tcW w:w="851" w:type="dxa"/>
            <w:shd w:val="clear" w:color="auto" w:fill="auto"/>
            <w:vAlign w:val="center"/>
          </w:tcPr>
          <w:p w14:paraId="41C12CE9" w14:textId="77777777" w:rsidR="00B40AAF" w:rsidRDefault="00746E6D">
            <w:pPr>
              <w:spacing w:after="0" w:line="240" w:lineRule="auto"/>
              <w:jc w:val="center"/>
              <w:rPr>
                <w:b/>
                <w:color w:val="000000"/>
                <w:sz w:val="28"/>
                <w:szCs w:val="28"/>
              </w:rPr>
            </w:pPr>
            <w:r>
              <w:rPr>
                <w:b/>
                <w:color w:val="000000"/>
                <w:sz w:val="28"/>
                <w:szCs w:val="28"/>
              </w:rPr>
              <w:lastRenderedPageBreak/>
              <w:t>III</w:t>
            </w:r>
          </w:p>
        </w:tc>
        <w:tc>
          <w:tcPr>
            <w:tcW w:w="2838" w:type="dxa"/>
            <w:shd w:val="clear" w:color="auto" w:fill="auto"/>
            <w:vAlign w:val="center"/>
          </w:tcPr>
          <w:p w14:paraId="2AE4C940" w14:textId="77777777" w:rsidR="00B40AAF" w:rsidRDefault="00746E6D">
            <w:pPr>
              <w:spacing w:after="0" w:line="240" w:lineRule="auto"/>
              <w:jc w:val="left"/>
              <w:rPr>
                <w:b/>
                <w:color w:val="000000"/>
                <w:sz w:val="28"/>
                <w:szCs w:val="28"/>
              </w:rPr>
            </w:pPr>
            <w:r>
              <w:rPr>
                <w:b/>
                <w:color w:val="000000"/>
                <w:sz w:val="28"/>
                <w:szCs w:val="28"/>
              </w:rPr>
              <w:t>CHI PHÍ QUẢN LÝ (Gql)</w:t>
            </w:r>
          </w:p>
        </w:tc>
        <w:tc>
          <w:tcPr>
            <w:tcW w:w="709" w:type="dxa"/>
            <w:shd w:val="clear" w:color="auto" w:fill="auto"/>
            <w:vAlign w:val="center"/>
          </w:tcPr>
          <w:p w14:paraId="26097797" w14:textId="77777777" w:rsidR="00B40AAF" w:rsidRDefault="00746E6D">
            <w:pPr>
              <w:spacing w:after="0" w:line="240" w:lineRule="auto"/>
              <w:jc w:val="center"/>
              <w:rPr>
                <w:b/>
                <w:color w:val="000000"/>
                <w:sz w:val="28"/>
                <w:szCs w:val="28"/>
              </w:rPr>
            </w:pPr>
            <w:r>
              <w:rPr>
                <w:b/>
                <w:color w:val="000000"/>
                <w:sz w:val="28"/>
                <w:szCs w:val="28"/>
              </w:rPr>
              <w:t> </w:t>
            </w:r>
          </w:p>
        </w:tc>
        <w:tc>
          <w:tcPr>
            <w:tcW w:w="1949" w:type="dxa"/>
            <w:shd w:val="clear" w:color="auto" w:fill="auto"/>
            <w:vAlign w:val="center"/>
          </w:tcPr>
          <w:p w14:paraId="543D9F71" w14:textId="77777777" w:rsidR="00B40AAF" w:rsidRDefault="00746E6D">
            <w:pPr>
              <w:spacing w:after="0" w:line="240" w:lineRule="auto"/>
              <w:jc w:val="left"/>
              <w:rPr>
                <w:b/>
                <w:color w:val="000000"/>
                <w:sz w:val="28"/>
                <w:szCs w:val="28"/>
              </w:rPr>
            </w:pPr>
            <w:r>
              <w:rPr>
                <w:b/>
                <w:color w:val="000000"/>
                <w:sz w:val="28"/>
                <w:szCs w:val="28"/>
              </w:rPr>
              <w:t> </w:t>
            </w:r>
          </w:p>
        </w:tc>
        <w:tc>
          <w:tcPr>
            <w:tcW w:w="1966" w:type="dxa"/>
            <w:shd w:val="clear" w:color="auto" w:fill="auto"/>
            <w:vAlign w:val="center"/>
          </w:tcPr>
          <w:p w14:paraId="5B1A85BF" w14:textId="77777777" w:rsidR="00B40AAF" w:rsidRDefault="00746E6D">
            <w:pPr>
              <w:spacing w:after="0" w:line="240" w:lineRule="auto"/>
              <w:jc w:val="right"/>
              <w:rPr>
                <w:b/>
                <w:color w:val="000000"/>
                <w:sz w:val="28"/>
                <w:szCs w:val="28"/>
              </w:rPr>
            </w:pPr>
            <w:r>
              <w:rPr>
                <w:b/>
                <w:color w:val="000000"/>
                <w:sz w:val="28"/>
                <w:szCs w:val="28"/>
              </w:rPr>
              <w:t>157.665.211</w:t>
            </w:r>
          </w:p>
        </w:tc>
        <w:tc>
          <w:tcPr>
            <w:tcW w:w="1476" w:type="dxa"/>
            <w:shd w:val="clear" w:color="auto" w:fill="auto"/>
            <w:vAlign w:val="center"/>
          </w:tcPr>
          <w:p w14:paraId="2389C61B" w14:textId="77777777" w:rsidR="00B40AAF" w:rsidRDefault="00746E6D">
            <w:pPr>
              <w:spacing w:after="0" w:line="240" w:lineRule="auto"/>
              <w:jc w:val="right"/>
              <w:rPr>
                <w:b/>
                <w:color w:val="000000"/>
                <w:sz w:val="28"/>
                <w:szCs w:val="28"/>
              </w:rPr>
            </w:pPr>
            <w:r>
              <w:rPr>
                <w:b/>
                <w:color w:val="000000"/>
                <w:sz w:val="28"/>
                <w:szCs w:val="28"/>
              </w:rPr>
              <w:t>12.613.217</w:t>
            </w:r>
          </w:p>
        </w:tc>
        <w:tc>
          <w:tcPr>
            <w:tcW w:w="1826" w:type="dxa"/>
            <w:shd w:val="clear" w:color="auto" w:fill="auto"/>
            <w:vAlign w:val="center"/>
          </w:tcPr>
          <w:p w14:paraId="7781CBDA" w14:textId="77777777" w:rsidR="00B40AAF" w:rsidRDefault="00746E6D">
            <w:pPr>
              <w:spacing w:after="0" w:line="240" w:lineRule="auto"/>
              <w:jc w:val="right"/>
              <w:rPr>
                <w:b/>
                <w:color w:val="000000"/>
                <w:sz w:val="28"/>
                <w:szCs w:val="28"/>
              </w:rPr>
            </w:pPr>
            <w:r>
              <w:rPr>
                <w:b/>
                <w:color w:val="000000"/>
                <w:sz w:val="28"/>
                <w:szCs w:val="28"/>
              </w:rPr>
              <w:t>170.278.428</w:t>
            </w:r>
          </w:p>
        </w:tc>
        <w:tc>
          <w:tcPr>
            <w:tcW w:w="979" w:type="dxa"/>
            <w:shd w:val="clear" w:color="auto" w:fill="auto"/>
            <w:vAlign w:val="center"/>
          </w:tcPr>
          <w:p w14:paraId="4976666D" w14:textId="77777777" w:rsidR="00B40AAF" w:rsidRDefault="00746E6D">
            <w:pPr>
              <w:spacing w:after="0" w:line="240" w:lineRule="auto"/>
              <w:jc w:val="center"/>
              <w:rPr>
                <w:b/>
                <w:color w:val="000000"/>
                <w:sz w:val="28"/>
                <w:szCs w:val="28"/>
              </w:rPr>
            </w:pPr>
            <w:r>
              <w:rPr>
                <w:b/>
                <w:color w:val="000000"/>
                <w:sz w:val="28"/>
                <w:szCs w:val="28"/>
              </w:rPr>
              <w:t>100%</w:t>
            </w:r>
          </w:p>
        </w:tc>
        <w:tc>
          <w:tcPr>
            <w:tcW w:w="800" w:type="dxa"/>
            <w:shd w:val="clear" w:color="auto" w:fill="auto"/>
            <w:vAlign w:val="center"/>
          </w:tcPr>
          <w:p w14:paraId="5E4443BB" w14:textId="77777777" w:rsidR="00B40AAF" w:rsidRDefault="00746E6D">
            <w:pPr>
              <w:spacing w:after="0" w:line="240" w:lineRule="auto"/>
              <w:jc w:val="center"/>
              <w:rPr>
                <w:b/>
                <w:color w:val="000000"/>
                <w:sz w:val="28"/>
                <w:szCs w:val="28"/>
              </w:rPr>
            </w:pPr>
            <w:r>
              <w:rPr>
                <w:b/>
                <w:color w:val="000000"/>
                <w:sz w:val="28"/>
                <w:szCs w:val="28"/>
              </w:rPr>
              <w:t>0</w:t>
            </w:r>
          </w:p>
        </w:tc>
        <w:tc>
          <w:tcPr>
            <w:tcW w:w="2766" w:type="dxa"/>
            <w:shd w:val="clear" w:color="auto" w:fill="auto"/>
            <w:vAlign w:val="center"/>
          </w:tcPr>
          <w:p w14:paraId="7BE7387E" w14:textId="77777777" w:rsidR="00B40AAF" w:rsidRDefault="00746E6D">
            <w:pPr>
              <w:spacing w:after="0" w:line="240" w:lineRule="auto"/>
              <w:jc w:val="left"/>
              <w:rPr>
                <w:b/>
                <w:color w:val="000000"/>
                <w:sz w:val="28"/>
                <w:szCs w:val="28"/>
              </w:rPr>
            </w:pPr>
            <w:r>
              <w:rPr>
                <w:b/>
                <w:color w:val="000000"/>
                <w:sz w:val="28"/>
                <w:szCs w:val="28"/>
              </w:rPr>
              <w:t> </w:t>
            </w:r>
          </w:p>
        </w:tc>
      </w:tr>
      <w:tr w:rsidR="00B40AAF" w14:paraId="54E7F60D" w14:textId="77777777">
        <w:trPr>
          <w:trHeight w:val="1380"/>
        </w:trPr>
        <w:tc>
          <w:tcPr>
            <w:tcW w:w="851" w:type="dxa"/>
            <w:shd w:val="clear" w:color="auto" w:fill="auto"/>
            <w:vAlign w:val="center"/>
          </w:tcPr>
          <w:p w14:paraId="75DC3FE4" w14:textId="77777777" w:rsidR="00B40AAF" w:rsidRDefault="00746E6D">
            <w:pPr>
              <w:spacing w:after="0" w:line="240" w:lineRule="auto"/>
              <w:jc w:val="center"/>
              <w:rPr>
                <w:color w:val="000000"/>
                <w:sz w:val="28"/>
                <w:szCs w:val="28"/>
              </w:rPr>
            </w:pPr>
            <w:r>
              <w:rPr>
                <w:color w:val="000000"/>
                <w:sz w:val="28"/>
                <w:szCs w:val="28"/>
              </w:rPr>
              <w:t>1</w:t>
            </w:r>
          </w:p>
        </w:tc>
        <w:tc>
          <w:tcPr>
            <w:tcW w:w="2838" w:type="dxa"/>
            <w:shd w:val="clear" w:color="auto" w:fill="auto"/>
            <w:vAlign w:val="center"/>
          </w:tcPr>
          <w:p w14:paraId="1D8C1214" w14:textId="77777777" w:rsidR="00B40AAF" w:rsidRDefault="00746E6D">
            <w:pPr>
              <w:spacing w:after="0" w:line="240" w:lineRule="auto"/>
              <w:rPr>
                <w:color w:val="000000"/>
                <w:sz w:val="28"/>
                <w:szCs w:val="28"/>
              </w:rPr>
            </w:pPr>
            <w:r>
              <w:rPr>
                <w:color w:val="000000"/>
                <w:sz w:val="28"/>
                <w:szCs w:val="28"/>
              </w:rPr>
              <w:t>Chi phí quản lý hoạt động ứng dụng công nghệ thông tin (thuê tư vấn)</w:t>
            </w:r>
          </w:p>
        </w:tc>
        <w:tc>
          <w:tcPr>
            <w:tcW w:w="709" w:type="dxa"/>
            <w:shd w:val="clear" w:color="auto" w:fill="auto"/>
            <w:vAlign w:val="center"/>
          </w:tcPr>
          <w:p w14:paraId="219E53AC" w14:textId="77777777" w:rsidR="00B40AAF" w:rsidRDefault="00746E6D">
            <w:pPr>
              <w:spacing w:after="0" w:line="240" w:lineRule="auto"/>
              <w:jc w:val="center"/>
              <w:rPr>
                <w:color w:val="000000"/>
                <w:sz w:val="28"/>
                <w:szCs w:val="28"/>
              </w:rPr>
            </w:pPr>
            <w:r>
              <w:rPr>
                <w:color w:val="000000"/>
                <w:sz w:val="28"/>
                <w:szCs w:val="28"/>
              </w:rPr>
              <w:t> </w:t>
            </w:r>
          </w:p>
        </w:tc>
        <w:tc>
          <w:tcPr>
            <w:tcW w:w="1949" w:type="dxa"/>
            <w:shd w:val="clear" w:color="auto" w:fill="auto"/>
            <w:vAlign w:val="center"/>
          </w:tcPr>
          <w:p w14:paraId="51FCAF1F" w14:textId="77777777" w:rsidR="00B40AAF" w:rsidRDefault="00746E6D">
            <w:pPr>
              <w:spacing w:after="0" w:line="240" w:lineRule="auto"/>
              <w:jc w:val="left"/>
              <w:rPr>
                <w:color w:val="000000"/>
                <w:sz w:val="28"/>
                <w:szCs w:val="28"/>
              </w:rPr>
            </w:pPr>
            <w:r>
              <w:rPr>
                <w:color w:val="000000"/>
                <w:sz w:val="28"/>
                <w:szCs w:val="28"/>
              </w:rPr>
              <w:t> </w:t>
            </w:r>
          </w:p>
        </w:tc>
        <w:tc>
          <w:tcPr>
            <w:tcW w:w="1966" w:type="dxa"/>
            <w:shd w:val="clear" w:color="auto" w:fill="auto"/>
            <w:vAlign w:val="center"/>
          </w:tcPr>
          <w:p w14:paraId="65D71698" w14:textId="77777777" w:rsidR="00B40AAF" w:rsidRDefault="00746E6D">
            <w:pPr>
              <w:spacing w:after="0" w:line="240" w:lineRule="auto"/>
              <w:jc w:val="right"/>
              <w:rPr>
                <w:color w:val="000000"/>
                <w:sz w:val="28"/>
                <w:szCs w:val="28"/>
              </w:rPr>
            </w:pPr>
            <w:r>
              <w:rPr>
                <w:color w:val="000000"/>
                <w:sz w:val="28"/>
                <w:szCs w:val="28"/>
              </w:rPr>
              <w:t>157.665.211</w:t>
            </w:r>
          </w:p>
        </w:tc>
        <w:tc>
          <w:tcPr>
            <w:tcW w:w="1476" w:type="dxa"/>
            <w:shd w:val="clear" w:color="auto" w:fill="auto"/>
            <w:vAlign w:val="center"/>
          </w:tcPr>
          <w:p w14:paraId="078AB95D" w14:textId="77777777" w:rsidR="00B40AAF" w:rsidRDefault="00746E6D">
            <w:pPr>
              <w:spacing w:after="0" w:line="240" w:lineRule="auto"/>
              <w:jc w:val="right"/>
              <w:rPr>
                <w:color w:val="000000"/>
                <w:sz w:val="28"/>
                <w:szCs w:val="28"/>
              </w:rPr>
            </w:pPr>
            <w:r>
              <w:rPr>
                <w:color w:val="000000"/>
                <w:sz w:val="28"/>
                <w:szCs w:val="28"/>
              </w:rPr>
              <w:t>12.613.217</w:t>
            </w:r>
          </w:p>
        </w:tc>
        <w:tc>
          <w:tcPr>
            <w:tcW w:w="1826" w:type="dxa"/>
            <w:shd w:val="clear" w:color="auto" w:fill="auto"/>
            <w:vAlign w:val="center"/>
          </w:tcPr>
          <w:p w14:paraId="6FF5C6BA" w14:textId="77777777" w:rsidR="00B40AAF" w:rsidRDefault="00746E6D">
            <w:pPr>
              <w:spacing w:after="0" w:line="240" w:lineRule="auto"/>
              <w:jc w:val="right"/>
              <w:rPr>
                <w:color w:val="000000"/>
                <w:sz w:val="28"/>
                <w:szCs w:val="28"/>
              </w:rPr>
            </w:pPr>
            <w:r>
              <w:rPr>
                <w:color w:val="000000"/>
                <w:sz w:val="28"/>
                <w:szCs w:val="28"/>
              </w:rPr>
              <w:t>170.278.428</w:t>
            </w:r>
          </w:p>
        </w:tc>
        <w:tc>
          <w:tcPr>
            <w:tcW w:w="979" w:type="dxa"/>
            <w:shd w:val="clear" w:color="auto" w:fill="auto"/>
            <w:vAlign w:val="center"/>
          </w:tcPr>
          <w:p w14:paraId="42D5B246" w14:textId="77777777" w:rsidR="00B40AAF" w:rsidRDefault="00746E6D">
            <w:pPr>
              <w:spacing w:after="0" w:line="240" w:lineRule="auto"/>
              <w:jc w:val="center"/>
              <w:rPr>
                <w:b/>
                <w:color w:val="000000"/>
                <w:sz w:val="28"/>
                <w:szCs w:val="28"/>
              </w:rPr>
            </w:pPr>
            <w:r>
              <w:rPr>
                <w:b/>
                <w:color w:val="000000"/>
                <w:sz w:val="28"/>
                <w:szCs w:val="28"/>
              </w:rPr>
              <w:t> </w:t>
            </w:r>
          </w:p>
        </w:tc>
        <w:tc>
          <w:tcPr>
            <w:tcW w:w="800" w:type="dxa"/>
            <w:shd w:val="clear" w:color="auto" w:fill="auto"/>
            <w:vAlign w:val="center"/>
          </w:tcPr>
          <w:p w14:paraId="1B250611" w14:textId="77777777" w:rsidR="00B40AAF" w:rsidRDefault="00746E6D">
            <w:pPr>
              <w:spacing w:after="0" w:line="240" w:lineRule="auto"/>
              <w:jc w:val="center"/>
              <w:rPr>
                <w:b/>
                <w:color w:val="000000"/>
                <w:sz w:val="28"/>
                <w:szCs w:val="28"/>
              </w:rPr>
            </w:pPr>
            <w:r>
              <w:rPr>
                <w:b/>
                <w:color w:val="000000"/>
                <w:sz w:val="28"/>
                <w:szCs w:val="28"/>
              </w:rPr>
              <w:t> </w:t>
            </w:r>
          </w:p>
        </w:tc>
        <w:tc>
          <w:tcPr>
            <w:tcW w:w="2766" w:type="dxa"/>
            <w:shd w:val="clear" w:color="auto" w:fill="auto"/>
            <w:vAlign w:val="center"/>
          </w:tcPr>
          <w:p w14:paraId="76667D75" w14:textId="77777777" w:rsidR="00B40AAF" w:rsidRDefault="00746E6D">
            <w:pPr>
              <w:spacing w:after="0" w:line="240" w:lineRule="auto"/>
              <w:jc w:val="left"/>
              <w:rPr>
                <w:color w:val="000000"/>
                <w:sz w:val="28"/>
                <w:szCs w:val="28"/>
              </w:rPr>
            </w:pPr>
            <w:r>
              <w:rPr>
                <w:color w:val="000000"/>
                <w:sz w:val="28"/>
                <w:szCs w:val="28"/>
              </w:rPr>
              <w:t>Căn cứ: Quyết định số 1688/QĐ-BTTTT, Bảng số quản lý</w:t>
            </w:r>
            <w:r>
              <w:rPr>
                <w:color w:val="000000"/>
                <w:sz w:val="28"/>
                <w:szCs w:val="28"/>
              </w:rPr>
              <w:br/>
              <w:t>Nghị định 15/2022/NĐ-CP ngày 28/1/2022 (giảm thuế VAT)</w:t>
            </w:r>
          </w:p>
        </w:tc>
      </w:tr>
      <w:tr w:rsidR="00B40AAF" w14:paraId="5C1626EB" w14:textId="77777777">
        <w:trPr>
          <w:trHeight w:val="340"/>
        </w:trPr>
        <w:tc>
          <w:tcPr>
            <w:tcW w:w="851" w:type="dxa"/>
            <w:shd w:val="clear" w:color="auto" w:fill="auto"/>
            <w:vAlign w:val="center"/>
          </w:tcPr>
          <w:p w14:paraId="61D736FF" w14:textId="77777777" w:rsidR="00B40AAF" w:rsidRDefault="00746E6D">
            <w:pPr>
              <w:spacing w:after="0" w:line="240" w:lineRule="auto"/>
              <w:jc w:val="center"/>
              <w:rPr>
                <w:b/>
                <w:color w:val="000000"/>
                <w:sz w:val="28"/>
                <w:szCs w:val="28"/>
              </w:rPr>
            </w:pPr>
            <w:r>
              <w:rPr>
                <w:b/>
                <w:color w:val="000000"/>
                <w:sz w:val="28"/>
                <w:szCs w:val="28"/>
              </w:rPr>
              <w:t>IV</w:t>
            </w:r>
          </w:p>
        </w:tc>
        <w:tc>
          <w:tcPr>
            <w:tcW w:w="2838" w:type="dxa"/>
            <w:shd w:val="clear" w:color="auto" w:fill="auto"/>
            <w:vAlign w:val="center"/>
          </w:tcPr>
          <w:p w14:paraId="1865D285" w14:textId="77777777" w:rsidR="00B40AAF" w:rsidRDefault="00746E6D">
            <w:pPr>
              <w:spacing w:after="0" w:line="240" w:lineRule="auto"/>
              <w:rPr>
                <w:b/>
                <w:color w:val="000000"/>
                <w:sz w:val="28"/>
                <w:szCs w:val="28"/>
              </w:rPr>
            </w:pPr>
            <w:r>
              <w:rPr>
                <w:b/>
                <w:color w:val="000000"/>
                <w:sz w:val="28"/>
                <w:szCs w:val="28"/>
              </w:rPr>
              <w:t>CHI PHÍ TƯ VẤN (Gtv)</w:t>
            </w:r>
          </w:p>
        </w:tc>
        <w:tc>
          <w:tcPr>
            <w:tcW w:w="709" w:type="dxa"/>
            <w:shd w:val="clear" w:color="auto" w:fill="auto"/>
            <w:vAlign w:val="center"/>
          </w:tcPr>
          <w:p w14:paraId="1549F1CA" w14:textId="77777777" w:rsidR="00B40AAF" w:rsidRDefault="00746E6D">
            <w:pPr>
              <w:spacing w:after="0" w:line="240" w:lineRule="auto"/>
              <w:jc w:val="center"/>
              <w:rPr>
                <w:b/>
                <w:color w:val="000000"/>
                <w:sz w:val="28"/>
                <w:szCs w:val="28"/>
              </w:rPr>
            </w:pPr>
            <w:r>
              <w:rPr>
                <w:b/>
                <w:color w:val="000000"/>
                <w:sz w:val="28"/>
                <w:szCs w:val="28"/>
              </w:rPr>
              <w:t> </w:t>
            </w:r>
          </w:p>
        </w:tc>
        <w:tc>
          <w:tcPr>
            <w:tcW w:w="1949" w:type="dxa"/>
            <w:shd w:val="clear" w:color="auto" w:fill="auto"/>
            <w:vAlign w:val="center"/>
          </w:tcPr>
          <w:p w14:paraId="50CD9212" w14:textId="77777777" w:rsidR="00B40AAF" w:rsidRDefault="00746E6D">
            <w:pPr>
              <w:spacing w:after="0" w:line="240" w:lineRule="auto"/>
              <w:jc w:val="right"/>
              <w:rPr>
                <w:color w:val="000000"/>
                <w:sz w:val="28"/>
                <w:szCs w:val="28"/>
              </w:rPr>
            </w:pPr>
            <w:r>
              <w:rPr>
                <w:color w:val="000000"/>
                <w:sz w:val="28"/>
                <w:szCs w:val="28"/>
              </w:rPr>
              <w:t> </w:t>
            </w:r>
          </w:p>
        </w:tc>
        <w:tc>
          <w:tcPr>
            <w:tcW w:w="1966" w:type="dxa"/>
            <w:shd w:val="clear" w:color="auto" w:fill="auto"/>
            <w:vAlign w:val="center"/>
          </w:tcPr>
          <w:p w14:paraId="7969A583" w14:textId="77777777" w:rsidR="00B40AAF" w:rsidRDefault="00746E6D">
            <w:pPr>
              <w:spacing w:after="0" w:line="240" w:lineRule="auto"/>
              <w:jc w:val="right"/>
              <w:rPr>
                <w:b/>
                <w:color w:val="000000"/>
                <w:sz w:val="28"/>
                <w:szCs w:val="28"/>
              </w:rPr>
            </w:pPr>
            <w:r>
              <w:rPr>
                <w:b/>
                <w:color w:val="000000"/>
                <w:sz w:val="28"/>
                <w:szCs w:val="28"/>
              </w:rPr>
              <w:t>557.148.585</w:t>
            </w:r>
          </w:p>
        </w:tc>
        <w:tc>
          <w:tcPr>
            <w:tcW w:w="1476" w:type="dxa"/>
            <w:shd w:val="clear" w:color="auto" w:fill="auto"/>
            <w:vAlign w:val="center"/>
          </w:tcPr>
          <w:p w14:paraId="64FF7EC9" w14:textId="77777777" w:rsidR="00B40AAF" w:rsidRDefault="00746E6D">
            <w:pPr>
              <w:spacing w:after="0" w:line="240" w:lineRule="auto"/>
              <w:jc w:val="right"/>
              <w:rPr>
                <w:b/>
                <w:color w:val="000000"/>
                <w:sz w:val="28"/>
                <w:szCs w:val="28"/>
              </w:rPr>
            </w:pPr>
            <w:r>
              <w:rPr>
                <w:b/>
                <w:color w:val="000000"/>
                <w:sz w:val="28"/>
                <w:szCs w:val="28"/>
              </w:rPr>
              <w:t>44.571.888</w:t>
            </w:r>
          </w:p>
        </w:tc>
        <w:tc>
          <w:tcPr>
            <w:tcW w:w="1826" w:type="dxa"/>
            <w:shd w:val="clear" w:color="auto" w:fill="auto"/>
            <w:vAlign w:val="center"/>
          </w:tcPr>
          <w:p w14:paraId="38AFC9F3" w14:textId="77777777" w:rsidR="00B40AAF" w:rsidRDefault="00746E6D">
            <w:pPr>
              <w:spacing w:after="0" w:line="240" w:lineRule="auto"/>
              <w:jc w:val="right"/>
              <w:rPr>
                <w:b/>
                <w:color w:val="000000"/>
                <w:sz w:val="28"/>
                <w:szCs w:val="28"/>
              </w:rPr>
            </w:pPr>
            <w:r>
              <w:rPr>
                <w:b/>
                <w:color w:val="000000"/>
                <w:sz w:val="28"/>
                <w:szCs w:val="28"/>
              </w:rPr>
              <w:t>601.720.473</w:t>
            </w:r>
          </w:p>
        </w:tc>
        <w:tc>
          <w:tcPr>
            <w:tcW w:w="979" w:type="dxa"/>
            <w:shd w:val="clear" w:color="auto" w:fill="auto"/>
            <w:vAlign w:val="center"/>
          </w:tcPr>
          <w:p w14:paraId="4AE33C74" w14:textId="77777777" w:rsidR="00B40AAF" w:rsidRDefault="00746E6D">
            <w:pPr>
              <w:spacing w:after="0" w:line="240" w:lineRule="auto"/>
              <w:jc w:val="center"/>
              <w:rPr>
                <w:b/>
                <w:color w:val="000000"/>
                <w:sz w:val="28"/>
                <w:szCs w:val="28"/>
              </w:rPr>
            </w:pPr>
            <w:r>
              <w:rPr>
                <w:b/>
                <w:color w:val="000000"/>
                <w:sz w:val="28"/>
                <w:szCs w:val="28"/>
              </w:rPr>
              <w:t>100%</w:t>
            </w:r>
          </w:p>
        </w:tc>
        <w:tc>
          <w:tcPr>
            <w:tcW w:w="800" w:type="dxa"/>
            <w:shd w:val="clear" w:color="auto" w:fill="auto"/>
            <w:vAlign w:val="center"/>
          </w:tcPr>
          <w:p w14:paraId="0A930B6E" w14:textId="77777777" w:rsidR="00B40AAF" w:rsidRDefault="00746E6D">
            <w:pPr>
              <w:spacing w:after="0" w:line="240" w:lineRule="auto"/>
              <w:jc w:val="center"/>
              <w:rPr>
                <w:b/>
                <w:color w:val="000000"/>
                <w:sz w:val="28"/>
                <w:szCs w:val="28"/>
              </w:rPr>
            </w:pPr>
            <w:r>
              <w:rPr>
                <w:b/>
                <w:color w:val="000000"/>
                <w:sz w:val="28"/>
                <w:szCs w:val="28"/>
              </w:rPr>
              <w:t>0</w:t>
            </w:r>
          </w:p>
        </w:tc>
        <w:tc>
          <w:tcPr>
            <w:tcW w:w="2766" w:type="dxa"/>
            <w:shd w:val="clear" w:color="auto" w:fill="auto"/>
            <w:vAlign w:val="center"/>
          </w:tcPr>
          <w:p w14:paraId="462A33E8" w14:textId="77777777" w:rsidR="00B40AAF" w:rsidRDefault="00746E6D">
            <w:pPr>
              <w:spacing w:after="0" w:line="240" w:lineRule="auto"/>
              <w:jc w:val="left"/>
              <w:rPr>
                <w:color w:val="000000"/>
                <w:sz w:val="28"/>
                <w:szCs w:val="28"/>
              </w:rPr>
            </w:pPr>
            <w:r>
              <w:rPr>
                <w:color w:val="000000"/>
                <w:sz w:val="28"/>
                <w:szCs w:val="28"/>
              </w:rPr>
              <w:t> </w:t>
            </w:r>
          </w:p>
        </w:tc>
      </w:tr>
      <w:tr w:rsidR="00B40AAF" w14:paraId="003DB343" w14:textId="77777777">
        <w:trPr>
          <w:trHeight w:val="570"/>
        </w:trPr>
        <w:tc>
          <w:tcPr>
            <w:tcW w:w="851" w:type="dxa"/>
            <w:shd w:val="clear" w:color="auto" w:fill="auto"/>
            <w:vAlign w:val="center"/>
          </w:tcPr>
          <w:p w14:paraId="58DFE4D4" w14:textId="77777777" w:rsidR="00B40AAF" w:rsidRDefault="00746E6D">
            <w:pPr>
              <w:spacing w:after="0" w:line="240" w:lineRule="auto"/>
              <w:jc w:val="center"/>
              <w:rPr>
                <w:color w:val="000000"/>
                <w:sz w:val="28"/>
                <w:szCs w:val="28"/>
              </w:rPr>
            </w:pPr>
            <w:r>
              <w:rPr>
                <w:color w:val="000000"/>
                <w:sz w:val="28"/>
                <w:szCs w:val="28"/>
              </w:rPr>
              <w:t>1</w:t>
            </w:r>
          </w:p>
        </w:tc>
        <w:tc>
          <w:tcPr>
            <w:tcW w:w="2838" w:type="dxa"/>
            <w:shd w:val="clear" w:color="auto" w:fill="auto"/>
            <w:vAlign w:val="center"/>
          </w:tcPr>
          <w:p w14:paraId="205A8298" w14:textId="77777777" w:rsidR="00B40AAF" w:rsidRDefault="00746E6D">
            <w:pPr>
              <w:spacing w:after="0" w:line="240" w:lineRule="auto"/>
              <w:rPr>
                <w:color w:val="000000"/>
                <w:sz w:val="28"/>
                <w:szCs w:val="28"/>
              </w:rPr>
            </w:pPr>
            <w:r>
              <w:rPr>
                <w:color w:val="000000"/>
                <w:sz w:val="28"/>
                <w:szCs w:val="28"/>
              </w:rPr>
              <w:t>Chi phí lập đề cương và dự toán chi tiết</w:t>
            </w:r>
          </w:p>
        </w:tc>
        <w:tc>
          <w:tcPr>
            <w:tcW w:w="709" w:type="dxa"/>
            <w:shd w:val="clear" w:color="auto" w:fill="auto"/>
            <w:vAlign w:val="center"/>
          </w:tcPr>
          <w:p w14:paraId="4B50B212" w14:textId="77777777" w:rsidR="00B40AAF" w:rsidRDefault="00746E6D">
            <w:pPr>
              <w:spacing w:after="0" w:line="240" w:lineRule="auto"/>
              <w:jc w:val="center"/>
              <w:rPr>
                <w:color w:val="000000"/>
                <w:sz w:val="28"/>
                <w:szCs w:val="28"/>
              </w:rPr>
            </w:pPr>
            <w:r>
              <w:rPr>
                <w:color w:val="000000"/>
                <w:sz w:val="28"/>
                <w:szCs w:val="28"/>
              </w:rPr>
              <w:t> </w:t>
            </w:r>
          </w:p>
        </w:tc>
        <w:tc>
          <w:tcPr>
            <w:tcW w:w="1949" w:type="dxa"/>
            <w:shd w:val="clear" w:color="auto" w:fill="auto"/>
            <w:vAlign w:val="center"/>
          </w:tcPr>
          <w:p w14:paraId="71CC46DC" w14:textId="77777777" w:rsidR="00B40AAF" w:rsidRDefault="00746E6D">
            <w:pPr>
              <w:spacing w:after="0" w:line="240" w:lineRule="auto"/>
              <w:jc w:val="right"/>
              <w:rPr>
                <w:color w:val="000000"/>
                <w:sz w:val="28"/>
                <w:szCs w:val="28"/>
              </w:rPr>
            </w:pPr>
            <w:r>
              <w:rPr>
                <w:color w:val="000000"/>
                <w:sz w:val="28"/>
                <w:szCs w:val="28"/>
              </w:rPr>
              <w:t> </w:t>
            </w:r>
          </w:p>
        </w:tc>
        <w:tc>
          <w:tcPr>
            <w:tcW w:w="1966" w:type="dxa"/>
            <w:shd w:val="clear" w:color="auto" w:fill="auto"/>
            <w:vAlign w:val="center"/>
          </w:tcPr>
          <w:p w14:paraId="44C75C75" w14:textId="77777777" w:rsidR="00B40AAF" w:rsidRDefault="00746E6D">
            <w:pPr>
              <w:spacing w:after="0" w:line="240" w:lineRule="auto"/>
              <w:jc w:val="right"/>
              <w:rPr>
                <w:color w:val="000000"/>
                <w:sz w:val="28"/>
                <w:szCs w:val="28"/>
              </w:rPr>
            </w:pPr>
            <w:r>
              <w:rPr>
                <w:color w:val="000000"/>
                <w:sz w:val="28"/>
                <w:szCs w:val="28"/>
              </w:rPr>
              <w:t>317.112.748</w:t>
            </w:r>
          </w:p>
        </w:tc>
        <w:tc>
          <w:tcPr>
            <w:tcW w:w="1476" w:type="dxa"/>
            <w:shd w:val="clear" w:color="auto" w:fill="auto"/>
            <w:vAlign w:val="center"/>
          </w:tcPr>
          <w:p w14:paraId="2F32DC22" w14:textId="77777777" w:rsidR="00B40AAF" w:rsidRDefault="00746E6D">
            <w:pPr>
              <w:spacing w:after="0" w:line="240" w:lineRule="auto"/>
              <w:jc w:val="right"/>
              <w:rPr>
                <w:color w:val="000000"/>
                <w:sz w:val="28"/>
                <w:szCs w:val="28"/>
              </w:rPr>
            </w:pPr>
            <w:r>
              <w:rPr>
                <w:color w:val="000000"/>
                <w:sz w:val="28"/>
                <w:szCs w:val="28"/>
              </w:rPr>
              <w:t>25.369.020</w:t>
            </w:r>
          </w:p>
        </w:tc>
        <w:tc>
          <w:tcPr>
            <w:tcW w:w="1826" w:type="dxa"/>
            <w:shd w:val="clear" w:color="auto" w:fill="auto"/>
            <w:vAlign w:val="center"/>
          </w:tcPr>
          <w:p w14:paraId="4D33BFD8" w14:textId="77777777" w:rsidR="00B40AAF" w:rsidRDefault="00746E6D">
            <w:pPr>
              <w:spacing w:after="0" w:line="240" w:lineRule="auto"/>
              <w:jc w:val="right"/>
              <w:rPr>
                <w:color w:val="000000"/>
                <w:sz w:val="28"/>
                <w:szCs w:val="28"/>
              </w:rPr>
            </w:pPr>
            <w:r>
              <w:rPr>
                <w:color w:val="000000"/>
                <w:sz w:val="28"/>
                <w:szCs w:val="28"/>
              </w:rPr>
              <w:t>342.481.768</w:t>
            </w:r>
          </w:p>
        </w:tc>
        <w:tc>
          <w:tcPr>
            <w:tcW w:w="979" w:type="dxa"/>
            <w:shd w:val="clear" w:color="auto" w:fill="auto"/>
            <w:vAlign w:val="center"/>
          </w:tcPr>
          <w:p w14:paraId="5553A3D9" w14:textId="77777777" w:rsidR="00B40AAF" w:rsidRDefault="00746E6D">
            <w:pPr>
              <w:spacing w:after="0" w:line="240" w:lineRule="auto"/>
              <w:jc w:val="center"/>
              <w:rPr>
                <w:b/>
                <w:color w:val="000000"/>
                <w:sz w:val="28"/>
                <w:szCs w:val="28"/>
              </w:rPr>
            </w:pPr>
            <w:r>
              <w:rPr>
                <w:b/>
                <w:color w:val="000000"/>
                <w:sz w:val="28"/>
                <w:szCs w:val="28"/>
              </w:rPr>
              <w:t> </w:t>
            </w:r>
          </w:p>
        </w:tc>
        <w:tc>
          <w:tcPr>
            <w:tcW w:w="800" w:type="dxa"/>
            <w:shd w:val="clear" w:color="auto" w:fill="auto"/>
            <w:vAlign w:val="center"/>
          </w:tcPr>
          <w:p w14:paraId="04C1A8A2" w14:textId="77777777" w:rsidR="00B40AAF" w:rsidRDefault="00746E6D">
            <w:pPr>
              <w:spacing w:after="0" w:line="240" w:lineRule="auto"/>
              <w:jc w:val="center"/>
              <w:rPr>
                <w:b/>
                <w:color w:val="000000"/>
                <w:sz w:val="28"/>
                <w:szCs w:val="28"/>
              </w:rPr>
            </w:pPr>
            <w:r>
              <w:rPr>
                <w:b/>
                <w:color w:val="000000"/>
                <w:sz w:val="28"/>
                <w:szCs w:val="28"/>
              </w:rPr>
              <w:t> </w:t>
            </w:r>
          </w:p>
        </w:tc>
        <w:tc>
          <w:tcPr>
            <w:tcW w:w="2766" w:type="dxa"/>
            <w:shd w:val="clear" w:color="auto" w:fill="auto"/>
            <w:vAlign w:val="center"/>
          </w:tcPr>
          <w:p w14:paraId="146EF871" w14:textId="77777777" w:rsidR="00B40AAF" w:rsidRDefault="00746E6D">
            <w:pPr>
              <w:spacing w:after="0" w:line="240" w:lineRule="auto"/>
              <w:jc w:val="left"/>
              <w:rPr>
                <w:color w:val="000000"/>
                <w:sz w:val="28"/>
                <w:szCs w:val="28"/>
              </w:rPr>
            </w:pPr>
            <w:r>
              <w:rPr>
                <w:color w:val="000000"/>
                <w:sz w:val="28"/>
                <w:szCs w:val="28"/>
              </w:rPr>
              <w:t>- Căn cứ: Quyết định số 1688/QĐ-BTTTT, Bảng số 2</w:t>
            </w:r>
            <w:r>
              <w:rPr>
                <w:color w:val="000000"/>
                <w:sz w:val="28"/>
                <w:szCs w:val="28"/>
              </w:rPr>
              <w:br/>
            </w:r>
            <w:r>
              <w:rPr>
                <w:color w:val="000000"/>
                <w:sz w:val="28"/>
                <w:szCs w:val="28"/>
              </w:rPr>
              <w:t>Nghị định 15/2022/NĐ-CP ngày 28/1/2022 (giảm thuế VAT)</w:t>
            </w:r>
          </w:p>
        </w:tc>
      </w:tr>
      <w:tr w:rsidR="00B40AAF" w14:paraId="532F8724" w14:textId="77777777">
        <w:trPr>
          <w:trHeight w:val="600"/>
        </w:trPr>
        <w:tc>
          <w:tcPr>
            <w:tcW w:w="851" w:type="dxa"/>
            <w:shd w:val="clear" w:color="auto" w:fill="auto"/>
            <w:vAlign w:val="center"/>
          </w:tcPr>
          <w:p w14:paraId="5A12CB42" w14:textId="77777777" w:rsidR="00B40AAF" w:rsidRDefault="00746E6D">
            <w:pPr>
              <w:spacing w:after="0" w:line="240" w:lineRule="auto"/>
              <w:jc w:val="center"/>
              <w:rPr>
                <w:color w:val="000000"/>
                <w:sz w:val="28"/>
                <w:szCs w:val="28"/>
              </w:rPr>
            </w:pPr>
            <w:r>
              <w:rPr>
                <w:color w:val="000000"/>
                <w:sz w:val="28"/>
                <w:szCs w:val="28"/>
              </w:rPr>
              <w:lastRenderedPageBreak/>
              <w:t>1.1</w:t>
            </w:r>
          </w:p>
        </w:tc>
        <w:tc>
          <w:tcPr>
            <w:tcW w:w="2838" w:type="dxa"/>
            <w:shd w:val="clear" w:color="auto" w:fill="auto"/>
            <w:vAlign w:val="center"/>
          </w:tcPr>
          <w:p w14:paraId="1E0C8C7B" w14:textId="77777777" w:rsidR="00B40AAF" w:rsidRDefault="00746E6D">
            <w:pPr>
              <w:spacing w:after="0" w:line="240" w:lineRule="auto"/>
              <w:jc w:val="left"/>
              <w:rPr>
                <w:color w:val="000000"/>
                <w:sz w:val="28"/>
                <w:szCs w:val="28"/>
              </w:rPr>
            </w:pPr>
            <w:r>
              <w:rPr>
                <w:color w:val="000000"/>
                <w:sz w:val="28"/>
                <w:szCs w:val="28"/>
              </w:rPr>
              <w:t>Chi phí phần cứng (Gpc)</w:t>
            </w:r>
          </w:p>
        </w:tc>
        <w:tc>
          <w:tcPr>
            <w:tcW w:w="709" w:type="dxa"/>
            <w:shd w:val="clear" w:color="auto" w:fill="auto"/>
            <w:vAlign w:val="center"/>
          </w:tcPr>
          <w:p w14:paraId="627602F4" w14:textId="77777777" w:rsidR="00B40AAF" w:rsidRDefault="00746E6D">
            <w:pPr>
              <w:spacing w:after="0" w:line="240" w:lineRule="auto"/>
              <w:jc w:val="center"/>
              <w:rPr>
                <w:color w:val="000000"/>
                <w:sz w:val="28"/>
                <w:szCs w:val="28"/>
              </w:rPr>
            </w:pPr>
            <w:r>
              <w:rPr>
                <w:color w:val="000000"/>
                <w:sz w:val="28"/>
                <w:szCs w:val="28"/>
              </w:rPr>
              <w:t>1</w:t>
            </w:r>
          </w:p>
        </w:tc>
        <w:tc>
          <w:tcPr>
            <w:tcW w:w="1949" w:type="dxa"/>
            <w:shd w:val="clear" w:color="auto" w:fill="auto"/>
            <w:vAlign w:val="center"/>
          </w:tcPr>
          <w:p w14:paraId="645C344A" w14:textId="77777777" w:rsidR="00B40AAF" w:rsidRDefault="00746E6D">
            <w:pPr>
              <w:spacing w:after="0" w:line="240" w:lineRule="auto"/>
              <w:jc w:val="right"/>
              <w:rPr>
                <w:color w:val="000000"/>
                <w:sz w:val="28"/>
                <w:szCs w:val="28"/>
              </w:rPr>
            </w:pPr>
            <w:r>
              <w:rPr>
                <w:color w:val="000000"/>
                <w:sz w:val="28"/>
                <w:szCs w:val="28"/>
              </w:rPr>
              <w:t>0</w:t>
            </w:r>
          </w:p>
        </w:tc>
        <w:tc>
          <w:tcPr>
            <w:tcW w:w="1966" w:type="dxa"/>
            <w:shd w:val="clear" w:color="auto" w:fill="auto"/>
            <w:vAlign w:val="center"/>
          </w:tcPr>
          <w:p w14:paraId="404ED911" w14:textId="77777777" w:rsidR="00B40AAF" w:rsidRDefault="00746E6D">
            <w:pPr>
              <w:spacing w:after="0" w:line="240" w:lineRule="auto"/>
              <w:jc w:val="right"/>
              <w:rPr>
                <w:color w:val="000000"/>
                <w:sz w:val="28"/>
                <w:szCs w:val="28"/>
              </w:rPr>
            </w:pPr>
            <w:r>
              <w:rPr>
                <w:color w:val="000000"/>
                <w:sz w:val="28"/>
                <w:szCs w:val="28"/>
              </w:rPr>
              <w:t>0</w:t>
            </w:r>
          </w:p>
        </w:tc>
        <w:tc>
          <w:tcPr>
            <w:tcW w:w="1476" w:type="dxa"/>
            <w:shd w:val="clear" w:color="auto" w:fill="auto"/>
            <w:vAlign w:val="center"/>
          </w:tcPr>
          <w:p w14:paraId="2BEA4761" w14:textId="77777777" w:rsidR="00B40AAF" w:rsidRDefault="00746E6D">
            <w:pPr>
              <w:spacing w:after="0" w:line="240" w:lineRule="auto"/>
              <w:jc w:val="right"/>
              <w:rPr>
                <w:color w:val="000000"/>
                <w:sz w:val="28"/>
                <w:szCs w:val="28"/>
              </w:rPr>
            </w:pPr>
            <w:r>
              <w:rPr>
                <w:color w:val="000000"/>
                <w:sz w:val="28"/>
                <w:szCs w:val="28"/>
              </w:rPr>
              <w:t>0</w:t>
            </w:r>
          </w:p>
        </w:tc>
        <w:tc>
          <w:tcPr>
            <w:tcW w:w="1826" w:type="dxa"/>
            <w:shd w:val="clear" w:color="auto" w:fill="auto"/>
            <w:vAlign w:val="center"/>
          </w:tcPr>
          <w:p w14:paraId="55C124C9" w14:textId="77777777" w:rsidR="00B40AAF" w:rsidRDefault="00746E6D">
            <w:pPr>
              <w:spacing w:after="0" w:line="240" w:lineRule="auto"/>
              <w:jc w:val="right"/>
              <w:rPr>
                <w:color w:val="000000"/>
                <w:sz w:val="28"/>
                <w:szCs w:val="28"/>
              </w:rPr>
            </w:pPr>
            <w:r>
              <w:rPr>
                <w:color w:val="000000"/>
                <w:sz w:val="28"/>
                <w:szCs w:val="28"/>
              </w:rPr>
              <w:t>0</w:t>
            </w:r>
          </w:p>
        </w:tc>
        <w:tc>
          <w:tcPr>
            <w:tcW w:w="979" w:type="dxa"/>
            <w:shd w:val="clear" w:color="auto" w:fill="auto"/>
            <w:vAlign w:val="center"/>
          </w:tcPr>
          <w:p w14:paraId="6DAD16F9" w14:textId="77777777" w:rsidR="00B40AAF" w:rsidRDefault="00746E6D">
            <w:pPr>
              <w:spacing w:after="0" w:line="240" w:lineRule="auto"/>
              <w:jc w:val="center"/>
              <w:rPr>
                <w:b/>
                <w:color w:val="000000"/>
                <w:sz w:val="28"/>
                <w:szCs w:val="28"/>
              </w:rPr>
            </w:pPr>
            <w:r>
              <w:rPr>
                <w:b/>
                <w:color w:val="000000"/>
                <w:sz w:val="28"/>
                <w:szCs w:val="28"/>
              </w:rPr>
              <w:t> </w:t>
            </w:r>
          </w:p>
        </w:tc>
        <w:tc>
          <w:tcPr>
            <w:tcW w:w="800" w:type="dxa"/>
            <w:shd w:val="clear" w:color="auto" w:fill="auto"/>
            <w:vAlign w:val="center"/>
          </w:tcPr>
          <w:p w14:paraId="24573423" w14:textId="77777777" w:rsidR="00B40AAF" w:rsidRDefault="00746E6D">
            <w:pPr>
              <w:spacing w:after="0" w:line="240" w:lineRule="auto"/>
              <w:jc w:val="center"/>
              <w:rPr>
                <w:b/>
                <w:color w:val="000000"/>
                <w:sz w:val="28"/>
                <w:szCs w:val="28"/>
              </w:rPr>
            </w:pPr>
            <w:r>
              <w:rPr>
                <w:b/>
                <w:color w:val="000000"/>
                <w:sz w:val="28"/>
                <w:szCs w:val="28"/>
              </w:rPr>
              <w:t> </w:t>
            </w:r>
          </w:p>
        </w:tc>
        <w:tc>
          <w:tcPr>
            <w:tcW w:w="2766" w:type="dxa"/>
            <w:shd w:val="clear" w:color="auto" w:fill="auto"/>
            <w:vAlign w:val="center"/>
          </w:tcPr>
          <w:p w14:paraId="4077E8EC" w14:textId="77777777" w:rsidR="00B40AAF" w:rsidRDefault="00746E6D">
            <w:pPr>
              <w:spacing w:after="0" w:line="240" w:lineRule="auto"/>
              <w:jc w:val="left"/>
              <w:rPr>
                <w:color w:val="000000"/>
                <w:sz w:val="28"/>
                <w:szCs w:val="28"/>
              </w:rPr>
            </w:pPr>
            <w:r>
              <w:rPr>
                <w:color w:val="000000"/>
                <w:sz w:val="28"/>
                <w:szCs w:val="28"/>
              </w:rPr>
              <w:t>- Cách tính đơn giá: 0,992% x Gpc</w:t>
            </w:r>
          </w:p>
        </w:tc>
      </w:tr>
      <w:tr w:rsidR="00B40AAF" w14:paraId="7D7751A3" w14:textId="77777777">
        <w:trPr>
          <w:trHeight w:val="660"/>
        </w:trPr>
        <w:tc>
          <w:tcPr>
            <w:tcW w:w="851" w:type="dxa"/>
            <w:shd w:val="clear" w:color="auto" w:fill="auto"/>
            <w:vAlign w:val="center"/>
          </w:tcPr>
          <w:p w14:paraId="61604F03" w14:textId="77777777" w:rsidR="00B40AAF" w:rsidRDefault="00746E6D">
            <w:pPr>
              <w:spacing w:after="0" w:line="240" w:lineRule="auto"/>
              <w:jc w:val="center"/>
              <w:rPr>
                <w:color w:val="000000"/>
                <w:sz w:val="28"/>
                <w:szCs w:val="28"/>
              </w:rPr>
            </w:pPr>
            <w:r>
              <w:rPr>
                <w:color w:val="000000"/>
                <w:sz w:val="28"/>
                <w:szCs w:val="28"/>
              </w:rPr>
              <w:t>1.2</w:t>
            </w:r>
          </w:p>
        </w:tc>
        <w:tc>
          <w:tcPr>
            <w:tcW w:w="2838" w:type="dxa"/>
            <w:shd w:val="clear" w:color="auto" w:fill="auto"/>
            <w:vAlign w:val="center"/>
          </w:tcPr>
          <w:p w14:paraId="46C40540" w14:textId="77777777" w:rsidR="00B40AAF" w:rsidRDefault="00746E6D">
            <w:pPr>
              <w:spacing w:after="0" w:line="240" w:lineRule="auto"/>
              <w:jc w:val="left"/>
              <w:rPr>
                <w:color w:val="000000"/>
                <w:sz w:val="28"/>
                <w:szCs w:val="28"/>
              </w:rPr>
            </w:pPr>
            <w:r>
              <w:rPr>
                <w:color w:val="000000"/>
                <w:sz w:val="28"/>
                <w:szCs w:val="28"/>
              </w:rPr>
              <w:t>Chi phí xây dựng phần mềm nội bộ (Gpm)</w:t>
            </w:r>
          </w:p>
        </w:tc>
        <w:tc>
          <w:tcPr>
            <w:tcW w:w="709" w:type="dxa"/>
            <w:shd w:val="clear" w:color="auto" w:fill="auto"/>
            <w:vAlign w:val="center"/>
          </w:tcPr>
          <w:p w14:paraId="690A35F3" w14:textId="77777777" w:rsidR="00B40AAF" w:rsidRDefault="00746E6D">
            <w:pPr>
              <w:spacing w:after="0" w:line="240" w:lineRule="auto"/>
              <w:jc w:val="center"/>
              <w:rPr>
                <w:color w:val="000000"/>
                <w:sz w:val="28"/>
                <w:szCs w:val="28"/>
              </w:rPr>
            </w:pPr>
            <w:r>
              <w:rPr>
                <w:color w:val="000000"/>
                <w:sz w:val="28"/>
                <w:szCs w:val="28"/>
              </w:rPr>
              <w:t>1</w:t>
            </w:r>
          </w:p>
        </w:tc>
        <w:tc>
          <w:tcPr>
            <w:tcW w:w="1949" w:type="dxa"/>
            <w:shd w:val="clear" w:color="auto" w:fill="auto"/>
            <w:vAlign w:val="center"/>
          </w:tcPr>
          <w:p w14:paraId="47C492FA" w14:textId="77777777" w:rsidR="00B40AAF" w:rsidRDefault="00746E6D">
            <w:pPr>
              <w:spacing w:after="0" w:line="240" w:lineRule="auto"/>
              <w:jc w:val="right"/>
              <w:rPr>
                <w:color w:val="000000"/>
                <w:sz w:val="28"/>
                <w:szCs w:val="28"/>
              </w:rPr>
            </w:pPr>
            <w:r>
              <w:rPr>
                <w:color w:val="000000"/>
                <w:sz w:val="28"/>
                <w:szCs w:val="28"/>
              </w:rPr>
              <w:t>317.112.748</w:t>
            </w:r>
          </w:p>
        </w:tc>
        <w:tc>
          <w:tcPr>
            <w:tcW w:w="1966" w:type="dxa"/>
            <w:shd w:val="clear" w:color="auto" w:fill="auto"/>
            <w:vAlign w:val="center"/>
          </w:tcPr>
          <w:p w14:paraId="5B4769A5" w14:textId="77777777" w:rsidR="00B40AAF" w:rsidRDefault="00746E6D">
            <w:pPr>
              <w:spacing w:after="0" w:line="240" w:lineRule="auto"/>
              <w:jc w:val="right"/>
              <w:rPr>
                <w:color w:val="000000"/>
                <w:sz w:val="28"/>
                <w:szCs w:val="28"/>
              </w:rPr>
            </w:pPr>
            <w:r>
              <w:rPr>
                <w:color w:val="000000"/>
                <w:sz w:val="28"/>
                <w:szCs w:val="28"/>
              </w:rPr>
              <w:t>317.112.748</w:t>
            </w:r>
          </w:p>
        </w:tc>
        <w:tc>
          <w:tcPr>
            <w:tcW w:w="1476" w:type="dxa"/>
            <w:shd w:val="clear" w:color="auto" w:fill="auto"/>
            <w:vAlign w:val="center"/>
          </w:tcPr>
          <w:p w14:paraId="5DACBD33" w14:textId="77777777" w:rsidR="00B40AAF" w:rsidRDefault="00746E6D">
            <w:pPr>
              <w:spacing w:after="0" w:line="240" w:lineRule="auto"/>
              <w:jc w:val="right"/>
              <w:rPr>
                <w:color w:val="000000"/>
                <w:sz w:val="28"/>
                <w:szCs w:val="28"/>
              </w:rPr>
            </w:pPr>
            <w:r>
              <w:rPr>
                <w:color w:val="000000"/>
                <w:sz w:val="28"/>
                <w:szCs w:val="28"/>
              </w:rPr>
              <w:t>25.369.020</w:t>
            </w:r>
          </w:p>
        </w:tc>
        <w:tc>
          <w:tcPr>
            <w:tcW w:w="1826" w:type="dxa"/>
            <w:shd w:val="clear" w:color="auto" w:fill="auto"/>
            <w:vAlign w:val="center"/>
          </w:tcPr>
          <w:p w14:paraId="46E33AB3" w14:textId="77777777" w:rsidR="00B40AAF" w:rsidRDefault="00746E6D">
            <w:pPr>
              <w:spacing w:after="0" w:line="240" w:lineRule="auto"/>
              <w:jc w:val="right"/>
              <w:rPr>
                <w:color w:val="000000"/>
                <w:sz w:val="28"/>
                <w:szCs w:val="28"/>
              </w:rPr>
            </w:pPr>
            <w:r>
              <w:rPr>
                <w:color w:val="000000"/>
                <w:sz w:val="28"/>
                <w:szCs w:val="28"/>
              </w:rPr>
              <w:t>342.481.768</w:t>
            </w:r>
          </w:p>
        </w:tc>
        <w:tc>
          <w:tcPr>
            <w:tcW w:w="979" w:type="dxa"/>
            <w:shd w:val="clear" w:color="auto" w:fill="auto"/>
            <w:vAlign w:val="center"/>
          </w:tcPr>
          <w:p w14:paraId="164FB175" w14:textId="77777777" w:rsidR="00B40AAF" w:rsidRDefault="00746E6D">
            <w:pPr>
              <w:spacing w:after="0" w:line="240" w:lineRule="auto"/>
              <w:jc w:val="center"/>
              <w:rPr>
                <w:b/>
                <w:color w:val="000000"/>
                <w:sz w:val="28"/>
                <w:szCs w:val="28"/>
              </w:rPr>
            </w:pPr>
            <w:r>
              <w:rPr>
                <w:b/>
                <w:color w:val="000000"/>
                <w:sz w:val="28"/>
                <w:szCs w:val="28"/>
              </w:rPr>
              <w:t> </w:t>
            </w:r>
          </w:p>
        </w:tc>
        <w:tc>
          <w:tcPr>
            <w:tcW w:w="800" w:type="dxa"/>
            <w:shd w:val="clear" w:color="auto" w:fill="auto"/>
            <w:vAlign w:val="center"/>
          </w:tcPr>
          <w:p w14:paraId="0A579379" w14:textId="77777777" w:rsidR="00B40AAF" w:rsidRDefault="00746E6D">
            <w:pPr>
              <w:spacing w:after="0" w:line="240" w:lineRule="auto"/>
              <w:jc w:val="center"/>
              <w:rPr>
                <w:b/>
                <w:color w:val="000000"/>
                <w:sz w:val="28"/>
                <w:szCs w:val="28"/>
              </w:rPr>
            </w:pPr>
            <w:r>
              <w:rPr>
                <w:b/>
                <w:color w:val="000000"/>
                <w:sz w:val="28"/>
                <w:szCs w:val="28"/>
              </w:rPr>
              <w:t> </w:t>
            </w:r>
          </w:p>
        </w:tc>
        <w:tc>
          <w:tcPr>
            <w:tcW w:w="2766" w:type="dxa"/>
            <w:shd w:val="clear" w:color="auto" w:fill="auto"/>
            <w:vAlign w:val="center"/>
          </w:tcPr>
          <w:p w14:paraId="5CC144C0" w14:textId="77777777" w:rsidR="00B40AAF" w:rsidRDefault="00746E6D">
            <w:pPr>
              <w:spacing w:after="0" w:line="240" w:lineRule="auto"/>
              <w:jc w:val="left"/>
              <w:rPr>
                <w:color w:val="000000"/>
                <w:sz w:val="28"/>
                <w:szCs w:val="28"/>
              </w:rPr>
            </w:pPr>
            <w:r>
              <w:rPr>
                <w:color w:val="000000"/>
                <w:sz w:val="28"/>
                <w:szCs w:val="28"/>
              </w:rPr>
              <w:t>- Cách tính đơn giá: 3,542% x Gpm</w:t>
            </w:r>
          </w:p>
        </w:tc>
      </w:tr>
      <w:tr w:rsidR="00B40AAF" w14:paraId="68D2C24B" w14:textId="77777777">
        <w:trPr>
          <w:trHeight w:val="1790"/>
        </w:trPr>
        <w:tc>
          <w:tcPr>
            <w:tcW w:w="851" w:type="dxa"/>
            <w:shd w:val="clear" w:color="auto" w:fill="auto"/>
            <w:vAlign w:val="center"/>
          </w:tcPr>
          <w:p w14:paraId="6583DCE3" w14:textId="77777777" w:rsidR="00B40AAF" w:rsidRDefault="00746E6D">
            <w:pPr>
              <w:spacing w:after="0" w:line="240" w:lineRule="auto"/>
              <w:jc w:val="center"/>
              <w:rPr>
                <w:color w:val="000000"/>
                <w:sz w:val="28"/>
                <w:szCs w:val="28"/>
              </w:rPr>
            </w:pPr>
            <w:r>
              <w:rPr>
                <w:color w:val="000000"/>
                <w:sz w:val="28"/>
                <w:szCs w:val="28"/>
              </w:rPr>
              <w:t>2</w:t>
            </w:r>
          </w:p>
        </w:tc>
        <w:tc>
          <w:tcPr>
            <w:tcW w:w="2838" w:type="dxa"/>
            <w:shd w:val="clear" w:color="auto" w:fill="auto"/>
            <w:vAlign w:val="center"/>
          </w:tcPr>
          <w:p w14:paraId="0EBDE847" w14:textId="77777777" w:rsidR="00B40AAF" w:rsidRDefault="00746E6D">
            <w:pPr>
              <w:spacing w:after="0" w:line="240" w:lineRule="auto"/>
              <w:rPr>
                <w:color w:val="000000"/>
                <w:sz w:val="28"/>
                <w:szCs w:val="28"/>
              </w:rPr>
            </w:pPr>
            <w:r>
              <w:rPr>
                <w:color w:val="000000"/>
                <w:sz w:val="28"/>
                <w:szCs w:val="28"/>
              </w:rPr>
              <w:t>Chi phí lập hồ sơ mời thầu và đánh giá hồ sơ dự thầu</w:t>
            </w:r>
          </w:p>
        </w:tc>
        <w:tc>
          <w:tcPr>
            <w:tcW w:w="709" w:type="dxa"/>
            <w:shd w:val="clear" w:color="auto" w:fill="auto"/>
            <w:vAlign w:val="center"/>
          </w:tcPr>
          <w:p w14:paraId="2684B048" w14:textId="77777777" w:rsidR="00B40AAF" w:rsidRDefault="00746E6D">
            <w:pPr>
              <w:spacing w:after="0" w:line="240" w:lineRule="auto"/>
              <w:jc w:val="center"/>
              <w:rPr>
                <w:color w:val="000000"/>
                <w:sz w:val="28"/>
                <w:szCs w:val="28"/>
              </w:rPr>
            </w:pPr>
            <w:r>
              <w:rPr>
                <w:color w:val="000000"/>
                <w:sz w:val="28"/>
                <w:szCs w:val="28"/>
              </w:rPr>
              <w:t> </w:t>
            </w:r>
          </w:p>
        </w:tc>
        <w:tc>
          <w:tcPr>
            <w:tcW w:w="1949" w:type="dxa"/>
            <w:shd w:val="clear" w:color="auto" w:fill="auto"/>
            <w:vAlign w:val="center"/>
          </w:tcPr>
          <w:p w14:paraId="4B6B6E62" w14:textId="77777777" w:rsidR="00B40AAF" w:rsidRDefault="00746E6D">
            <w:pPr>
              <w:spacing w:after="0" w:line="240" w:lineRule="auto"/>
              <w:jc w:val="right"/>
              <w:rPr>
                <w:color w:val="000000"/>
                <w:sz w:val="28"/>
                <w:szCs w:val="28"/>
              </w:rPr>
            </w:pPr>
            <w:r>
              <w:rPr>
                <w:color w:val="000000"/>
                <w:sz w:val="28"/>
                <w:szCs w:val="28"/>
              </w:rPr>
              <w:t> </w:t>
            </w:r>
          </w:p>
        </w:tc>
        <w:tc>
          <w:tcPr>
            <w:tcW w:w="1966" w:type="dxa"/>
            <w:shd w:val="clear" w:color="auto" w:fill="auto"/>
            <w:vAlign w:val="center"/>
          </w:tcPr>
          <w:p w14:paraId="7376703A" w14:textId="77777777" w:rsidR="00B40AAF" w:rsidRDefault="00746E6D">
            <w:pPr>
              <w:spacing w:after="0" w:line="240" w:lineRule="auto"/>
              <w:jc w:val="right"/>
              <w:rPr>
                <w:color w:val="000000"/>
                <w:sz w:val="28"/>
                <w:szCs w:val="28"/>
              </w:rPr>
            </w:pPr>
            <w:r>
              <w:rPr>
                <w:color w:val="000000"/>
                <w:sz w:val="28"/>
                <w:szCs w:val="28"/>
              </w:rPr>
              <w:t>34.751.346</w:t>
            </w:r>
          </w:p>
        </w:tc>
        <w:tc>
          <w:tcPr>
            <w:tcW w:w="1476" w:type="dxa"/>
            <w:shd w:val="clear" w:color="auto" w:fill="auto"/>
            <w:vAlign w:val="center"/>
          </w:tcPr>
          <w:p w14:paraId="21BC5DFA" w14:textId="77777777" w:rsidR="00B40AAF" w:rsidRDefault="00746E6D">
            <w:pPr>
              <w:spacing w:after="0" w:line="240" w:lineRule="auto"/>
              <w:jc w:val="right"/>
              <w:rPr>
                <w:color w:val="000000"/>
                <w:sz w:val="28"/>
                <w:szCs w:val="28"/>
              </w:rPr>
            </w:pPr>
            <w:r>
              <w:rPr>
                <w:color w:val="000000"/>
                <w:sz w:val="28"/>
                <w:szCs w:val="28"/>
              </w:rPr>
              <w:t>2.780.108</w:t>
            </w:r>
          </w:p>
        </w:tc>
        <w:tc>
          <w:tcPr>
            <w:tcW w:w="1826" w:type="dxa"/>
            <w:shd w:val="clear" w:color="auto" w:fill="auto"/>
            <w:vAlign w:val="center"/>
          </w:tcPr>
          <w:p w14:paraId="526E11DE" w14:textId="77777777" w:rsidR="00B40AAF" w:rsidRDefault="00746E6D">
            <w:pPr>
              <w:spacing w:after="0" w:line="240" w:lineRule="auto"/>
              <w:jc w:val="right"/>
              <w:rPr>
                <w:color w:val="000000"/>
                <w:sz w:val="28"/>
                <w:szCs w:val="28"/>
              </w:rPr>
            </w:pPr>
            <w:r>
              <w:rPr>
                <w:color w:val="000000"/>
                <w:sz w:val="28"/>
                <w:szCs w:val="28"/>
              </w:rPr>
              <w:t>37.531.454</w:t>
            </w:r>
          </w:p>
        </w:tc>
        <w:tc>
          <w:tcPr>
            <w:tcW w:w="979" w:type="dxa"/>
            <w:shd w:val="clear" w:color="auto" w:fill="auto"/>
            <w:vAlign w:val="center"/>
          </w:tcPr>
          <w:p w14:paraId="63B04784" w14:textId="77777777" w:rsidR="00B40AAF" w:rsidRDefault="00746E6D">
            <w:pPr>
              <w:spacing w:after="0" w:line="240" w:lineRule="auto"/>
              <w:jc w:val="center"/>
              <w:rPr>
                <w:b/>
                <w:color w:val="000000"/>
                <w:sz w:val="28"/>
                <w:szCs w:val="28"/>
              </w:rPr>
            </w:pPr>
            <w:r>
              <w:rPr>
                <w:b/>
                <w:color w:val="000000"/>
                <w:sz w:val="28"/>
                <w:szCs w:val="28"/>
              </w:rPr>
              <w:t> </w:t>
            </w:r>
          </w:p>
        </w:tc>
        <w:tc>
          <w:tcPr>
            <w:tcW w:w="800" w:type="dxa"/>
            <w:shd w:val="clear" w:color="auto" w:fill="auto"/>
            <w:vAlign w:val="center"/>
          </w:tcPr>
          <w:p w14:paraId="7CB472EF" w14:textId="77777777" w:rsidR="00B40AAF" w:rsidRDefault="00746E6D">
            <w:pPr>
              <w:spacing w:after="0" w:line="240" w:lineRule="auto"/>
              <w:jc w:val="center"/>
              <w:rPr>
                <w:b/>
                <w:color w:val="000000"/>
                <w:sz w:val="28"/>
                <w:szCs w:val="28"/>
              </w:rPr>
            </w:pPr>
            <w:r>
              <w:rPr>
                <w:b/>
                <w:color w:val="000000"/>
                <w:sz w:val="28"/>
                <w:szCs w:val="28"/>
              </w:rPr>
              <w:t> </w:t>
            </w:r>
          </w:p>
        </w:tc>
        <w:tc>
          <w:tcPr>
            <w:tcW w:w="2766" w:type="dxa"/>
            <w:shd w:val="clear" w:color="auto" w:fill="auto"/>
            <w:vAlign w:val="center"/>
          </w:tcPr>
          <w:p w14:paraId="31AA2ED0" w14:textId="77777777" w:rsidR="00B40AAF" w:rsidRDefault="00746E6D">
            <w:pPr>
              <w:spacing w:after="0" w:line="240" w:lineRule="auto"/>
              <w:jc w:val="left"/>
              <w:rPr>
                <w:color w:val="000000"/>
                <w:sz w:val="28"/>
                <w:szCs w:val="28"/>
              </w:rPr>
            </w:pPr>
            <w:r>
              <w:rPr>
                <w:color w:val="000000"/>
                <w:sz w:val="28"/>
                <w:szCs w:val="28"/>
              </w:rPr>
              <w:t>- Căn cứ: Quyết định số 1688/QĐ-BTTTT, Bảng số 8</w:t>
            </w:r>
            <w:r>
              <w:rPr>
                <w:color w:val="000000"/>
                <w:sz w:val="28"/>
                <w:szCs w:val="28"/>
              </w:rPr>
              <w:br/>
            </w:r>
            <w:r>
              <w:rPr>
                <w:color w:val="000000"/>
                <w:sz w:val="28"/>
                <w:szCs w:val="28"/>
              </w:rPr>
              <w:t>- Tối thiểu không nhỏ hơn 5.000.000 đồng (chưa bao gồm thuế GTGT)</w:t>
            </w:r>
            <w:r>
              <w:rPr>
                <w:color w:val="000000"/>
                <w:sz w:val="28"/>
                <w:szCs w:val="28"/>
              </w:rPr>
              <w:br/>
              <w:t>Nghị định 15/2022/NĐ-CP ngày 28/1/2022 (giảm thuế VAT)</w:t>
            </w:r>
          </w:p>
        </w:tc>
      </w:tr>
      <w:tr w:rsidR="00B40AAF" w14:paraId="6DBD3D39" w14:textId="77777777">
        <w:trPr>
          <w:trHeight w:val="600"/>
        </w:trPr>
        <w:tc>
          <w:tcPr>
            <w:tcW w:w="851" w:type="dxa"/>
            <w:shd w:val="clear" w:color="auto" w:fill="auto"/>
            <w:vAlign w:val="center"/>
          </w:tcPr>
          <w:p w14:paraId="7874A430" w14:textId="77777777" w:rsidR="00B40AAF" w:rsidRDefault="00746E6D">
            <w:pPr>
              <w:spacing w:after="0" w:line="240" w:lineRule="auto"/>
              <w:jc w:val="center"/>
              <w:rPr>
                <w:color w:val="000000"/>
                <w:sz w:val="28"/>
                <w:szCs w:val="28"/>
              </w:rPr>
            </w:pPr>
            <w:r>
              <w:rPr>
                <w:color w:val="000000"/>
                <w:sz w:val="28"/>
                <w:szCs w:val="28"/>
              </w:rPr>
              <w:t>2.1</w:t>
            </w:r>
          </w:p>
        </w:tc>
        <w:tc>
          <w:tcPr>
            <w:tcW w:w="2838" w:type="dxa"/>
            <w:shd w:val="clear" w:color="auto" w:fill="auto"/>
            <w:vAlign w:val="center"/>
          </w:tcPr>
          <w:p w14:paraId="2DCBC9B0" w14:textId="77777777" w:rsidR="00B40AAF" w:rsidRDefault="00746E6D">
            <w:pPr>
              <w:spacing w:after="0" w:line="240" w:lineRule="auto"/>
              <w:jc w:val="left"/>
              <w:rPr>
                <w:color w:val="000000"/>
                <w:sz w:val="28"/>
                <w:szCs w:val="28"/>
              </w:rPr>
            </w:pPr>
            <w:r>
              <w:rPr>
                <w:color w:val="000000"/>
                <w:sz w:val="28"/>
                <w:szCs w:val="28"/>
              </w:rPr>
              <w:t>Chi phí phần cứng (Gpc)</w:t>
            </w:r>
          </w:p>
        </w:tc>
        <w:tc>
          <w:tcPr>
            <w:tcW w:w="709" w:type="dxa"/>
            <w:shd w:val="clear" w:color="auto" w:fill="auto"/>
            <w:vAlign w:val="center"/>
          </w:tcPr>
          <w:p w14:paraId="7E052F56" w14:textId="77777777" w:rsidR="00B40AAF" w:rsidRDefault="00746E6D">
            <w:pPr>
              <w:spacing w:after="0" w:line="240" w:lineRule="auto"/>
              <w:jc w:val="center"/>
              <w:rPr>
                <w:color w:val="000000"/>
                <w:sz w:val="28"/>
                <w:szCs w:val="28"/>
              </w:rPr>
            </w:pPr>
            <w:r>
              <w:rPr>
                <w:color w:val="000000"/>
                <w:sz w:val="28"/>
                <w:szCs w:val="28"/>
              </w:rPr>
              <w:t>1</w:t>
            </w:r>
          </w:p>
        </w:tc>
        <w:tc>
          <w:tcPr>
            <w:tcW w:w="1949" w:type="dxa"/>
            <w:shd w:val="clear" w:color="auto" w:fill="auto"/>
            <w:vAlign w:val="center"/>
          </w:tcPr>
          <w:p w14:paraId="27F6049C" w14:textId="77777777" w:rsidR="00B40AAF" w:rsidRDefault="00746E6D">
            <w:pPr>
              <w:spacing w:after="0" w:line="240" w:lineRule="auto"/>
              <w:jc w:val="right"/>
              <w:rPr>
                <w:color w:val="000000"/>
                <w:sz w:val="28"/>
                <w:szCs w:val="28"/>
              </w:rPr>
            </w:pPr>
            <w:r>
              <w:rPr>
                <w:color w:val="000000"/>
                <w:sz w:val="28"/>
                <w:szCs w:val="28"/>
              </w:rPr>
              <w:t>0</w:t>
            </w:r>
          </w:p>
        </w:tc>
        <w:tc>
          <w:tcPr>
            <w:tcW w:w="1966" w:type="dxa"/>
            <w:shd w:val="clear" w:color="auto" w:fill="auto"/>
            <w:vAlign w:val="center"/>
          </w:tcPr>
          <w:p w14:paraId="241B8CA5" w14:textId="77777777" w:rsidR="00B40AAF" w:rsidRDefault="00746E6D">
            <w:pPr>
              <w:spacing w:after="0" w:line="240" w:lineRule="auto"/>
              <w:jc w:val="right"/>
              <w:rPr>
                <w:color w:val="000000"/>
                <w:sz w:val="28"/>
                <w:szCs w:val="28"/>
              </w:rPr>
            </w:pPr>
            <w:r>
              <w:rPr>
                <w:color w:val="000000"/>
                <w:sz w:val="28"/>
                <w:szCs w:val="28"/>
              </w:rPr>
              <w:t>0</w:t>
            </w:r>
          </w:p>
        </w:tc>
        <w:tc>
          <w:tcPr>
            <w:tcW w:w="1476" w:type="dxa"/>
            <w:shd w:val="clear" w:color="auto" w:fill="auto"/>
            <w:vAlign w:val="center"/>
          </w:tcPr>
          <w:p w14:paraId="4FEF63B7" w14:textId="77777777" w:rsidR="00B40AAF" w:rsidRDefault="00746E6D">
            <w:pPr>
              <w:spacing w:after="0" w:line="240" w:lineRule="auto"/>
              <w:jc w:val="right"/>
              <w:rPr>
                <w:color w:val="000000"/>
                <w:sz w:val="28"/>
                <w:szCs w:val="28"/>
              </w:rPr>
            </w:pPr>
            <w:r>
              <w:rPr>
                <w:color w:val="000000"/>
                <w:sz w:val="28"/>
                <w:szCs w:val="28"/>
              </w:rPr>
              <w:t>0</w:t>
            </w:r>
          </w:p>
        </w:tc>
        <w:tc>
          <w:tcPr>
            <w:tcW w:w="1826" w:type="dxa"/>
            <w:shd w:val="clear" w:color="auto" w:fill="auto"/>
            <w:vAlign w:val="center"/>
          </w:tcPr>
          <w:p w14:paraId="2DD15227" w14:textId="77777777" w:rsidR="00B40AAF" w:rsidRDefault="00746E6D">
            <w:pPr>
              <w:spacing w:after="0" w:line="240" w:lineRule="auto"/>
              <w:jc w:val="right"/>
              <w:rPr>
                <w:color w:val="000000"/>
                <w:sz w:val="28"/>
                <w:szCs w:val="28"/>
              </w:rPr>
            </w:pPr>
            <w:r>
              <w:rPr>
                <w:color w:val="000000"/>
                <w:sz w:val="28"/>
                <w:szCs w:val="28"/>
              </w:rPr>
              <w:t>0</w:t>
            </w:r>
          </w:p>
        </w:tc>
        <w:tc>
          <w:tcPr>
            <w:tcW w:w="979" w:type="dxa"/>
            <w:shd w:val="clear" w:color="auto" w:fill="auto"/>
            <w:vAlign w:val="center"/>
          </w:tcPr>
          <w:p w14:paraId="52496082" w14:textId="77777777" w:rsidR="00B40AAF" w:rsidRDefault="00746E6D">
            <w:pPr>
              <w:spacing w:after="0" w:line="240" w:lineRule="auto"/>
              <w:jc w:val="center"/>
              <w:rPr>
                <w:b/>
                <w:color w:val="000000"/>
                <w:sz w:val="28"/>
                <w:szCs w:val="28"/>
              </w:rPr>
            </w:pPr>
            <w:r>
              <w:rPr>
                <w:b/>
                <w:color w:val="000000"/>
                <w:sz w:val="28"/>
                <w:szCs w:val="28"/>
              </w:rPr>
              <w:t> </w:t>
            </w:r>
          </w:p>
        </w:tc>
        <w:tc>
          <w:tcPr>
            <w:tcW w:w="800" w:type="dxa"/>
            <w:shd w:val="clear" w:color="auto" w:fill="auto"/>
            <w:vAlign w:val="center"/>
          </w:tcPr>
          <w:p w14:paraId="640839DC" w14:textId="77777777" w:rsidR="00B40AAF" w:rsidRDefault="00746E6D">
            <w:pPr>
              <w:spacing w:after="0" w:line="240" w:lineRule="auto"/>
              <w:jc w:val="center"/>
              <w:rPr>
                <w:b/>
                <w:color w:val="000000"/>
                <w:sz w:val="28"/>
                <w:szCs w:val="28"/>
              </w:rPr>
            </w:pPr>
            <w:r>
              <w:rPr>
                <w:b/>
                <w:color w:val="000000"/>
                <w:sz w:val="28"/>
                <w:szCs w:val="28"/>
              </w:rPr>
              <w:t> </w:t>
            </w:r>
          </w:p>
        </w:tc>
        <w:tc>
          <w:tcPr>
            <w:tcW w:w="2766" w:type="dxa"/>
            <w:shd w:val="clear" w:color="auto" w:fill="auto"/>
            <w:vAlign w:val="center"/>
          </w:tcPr>
          <w:p w14:paraId="2AA09693" w14:textId="77777777" w:rsidR="00B40AAF" w:rsidRDefault="00746E6D">
            <w:pPr>
              <w:spacing w:after="0" w:line="240" w:lineRule="auto"/>
              <w:jc w:val="left"/>
              <w:rPr>
                <w:color w:val="000000"/>
                <w:sz w:val="28"/>
                <w:szCs w:val="28"/>
              </w:rPr>
            </w:pPr>
            <w:r>
              <w:rPr>
                <w:color w:val="000000"/>
                <w:sz w:val="28"/>
                <w:szCs w:val="28"/>
              </w:rPr>
              <w:t>- Cách tính đơn giá: 0,283% x Gpc</w:t>
            </w:r>
          </w:p>
        </w:tc>
      </w:tr>
      <w:tr w:rsidR="00B40AAF" w14:paraId="20B2B77D" w14:textId="77777777">
        <w:trPr>
          <w:trHeight w:val="660"/>
        </w:trPr>
        <w:tc>
          <w:tcPr>
            <w:tcW w:w="851" w:type="dxa"/>
            <w:shd w:val="clear" w:color="auto" w:fill="auto"/>
            <w:vAlign w:val="center"/>
          </w:tcPr>
          <w:p w14:paraId="0FE299EA" w14:textId="77777777" w:rsidR="00B40AAF" w:rsidRDefault="00746E6D">
            <w:pPr>
              <w:spacing w:after="0" w:line="240" w:lineRule="auto"/>
              <w:jc w:val="center"/>
              <w:rPr>
                <w:color w:val="000000"/>
                <w:sz w:val="28"/>
                <w:szCs w:val="28"/>
              </w:rPr>
            </w:pPr>
            <w:r>
              <w:rPr>
                <w:color w:val="000000"/>
                <w:sz w:val="28"/>
                <w:szCs w:val="28"/>
              </w:rPr>
              <w:t>2.2</w:t>
            </w:r>
          </w:p>
        </w:tc>
        <w:tc>
          <w:tcPr>
            <w:tcW w:w="2838" w:type="dxa"/>
            <w:shd w:val="clear" w:color="auto" w:fill="auto"/>
            <w:vAlign w:val="center"/>
          </w:tcPr>
          <w:p w14:paraId="03375032" w14:textId="77777777" w:rsidR="00B40AAF" w:rsidRDefault="00746E6D">
            <w:pPr>
              <w:spacing w:after="0" w:line="240" w:lineRule="auto"/>
              <w:jc w:val="left"/>
              <w:rPr>
                <w:color w:val="000000"/>
                <w:sz w:val="28"/>
                <w:szCs w:val="28"/>
              </w:rPr>
            </w:pPr>
            <w:r>
              <w:rPr>
                <w:color w:val="000000"/>
                <w:sz w:val="28"/>
                <w:szCs w:val="28"/>
              </w:rPr>
              <w:t>Chi phí xây dựng phần mềm nội bộ (Gpm)</w:t>
            </w:r>
          </w:p>
        </w:tc>
        <w:tc>
          <w:tcPr>
            <w:tcW w:w="709" w:type="dxa"/>
            <w:shd w:val="clear" w:color="auto" w:fill="auto"/>
            <w:vAlign w:val="center"/>
          </w:tcPr>
          <w:p w14:paraId="7C0C4BC0" w14:textId="77777777" w:rsidR="00B40AAF" w:rsidRDefault="00746E6D">
            <w:pPr>
              <w:spacing w:after="0" w:line="240" w:lineRule="auto"/>
              <w:jc w:val="center"/>
              <w:rPr>
                <w:color w:val="000000"/>
                <w:sz w:val="28"/>
                <w:szCs w:val="28"/>
              </w:rPr>
            </w:pPr>
            <w:r>
              <w:rPr>
                <w:color w:val="000000"/>
                <w:sz w:val="28"/>
                <w:szCs w:val="28"/>
              </w:rPr>
              <w:t>1</w:t>
            </w:r>
          </w:p>
        </w:tc>
        <w:tc>
          <w:tcPr>
            <w:tcW w:w="1949" w:type="dxa"/>
            <w:shd w:val="clear" w:color="auto" w:fill="auto"/>
            <w:vAlign w:val="center"/>
          </w:tcPr>
          <w:p w14:paraId="7EC310CA" w14:textId="77777777" w:rsidR="00B40AAF" w:rsidRDefault="00746E6D">
            <w:pPr>
              <w:spacing w:after="0" w:line="240" w:lineRule="auto"/>
              <w:jc w:val="right"/>
              <w:rPr>
                <w:color w:val="000000"/>
                <w:sz w:val="28"/>
                <w:szCs w:val="28"/>
              </w:rPr>
            </w:pPr>
            <w:r>
              <w:rPr>
                <w:color w:val="000000"/>
                <w:sz w:val="28"/>
                <w:szCs w:val="28"/>
              </w:rPr>
              <w:t>34.751.346</w:t>
            </w:r>
          </w:p>
        </w:tc>
        <w:tc>
          <w:tcPr>
            <w:tcW w:w="1966" w:type="dxa"/>
            <w:shd w:val="clear" w:color="auto" w:fill="auto"/>
            <w:vAlign w:val="center"/>
          </w:tcPr>
          <w:p w14:paraId="1C6818E2" w14:textId="77777777" w:rsidR="00B40AAF" w:rsidRDefault="00746E6D">
            <w:pPr>
              <w:spacing w:after="0" w:line="240" w:lineRule="auto"/>
              <w:jc w:val="right"/>
              <w:rPr>
                <w:color w:val="000000"/>
                <w:sz w:val="28"/>
                <w:szCs w:val="28"/>
              </w:rPr>
            </w:pPr>
            <w:r>
              <w:rPr>
                <w:color w:val="000000"/>
                <w:sz w:val="28"/>
                <w:szCs w:val="28"/>
              </w:rPr>
              <w:t>34.751.346</w:t>
            </w:r>
          </w:p>
        </w:tc>
        <w:tc>
          <w:tcPr>
            <w:tcW w:w="1476" w:type="dxa"/>
            <w:shd w:val="clear" w:color="auto" w:fill="auto"/>
            <w:vAlign w:val="center"/>
          </w:tcPr>
          <w:p w14:paraId="608F678C" w14:textId="77777777" w:rsidR="00B40AAF" w:rsidRDefault="00746E6D">
            <w:pPr>
              <w:spacing w:after="0" w:line="240" w:lineRule="auto"/>
              <w:jc w:val="right"/>
              <w:rPr>
                <w:color w:val="000000"/>
                <w:sz w:val="28"/>
                <w:szCs w:val="28"/>
              </w:rPr>
            </w:pPr>
            <w:r>
              <w:rPr>
                <w:color w:val="000000"/>
                <w:sz w:val="28"/>
                <w:szCs w:val="28"/>
              </w:rPr>
              <w:t>2.780.108</w:t>
            </w:r>
          </w:p>
        </w:tc>
        <w:tc>
          <w:tcPr>
            <w:tcW w:w="1826" w:type="dxa"/>
            <w:shd w:val="clear" w:color="auto" w:fill="auto"/>
            <w:vAlign w:val="center"/>
          </w:tcPr>
          <w:p w14:paraId="788450B4" w14:textId="77777777" w:rsidR="00B40AAF" w:rsidRDefault="00746E6D">
            <w:pPr>
              <w:spacing w:after="0" w:line="240" w:lineRule="auto"/>
              <w:jc w:val="right"/>
              <w:rPr>
                <w:color w:val="000000"/>
                <w:sz w:val="28"/>
                <w:szCs w:val="28"/>
              </w:rPr>
            </w:pPr>
            <w:r>
              <w:rPr>
                <w:color w:val="000000"/>
                <w:sz w:val="28"/>
                <w:szCs w:val="28"/>
              </w:rPr>
              <w:t>37.531.454</w:t>
            </w:r>
          </w:p>
        </w:tc>
        <w:tc>
          <w:tcPr>
            <w:tcW w:w="979" w:type="dxa"/>
            <w:shd w:val="clear" w:color="auto" w:fill="auto"/>
            <w:vAlign w:val="center"/>
          </w:tcPr>
          <w:p w14:paraId="07190A59" w14:textId="77777777" w:rsidR="00B40AAF" w:rsidRDefault="00746E6D">
            <w:pPr>
              <w:spacing w:after="0" w:line="240" w:lineRule="auto"/>
              <w:jc w:val="center"/>
              <w:rPr>
                <w:b/>
                <w:color w:val="000000"/>
                <w:sz w:val="28"/>
                <w:szCs w:val="28"/>
              </w:rPr>
            </w:pPr>
            <w:r>
              <w:rPr>
                <w:b/>
                <w:color w:val="000000"/>
                <w:sz w:val="28"/>
                <w:szCs w:val="28"/>
              </w:rPr>
              <w:t> </w:t>
            </w:r>
          </w:p>
        </w:tc>
        <w:tc>
          <w:tcPr>
            <w:tcW w:w="800" w:type="dxa"/>
            <w:shd w:val="clear" w:color="auto" w:fill="auto"/>
            <w:vAlign w:val="center"/>
          </w:tcPr>
          <w:p w14:paraId="66AE9CAC" w14:textId="77777777" w:rsidR="00B40AAF" w:rsidRDefault="00746E6D">
            <w:pPr>
              <w:spacing w:after="0" w:line="240" w:lineRule="auto"/>
              <w:jc w:val="center"/>
              <w:rPr>
                <w:b/>
                <w:color w:val="000000"/>
                <w:sz w:val="28"/>
                <w:szCs w:val="28"/>
              </w:rPr>
            </w:pPr>
            <w:r>
              <w:rPr>
                <w:b/>
                <w:color w:val="000000"/>
                <w:sz w:val="28"/>
                <w:szCs w:val="28"/>
              </w:rPr>
              <w:t> </w:t>
            </w:r>
          </w:p>
        </w:tc>
        <w:tc>
          <w:tcPr>
            <w:tcW w:w="2766" w:type="dxa"/>
            <w:shd w:val="clear" w:color="auto" w:fill="auto"/>
            <w:vAlign w:val="center"/>
          </w:tcPr>
          <w:p w14:paraId="53BD4FFE" w14:textId="77777777" w:rsidR="00B40AAF" w:rsidRDefault="00746E6D">
            <w:pPr>
              <w:spacing w:after="0" w:line="240" w:lineRule="auto"/>
              <w:jc w:val="left"/>
              <w:rPr>
                <w:color w:val="000000"/>
                <w:sz w:val="28"/>
                <w:szCs w:val="28"/>
              </w:rPr>
            </w:pPr>
            <w:r>
              <w:rPr>
                <w:color w:val="000000"/>
                <w:sz w:val="28"/>
                <w:szCs w:val="28"/>
              </w:rPr>
              <w:t>- Cách tính đơn giá: 0,388% x Gpm</w:t>
            </w:r>
          </w:p>
        </w:tc>
      </w:tr>
      <w:tr w:rsidR="00B40AAF" w14:paraId="51C10E9D" w14:textId="77777777">
        <w:trPr>
          <w:trHeight w:val="1575"/>
        </w:trPr>
        <w:tc>
          <w:tcPr>
            <w:tcW w:w="851" w:type="dxa"/>
            <w:shd w:val="clear" w:color="auto" w:fill="auto"/>
            <w:vAlign w:val="center"/>
          </w:tcPr>
          <w:p w14:paraId="033605B0" w14:textId="77777777" w:rsidR="00B40AAF" w:rsidRDefault="00746E6D">
            <w:pPr>
              <w:spacing w:after="0" w:line="240" w:lineRule="auto"/>
              <w:jc w:val="center"/>
              <w:rPr>
                <w:color w:val="000000"/>
                <w:sz w:val="28"/>
                <w:szCs w:val="28"/>
              </w:rPr>
            </w:pPr>
            <w:r>
              <w:rPr>
                <w:color w:val="000000"/>
                <w:sz w:val="28"/>
                <w:szCs w:val="28"/>
              </w:rPr>
              <w:lastRenderedPageBreak/>
              <w:t>3</w:t>
            </w:r>
          </w:p>
        </w:tc>
        <w:tc>
          <w:tcPr>
            <w:tcW w:w="2838" w:type="dxa"/>
            <w:shd w:val="clear" w:color="auto" w:fill="auto"/>
            <w:vAlign w:val="center"/>
          </w:tcPr>
          <w:p w14:paraId="4A84EB28" w14:textId="77777777" w:rsidR="00B40AAF" w:rsidRDefault="00746E6D">
            <w:pPr>
              <w:spacing w:after="0" w:line="240" w:lineRule="auto"/>
              <w:rPr>
                <w:color w:val="000000"/>
                <w:sz w:val="28"/>
                <w:szCs w:val="28"/>
              </w:rPr>
            </w:pPr>
            <w:r>
              <w:rPr>
                <w:color w:val="000000"/>
                <w:sz w:val="28"/>
                <w:szCs w:val="28"/>
              </w:rPr>
              <w:t>Chi phí giám sát</w:t>
            </w:r>
          </w:p>
        </w:tc>
        <w:tc>
          <w:tcPr>
            <w:tcW w:w="709" w:type="dxa"/>
            <w:shd w:val="clear" w:color="auto" w:fill="auto"/>
            <w:vAlign w:val="center"/>
          </w:tcPr>
          <w:p w14:paraId="683E3C8A" w14:textId="77777777" w:rsidR="00B40AAF" w:rsidRDefault="00746E6D">
            <w:pPr>
              <w:spacing w:after="0" w:line="240" w:lineRule="auto"/>
              <w:jc w:val="center"/>
              <w:rPr>
                <w:color w:val="000000"/>
                <w:sz w:val="28"/>
                <w:szCs w:val="28"/>
              </w:rPr>
            </w:pPr>
            <w:r>
              <w:rPr>
                <w:color w:val="000000"/>
                <w:sz w:val="28"/>
                <w:szCs w:val="28"/>
              </w:rPr>
              <w:t> </w:t>
            </w:r>
          </w:p>
        </w:tc>
        <w:tc>
          <w:tcPr>
            <w:tcW w:w="1949" w:type="dxa"/>
            <w:shd w:val="clear" w:color="auto" w:fill="auto"/>
            <w:vAlign w:val="center"/>
          </w:tcPr>
          <w:p w14:paraId="36A57744" w14:textId="77777777" w:rsidR="00B40AAF" w:rsidRDefault="00746E6D">
            <w:pPr>
              <w:spacing w:after="0" w:line="240" w:lineRule="auto"/>
              <w:jc w:val="right"/>
              <w:rPr>
                <w:color w:val="000000"/>
                <w:sz w:val="28"/>
                <w:szCs w:val="28"/>
              </w:rPr>
            </w:pPr>
            <w:r>
              <w:rPr>
                <w:color w:val="000000"/>
                <w:sz w:val="28"/>
                <w:szCs w:val="28"/>
              </w:rPr>
              <w:t> </w:t>
            </w:r>
          </w:p>
        </w:tc>
        <w:tc>
          <w:tcPr>
            <w:tcW w:w="1966" w:type="dxa"/>
            <w:shd w:val="clear" w:color="auto" w:fill="auto"/>
            <w:vAlign w:val="center"/>
          </w:tcPr>
          <w:p w14:paraId="04DD2C38" w14:textId="77777777" w:rsidR="00B40AAF" w:rsidRDefault="00746E6D">
            <w:pPr>
              <w:spacing w:after="0" w:line="240" w:lineRule="auto"/>
              <w:jc w:val="right"/>
              <w:rPr>
                <w:color w:val="000000"/>
                <w:sz w:val="28"/>
                <w:szCs w:val="28"/>
              </w:rPr>
            </w:pPr>
            <w:r>
              <w:rPr>
                <w:color w:val="000000"/>
                <w:sz w:val="28"/>
                <w:szCs w:val="28"/>
              </w:rPr>
              <w:t>181.795.553</w:t>
            </w:r>
          </w:p>
        </w:tc>
        <w:tc>
          <w:tcPr>
            <w:tcW w:w="1476" w:type="dxa"/>
            <w:shd w:val="clear" w:color="auto" w:fill="auto"/>
            <w:vAlign w:val="center"/>
          </w:tcPr>
          <w:p w14:paraId="33F622E2" w14:textId="77777777" w:rsidR="00B40AAF" w:rsidRDefault="00746E6D">
            <w:pPr>
              <w:spacing w:after="0" w:line="240" w:lineRule="auto"/>
              <w:jc w:val="right"/>
              <w:rPr>
                <w:color w:val="000000"/>
                <w:sz w:val="28"/>
                <w:szCs w:val="28"/>
              </w:rPr>
            </w:pPr>
            <w:r>
              <w:rPr>
                <w:color w:val="000000"/>
                <w:sz w:val="28"/>
                <w:szCs w:val="28"/>
              </w:rPr>
              <w:t>14.543.644</w:t>
            </w:r>
          </w:p>
        </w:tc>
        <w:tc>
          <w:tcPr>
            <w:tcW w:w="1826" w:type="dxa"/>
            <w:shd w:val="clear" w:color="auto" w:fill="auto"/>
            <w:vAlign w:val="center"/>
          </w:tcPr>
          <w:p w14:paraId="04A4F6F8" w14:textId="77777777" w:rsidR="00B40AAF" w:rsidRDefault="00746E6D">
            <w:pPr>
              <w:spacing w:after="0" w:line="240" w:lineRule="auto"/>
              <w:jc w:val="right"/>
              <w:rPr>
                <w:color w:val="000000"/>
                <w:sz w:val="28"/>
                <w:szCs w:val="28"/>
              </w:rPr>
            </w:pPr>
            <w:r>
              <w:rPr>
                <w:color w:val="000000"/>
                <w:sz w:val="28"/>
                <w:szCs w:val="28"/>
              </w:rPr>
              <w:t>196.339.197</w:t>
            </w:r>
          </w:p>
        </w:tc>
        <w:tc>
          <w:tcPr>
            <w:tcW w:w="979" w:type="dxa"/>
            <w:shd w:val="clear" w:color="auto" w:fill="auto"/>
            <w:vAlign w:val="center"/>
          </w:tcPr>
          <w:p w14:paraId="47A34AC8" w14:textId="77777777" w:rsidR="00B40AAF" w:rsidRDefault="00746E6D">
            <w:pPr>
              <w:spacing w:after="0" w:line="240" w:lineRule="auto"/>
              <w:jc w:val="center"/>
              <w:rPr>
                <w:b/>
                <w:color w:val="000000"/>
                <w:sz w:val="28"/>
                <w:szCs w:val="28"/>
              </w:rPr>
            </w:pPr>
            <w:r>
              <w:rPr>
                <w:b/>
                <w:color w:val="000000"/>
                <w:sz w:val="28"/>
                <w:szCs w:val="28"/>
              </w:rPr>
              <w:t> </w:t>
            </w:r>
          </w:p>
        </w:tc>
        <w:tc>
          <w:tcPr>
            <w:tcW w:w="800" w:type="dxa"/>
            <w:shd w:val="clear" w:color="auto" w:fill="auto"/>
            <w:vAlign w:val="center"/>
          </w:tcPr>
          <w:p w14:paraId="5E78A775" w14:textId="77777777" w:rsidR="00B40AAF" w:rsidRDefault="00746E6D">
            <w:pPr>
              <w:spacing w:after="0" w:line="240" w:lineRule="auto"/>
              <w:jc w:val="center"/>
              <w:rPr>
                <w:b/>
                <w:color w:val="000000"/>
                <w:sz w:val="28"/>
                <w:szCs w:val="28"/>
              </w:rPr>
            </w:pPr>
            <w:r>
              <w:rPr>
                <w:b/>
                <w:color w:val="000000"/>
                <w:sz w:val="28"/>
                <w:szCs w:val="28"/>
              </w:rPr>
              <w:t> </w:t>
            </w:r>
          </w:p>
        </w:tc>
        <w:tc>
          <w:tcPr>
            <w:tcW w:w="2766" w:type="dxa"/>
            <w:shd w:val="clear" w:color="auto" w:fill="auto"/>
            <w:vAlign w:val="center"/>
          </w:tcPr>
          <w:p w14:paraId="55BD144F" w14:textId="77777777" w:rsidR="00B40AAF" w:rsidRDefault="00746E6D">
            <w:pPr>
              <w:spacing w:after="0" w:line="240" w:lineRule="auto"/>
              <w:jc w:val="left"/>
              <w:rPr>
                <w:color w:val="000000"/>
                <w:sz w:val="28"/>
                <w:szCs w:val="28"/>
              </w:rPr>
            </w:pPr>
            <w:r>
              <w:rPr>
                <w:color w:val="000000"/>
                <w:sz w:val="28"/>
                <w:szCs w:val="28"/>
              </w:rPr>
              <w:t>- Căn cứ: Quyết định số 1688/QĐ-BTTTT, Bảng số 9</w:t>
            </w:r>
            <w:r>
              <w:rPr>
                <w:color w:val="000000"/>
                <w:sz w:val="28"/>
                <w:szCs w:val="28"/>
              </w:rPr>
              <w:br/>
              <w:t>- Tối thiểu không nhỏ hơn 10.000.000 đồng (chưa bao gồm thuế GTGT)</w:t>
            </w:r>
            <w:r>
              <w:rPr>
                <w:color w:val="000000"/>
                <w:sz w:val="28"/>
                <w:szCs w:val="28"/>
              </w:rPr>
              <w:br/>
              <w:t>Nghị định 15/2022/NĐ-CP ngày 28/1/2022 (giảm thuế VAT)</w:t>
            </w:r>
          </w:p>
        </w:tc>
      </w:tr>
      <w:tr w:rsidR="00B40AAF" w14:paraId="6CBE3980" w14:textId="77777777">
        <w:trPr>
          <w:trHeight w:val="600"/>
        </w:trPr>
        <w:tc>
          <w:tcPr>
            <w:tcW w:w="851" w:type="dxa"/>
            <w:shd w:val="clear" w:color="auto" w:fill="auto"/>
            <w:vAlign w:val="center"/>
          </w:tcPr>
          <w:p w14:paraId="765A76CC" w14:textId="77777777" w:rsidR="00B40AAF" w:rsidRDefault="00746E6D">
            <w:pPr>
              <w:spacing w:after="0" w:line="240" w:lineRule="auto"/>
              <w:jc w:val="center"/>
              <w:rPr>
                <w:color w:val="000000"/>
                <w:sz w:val="28"/>
                <w:szCs w:val="28"/>
              </w:rPr>
            </w:pPr>
            <w:r>
              <w:rPr>
                <w:color w:val="000000"/>
                <w:sz w:val="28"/>
                <w:szCs w:val="28"/>
              </w:rPr>
              <w:t>3.1</w:t>
            </w:r>
          </w:p>
        </w:tc>
        <w:tc>
          <w:tcPr>
            <w:tcW w:w="2838" w:type="dxa"/>
            <w:shd w:val="clear" w:color="auto" w:fill="auto"/>
            <w:vAlign w:val="center"/>
          </w:tcPr>
          <w:p w14:paraId="078C612E" w14:textId="77777777" w:rsidR="00B40AAF" w:rsidRDefault="00746E6D">
            <w:pPr>
              <w:spacing w:after="0" w:line="240" w:lineRule="auto"/>
              <w:jc w:val="left"/>
              <w:rPr>
                <w:color w:val="000000"/>
                <w:sz w:val="28"/>
                <w:szCs w:val="28"/>
              </w:rPr>
            </w:pPr>
            <w:r>
              <w:rPr>
                <w:color w:val="000000"/>
                <w:sz w:val="28"/>
                <w:szCs w:val="28"/>
              </w:rPr>
              <w:t>Chi phí phần cứng (Gpc)</w:t>
            </w:r>
          </w:p>
        </w:tc>
        <w:tc>
          <w:tcPr>
            <w:tcW w:w="709" w:type="dxa"/>
            <w:shd w:val="clear" w:color="auto" w:fill="auto"/>
            <w:vAlign w:val="center"/>
          </w:tcPr>
          <w:p w14:paraId="2F78D8EF" w14:textId="77777777" w:rsidR="00B40AAF" w:rsidRDefault="00746E6D">
            <w:pPr>
              <w:spacing w:after="0" w:line="240" w:lineRule="auto"/>
              <w:jc w:val="center"/>
              <w:rPr>
                <w:color w:val="000000"/>
                <w:sz w:val="28"/>
                <w:szCs w:val="28"/>
              </w:rPr>
            </w:pPr>
            <w:r>
              <w:rPr>
                <w:color w:val="000000"/>
                <w:sz w:val="28"/>
                <w:szCs w:val="28"/>
              </w:rPr>
              <w:t>1</w:t>
            </w:r>
          </w:p>
        </w:tc>
        <w:tc>
          <w:tcPr>
            <w:tcW w:w="1949" w:type="dxa"/>
            <w:shd w:val="clear" w:color="auto" w:fill="auto"/>
            <w:vAlign w:val="center"/>
          </w:tcPr>
          <w:p w14:paraId="4A271DA5" w14:textId="77777777" w:rsidR="00B40AAF" w:rsidRDefault="00746E6D">
            <w:pPr>
              <w:spacing w:after="0" w:line="240" w:lineRule="auto"/>
              <w:jc w:val="right"/>
              <w:rPr>
                <w:color w:val="000000"/>
                <w:sz w:val="28"/>
                <w:szCs w:val="28"/>
              </w:rPr>
            </w:pPr>
            <w:r>
              <w:rPr>
                <w:color w:val="000000"/>
                <w:sz w:val="28"/>
                <w:szCs w:val="28"/>
              </w:rPr>
              <w:t>0</w:t>
            </w:r>
          </w:p>
        </w:tc>
        <w:tc>
          <w:tcPr>
            <w:tcW w:w="1966" w:type="dxa"/>
            <w:shd w:val="clear" w:color="auto" w:fill="auto"/>
            <w:vAlign w:val="center"/>
          </w:tcPr>
          <w:p w14:paraId="59A90E18" w14:textId="77777777" w:rsidR="00B40AAF" w:rsidRDefault="00746E6D">
            <w:pPr>
              <w:spacing w:after="0" w:line="240" w:lineRule="auto"/>
              <w:jc w:val="right"/>
              <w:rPr>
                <w:color w:val="000000"/>
                <w:sz w:val="28"/>
                <w:szCs w:val="28"/>
              </w:rPr>
            </w:pPr>
            <w:r>
              <w:rPr>
                <w:color w:val="000000"/>
                <w:sz w:val="28"/>
                <w:szCs w:val="28"/>
              </w:rPr>
              <w:t>0</w:t>
            </w:r>
          </w:p>
        </w:tc>
        <w:tc>
          <w:tcPr>
            <w:tcW w:w="1476" w:type="dxa"/>
            <w:shd w:val="clear" w:color="auto" w:fill="auto"/>
            <w:vAlign w:val="center"/>
          </w:tcPr>
          <w:p w14:paraId="458E8FAD" w14:textId="77777777" w:rsidR="00B40AAF" w:rsidRDefault="00746E6D">
            <w:pPr>
              <w:spacing w:after="0" w:line="240" w:lineRule="auto"/>
              <w:jc w:val="right"/>
              <w:rPr>
                <w:color w:val="000000"/>
                <w:sz w:val="28"/>
                <w:szCs w:val="28"/>
              </w:rPr>
            </w:pPr>
            <w:r>
              <w:rPr>
                <w:color w:val="000000"/>
                <w:sz w:val="28"/>
                <w:szCs w:val="28"/>
              </w:rPr>
              <w:t>0</w:t>
            </w:r>
          </w:p>
        </w:tc>
        <w:tc>
          <w:tcPr>
            <w:tcW w:w="1826" w:type="dxa"/>
            <w:shd w:val="clear" w:color="auto" w:fill="auto"/>
            <w:vAlign w:val="center"/>
          </w:tcPr>
          <w:p w14:paraId="092ABB57" w14:textId="77777777" w:rsidR="00B40AAF" w:rsidRDefault="00746E6D">
            <w:pPr>
              <w:spacing w:after="0" w:line="240" w:lineRule="auto"/>
              <w:jc w:val="right"/>
              <w:rPr>
                <w:color w:val="000000"/>
                <w:sz w:val="28"/>
                <w:szCs w:val="28"/>
              </w:rPr>
            </w:pPr>
            <w:r>
              <w:rPr>
                <w:color w:val="000000"/>
                <w:sz w:val="28"/>
                <w:szCs w:val="28"/>
              </w:rPr>
              <w:t>0</w:t>
            </w:r>
          </w:p>
        </w:tc>
        <w:tc>
          <w:tcPr>
            <w:tcW w:w="979" w:type="dxa"/>
            <w:shd w:val="clear" w:color="auto" w:fill="auto"/>
            <w:vAlign w:val="center"/>
          </w:tcPr>
          <w:p w14:paraId="4761A3C4" w14:textId="77777777" w:rsidR="00B40AAF" w:rsidRDefault="00746E6D">
            <w:pPr>
              <w:spacing w:after="0" w:line="240" w:lineRule="auto"/>
              <w:jc w:val="center"/>
              <w:rPr>
                <w:b/>
                <w:color w:val="000000"/>
                <w:sz w:val="28"/>
                <w:szCs w:val="28"/>
              </w:rPr>
            </w:pPr>
            <w:r>
              <w:rPr>
                <w:b/>
                <w:color w:val="000000"/>
                <w:sz w:val="28"/>
                <w:szCs w:val="28"/>
              </w:rPr>
              <w:t> </w:t>
            </w:r>
          </w:p>
        </w:tc>
        <w:tc>
          <w:tcPr>
            <w:tcW w:w="800" w:type="dxa"/>
            <w:shd w:val="clear" w:color="auto" w:fill="auto"/>
            <w:vAlign w:val="center"/>
          </w:tcPr>
          <w:p w14:paraId="07D461A9" w14:textId="77777777" w:rsidR="00B40AAF" w:rsidRDefault="00746E6D">
            <w:pPr>
              <w:spacing w:after="0" w:line="240" w:lineRule="auto"/>
              <w:jc w:val="center"/>
              <w:rPr>
                <w:b/>
                <w:color w:val="000000"/>
                <w:sz w:val="28"/>
                <w:szCs w:val="28"/>
              </w:rPr>
            </w:pPr>
            <w:r>
              <w:rPr>
                <w:b/>
                <w:color w:val="000000"/>
                <w:sz w:val="28"/>
                <w:szCs w:val="28"/>
              </w:rPr>
              <w:t> </w:t>
            </w:r>
          </w:p>
        </w:tc>
        <w:tc>
          <w:tcPr>
            <w:tcW w:w="2766" w:type="dxa"/>
            <w:shd w:val="clear" w:color="auto" w:fill="auto"/>
            <w:vAlign w:val="center"/>
          </w:tcPr>
          <w:p w14:paraId="79B3407F" w14:textId="77777777" w:rsidR="00B40AAF" w:rsidRDefault="00746E6D">
            <w:pPr>
              <w:spacing w:after="0" w:line="240" w:lineRule="auto"/>
              <w:jc w:val="left"/>
              <w:rPr>
                <w:color w:val="000000"/>
                <w:sz w:val="28"/>
                <w:szCs w:val="28"/>
              </w:rPr>
            </w:pPr>
            <w:r>
              <w:rPr>
                <w:color w:val="000000"/>
                <w:sz w:val="28"/>
                <w:szCs w:val="28"/>
              </w:rPr>
              <w:t>- Cách tính đơn giá: 0,718% x Gpc</w:t>
            </w:r>
          </w:p>
        </w:tc>
      </w:tr>
      <w:tr w:rsidR="00B40AAF" w14:paraId="6008CD54" w14:textId="77777777">
        <w:trPr>
          <w:trHeight w:val="660"/>
        </w:trPr>
        <w:tc>
          <w:tcPr>
            <w:tcW w:w="851" w:type="dxa"/>
            <w:shd w:val="clear" w:color="auto" w:fill="auto"/>
            <w:vAlign w:val="center"/>
          </w:tcPr>
          <w:p w14:paraId="58B0DCF5" w14:textId="77777777" w:rsidR="00B40AAF" w:rsidRDefault="00746E6D">
            <w:pPr>
              <w:spacing w:after="0" w:line="240" w:lineRule="auto"/>
              <w:jc w:val="center"/>
              <w:rPr>
                <w:color w:val="000000"/>
                <w:sz w:val="28"/>
                <w:szCs w:val="28"/>
              </w:rPr>
            </w:pPr>
            <w:r>
              <w:rPr>
                <w:color w:val="000000"/>
                <w:sz w:val="28"/>
                <w:szCs w:val="28"/>
              </w:rPr>
              <w:t>3.2</w:t>
            </w:r>
          </w:p>
        </w:tc>
        <w:tc>
          <w:tcPr>
            <w:tcW w:w="2838" w:type="dxa"/>
            <w:shd w:val="clear" w:color="auto" w:fill="auto"/>
            <w:vAlign w:val="center"/>
          </w:tcPr>
          <w:p w14:paraId="14198DC8" w14:textId="77777777" w:rsidR="00B40AAF" w:rsidRDefault="00746E6D">
            <w:pPr>
              <w:spacing w:after="0" w:line="240" w:lineRule="auto"/>
              <w:jc w:val="left"/>
              <w:rPr>
                <w:color w:val="000000"/>
                <w:sz w:val="28"/>
                <w:szCs w:val="28"/>
              </w:rPr>
            </w:pPr>
            <w:r>
              <w:rPr>
                <w:color w:val="000000"/>
                <w:sz w:val="28"/>
                <w:szCs w:val="28"/>
              </w:rPr>
              <w:t>Chi phí xây dựng phần mềm nội bộ (Gpm)</w:t>
            </w:r>
          </w:p>
        </w:tc>
        <w:tc>
          <w:tcPr>
            <w:tcW w:w="709" w:type="dxa"/>
            <w:shd w:val="clear" w:color="auto" w:fill="auto"/>
            <w:vAlign w:val="center"/>
          </w:tcPr>
          <w:p w14:paraId="3360DEEA" w14:textId="77777777" w:rsidR="00B40AAF" w:rsidRDefault="00746E6D">
            <w:pPr>
              <w:spacing w:after="0" w:line="240" w:lineRule="auto"/>
              <w:jc w:val="center"/>
              <w:rPr>
                <w:color w:val="000000"/>
                <w:sz w:val="28"/>
                <w:szCs w:val="28"/>
              </w:rPr>
            </w:pPr>
            <w:r>
              <w:rPr>
                <w:color w:val="000000"/>
                <w:sz w:val="28"/>
                <w:szCs w:val="28"/>
              </w:rPr>
              <w:t>1</w:t>
            </w:r>
          </w:p>
        </w:tc>
        <w:tc>
          <w:tcPr>
            <w:tcW w:w="1949" w:type="dxa"/>
            <w:shd w:val="clear" w:color="auto" w:fill="auto"/>
            <w:vAlign w:val="center"/>
          </w:tcPr>
          <w:p w14:paraId="265485C2" w14:textId="77777777" w:rsidR="00B40AAF" w:rsidRDefault="00746E6D">
            <w:pPr>
              <w:spacing w:after="0" w:line="240" w:lineRule="auto"/>
              <w:jc w:val="right"/>
              <w:rPr>
                <w:color w:val="000000"/>
                <w:sz w:val="28"/>
                <w:szCs w:val="28"/>
              </w:rPr>
            </w:pPr>
            <w:r>
              <w:rPr>
                <w:color w:val="000000"/>
                <w:sz w:val="28"/>
                <w:szCs w:val="28"/>
              </w:rPr>
              <w:t>181.795.553</w:t>
            </w:r>
          </w:p>
        </w:tc>
        <w:tc>
          <w:tcPr>
            <w:tcW w:w="1966" w:type="dxa"/>
            <w:shd w:val="clear" w:color="auto" w:fill="auto"/>
            <w:vAlign w:val="center"/>
          </w:tcPr>
          <w:p w14:paraId="139C39A6" w14:textId="77777777" w:rsidR="00B40AAF" w:rsidRDefault="00746E6D">
            <w:pPr>
              <w:spacing w:after="0" w:line="240" w:lineRule="auto"/>
              <w:jc w:val="right"/>
              <w:rPr>
                <w:color w:val="000000"/>
                <w:sz w:val="28"/>
                <w:szCs w:val="28"/>
              </w:rPr>
            </w:pPr>
            <w:r>
              <w:rPr>
                <w:color w:val="000000"/>
                <w:sz w:val="28"/>
                <w:szCs w:val="28"/>
              </w:rPr>
              <w:t>181.795.553</w:t>
            </w:r>
          </w:p>
        </w:tc>
        <w:tc>
          <w:tcPr>
            <w:tcW w:w="1476" w:type="dxa"/>
            <w:shd w:val="clear" w:color="auto" w:fill="auto"/>
            <w:vAlign w:val="center"/>
          </w:tcPr>
          <w:p w14:paraId="6B5C446F" w14:textId="77777777" w:rsidR="00B40AAF" w:rsidRDefault="00746E6D">
            <w:pPr>
              <w:spacing w:after="0" w:line="240" w:lineRule="auto"/>
              <w:jc w:val="right"/>
              <w:rPr>
                <w:color w:val="000000"/>
                <w:sz w:val="28"/>
                <w:szCs w:val="28"/>
              </w:rPr>
            </w:pPr>
            <w:r>
              <w:rPr>
                <w:color w:val="000000"/>
                <w:sz w:val="28"/>
                <w:szCs w:val="28"/>
              </w:rPr>
              <w:t>14.543.644</w:t>
            </w:r>
          </w:p>
        </w:tc>
        <w:tc>
          <w:tcPr>
            <w:tcW w:w="1826" w:type="dxa"/>
            <w:shd w:val="clear" w:color="auto" w:fill="auto"/>
            <w:vAlign w:val="center"/>
          </w:tcPr>
          <w:p w14:paraId="4DBA39D4" w14:textId="77777777" w:rsidR="00B40AAF" w:rsidRDefault="00746E6D">
            <w:pPr>
              <w:spacing w:after="0" w:line="240" w:lineRule="auto"/>
              <w:jc w:val="right"/>
              <w:rPr>
                <w:color w:val="000000"/>
                <w:sz w:val="28"/>
                <w:szCs w:val="28"/>
              </w:rPr>
            </w:pPr>
            <w:r>
              <w:rPr>
                <w:color w:val="000000"/>
                <w:sz w:val="28"/>
                <w:szCs w:val="28"/>
              </w:rPr>
              <w:t>196.339.197</w:t>
            </w:r>
          </w:p>
        </w:tc>
        <w:tc>
          <w:tcPr>
            <w:tcW w:w="979" w:type="dxa"/>
            <w:shd w:val="clear" w:color="auto" w:fill="auto"/>
            <w:vAlign w:val="center"/>
          </w:tcPr>
          <w:p w14:paraId="7C495C3E" w14:textId="77777777" w:rsidR="00B40AAF" w:rsidRDefault="00746E6D">
            <w:pPr>
              <w:spacing w:after="0" w:line="240" w:lineRule="auto"/>
              <w:jc w:val="center"/>
              <w:rPr>
                <w:b/>
                <w:color w:val="000000"/>
                <w:sz w:val="28"/>
                <w:szCs w:val="28"/>
              </w:rPr>
            </w:pPr>
            <w:r>
              <w:rPr>
                <w:b/>
                <w:color w:val="000000"/>
                <w:sz w:val="28"/>
                <w:szCs w:val="28"/>
              </w:rPr>
              <w:t> </w:t>
            </w:r>
          </w:p>
        </w:tc>
        <w:tc>
          <w:tcPr>
            <w:tcW w:w="800" w:type="dxa"/>
            <w:shd w:val="clear" w:color="auto" w:fill="auto"/>
            <w:vAlign w:val="center"/>
          </w:tcPr>
          <w:p w14:paraId="2564BBBF" w14:textId="77777777" w:rsidR="00B40AAF" w:rsidRDefault="00746E6D">
            <w:pPr>
              <w:spacing w:after="0" w:line="240" w:lineRule="auto"/>
              <w:jc w:val="center"/>
              <w:rPr>
                <w:b/>
                <w:color w:val="000000"/>
                <w:sz w:val="28"/>
                <w:szCs w:val="28"/>
              </w:rPr>
            </w:pPr>
            <w:r>
              <w:rPr>
                <w:b/>
                <w:color w:val="000000"/>
                <w:sz w:val="28"/>
                <w:szCs w:val="28"/>
              </w:rPr>
              <w:t> </w:t>
            </w:r>
          </w:p>
        </w:tc>
        <w:tc>
          <w:tcPr>
            <w:tcW w:w="2766" w:type="dxa"/>
            <w:shd w:val="clear" w:color="auto" w:fill="auto"/>
            <w:vAlign w:val="center"/>
          </w:tcPr>
          <w:p w14:paraId="248366BB" w14:textId="77777777" w:rsidR="00B40AAF" w:rsidRDefault="00746E6D">
            <w:pPr>
              <w:spacing w:after="0" w:line="240" w:lineRule="auto"/>
              <w:jc w:val="left"/>
              <w:rPr>
                <w:color w:val="000000"/>
                <w:sz w:val="28"/>
                <w:szCs w:val="28"/>
              </w:rPr>
            </w:pPr>
            <w:r>
              <w:rPr>
                <w:color w:val="000000"/>
                <w:sz w:val="28"/>
                <w:szCs w:val="28"/>
              </w:rPr>
              <w:t>- Cách tính đơn giá: 2,031% x Gpm</w:t>
            </w:r>
          </w:p>
        </w:tc>
      </w:tr>
      <w:tr w:rsidR="00B40AAF" w14:paraId="23C408CC" w14:textId="77777777">
        <w:trPr>
          <w:trHeight w:val="1100"/>
        </w:trPr>
        <w:tc>
          <w:tcPr>
            <w:tcW w:w="851" w:type="dxa"/>
            <w:vMerge w:val="restart"/>
            <w:shd w:val="clear" w:color="auto" w:fill="auto"/>
            <w:vAlign w:val="center"/>
          </w:tcPr>
          <w:p w14:paraId="4CB9EE99" w14:textId="77777777" w:rsidR="00B40AAF" w:rsidRDefault="00746E6D">
            <w:pPr>
              <w:spacing w:after="0" w:line="240" w:lineRule="auto"/>
              <w:jc w:val="center"/>
              <w:rPr>
                <w:color w:val="000000"/>
                <w:sz w:val="28"/>
                <w:szCs w:val="28"/>
              </w:rPr>
            </w:pPr>
            <w:r>
              <w:rPr>
                <w:color w:val="000000"/>
                <w:sz w:val="28"/>
                <w:szCs w:val="28"/>
              </w:rPr>
              <w:t>4</w:t>
            </w:r>
          </w:p>
        </w:tc>
        <w:tc>
          <w:tcPr>
            <w:tcW w:w="2838" w:type="dxa"/>
            <w:vMerge w:val="restart"/>
            <w:shd w:val="clear" w:color="auto" w:fill="auto"/>
            <w:vAlign w:val="center"/>
          </w:tcPr>
          <w:p w14:paraId="140350AE" w14:textId="77777777" w:rsidR="00B40AAF" w:rsidRDefault="00746E6D">
            <w:pPr>
              <w:spacing w:after="0" w:line="240" w:lineRule="auto"/>
              <w:jc w:val="left"/>
              <w:rPr>
                <w:color w:val="000000"/>
                <w:sz w:val="28"/>
                <w:szCs w:val="28"/>
              </w:rPr>
            </w:pPr>
            <w:r>
              <w:rPr>
                <w:color w:val="000000"/>
                <w:sz w:val="28"/>
                <w:szCs w:val="28"/>
              </w:rPr>
              <w:t>Chi phí thẩm định hồ sơ mời thầu</w:t>
            </w:r>
          </w:p>
        </w:tc>
        <w:tc>
          <w:tcPr>
            <w:tcW w:w="709" w:type="dxa"/>
            <w:vMerge w:val="restart"/>
            <w:shd w:val="clear" w:color="auto" w:fill="auto"/>
            <w:vAlign w:val="center"/>
          </w:tcPr>
          <w:p w14:paraId="5E3AE8AB" w14:textId="77777777" w:rsidR="00B40AAF" w:rsidRDefault="00746E6D">
            <w:pPr>
              <w:spacing w:after="0" w:line="240" w:lineRule="auto"/>
              <w:jc w:val="center"/>
              <w:rPr>
                <w:color w:val="000000"/>
                <w:sz w:val="28"/>
                <w:szCs w:val="28"/>
              </w:rPr>
            </w:pPr>
            <w:r>
              <w:rPr>
                <w:color w:val="000000"/>
                <w:sz w:val="28"/>
                <w:szCs w:val="28"/>
              </w:rPr>
              <w:t>1</w:t>
            </w:r>
          </w:p>
        </w:tc>
        <w:tc>
          <w:tcPr>
            <w:tcW w:w="1949" w:type="dxa"/>
            <w:vMerge w:val="restart"/>
            <w:shd w:val="clear" w:color="auto" w:fill="auto"/>
            <w:vAlign w:val="center"/>
          </w:tcPr>
          <w:p w14:paraId="14FCD093" w14:textId="77777777" w:rsidR="00B40AAF" w:rsidRDefault="00746E6D">
            <w:pPr>
              <w:spacing w:after="0" w:line="240" w:lineRule="auto"/>
              <w:jc w:val="right"/>
              <w:rPr>
                <w:color w:val="000000"/>
                <w:sz w:val="28"/>
                <w:szCs w:val="28"/>
              </w:rPr>
            </w:pPr>
            <w:r>
              <w:rPr>
                <w:color w:val="000000"/>
                <w:sz w:val="28"/>
                <w:szCs w:val="28"/>
              </w:rPr>
              <w:t>4.475.959</w:t>
            </w:r>
          </w:p>
        </w:tc>
        <w:tc>
          <w:tcPr>
            <w:tcW w:w="1966" w:type="dxa"/>
            <w:vMerge w:val="restart"/>
            <w:shd w:val="clear" w:color="auto" w:fill="auto"/>
            <w:vAlign w:val="center"/>
          </w:tcPr>
          <w:p w14:paraId="41DA52D2" w14:textId="77777777" w:rsidR="00B40AAF" w:rsidRDefault="00746E6D">
            <w:pPr>
              <w:spacing w:after="0" w:line="240" w:lineRule="auto"/>
              <w:jc w:val="right"/>
              <w:rPr>
                <w:color w:val="000000"/>
                <w:sz w:val="28"/>
                <w:szCs w:val="28"/>
              </w:rPr>
            </w:pPr>
            <w:r>
              <w:rPr>
                <w:color w:val="000000"/>
                <w:sz w:val="28"/>
                <w:szCs w:val="28"/>
              </w:rPr>
              <w:t>4.475.959</w:t>
            </w:r>
          </w:p>
        </w:tc>
        <w:tc>
          <w:tcPr>
            <w:tcW w:w="1476" w:type="dxa"/>
            <w:vMerge w:val="restart"/>
            <w:shd w:val="clear" w:color="auto" w:fill="auto"/>
            <w:vAlign w:val="center"/>
          </w:tcPr>
          <w:p w14:paraId="6FA81DB3" w14:textId="77777777" w:rsidR="00B40AAF" w:rsidRDefault="00746E6D">
            <w:pPr>
              <w:spacing w:after="0" w:line="240" w:lineRule="auto"/>
              <w:jc w:val="right"/>
              <w:rPr>
                <w:color w:val="000000"/>
                <w:sz w:val="28"/>
                <w:szCs w:val="28"/>
              </w:rPr>
            </w:pPr>
            <w:r>
              <w:rPr>
                <w:color w:val="000000"/>
                <w:sz w:val="28"/>
                <w:szCs w:val="28"/>
              </w:rPr>
              <w:t>358.077</w:t>
            </w:r>
          </w:p>
        </w:tc>
        <w:tc>
          <w:tcPr>
            <w:tcW w:w="1826" w:type="dxa"/>
            <w:vMerge w:val="restart"/>
            <w:shd w:val="clear" w:color="auto" w:fill="auto"/>
            <w:vAlign w:val="center"/>
          </w:tcPr>
          <w:p w14:paraId="1F884CF2" w14:textId="77777777" w:rsidR="00B40AAF" w:rsidRDefault="00746E6D">
            <w:pPr>
              <w:spacing w:after="0" w:line="240" w:lineRule="auto"/>
              <w:jc w:val="right"/>
              <w:rPr>
                <w:color w:val="000000"/>
                <w:sz w:val="28"/>
                <w:szCs w:val="28"/>
              </w:rPr>
            </w:pPr>
            <w:r>
              <w:rPr>
                <w:color w:val="000000"/>
                <w:sz w:val="28"/>
                <w:szCs w:val="28"/>
              </w:rPr>
              <w:t>4.834.036</w:t>
            </w:r>
          </w:p>
        </w:tc>
        <w:tc>
          <w:tcPr>
            <w:tcW w:w="979" w:type="dxa"/>
            <w:vMerge w:val="restart"/>
            <w:shd w:val="clear" w:color="auto" w:fill="auto"/>
            <w:vAlign w:val="center"/>
          </w:tcPr>
          <w:p w14:paraId="4AFCAF90" w14:textId="77777777" w:rsidR="00B40AAF" w:rsidRDefault="00746E6D">
            <w:pPr>
              <w:spacing w:after="0" w:line="240" w:lineRule="auto"/>
              <w:jc w:val="center"/>
              <w:rPr>
                <w:color w:val="000000"/>
                <w:sz w:val="28"/>
                <w:szCs w:val="28"/>
              </w:rPr>
            </w:pPr>
            <w:r>
              <w:rPr>
                <w:color w:val="000000"/>
                <w:sz w:val="28"/>
                <w:szCs w:val="28"/>
              </w:rPr>
              <w:t> </w:t>
            </w:r>
          </w:p>
        </w:tc>
        <w:tc>
          <w:tcPr>
            <w:tcW w:w="800" w:type="dxa"/>
            <w:vMerge w:val="restart"/>
            <w:shd w:val="clear" w:color="auto" w:fill="auto"/>
            <w:vAlign w:val="center"/>
          </w:tcPr>
          <w:p w14:paraId="5AE8045F" w14:textId="77777777" w:rsidR="00B40AAF" w:rsidRDefault="00746E6D">
            <w:pPr>
              <w:spacing w:after="0" w:line="240" w:lineRule="auto"/>
              <w:jc w:val="center"/>
              <w:rPr>
                <w:color w:val="000000"/>
                <w:sz w:val="28"/>
                <w:szCs w:val="28"/>
              </w:rPr>
            </w:pPr>
            <w:r>
              <w:rPr>
                <w:color w:val="000000"/>
                <w:sz w:val="28"/>
                <w:szCs w:val="28"/>
              </w:rPr>
              <w:t> </w:t>
            </w:r>
          </w:p>
        </w:tc>
        <w:tc>
          <w:tcPr>
            <w:tcW w:w="2766" w:type="dxa"/>
            <w:shd w:val="clear" w:color="auto" w:fill="auto"/>
            <w:vAlign w:val="center"/>
          </w:tcPr>
          <w:p w14:paraId="11FCA148" w14:textId="77777777" w:rsidR="00B40AAF" w:rsidRDefault="00746E6D">
            <w:pPr>
              <w:spacing w:after="0" w:line="240" w:lineRule="auto"/>
              <w:jc w:val="left"/>
              <w:rPr>
                <w:color w:val="000000"/>
                <w:sz w:val="28"/>
                <w:szCs w:val="28"/>
              </w:rPr>
            </w:pPr>
            <w:r>
              <w:rPr>
                <w:color w:val="000000"/>
                <w:sz w:val="28"/>
                <w:szCs w:val="28"/>
              </w:rPr>
              <w:t>- Căn cứ: Nghị định số 63/2014/NĐ-CP, Điều 9</w:t>
            </w:r>
            <w:r>
              <w:rPr>
                <w:color w:val="000000"/>
                <w:sz w:val="28"/>
                <w:szCs w:val="28"/>
              </w:rPr>
              <w:br/>
              <w:t xml:space="preserve">Nghị định 15/2022/NĐ-CP ngày </w:t>
            </w:r>
            <w:r>
              <w:rPr>
                <w:color w:val="000000"/>
                <w:sz w:val="28"/>
                <w:szCs w:val="28"/>
              </w:rPr>
              <w:lastRenderedPageBreak/>
              <w:t>28/1/2022 (giảm thuế VAT)</w:t>
            </w:r>
          </w:p>
        </w:tc>
      </w:tr>
      <w:tr w:rsidR="00B40AAF" w14:paraId="56F63BBA" w14:textId="77777777">
        <w:trPr>
          <w:trHeight w:val="620"/>
        </w:trPr>
        <w:tc>
          <w:tcPr>
            <w:tcW w:w="851" w:type="dxa"/>
            <w:vMerge/>
            <w:shd w:val="clear" w:color="auto" w:fill="auto"/>
            <w:vAlign w:val="center"/>
          </w:tcPr>
          <w:p w14:paraId="32923215"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838" w:type="dxa"/>
            <w:vMerge/>
            <w:shd w:val="clear" w:color="auto" w:fill="auto"/>
            <w:vAlign w:val="center"/>
          </w:tcPr>
          <w:p w14:paraId="2D981D68" w14:textId="77777777" w:rsidR="00B40AAF" w:rsidRDefault="00B40AAF">
            <w:pPr>
              <w:widowControl w:val="0"/>
              <w:pBdr>
                <w:top w:val="nil"/>
                <w:left w:val="nil"/>
                <w:bottom w:val="nil"/>
                <w:right w:val="nil"/>
                <w:between w:val="nil"/>
              </w:pBdr>
              <w:spacing w:after="0"/>
              <w:jc w:val="left"/>
              <w:rPr>
                <w:color w:val="000000"/>
                <w:sz w:val="28"/>
                <w:szCs w:val="28"/>
              </w:rPr>
            </w:pPr>
          </w:p>
        </w:tc>
        <w:tc>
          <w:tcPr>
            <w:tcW w:w="709" w:type="dxa"/>
            <w:vMerge/>
            <w:shd w:val="clear" w:color="auto" w:fill="auto"/>
            <w:vAlign w:val="center"/>
          </w:tcPr>
          <w:p w14:paraId="3FACE716"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949" w:type="dxa"/>
            <w:vMerge/>
            <w:shd w:val="clear" w:color="auto" w:fill="auto"/>
            <w:vAlign w:val="center"/>
          </w:tcPr>
          <w:p w14:paraId="672A1BB2"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966" w:type="dxa"/>
            <w:vMerge/>
            <w:shd w:val="clear" w:color="auto" w:fill="auto"/>
            <w:vAlign w:val="center"/>
          </w:tcPr>
          <w:p w14:paraId="55755A4C"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476" w:type="dxa"/>
            <w:vMerge/>
            <w:shd w:val="clear" w:color="auto" w:fill="auto"/>
            <w:vAlign w:val="center"/>
          </w:tcPr>
          <w:p w14:paraId="1215FF43"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826" w:type="dxa"/>
            <w:vMerge/>
            <w:shd w:val="clear" w:color="auto" w:fill="auto"/>
            <w:vAlign w:val="center"/>
          </w:tcPr>
          <w:p w14:paraId="70EE6529" w14:textId="77777777" w:rsidR="00B40AAF" w:rsidRDefault="00B40AAF">
            <w:pPr>
              <w:widowControl w:val="0"/>
              <w:pBdr>
                <w:top w:val="nil"/>
                <w:left w:val="nil"/>
                <w:bottom w:val="nil"/>
                <w:right w:val="nil"/>
                <w:between w:val="nil"/>
              </w:pBdr>
              <w:spacing w:after="0"/>
              <w:jc w:val="left"/>
              <w:rPr>
                <w:color w:val="000000"/>
                <w:sz w:val="28"/>
                <w:szCs w:val="28"/>
              </w:rPr>
            </w:pPr>
          </w:p>
        </w:tc>
        <w:tc>
          <w:tcPr>
            <w:tcW w:w="979" w:type="dxa"/>
            <w:vMerge/>
            <w:shd w:val="clear" w:color="auto" w:fill="auto"/>
            <w:vAlign w:val="center"/>
          </w:tcPr>
          <w:p w14:paraId="04ABBC1A" w14:textId="77777777" w:rsidR="00B40AAF" w:rsidRDefault="00B40AAF">
            <w:pPr>
              <w:widowControl w:val="0"/>
              <w:pBdr>
                <w:top w:val="nil"/>
                <w:left w:val="nil"/>
                <w:bottom w:val="nil"/>
                <w:right w:val="nil"/>
                <w:between w:val="nil"/>
              </w:pBdr>
              <w:spacing w:after="0"/>
              <w:jc w:val="left"/>
              <w:rPr>
                <w:color w:val="000000"/>
                <w:sz w:val="28"/>
                <w:szCs w:val="28"/>
              </w:rPr>
            </w:pPr>
          </w:p>
        </w:tc>
        <w:tc>
          <w:tcPr>
            <w:tcW w:w="800" w:type="dxa"/>
            <w:vMerge/>
            <w:shd w:val="clear" w:color="auto" w:fill="auto"/>
            <w:vAlign w:val="center"/>
          </w:tcPr>
          <w:p w14:paraId="4B5BDBA1"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766" w:type="dxa"/>
            <w:shd w:val="clear" w:color="auto" w:fill="auto"/>
            <w:vAlign w:val="center"/>
          </w:tcPr>
          <w:p w14:paraId="1E059372" w14:textId="77777777" w:rsidR="00B40AAF" w:rsidRDefault="00746E6D">
            <w:pPr>
              <w:spacing w:after="0" w:line="240" w:lineRule="auto"/>
              <w:jc w:val="left"/>
              <w:rPr>
                <w:color w:val="000000"/>
                <w:sz w:val="28"/>
                <w:szCs w:val="28"/>
              </w:rPr>
            </w:pPr>
            <w:r>
              <w:rPr>
                <w:color w:val="000000"/>
                <w:sz w:val="28"/>
                <w:szCs w:val="28"/>
              </w:rPr>
              <w:t>- Cách tính đơn giá: 0,05% x Gtb</w:t>
            </w:r>
          </w:p>
        </w:tc>
      </w:tr>
      <w:tr w:rsidR="00B40AAF" w14:paraId="68E71B6E" w14:textId="77777777">
        <w:trPr>
          <w:trHeight w:val="1070"/>
        </w:trPr>
        <w:tc>
          <w:tcPr>
            <w:tcW w:w="851" w:type="dxa"/>
            <w:vMerge w:val="restart"/>
            <w:shd w:val="clear" w:color="auto" w:fill="auto"/>
            <w:vAlign w:val="center"/>
          </w:tcPr>
          <w:p w14:paraId="3F5E3B11" w14:textId="77777777" w:rsidR="00B40AAF" w:rsidRDefault="00746E6D">
            <w:pPr>
              <w:spacing w:after="0" w:line="240" w:lineRule="auto"/>
              <w:jc w:val="center"/>
              <w:rPr>
                <w:color w:val="000000"/>
                <w:sz w:val="28"/>
                <w:szCs w:val="28"/>
              </w:rPr>
            </w:pPr>
            <w:r>
              <w:rPr>
                <w:color w:val="000000"/>
                <w:sz w:val="28"/>
                <w:szCs w:val="28"/>
              </w:rPr>
              <w:t>5</w:t>
            </w:r>
          </w:p>
        </w:tc>
        <w:tc>
          <w:tcPr>
            <w:tcW w:w="2838" w:type="dxa"/>
            <w:vMerge w:val="restart"/>
            <w:shd w:val="clear" w:color="auto" w:fill="auto"/>
            <w:vAlign w:val="center"/>
          </w:tcPr>
          <w:p w14:paraId="1D0CD59E" w14:textId="77777777" w:rsidR="00B40AAF" w:rsidRDefault="00746E6D">
            <w:pPr>
              <w:spacing w:after="0" w:line="240" w:lineRule="auto"/>
              <w:jc w:val="left"/>
              <w:rPr>
                <w:color w:val="000000"/>
                <w:sz w:val="28"/>
                <w:szCs w:val="28"/>
              </w:rPr>
            </w:pPr>
            <w:r>
              <w:rPr>
                <w:color w:val="000000"/>
                <w:sz w:val="28"/>
                <w:szCs w:val="28"/>
              </w:rPr>
              <w:t>Chi phí thẩm định kết quả lựa chọn nhà thầu</w:t>
            </w:r>
          </w:p>
        </w:tc>
        <w:tc>
          <w:tcPr>
            <w:tcW w:w="709" w:type="dxa"/>
            <w:vMerge w:val="restart"/>
            <w:shd w:val="clear" w:color="auto" w:fill="auto"/>
            <w:vAlign w:val="center"/>
          </w:tcPr>
          <w:p w14:paraId="106BCB18" w14:textId="77777777" w:rsidR="00B40AAF" w:rsidRDefault="00746E6D">
            <w:pPr>
              <w:spacing w:after="0" w:line="240" w:lineRule="auto"/>
              <w:jc w:val="center"/>
              <w:rPr>
                <w:color w:val="000000"/>
                <w:sz w:val="28"/>
                <w:szCs w:val="28"/>
              </w:rPr>
            </w:pPr>
            <w:r>
              <w:rPr>
                <w:color w:val="000000"/>
                <w:sz w:val="28"/>
                <w:szCs w:val="28"/>
              </w:rPr>
              <w:t>1</w:t>
            </w:r>
          </w:p>
        </w:tc>
        <w:tc>
          <w:tcPr>
            <w:tcW w:w="1949" w:type="dxa"/>
            <w:vMerge w:val="restart"/>
            <w:shd w:val="clear" w:color="auto" w:fill="auto"/>
            <w:vAlign w:val="center"/>
          </w:tcPr>
          <w:p w14:paraId="125B1025" w14:textId="77777777" w:rsidR="00B40AAF" w:rsidRDefault="00746E6D">
            <w:pPr>
              <w:spacing w:after="0" w:line="240" w:lineRule="auto"/>
              <w:jc w:val="right"/>
              <w:rPr>
                <w:color w:val="000000"/>
                <w:sz w:val="28"/>
                <w:szCs w:val="28"/>
              </w:rPr>
            </w:pPr>
            <w:r>
              <w:rPr>
                <w:color w:val="000000"/>
                <w:sz w:val="28"/>
                <w:szCs w:val="28"/>
              </w:rPr>
              <w:t>4.475.959</w:t>
            </w:r>
          </w:p>
        </w:tc>
        <w:tc>
          <w:tcPr>
            <w:tcW w:w="1966" w:type="dxa"/>
            <w:vMerge w:val="restart"/>
            <w:shd w:val="clear" w:color="auto" w:fill="auto"/>
            <w:vAlign w:val="center"/>
          </w:tcPr>
          <w:p w14:paraId="4A87064D" w14:textId="77777777" w:rsidR="00B40AAF" w:rsidRDefault="00746E6D">
            <w:pPr>
              <w:spacing w:after="0" w:line="240" w:lineRule="auto"/>
              <w:jc w:val="right"/>
              <w:rPr>
                <w:color w:val="000000"/>
                <w:sz w:val="28"/>
                <w:szCs w:val="28"/>
              </w:rPr>
            </w:pPr>
            <w:r>
              <w:rPr>
                <w:color w:val="000000"/>
                <w:sz w:val="28"/>
                <w:szCs w:val="28"/>
              </w:rPr>
              <w:t>4.475.959</w:t>
            </w:r>
          </w:p>
        </w:tc>
        <w:tc>
          <w:tcPr>
            <w:tcW w:w="1476" w:type="dxa"/>
            <w:vMerge w:val="restart"/>
            <w:shd w:val="clear" w:color="auto" w:fill="auto"/>
            <w:vAlign w:val="center"/>
          </w:tcPr>
          <w:p w14:paraId="39098DEB" w14:textId="77777777" w:rsidR="00B40AAF" w:rsidRDefault="00746E6D">
            <w:pPr>
              <w:spacing w:after="0" w:line="240" w:lineRule="auto"/>
              <w:jc w:val="right"/>
              <w:rPr>
                <w:color w:val="000000"/>
                <w:sz w:val="28"/>
                <w:szCs w:val="28"/>
              </w:rPr>
            </w:pPr>
            <w:r>
              <w:rPr>
                <w:color w:val="000000"/>
                <w:sz w:val="28"/>
                <w:szCs w:val="28"/>
              </w:rPr>
              <w:t>358.077</w:t>
            </w:r>
          </w:p>
        </w:tc>
        <w:tc>
          <w:tcPr>
            <w:tcW w:w="1826" w:type="dxa"/>
            <w:vMerge w:val="restart"/>
            <w:shd w:val="clear" w:color="auto" w:fill="auto"/>
            <w:vAlign w:val="center"/>
          </w:tcPr>
          <w:p w14:paraId="3E9630F6" w14:textId="77777777" w:rsidR="00B40AAF" w:rsidRDefault="00746E6D">
            <w:pPr>
              <w:spacing w:after="0" w:line="240" w:lineRule="auto"/>
              <w:jc w:val="right"/>
              <w:rPr>
                <w:color w:val="000000"/>
                <w:sz w:val="28"/>
                <w:szCs w:val="28"/>
              </w:rPr>
            </w:pPr>
            <w:r>
              <w:rPr>
                <w:color w:val="000000"/>
                <w:sz w:val="28"/>
                <w:szCs w:val="28"/>
              </w:rPr>
              <w:t>4.834.036</w:t>
            </w:r>
          </w:p>
        </w:tc>
        <w:tc>
          <w:tcPr>
            <w:tcW w:w="979" w:type="dxa"/>
            <w:vMerge w:val="restart"/>
            <w:shd w:val="clear" w:color="auto" w:fill="auto"/>
            <w:vAlign w:val="center"/>
          </w:tcPr>
          <w:p w14:paraId="22E116E0" w14:textId="77777777" w:rsidR="00B40AAF" w:rsidRDefault="00746E6D">
            <w:pPr>
              <w:spacing w:after="0" w:line="240" w:lineRule="auto"/>
              <w:jc w:val="center"/>
              <w:rPr>
                <w:color w:val="000000"/>
                <w:sz w:val="28"/>
                <w:szCs w:val="28"/>
              </w:rPr>
            </w:pPr>
            <w:r>
              <w:rPr>
                <w:color w:val="000000"/>
                <w:sz w:val="28"/>
                <w:szCs w:val="28"/>
              </w:rPr>
              <w:t> </w:t>
            </w:r>
          </w:p>
        </w:tc>
        <w:tc>
          <w:tcPr>
            <w:tcW w:w="800" w:type="dxa"/>
            <w:vMerge w:val="restart"/>
            <w:shd w:val="clear" w:color="auto" w:fill="auto"/>
            <w:vAlign w:val="center"/>
          </w:tcPr>
          <w:p w14:paraId="30374A1F" w14:textId="77777777" w:rsidR="00B40AAF" w:rsidRDefault="00746E6D">
            <w:pPr>
              <w:spacing w:after="0" w:line="240" w:lineRule="auto"/>
              <w:jc w:val="center"/>
              <w:rPr>
                <w:color w:val="000000"/>
                <w:sz w:val="28"/>
                <w:szCs w:val="28"/>
              </w:rPr>
            </w:pPr>
            <w:r>
              <w:rPr>
                <w:color w:val="000000"/>
                <w:sz w:val="28"/>
                <w:szCs w:val="28"/>
              </w:rPr>
              <w:t> </w:t>
            </w:r>
          </w:p>
        </w:tc>
        <w:tc>
          <w:tcPr>
            <w:tcW w:w="2766" w:type="dxa"/>
            <w:shd w:val="clear" w:color="auto" w:fill="auto"/>
            <w:vAlign w:val="center"/>
          </w:tcPr>
          <w:p w14:paraId="54234A52" w14:textId="77777777" w:rsidR="00B40AAF" w:rsidRDefault="00746E6D">
            <w:pPr>
              <w:spacing w:after="0" w:line="240" w:lineRule="auto"/>
              <w:jc w:val="left"/>
              <w:rPr>
                <w:color w:val="000000"/>
                <w:sz w:val="28"/>
                <w:szCs w:val="28"/>
              </w:rPr>
            </w:pPr>
            <w:r>
              <w:rPr>
                <w:color w:val="000000"/>
                <w:sz w:val="28"/>
                <w:szCs w:val="28"/>
              </w:rPr>
              <w:t>- Căn cứ: Nghị định số 63/2014/NĐ-CP, Điều 9</w:t>
            </w:r>
            <w:r>
              <w:rPr>
                <w:color w:val="000000"/>
                <w:sz w:val="28"/>
                <w:szCs w:val="28"/>
              </w:rPr>
              <w:br/>
              <w:t>Nghị định 15/2022/NĐ-CP ngày 28/1/2022 (giảm thuế VAT)</w:t>
            </w:r>
          </w:p>
        </w:tc>
      </w:tr>
      <w:tr w:rsidR="00B40AAF" w14:paraId="48CD7154" w14:textId="77777777">
        <w:trPr>
          <w:trHeight w:val="620"/>
        </w:trPr>
        <w:tc>
          <w:tcPr>
            <w:tcW w:w="851" w:type="dxa"/>
            <w:vMerge/>
            <w:shd w:val="clear" w:color="auto" w:fill="auto"/>
            <w:vAlign w:val="center"/>
          </w:tcPr>
          <w:p w14:paraId="05143D88"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838" w:type="dxa"/>
            <w:vMerge/>
            <w:shd w:val="clear" w:color="auto" w:fill="auto"/>
            <w:vAlign w:val="center"/>
          </w:tcPr>
          <w:p w14:paraId="74893377" w14:textId="77777777" w:rsidR="00B40AAF" w:rsidRDefault="00B40AAF">
            <w:pPr>
              <w:widowControl w:val="0"/>
              <w:pBdr>
                <w:top w:val="nil"/>
                <w:left w:val="nil"/>
                <w:bottom w:val="nil"/>
                <w:right w:val="nil"/>
                <w:between w:val="nil"/>
              </w:pBdr>
              <w:spacing w:after="0"/>
              <w:jc w:val="left"/>
              <w:rPr>
                <w:color w:val="000000"/>
                <w:sz w:val="28"/>
                <w:szCs w:val="28"/>
              </w:rPr>
            </w:pPr>
          </w:p>
        </w:tc>
        <w:tc>
          <w:tcPr>
            <w:tcW w:w="709" w:type="dxa"/>
            <w:vMerge/>
            <w:shd w:val="clear" w:color="auto" w:fill="auto"/>
            <w:vAlign w:val="center"/>
          </w:tcPr>
          <w:p w14:paraId="4E884AC0"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949" w:type="dxa"/>
            <w:vMerge/>
            <w:shd w:val="clear" w:color="auto" w:fill="auto"/>
            <w:vAlign w:val="center"/>
          </w:tcPr>
          <w:p w14:paraId="5DA87E97"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966" w:type="dxa"/>
            <w:vMerge/>
            <w:shd w:val="clear" w:color="auto" w:fill="auto"/>
            <w:vAlign w:val="center"/>
          </w:tcPr>
          <w:p w14:paraId="240D54B4"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476" w:type="dxa"/>
            <w:vMerge/>
            <w:shd w:val="clear" w:color="auto" w:fill="auto"/>
            <w:vAlign w:val="center"/>
          </w:tcPr>
          <w:p w14:paraId="2E773BCF"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826" w:type="dxa"/>
            <w:vMerge/>
            <w:shd w:val="clear" w:color="auto" w:fill="auto"/>
            <w:vAlign w:val="center"/>
          </w:tcPr>
          <w:p w14:paraId="2F3E3371" w14:textId="77777777" w:rsidR="00B40AAF" w:rsidRDefault="00B40AAF">
            <w:pPr>
              <w:widowControl w:val="0"/>
              <w:pBdr>
                <w:top w:val="nil"/>
                <w:left w:val="nil"/>
                <w:bottom w:val="nil"/>
                <w:right w:val="nil"/>
                <w:between w:val="nil"/>
              </w:pBdr>
              <w:spacing w:after="0"/>
              <w:jc w:val="left"/>
              <w:rPr>
                <w:color w:val="000000"/>
                <w:sz w:val="28"/>
                <w:szCs w:val="28"/>
              </w:rPr>
            </w:pPr>
          </w:p>
        </w:tc>
        <w:tc>
          <w:tcPr>
            <w:tcW w:w="979" w:type="dxa"/>
            <w:vMerge/>
            <w:shd w:val="clear" w:color="auto" w:fill="auto"/>
            <w:vAlign w:val="center"/>
          </w:tcPr>
          <w:p w14:paraId="00483538" w14:textId="77777777" w:rsidR="00B40AAF" w:rsidRDefault="00B40AAF">
            <w:pPr>
              <w:widowControl w:val="0"/>
              <w:pBdr>
                <w:top w:val="nil"/>
                <w:left w:val="nil"/>
                <w:bottom w:val="nil"/>
                <w:right w:val="nil"/>
                <w:between w:val="nil"/>
              </w:pBdr>
              <w:spacing w:after="0"/>
              <w:jc w:val="left"/>
              <w:rPr>
                <w:color w:val="000000"/>
                <w:sz w:val="28"/>
                <w:szCs w:val="28"/>
              </w:rPr>
            </w:pPr>
          </w:p>
        </w:tc>
        <w:tc>
          <w:tcPr>
            <w:tcW w:w="800" w:type="dxa"/>
            <w:vMerge/>
            <w:shd w:val="clear" w:color="auto" w:fill="auto"/>
            <w:vAlign w:val="center"/>
          </w:tcPr>
          <w:p w14:paraId="6D2E5D8A"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766" w:type="dxa"/>
            <w:shd w:val="clear" w:color="auto" w:fill="auto"/>
            <w:vAlign w:val="center"/>
          </w:tcPr>
          <w:p w14:paraId="26C759D1" w14:textId="77777777" w:rsidR="00B40AAF" w:rsidRDefault="00746E6D">
            <w:pPr>
              <w:spacing w:after="0" w:line="240" w:lineRule="auto"/>
              <w:jc w:val="left"/>
              <w:rPr>
                <w:color w:val="000000"/>
                <w:sz w:val="28"/>
                <w:szCs w:val="28"/>
              </w:rPr>
            </w:pPr>
            <w:r>
              <w:rPr>
                <w:color w:val="000000"/>
                <w:sz w:val="28"/>
                <w:szCs w:val="28"/>
              </w:rPr>
              <w:t>- Cách tính đơn giá: 0,05% x Gtb</w:t>
            </w:r>
          </w:p>
        </w:tc>
      </w:tr>
      <w:tr w:rsidR="00B40AAF" w14:paraId="4EC28C7A" w14:textId="77777777">
        <w:trPr>
          <w:trHeight w:val="960"/>
        </w:trPr>
        <w:tc>
          <w:tcPr>
            <w:tcW w:w="851" w:type="dxa"/>
            <w:vMerge w:val="restart"/>
            <w:shd w:val="clear" w:color="auto" w:fill="auto"/>
            <w:vAlign w:val="center"/>
          </w:tcPr>
          <w:p w14:paraId="0C818B85" w14:textId="77777777" w:rsidR="00B40AAF" w:rsidRDefault="00746E6D">
            <w:pPr>
              <w:spacing w:after="0" w:line="240" w:lineRule="auto"/>
              <w:jc w:val="center"/>
              <w:rPr>
                <w:color w:val="000000"/>
                <w:sz w:val="28"/>
                <w:szCs w:val="28"/>
              </w:rPr>
            </w:pPr>
            <w:r>
              <w:rPr>
                <w:color w:val="000000"/>
                <w:sz w:val="28"/>
                <w:szCs w:val="28"/>
              </w:rPr>
              <w:t>6</w:t>
            </w:r>
          </w:p>
        </w:tc>
        <w:tc>
          <w:tcPr>
            <w:tcW w:w="2838" w:type="dxa"/>
            <w:vMerge w:val="restart"/>
            <w:shd w:val="clear" w:color="auto" w:fill="auto"/>
            <w:vAlign w:val="center"/>
          </w:tcPr>
          <w:p w14:paraId="60D22549" w14:textId="77777777" w:rsidR="00B40AAF" w:rsidRDefault="00746E6D">
            <w:pPr>
              <w:spacing w:after="0" w:line="240" w:lineRule="auto"/>
              <w:jc w:val="center"/>
              <w:rPr>
                <w:color w:val="000000"/>
                <w:sz w:val="28"/>
                <w:szCs w:val="28"/>
              </w:rPr>
            </w:pPr>
            <w:r>
              <w:rPr>
                <w:color w:val="000000"/>
                <w:sz w:val="28"/>
                <w:szCs w:val="28"/>
              </w:rPr>
              <w:t>Chi phí thẩm tra Đề cương vá dự toán chi tiết</w:t>
            </w:r>
          </w:p>
        </w:tc>
        <w:tc>
          <w:tcPr>
            <w:tcW w:w="709" w:type="dxa"/>
            <w:vMerge w:val="restart"/>
            <w:shd w:val="clear" w:color="auto" w:fill="auto"/>
            <w:vAlign w:val="center"/>
          </w:tcPr>
          <w:p w14:paraId="78ED55A8" w14:textId="77777777" w:rsidR="00B40AAF" w:rsidRDefault="00746E6D">
            <w:pPr>
              <w:spacing w:after="0" w:line="240" w:lineRule="auto"/>
              <w:jc w:val="center"/>
              <w:rPr>
                <w:color w:val="000000"/>
                <w:sz w:val="28"/>
                <w:szCs w:val="28"/>
              </w:rPr>
            </w:pPr>
            <w:r>
              <w:rPr>
                <w:color w:val="000000"/>
                <w:sz w:val="28"/>
                <w:szCs w:val="28"/>
              </w:rPr>
              <w:t>1</w:t>
            </w:r>
          </w:p>
        </w:tc>
        <w:tc>
          <w:tcPr>
            <w:tcW w:w="1949" w:type="dxa"/>
            <w:vMerge w:val="restart"/>
            <w:shd w:val="clear" w:color="auto" w:fill="auto"/>
            <w:vAlign w:val="center"/>
          </w:tcPr>
          <w:p w14:paraId="43FBFCB3" w14:textId="77777777" w:rsidR="00B40AAF" w:rsidRDefault="00746E6D">
            <w:pPr>
              <w:spacing w:after="0" w:line="240" w:lineRule="auto"/>
              <w:jc w:val="right"/>
              <w:rPr>
                <w:color w:val="000000"/>
                <w:sz w:val="28"/>
                <w:szCs w:val="28"/>
              </w:rPr>
            </w:pPr>
            <w:r>
              <w:rPr>
                <w:color w:val="000000"/>
                <w:sz w:val="28"/>
                <w:szCs w:val="28"/>
              </w:rPr>
              <w:t>14.537.020</w:t>
            </w:r>
          </w:p>
        </w:tc>
        <w:tc>
          <w:tcPr>
            <w:tcW w:w="1966" w:type="dxa"/>
            <w:vMerge w:val="restart"/>
            <w:shd w:val="clear" w:color="auto" w:fill="auto"/>
            <w:vAlign w:val="center"/>
          </w:tcPr>
          <w:p w14:paraId="351A43CF" w14:textId="77777777" w:rsidR="00B40AAF" w:rsidRDefault="00746E6D">
            <w:pPr>
              <w:spacing w:after="0" w:line="240" w:lineRule="auto"/>
              <w:jc w:val="right"/>
              <w:rPr>
                <w:color w:val="000000"/>
                <w:sz w:val="28"/>
                <w:szCs w:val="28"/>
              </w:rPr>
            </w:pPr>
            <w:r>
              <w:rPr>
                <w:color w:val="000000"/>
                <w:sz w:val="28"/>
                <w:szCs w:val="28"/>
              </w:rPr>
              <w:t>14.537.020</w:t>
            </w:r>
          </w:p>
        </w:tc>
        <w:tc>
          <w:tcPr>
            <w:tcW w:w="1476" w:type="dxa"/>
            <w:vMerge w:val="restart"/>
            <w:shd w:val="clear" w:color="auto" w:fill="auto"/>
            <w:vAlign w:val="center"/>
          </w:tcPr>
          <w:p w14:paraId="4BA81B70" w14:textId="77777777" w:rsidR="00B40AAF" w:rsidRDefault="00746E6D">
            <w:pPr>
              <w:spacing w:after="0" w:line="240" w:lineRule="auto"/>
              <w:jc w:val="center"/>
              <w:rPr>
                <w:color w:val="000000"/>
                <w:sz w:val="28"/>
                <w:szCs w:val="28"/>
              </w:rPr>
            </w:pPr>
            <w:r>
              <w:rPr>
                <w:color w:val="000000"/>
                <w:sz w:val="28"/>
                <w:szCs w:val="28"/>
              </w:rPr>
              <w:t>1.162.962</w:t>
            </w:r>
          </w:p>
        </w:tc>
        <w:tc>
          <w:tcPr>
            <w:tcW w:w="1826" w:type="dxa"/>
            <w:vMerge w:val="restart"/>
            <w:shd w:val="clear" w:color="auto" w:fill="auto"/>
            <w:vAlign w:val="center"/>
          </w:tcPr>
          <w:p w14:paraId="0B317D38" w14:textId="77777777" w:rsidR="00B40AAF" w:rsidRDefault="00746E6D">
            <w:pPr>
              <w:spacing w:after="0" w:line="240" w:lineRule="auto"/>
              <w:jc w:val="right"/>
              <w:rPr>
                <w:color w:val="000000"/>
                <w:sz w:val="28"/>
                <w:szCs w:val="28"/>
              </w:rPr>
            </w:pPr>
            <w:r>
              <w:rPr>
                <w:color w:val="000000"/>
                <w:sz w:val="28"/>
                <w:szCs w:val="28"/>
              </w:rPr>
              <w:t>15.699.982</w:t>
            </w:r>
          </w:p>
        </w:tc>
        <w:tc>
          <w:tcPr>
            <w:tcW w:w="979" w:type="dxa"/>
            <w:vMerge w:val="restart"/>
            <w:shd w:val="clear" w:color="auto" w:fill="auto"/>
            <w:vAlign w:val="center"/>
          </w:tcPr>
          <w:p w14:paraId="049D858B" w14:textId="77777777" w:rsidR="00B40AAF" w:rsidRDefault="00746E6D">
            <w:pPr>
              <w:spacing w:after="0" w:line="240" w:lineRule="auto"/>
              <w:jc w:val="center"/>
              <w:rPr>
                <w:color w:val="000000"/>
                <w:sz w:val="28"/>
                <w:szCs w:val="28"/>
              </w:rPr>
            </w:pPr>
            <w:r>
              <w:rPr>
                <w:color w:val="000000"/>
                <w:sz w:val="28"/>
                <w:szCs w:val="28"/>
              </w:rPr>
              <w:t> </w:t>
            </w:r>
          </w:p>
        </w:tc>
        <w:tc>
          <w:tcPr>
            <w:tcW w:w="800" w:type="dxa"/>
            <w:vMerge w:val="restart"/>
            <w:shd w:val="clear" w:color="auto" w:fill="auto"/>
            <w:vAlign w:val="center"/>
          </w:tcPr>
          <w:p w14:paraId="2A18E1D1" w14:textId="77777777" w:rsidR="00B40AAF" w:rsidRDefault="00746E6D">
            <w:pPr>
              <w:spacing w:after="0" w:line="240" w:lineRule="auto"/>
              <w:jc w:val="center"/>
              <w:rPr>
                <w:color w:val="000000"/>
                <w:sz w:val="28"/>
                <w:szCs w:val="28"/>
              </w:rPr>
            </w:pPr>
            <w:r>
              <w:rPr>
                <w:color w:val="000000"/>
                <w:sz w:val="28"/>
                <w:szCs w:val="28"/>
              </w:rPr>
              <w:t> </w:t>
            </w:r>
          </w:p>
        </w:tc>
        <w:tc>
          <w:tcPr>
            <w:tcW w:w="2766" w:type="dxa"/>
            <w:shd w:val="clear" w:color="auto" w:fill="auto"/>
            <w:vAlign w:val="center"/>
          </w:tcPr>
          <w:p w14:paraId="179BCADF" w14:textId="77777777" w:rsidR="00B40AAF" w:rsidRDefault="00746E6D">
            <w:pPr>
              <w:spacing w:after="0" w:line="240" w:lineRule="auto"/>
              <w:jc w:val="left"/>
              <w:rPr>
                <w:color w:val="000000"/>
                <w:sz w:val="28"/>
                <w:szCs w:val="28"/>
              </w:rPr>
            </w:pPr>
            <w:r>
              <w:rPr>
                <w:color w:val="000000"/>
                <w:sz w:val="28"/>
                <w:szCs w:val="28"/>
              </w:rPr>
              <w:t>- Căn cứ: Quyết đính 1688/QĐ-BTTTT, Điều 9</w:t>
            </w:r>
            <w:r>
              <w:rPr>
                <w:color w:val="000000"/>
                <w:sz w:val="28"/>
                <w:szCs w:val="28"/>
              </w:rPr>
              <w:br/>
              <w:t xml:space="preserve">Nghị định 15/2022/NĐ-CP ngày </w:t>
            </w:r>
            <w:r>
              <w:rPr>
                <w:color w:val="000000"/>
                <w:sz w:val="28"/>
                <w:szCs w:val="28"/>
              </w:rPr>
              <w:lastRenderedPageBreak/>
              <w:t>28/1/2022 (giảm thuế VAT)</w:t>
            </w:r>
          </w:p>
        </w:tc>
      </w:tr>
      <w:tr w:rsidR="00B40AAF" w14:paraId="6290FED8" w14:textId="77777777">
        <w:trPr>
          <w:trHeight w:val="620"/>
        </w:trPr>
        <w:tc>
          <w:tcPr>
            <w:tcW w:w="851" w:type="dxa"/>
            <w:vMerge/>
            <w:shd w:val="clear" w:color="auto" w:fill="auto"/>
            <w:vAlign w:val="center"/>
          </w:tcPr>
          <w:p w14:paraId="1893F865"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838" w:type="dxa"/>
            <w:vMerge/>
            <w:shd w:val="clear" w:color="auto" w:fill="auto"/>
            <w:vAlign w:val="center"/>
          </w:tcPr>
          <w:p w14:paraId="7FACE685" w14:textId="77777777" w:rsidR="00B40AAF" w:rsidRDefault="00B40AAF">
            <w:pPr>
              <w:widowControl w:val="0"/>
              <w:pBdr>
                <w:top w:val="nil"/>
                <w:left w:val="nil"/>
                <w:bottom w:val="nil"/>
                <w:right w:val="nil"/>
                <w:between w:val="nil"/>
              </w:pBdr>
              <w:spacing w:after="0"/>
              <w:jc w:val="left"/>
              <w:rPr>
                <w:color w:val="000000"/>
                <w:sz w:val="28"/>
                <w:szCs w:val="28"/>
              </w:rPr>
            </w:pPr>
          </w:p>
        </w:tc>
        <w:tc>
          <w:tcPr>
            <w:tcW w:w="709" w:type="dxa"/>
            <w:vMerge/>
            <w:shd w:val="clear" w:color="auto" w:fill="auto"/>
            <w:vAlign w:val="center"/>
          </w:tcPr>
          <w:p w14:paraId="2714867C"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949" w:type="dxa"/>
            <w:vMerge/>
            <w:shd w:val="clear" w:color="auto" w:fill="auto"/>
            <w:vAlign w:val="center"/>
          </w:tcPr>
          <w:p w14:paraId="59781AC9"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966" w:type="dxa"/>
            <w:vMerge/>
            <w:shd w:val="clear" w:color="auto" w:fill="auto"/>
            <w:vAlign w:val="center"/>
          </w:tcPr>
          <w:p w14:paraId="6FA885C1"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476" w:type="dxa"/>
            <w:vMerge/>
            <w:shd w:val="clear" w:color="auto" w:fill="auto"/>
            <w:vAlign w:val="center"/>
          </w:tcPr>
          <w:p w14:paraId="2F203D2B"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826" w:type="dxa"/>
            <w:vMerge/>
            <w:shd w:val="clear" w:color="auto" w:fill="auto"/>
            <w:vAlign w:val="center"/>
          </w:tcPr>
          <w:p w14:paraId="02D75E6F" w14:textId="77777777" w:rsidR="00B40AAF" w:rsidRDefault="00B40AAF">
            <w:pPr>
              <w:widowControl w:val="0"/>
              <w:pBdr>
                <w:top w:val="nil"/>
                <w:left w:val="nil"/>
                <w:bottom w:val="nil"/>
                <w:right w:val="nil"/>
                <w:between w:val="nil"/>
              </w:pBdr>
              <w:spacing w:after="0"/>
              <w:jc w:val="left"/>
              <w:rPr>
                <w:color w:val="000000"/>
                <w:sz w:val="28"/>
                <w:szCs w:val="28"/>
              </w:rPr>
            </w:pPr>
          </w:p>
        </w:tc>
        <w:tc>
          <w:tcPr>
            <w:tcW w:w="979" w:type="dxa"/>
            <w:vMerge/>
            <w:shd w:val="clear" w:color="auto" w:fill="auto"/>
            <w:vAlign w:val="center"/>
          </w:tcPr>
          <w:p w14:paraId="1B4E8A90" w14:textId="77777777" w:rsidR="00B40AAF" w:rsidRDefault="00B40AAF">
            <w:pPr>
              <w:widowControl w:val="0"/>
              <w:pBdr>
                <w:top w:val="nil"/>
                <w:left w:val="nil"/>
                <w:bottom w:val="nil"/>
                <w:right w:val="nil"/>
                <w:between w:val="nil"/>
              </w:pBdr>
              <w:spacing w:after="0"/>
              <w:jc w:val="left"/>
              <w:rPr>
                <w:color w:val="000000"/>
                <w:sz w:val="28"/>
                <w:szCs w:val="28"/>
              </w:rPr>
            </w:pPr>
          </w:p>
        </w:tc>
        <w:tc>
          <w:tcPr>
            <w:tcW w:w="800" w:type="dxa"/>
            <w:vMerge/>
            <w:shd w:val="clear" w:color="auto" w:fill="auto"/>
            <w:vAlign w:val="center"/>
          </w:tcPr>
          <w:p w14:paraId="2F267FAC"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766" w:type="dxa"/>
            <w:shd w:val="clear" w:color="auto" w:fill="auto"/>
            <w:vAlign w:val="center"/>
          </w:tcPr>
          <w:p w14:paraId="72FCAD4B" w14:textId="77777777" w:rsidR="00B40AAF" w:rsidRDefault="00746E6D">
            <w:pPr>
              <w:spacing w:after="0" w:line="240" w:lineRule="auto"/>
              <w:jc w:val="left"/>
              <w:rPr>
                <w:color w:val="000000"/>
                <w:sz w:val="28"/>
                <w:szCs w:val="28"/>
              </w:rPr>
            </w:pPr>
            <w:r>
              <w:rPr>
                <w:color w:val="000000"/>
                <w:sz w:val="28"/>
                <w:szCs w:val="28"/>
              </w:rPr>
              <w:t>- Cách tính đơn giá: 0,1624% x Gtb</w:t>
            </w:r>
          </w:p>
        </w:tc>
      </w:tr>
      <w:tr w:rsidR="00B40AAF" w14:paraId="41EDE7F0" w14:textId="77777777">
        <w:trPr>
          <w:trHeight w:val="765"/>
        </w:trPr>
        <w:tc>
          <w:tcPr>
            <w:tcW w:w="851" w:type="dxa"/>
            <w:shd w:val="clear" w:color="auto" w:fill="auto"/>
            <w:vAlign w:val="center"/>
          </w:tcPr>
          <w:p w14:paraId="6F8D942F" w14:textId="77777777" w:rsidR="00B40AAF" w:rsidRDefault="00746E6D">
            <w:pPr>
              <w:spacing w:after="0" w:line="240" w:lineRule="auto"/>
              <w:jc w:val="center"/>
              <w:rPr>
                <w:b/>
                <w:color w:val="000000"/>
                <w:sz w:val="28"/>
                <w:szCs w:val="28"/>
              </w:rPr>
            </w:pPr>
            <w:r>
              <w:rPr>
                <w:b/>
                <w:color w:val="000000"/>
                <w:sz w:val="28"/>
                <w:szCs w:val="28"/>
              </w:rPr>
              <w:t>V</w:t>
            </w:r>
          </w:p>
        </w:tc>
        <w:tc>
          <w:tcPr>
            <w:tcW w:w="2838" w:type="dxa"/>
            <w:shd w:val="clear" w:color="auto" w:fill="auto"/>
            <w:vAlign w:val="center"/>
          </w:tcPr>
          <w:p w14:paraId="257AC89C" w14:textId="77777777" w:rsidR="00B40AAF" w:rsidRDefault="00746E6D">
            <w:pPr>
              <w:spacing w:after="0" w:line="240" w:lineRule="auto"/>
              <w:rPr>
                <w:b/>
                <w:color w:val="000000"/>
                <w:sz w:val="28"/>
                <w:szCs w:val="28"/>
              </w:rPr>
            </w:pPr>
            <w:r>
              <w:rPr>
                <w:b/>
                <w:color w:val="000000"/>
                <w:sz w:val="28"/>
                <w:szCs w:val="28"/>
              </w:rPr>
              <w:t>CHI PHÍ KHÁC CÓ LIÊN QUAN (Gk)</w:t>
            </w:r>
          </w:p>
        </w:tc>
        <w:tc>
          <w:tcPr>
            <w:tcW w:w="709" w:type="dxa"/>
            <w:shd w:val="clear" w:color="auto" w:fill="auto"/>
            <w:vAlign w:val="center"/>
          </w:tcPr>
          <w:p w14:paraId="726ED41F" w14:textId="77777777" w:rsidR="00B40AAF" w:rsidRDefault="00746E6D">
            <w:pPr>
              <w:spacing w:after="0" w:line="240" w:lineRule="auto"/>
              <w:jc w:val="center"/>
              <w:rPr>
                <w:b/>
                <w:color w:val="000000"/>
                <w:sz w:val="28"/>
                <w:szCs w:val="28"/>
              </w:rPr>
            </w:pPr>
            <w:r>
              <w:rPr>
                <w:b/>
                <w:color w:val="000000"/>
                <w:sz w:val="28"/>
                <w:szCs w:val="28"/>
              </w:rPr>
              <w:t> </w:t>
            </w:r>
          </w:p>
        </w:tc>
        <w:tc>
          <w:tcPr>
            <w:tcW w:w="1949" w:type="dxa"/>
            <w:shd w:val="clear" w:color="auto" w:fill="auto"/>
            <w:vAlign w:val="center"/>
          </w:tcPr>
          <w:p w14:paraId="20CCA618" w14:textId="77777777" w:rsidR="00B40AAF" w:rsidRDefault="00746E6D">
            <w:pPr>
              <w:spacing w:after="0" w:line="240" w:lineRule="auto"/>
              <w:jc w:val="left"/>
              <w:rPr>
                <w:b/>
                <w:color w:val="000000"/>
                <w:sz w:val="28"/>
                <w:szCs w:val="28"/>
              </w:rPr>
            </w:pPr>
            <w:r>
              <w:rPr>
                <w:b/>
                <w:color w:val="000000"/>
                <w:sz w:val="28"/>
                <w:szCs w:val="28"/>
              </w:rPr>
              <w:t> </w:t>
            </w:r>
          </w:p>
        </w:tc>
        <w:tc>
          <w:tcPr>
            <w:tcW w:w="1966" w:type="dxa"/>
            <w:shd w:val="clear" w:color="auto" w:fill="auto"/>
            <w:vAlign w:val="center"/>
          </w:tcPr>
          <w:p w14:paraId="660CB1DF" w14:textId="77777777" w:rsidR="00B40AAF" w:rsidRDefault="00746E6D">
            <w:pPr>
              <w:spacing w:after="0" w:line="240" w:lineRule="auto"/>
              <w:jc w:val="right"/>
              <w:rPr>
                <w:b/>
                <w:color w:val="000000"/>
                <w:sz w:val="28"/>
                <w:szCs w:val="28"/>
              </w:rPr>
            </w:pPr>
            <w:r>
              <w:rPr>
                <w:b/>
                <w:color w:val="000000"/>
                <w:sz w:val="28"/>
                <w:szCs w:val="28"/>
              </w:rPr>
              <w:t>190.893.942</w:t>
            </w:r>
          </w:p>
        </w:tc>
        <w:tc>
          <w:tcPr>
            <w:tcW w:w="1476" w:type="dxa"/>
            <w:shd w:val="clear" w:color="auto" w:fill="auto"/>
            <w:vAlign w:val="center"/>
          </w:tcPr>
          <w:p w14:paraId="101098F9" w14:textId="77777777" w:rsidR="00B40AAF" w:rsidRDefault="00746E6D">
            <w:pPr>
              <w:spacing w:after="0" w:line="240" w:lineRule="auto"/>
              <w:jc w:val="right"/>
              <w:rPr>
                <w:b/>
                <w:color w:val="000000"/>
                <w:sz w:val="28"/>
                <w:szCs w:val="28"/>
              </w:rPr>
            </w:pPr>
            <w:r>
              <w:rPr>
                <w:b/>
                <w:color w:val="000000"/>
                <w:sz w:val="28"/>
                <w:szCs w:val="28"/>
              </w:rPr>
              <w:t>12.000.000</w:t>
            </w:r>
          </w:p>
        </w:tc>
        <w:tc>
          <w:tcPr>
            <w:tcW w:w="1826" w:type="dxa"/>
            <w:shd w:val="clear" w:color="auto" w:fill="auto"/>
            <w:vAlign w:val="center"/>
          </w:tcPr>
          <w:p w14:paraId="67C93D94" w14:textId="77777777" w:rsidR="00B40AAF" w:rsidRDefault="00746E6D">
            <w:pPr>
              <w:spacing w:after="0" w:line="240" w:lineRule="auto"/>
              <w:jc w:val="right"/>
              <w:rPr>
                <w:b/>
                <w:color w:val="000000"/>
                <w:sz w:val="28"/>
                <w:szCs w:val="28"/>
              </w:rPr>
            </w:pPr>
            <w:r>
              <w:rPr>
                <w:b/>
                <w:color w:val="000000"/>
                <w:sz w:val="28"/>
                <w:szCs w:val="28"/>
              </w:rPr>
              <w:t>202.893.942</w:t>
            </w:r>
          </w:p>
        </w:tc>
        <w:tc>
          <w:tcPr>
            <w:tcW w:w="979" w:type="dxa"/>
            <w:shd w:val="clear" w:color="auto" w:fill="auto"/>
            <w:vAlign w:val="center"/>
          </w:tcPr>
          <w:p w14:paraId="2E4C4EA7" w14:textId="77777777" w:rsidR="00B40AAF" w:rsidRDefault="00746E6D">
            <w:pPr>
              <w:spacing w:after="0" w:line="240" w:lineRule="auto"/>
              <w:jc w:val="center"/>
              <w:rPr>
                <w:b/>
                <w:color w:val="000000"/>
                <w:sz w:val="28"/>
                <w:szCs w:val="28"/>
              </w:rPr>
            </w:pPr>
            <w:r>
              <w:rPr>
                <w:b/>
                <w:color w:val="000000"/>
                <w:sz w:val="28"/>
                <w:szCs w:val="28"/>
              </w:rPr>
              <w:t>100%</w:t>
            </w:r>
          </w:p>
        </w:tc>
        <w:tc>
          <w:tcPr>
            <w:tcW w:w="800" w:type="dxa"/>
            <w:shd w:val="clear" w:color="auto" w:fill="auto"/>
            <w:vAlign w:val="center"/>
          </w:tcPr>
          <w:p w14:paraId="4072281F" w14:textId="77777777" w:rsidR="00B40AAF" w:rsidRDefault="00746E6D">
            <w:pPr>
              <w:spacing w:after="0" w:line="240" w:lineRule="auto"/>
              <w:jc w:val="center"/>
              <w:rPr>
                <w:b/>
                <w:color w:val="000000"/>
                <w:sz w:val="28"/>
                <w:szCs w:val="28"/>
              </w:rPr>
            </w:pPr>
            <w:r>
              <w:rPr>
                <w:b/>
                <w:color w:val="000000"/>
                <w:sz w:val="28"/>
                <w:szCs w:val="28"/>
              </w:rPr>
              <w:t>0</w:t>
            </w:r>
          </w:p>
        </w:tc>
        <w:tc>
          <w:tcPr>
            <w:tcW w:w="2766" w:type="dxa"/>
            <w:shd w:val="clear" w:color="auto" w:fill="auto"/>
            <w:vAlign w:val="center"/>
          </w:tcPr>
          <w:p w14:paraId="767A03BA" w14:textId="77777777" w:rsidR="00B40AAF" w:rsidRDefault="00746E6D">
            <w:pPr>
              <w:spacing w:after="0" w:line="240" w:lineRule="auto"/>
              <w:jc w:val="center"/>
              <w:rPr>
                <w:b/>
                <w:color w:val="000000"/>
                <w:sz w:val="28"/>
                <w:szCs w:val="28"/>
              </w:rPr>
            </w:pPr>
            <w:r>
              <w:rPr>
                <w:b/>
                <w:color w:val="000000"/>
                <w:sz w:val="28"/>
                <w:szCs w:val="28"/>
              </w:rPr>
              <w:t> </w:t>
            </w:r>
          </w:p>
        </w:tc>
      </w:tr>
      <w:tr w:rsidR="00B40AAF" w14:paraId="695A30D1" w14:textId="77777777">
        <w:trPr>
          <w:trHeight w:val="1220"/>
        </w:trPr>
        <w:tc>
          <w:tcPr>
            <w:tcW w:w="851" w:type="dxa"/>
            <w:shd w:val="clear" w:color="auto" w:fill="auto"/>
            <w:vAlign w:val="center"/>
          </w:tcPr>
          <w:p w14:paraId="5EE7B548" w14:textId="77777777" w:rsidR="00B40AAF" w:rsidRDefault="00746E6D">
            <w:pPr>
              <w:spacing w:after="0" w:line="240" w:lineRule="auto"/>
              <w:jc w:val="center"/>
              <w:rPr>
                <w:color w:val="000000"/>
                <w:sz w:val="28"/>
                <w:szCs w:val="28"/>
              </w:rPr>
            </w:pPr>
            <w:r>
              <w:rPr>
                <w:color w:val="000000"/>
                <w:sz w:val="28"/>
                <w:szCs w:val="28"/>
              </w:rPr>
              <w:t>1</w:t>
            </w:r>
          </w:p>
        </w:tc>
        <w:tc>
          <w:tcPr>
            <w:tcW w:w="2838" w:type="dxa"/>
            <w:shd w:val="clear" w:color="auto" w:fill="auto"/>
            <w:vAlign w:val="center"/>
          </w:tcPr>
          <w:p w14:paraId="7A2275DA" w14:textId="77777777" w:rsidR="00B40AAF" w:rsidRDefault="00746E6D">
            <w:pPr>
              <w:spacing w:after="0" w:line="240" w:lineRule="auto"/>
              <w:jc w:val="left"/>
              <w:rPr>
                <w:color w:val="000000"/>
                <w:sz w:val="28"/>
                <w:szCs w:val="28"/>
              </w:rPr>
            </w:pPr>
            <w:r>
              <w:rPr>
                <w:color w:val="000000"/>
                <w:sz w:val="28"/>
                <w:szCs w:val="28"/>
              </w:rPr>
              <w:t>Kiểm thử phần mềm</w:t>
            </w:r>
          </w:p>
        </w:tc>
        <w:tc>
          <w:tcPr>
            <w:tcW w:w="709" w:type="dxa"/>
            <w:shd w:val="clear" w:color="auto" w:fill="auto"/>
            <w:vAlign w:val="center"/>
          </w:tcPr>
          <w:p w14:paraId="17101F37" w14:textId="77777777" w:rsidR="00B40AAF" w:rsidRDefault="00746E6D">
            <w:pPr>
              <w:spacing w:after="0" w:line="240" w:lineRule="auto"/>
              <w:jc w:val="center"/>
              <w:rPr>
                <w:color w:val="000000"/>
                <w:sz w:val="28"/>
                <w:szCs w:val="28"/>
              </w:rPr>
            </w:pPr>
            <w:r>
              <w:rPr>
                <w:color w:val="000000"/>
                <w:sz w:val="28"/>
                <w:szCs w:val="28"/>
              </w:rPr>
              <w:t>1</w:t>
            </w:r>
          </w:p>
        </w:tc>
        <w:tc>
          <w:tcPr>
            <w:tcW w:w="1949" w:type="dxa"/>
            <w:shd w:val="clear" w:color="auto" w:fill="auto"/>
            <w:vAlign w:val="center"/>
          </w:tcPr>
          <w:p w14:paraId="608A2D90" w14:textId="77777777" w:rsidR="00B40AAF" w:rsidRDefault="00746E6D">
            <w:pPr>
              <w:spacing w:after="0" w:line="240" w:lineRule="auto"/>
              <w:jc w:val="right"/>
              <w:rPr>
                <w:color w:val="000000"/>
                <w:sz w:val="28"/>
                <w:szCs w:val="28"/>
              </w:rPr>
            </w:pPr>
            <w:r>
              <w:rPr>
                <w:color w:val="000000"/>
                <w:sz w:val="28"/>
                <w:szCs w:val="28"/>
              </w:rPr>
              <w:t>150.000.000</w:t>
            </w:r>
          </w:p>
        </w:tc>
        <w:tc>
          <w:tcPr>
            <w:tcW w:w="1966" w:type="dxa"/>
            <w:shd w:val="clear" w:color="auto" w:fill="auto"/>
            <w:vAlign w:val="center"/>
          </w:tcPr>
          <w:p w14:paraId="3002CA13" w14:textId="77777777" w:rsidR="00B40AAF" w:rsidRDefault="00746E6D">
            <w:pPr>
              <w:spacing w:after="0" w:line="240" w:lineRule="auto"/>
              <w:jc w:val="right"/>
              <w:rPr>
                <w:color w:val="000000"/>
                <w:sz w:val="28"/>
                <w:szCs w:val="28"/>
              </w:rPr>
            </w:pPr>
            <w:r>
              <w:rPr>
                <w:color w:val="000000"/>
                <w:sz w:val="28"/>
                <w:szCs w:val="28"/>
              </w:rPr>
              <w:t>150.000.000</w:t>
            </w:r>
          </w:p>
        </w:tc>
        <w:tc>
          <w:tcPr>
            <w:tcW w:w="1476" w:type="dxa"/>
            <w:shd w:val="clear" w:color="auto" w:fill="auto"/>
            <w:vAlign w:val="center"/>
          </w:tcPr>
          <w:p w14:paraId="760F0FCB" w14:textId="77777777" w:rsidR="00B40AAF" w:rsidRDefault="00746E6D">
            <w:pPr>
              <w:spacing w:after="0" w:line="240" w:lineRule="auto"/>
              <w:jc w:val="right"/>
              <w:rPr>
                <w:color w:val="000000"/>
                <w:sz w:val="28"/>
                <w:szCs w:val="28"/>
              </w:rPr>
            </w:pPr>
            <w:r>
              <w:rPr>
                <w:color w:val="000000"/>
                <w:sz w:val="28"/>
                <w:szCs w:val="28"/>
              </w:rPr>
              <w:t>12.000.000</w:t>
            </w:r>
          </w:p>
        </w:tc>
        <w:tc>
          <w:tcPr>
            <w:tcW w:w="1826" w:type="dxa"/>
            <w:shd w:val="clear" w:color="auto" w:fill="auto"/>
            <w:vAlign w:val="center"/>
          </w:tcPr>
          <w:p w14:paraId="3ADDD73B" w14:textId="77777777" w:rsidR="00B40AAF" w:rsidRDefault="00746E6D">
            <w:pPr>
              <w:spacing w:after="0" w:line="240" w:lineRule="auto"/>
              <w:jc w:val="right"/>
              <w:rPr>
                <w:color w:val="000000"/>
                <w:sz w:val="28"/>
                <w:szCs w:val="28"/>
              </w:rPr>
            </w:pPr>
            <w:r>
              <w:rPr>
                <w:color w:val="000000"/>
                <w:sz w:val="28"/>
                <w:szCs w:val="28"/>
              </w:rPr>
              <w:t>162.000.000</w:t>
            </w:r>
          </w:p>
        </w:tc>
        <w:tc>
          <w:tcPr>
            <w:tcW w:w="979" w:type="dxa"/>
            <w:shd w:val="clear" w:color="auto" w:fill="auto"/>
            <w:vAlign w:val="center"/>
          </w:tcPr>
          <w:p w14:paraId="6B96CF44" w14:textId="77777777" w:rsidR="00B40AAF" w:rsidRDefault="00746E6D">
            <w:pPr>
              <w:spacing w:after="0" w:line="240" w:lineRule="auto"/>
              <w:jc w:val="center"/>
              <w:rPr>
                <w:b/>
                <w:color w:val="000000"/>
                <w:sz w:val="28"/>
                <w:szCs w:val="28"/>
              </w:rPr>
            </w:pPr>
            <w:r>
              <w:rPr>
                <w:b/>
                <w:color w:val="000000"/>
                <w:sz w:val="28"/>
                <w:szCs w:val="28"/>
              </w:rPr>
              <w:t> </w:t>
            </w:r>
          </w:p>
        </w:tc>
        <w:tc>
          <w:tcPr>
            <w:tcW w:w="800" w:type="dxa"/>
            <w:shd w:val="clear" w:color="auto" w:fill="auto"/>
            <w:vAlign w:val="center"/>
          </w:tcPr>
          <w:p w14:paraId="139A65EE" w14:textId="77777777" w:rsidR="00B40AAF" w:rsidRDefault="00746E6D">
            <w:pPr>
              <w:spacing w:after="0" w:line="240" w:lineRule="auto"/>
              <w:jc w:val="center"/>
              <w:rPr>
                <w:b/>
                <w:color w:val="000000"/>
                <w:sz w:val="28"/>
                <w:szCs w:val="28"/>
              </w:rPr>
            </w:pPr>
            <w:r>
              <w:rPr>
                <w:b/>
                <w:color w:val="000000"/>
                <w:sz w:val="28"/>
                <w:szCs w:val="28"/>
              </w:rPr>
              <w:t> </w:t>
            </w:r>
          </w:p>
        </w:tc>
        <w:tc>
          <w:tcPr>
            <w:tcW w:w="2766" w:type="dxa"/>
            <w:shd w:val="clear" w:color="auto" w:fill="auto"/>
            <w:vAlign w:val="center"/>
          </w:tcPr>
          <w:p w14:paraId="2545299D" w14:textId="77777777" w:rsidR="00B40AAF" w:rsidRDefault="00746E6D">
            <w:pPr>
              <w:spacing w:after="0" w:line="240" w:lineRule="auto"/>
              <w:jc w:val="left"/>
              <w:rPr>
                <w:color w:val="000000"/>
                <w:sz w:val="28"/>
                <w:szCs w:val="28"/>
              </w:rPr>
            </w:pPr>
            <w:r>
              <w:rPr>
                <w:color w:val="000000"/>
                <w:sz w:val="28"/>
                <w:szCs w:val="28"/>
              </w:rPr>
              <w:t>- Theo báo giá thị trường</w:t>
            </w:r>
            <w:r>
              <w:rPr>
                <w:color w:val="000000"/>
                <w:sz w:val="28"/>
                <w:szCs w:val="28"/>
              </w:rPr>
              <w:br/>
              <w:t>Nghị định 15/2022/NĐ-CP ngày 28/1/2022 (giảm thuế VAT)</w:t>
            </w:r>
          </w:p>
        </w:tc>
      </w:tr>
      <w:tr w:rsidR="00B40AAF" w14:paraId="6D550701" w14:textId="77777777">
        <w:trPr>
          <w:trHeight w:val="340"/>
        </w:trPr>
        <w:tc>
          <w:tcPr>
            <w:tcW w:w="851" w:type="dxa"/>
            <w:vMerge w:val="restart"/>
            <w:shd w:val="clear" w:color="auto" w:fill="auto"/>
            <w:vAlign w:val="center"/>
          </w:tcPr>
          <w:p w14:paraId="440FB863" w14:textId="77777777" w:rsidR="00B40AAF" w:rsidRDefault="00746E6D">
            <w:pPr>
              <w:spacing w:after="0" w:line="240" w:lineRule="auto"/>
              <w:jc w:val="center"/>
              <w:rPr>
                <w:color w:val="000000"/>
                <w:sz w:val="28"/>
                <w:szCs w:val="28"/>
              </w:rPr>
            </w:pPr>
            <w:r>
              <w:rPr>
                <w:color w:val="000000"/>
                <w:sz w:val="28"/>
                <w:szCs w:val="28"/>
              </w:rPr>
              <w:t>1</w:t>
            </w:r>
          </w:p>
        </w:tc>
        <w:tc>
          <w:tcPr>
            <w:tcW w:w="2838" w:type="dxa"/>
            <w:vMerge w:val="restart"/>
            <w:shd w:val="clear" w:color="auto" w:fill="auto"/>
            <w:vAlign w:val="center"/>
          </w:tcPr>
          <w:p w14:paraId="2A218E79" w14:textId="77777777" w:rsidR="00B40AAF" w:rsidRDefault="00746E6D">
            <w:pPr>
              <w:spacing w:after="0" w:line="240" w:lineRule="auto"/>
              <w:jc w:val="left"/>
              <w:rPr>
                <w:color w:val="000000"/>
                <w:sz w:val="28"/>
                <w:szCs w:val="28"/>
              </w:rPr>
            </w:pPr>
            <w:r>
              <w:rPr>
                <w:color w:val="000000"/>
                <w:sz w:val="28"/>
                <w:szCs w:val="28"/>
              </w:rPr>
              <w:t>Lệ phí thẩm định dự án</w:t>
            </w:r>
          </w:p>
        </w:tc>
        <w:tc>
          <w:tcPr>
            <w:tcW w:w="709" w:type="dxa"/>
            <w:vMerge w:val="restart"/>
            <w:shd w:val="clear" w:color="auto" w:fill="auto"/>
            <w:vAlign w:val="center"/>
          </w:tcPr>
          <w:p w14:paraId="64638FFF" w14:textId="77777777" w:rsidR="00B40AAF" w:rsidRDefault="00746E6D">
            <w:pPr>
              <w:spacing w:after="0" w:line="240" w:lineRule="auto"/>
              <w:jc w:val="center"/>
              <w:rPr>
                <w:color w:val="000000"/>
                <w:sz w:val="28"/>
                <w:szCs w:val="28"/>
              </w:rPr>
            </w:pPr>
            <w:r>
              <w:rPr>
                <w:color w:val="000000"/>
                <w:sz w:val="28"/>
                <w:szCs w:val="28"/>
              </w:rPr>
              <w:t>1</w:t>
            </w:r>
          </w:p>
        </w:tc>
        <w:tc>
          <w:tcPr>
            <w:tcW w:w="1949" w:type="dxa"/>
            <w:vMerge w:val="restart"/>
            <w:shd w:val="clear" w:color="auto" w:fill="auto"/>
            <w:vAlign w:val="center"/>
          </w:tcPr>
          <w:p w14:paraId="5A9813E2" w14:textId="77777777" w:rsidR="00B40AAF" w:rsidRDefault="00746E6D">
            <w:pPr>
              <w:spacing w:after="0" w:line="240" w:lineRule="auto"/>
              <w:jc w:val="right"/>
              <w:rPr>
                <w:color w:val="000000"/>
                <w:sz w:val="28"/>
                <w:szCs w:val="28"/>
              </w:rPr>
            </w:pPr>
            <w:r>
              <w:rPr>
                <w:color w:val="000000"/>
                <w:sz w:val="28"/>
                <w:szCs w:val="28"/>
              </w:rPr>
              <w:t>1.896.010</w:t>
            </w:r>
          </w:p>
        </w:tc>
        <w:tc>
          <w:tcPr>
            <w:tcW w:w="1966" w:type="dxa"/>
            <w:vMerge w:val="restart"/>
            <w:shd w:val="clear" w:color="auto" w:fill="auto"/>
            <w:vAlign w:val="center"/>
          </w:tcPr>
          <w:p w14:paraId="173FB4AC" w14:textId="77777777" w:rsidR="00B40AAF" w:rsidRDefault="00746E6D">
            <w:pPr>
              <w:spacing w:after="0" w:line="240" w:lineRule="auto"/>
              <w:jc w:val="right"/>
              <w:rPr>
                <w:color w:val="000000"/>
                <w:sz w:val="28"/>
                <w:szCs w:val="28"/>
              </w:rPr>
            </w:pPr>
            <w:r>
              <w:rPr>
                <w:color w:val="000000"/>
                <w:sz w:val="28"/>
                <w:szCs w:val="28"/>
              </w:rPr>
              <w:t>1.896.010</w:t>
            </w:r>
          </w:p>
        </w:tc>
        <w:tc>
          <w:tcPr>
            <w:tcW w:w="1476" w:type="dxa"/>
            <w:vMerge w:val="restart"/>
            <w:shd w:val="clear" w:color="auto" w:fill="auto"/>
            <w:vAlign w:val="center"/>
          </w:tcPr>
          <w:p w14:paraId="0202EFB9" w14:textId="77777777" w:rsidR="00B40AAF" w:rsidRDefault="00746E6D">
            <w:pPr>
              <w:spacing w:after="0" w:line="240" w:lineRule="auto"/>
              <w:jc w:val="right"/>
              <w:rPr>
                <w:color w:val="000000"/>
                <w:sz w:val="28"/>
                <w:szCs w:val="28"/>
              </w:rPr>
            </w:pPr>
            <w:r>
              <w:rPr>
                <w:color w:val="000000"/>
                <w:sz w:val="28"/>
                <w:szCs w:val="28"/>
              </w:rPr>
              <w:t>0</w:t>
            </w:r>
          </w:p>
        </w:tc>
        <w:tc>
          <w:tcPr>
            <w:tcW w:w="1826" w:type="dxa"/>
            <w:vMerge w:val="restart"/>
            <w:shd w:val="clear" w:color="auto" w:fill="auto"/>
            <w:vAlign w:val="center"/>
          </w:tcPr>
          <w:p w14:paraId="45B33964" w14:textId="77777777" w:rsidR="00B40AAF" w:rsidRDefault="00746E6D">
            <w:pPr>
              <w:spacing w:after="0" w:line="240" w:lineRule="auto"/>
              <w:jc w:val="right"/>
              <w:rPr>
                <w:color w:val="000000"/>
                <w:sz w:val="28"/>
                <w:szCs w:val="28"/>
              </w:rPr>
            </w:pPr>
            <w:r>
              <w:rPr>
                <w:color w:val="000000"/>
                <w:sz w:val="28"/>
                <w:szCs w:val="28"/>
              </w:rPr>
              <w:t>1.896.010</w:t>
            </w:r>
          </w:p>
        </w:tc>
        <w:tc>
          <w:tcPr>
            <w:tcW w:w="979" w:type="dxa"/>
            <w:vMerge w:val="restart"/>
            <w:shd w:val="clear" w:color="auto" w:fill="auto"/>
            <w:vAlign w:val="center"/>
          </w:tcPr>
          <w:p w14:paraId="07AD791E" w14:textId="77777777" w:rsidR="00B40AAF" w:rsidRDefault="00746E6D">
            <w:pPr>
              <w:spacing w:after="0" w:line="240" w:lineRule="auto"/>
              <w:jc w:val="center"/>
              <w:rPr>
                <w:b/>
                <w:color w:val="000000"/>
                <w:sz w:val="28"/>
                <w:szCs w:val="28"/>
              </w:rPr>
            </w:pPr>
            <w:r>
              <w:rPr>
                <w:b/>
                <w:color w:val="000000"/>
                <w:sz w:val="28"/>
                <w:szCs w:val="28"/>
              </w:rPr>
              <w:t> </w:t>
            </w:r>
          </w:p>
        </w:tc>
        <w:tc>
          <w:tcPr>
            <w:tcW w:w="800" w:type="dxa"/>
            <w:vMerge w:val="restart"/>
            <w:shd w:val="clear" w:color="auto" w:fill="auto"/>
            <w:vAlign w:val="center"/>
          </w:tcPr>
          <w:p w14:paraId="250C1877" w14:textId="77777777" w:rsidR="00B40AAF" w:rsidRDefault="00746E6D">
            <w:pPr>
              <w:spacing w:after="0" w:line="240" w:lineRule="auto"/>
              <w:jc w:val="center"/>
              <w:rPr>
                <w:b/>
                <w:color w:val="000000"/>
                <w:sz w:val="28"/>
                <w:szCs w:val="28"/>
              </w:rPr>
            </w:pPr>
            <w:r>
              <w:rPr>
                <w:b/>
                <w:color w:val="000000"/>
                <w:sz w:val="28"/>
                <w:szCs w:val="28"/>
              </w:rPr>
              <w:t> </w:t>
            </w:r>
          </w:p>
        </w:tc>
        <w:tc>
          <w:tcPr>
            <w:tcW w:w="2766" w:type="dxa"/>
            <w:shd w:val="clear" w:color="auto" w:fill="auto"/>
            <w:vAlign w:val="center"/>
          </w:tcPr>
          <w:p w14:paraId="5C135948" w14:textId="77777777" w:rsidR="00B40AAF" w:rsidRDefault="00746E6D">
            <w:pPr>
              <w:spacing w:after="0" w:line="240" w:lineRule="auto"/>
              <w:jc w:val="left"/>
              <w:rPr>
                <w:color w:val="000000"/>
                <w:sz w:val="28"/>
                <w:szCs w:val="28"/>
              </w:rPr>
            </w:pPr>
            <w:r>
              <w:rPr>
                <w:color w:val="000000"/>
                <w:sz w:val="28"/>
                <w:szCs w:val="28"/>
              </w:rPr>
              <w:t>- Căn cứ: Thông tư số 209/2016/TT-BTC</w:t>
            </w:r>
          </w:p>
        </w:tc>
      </w:tr>
      <w:tr w:rsidR="00B40AAF" w14:paraId="190DA5D0" w14:textId="77777777">
        <w:trPr>
          <w:trHeight w:val="620"/>
        </w:trPr>
        <w:tc>
          <w:tcPr>
            <w:tcW w:w="851" w:type="dxa"/>
            <w:vMerge/>
            <w:shd w:val="clear" w:color="auto" w:fill="auto"/>
            <w:vAlign w:val="center"/>
          </w:tcPr>
          <w:p w14:paraId="71FAA81F"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838" w:type="dxa"/>
            <w:vMerge/>
            <w:shd w:val="clear" w:color="auto" w:fill="auto"/>
            <w:vAlign w:val="center"/>
          </w:tcPr>
          <w:p w14:paraId="3810A9B8" w14:textId="77777777" w:rsidR="00B40AAF" w:rsidRDefault="00B40AAF">
            <w:pPr>
              <w:widowControl w:val="0"/>
              <w:pBdr>
                <w:top w:val="nil"/>
                <w:left w:val="nil"/>
                <w:bottom w:val="nil"/>
                <w:right w:val="nil"/>
                <w:between w:val="nil"/>
              </w:pBdr>
              <w:spacing w:after="0"/>
              <w:jc w:val="left"/>
              <w:rPr>
                <w:color w:val="000000"/>
                <w:sz w:val="28"/>
                <w:szCs w:val="28"/>
              </w:rPr>
            </w:pPr>
          </w:p>
        </w:tc>
        <w:tc>
          <w:tcPr>
            <w:tcW w:w="709" w:type="dxa"/>
            <w:vMerge/>
            <w:shd w:val="clear" w:color="auto" w:fill="auto"/>
            <w:vAlign w:val="center"/>
          </w:tcPr>
          <w:p w14:paraId="724BC671"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949" w:type="dxa"/>
            <w:vMerge/>
            <w:shd w:val="clear" w:color="auto" w:fill="auto"/>
            <w:vAlign w:val="center"/>
          </w:tcPr>
          <w:p w14:paraId="6008CBA5"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966" w:type="dxa"/>
            <w:vMerge/>
            <w:shd w:val="clear" w:color="auto" w:fill="auto"/>
            <w:vAlign w:val="center"/>
          </w:tcPr>
          <w:p w14:paraId="4C7956AD"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476" w:type="dxa"/>
            <w:vMerge/>
            <w:shd w:val="clear" w:color="auto" w:fill="auto"/>
            <w:vAlign w:val="center"/>
          </w:tcPr>
          <w:p w14:paraId="65FF0D9A"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826" w:type="dxa"/>
            <w:vMerge/>
            <w:shd w:val="clear" w:color="auto" w:fill="auto"/>
            <w:vAlign w:val="center"/>
          </w:tcPr>
          <w:p w14:paraId="04B9B639" w14:textId="77777777" w:rsidR="00B40AAF" w:rsidRDefault="00B40AAF">
            <w:pPr>
              <w:widowControl w:val="0"/>
              <w:pBdr>
                <w:top w:val="nil"/>
                <w:left w:val="nil"/>
                <w:bottom w:val="nil"/>
                <w:right w:val="nil"/>
                <w:between w:val="nil"/>
              </w:pBdr>
              <w:spacing w:after="0"/>
              <w:jc w:val="left"/>
              <w:rPr>
                <w:color w:val="000000"/>
                <w:sz w:val="28"/>
                <w:szCs w:val="28"/>
              </w:rPr>
            </w:pPr>
          </w:p>
        </w:tc>
        <w:tc>
          <w:tcPr>
            <w:tcW w:w="979" w:type="dxa"/>
            <w:vMerge/>
            <w:shd w:val="clear" w:color="auto" w:fill="auto"/>
            <w:vAlign w:val="center"/>
          </w:tcPr>
          <w:p w14:paraId="6390640C" w14:textId="77777777" w:rsidR="00B40AAF" w:rsidRDefault="00B40AAF">
            <w:pPr>
              <w:widowControl w:val="0"/>
              <w:pBdr>
                <w:top w:val="nil"/>
                <w:left w:val="nil"/>
                <w:bottom w:val="nil"/>
                <w:right w:val="nil"/>
                <w:between w:val="nil"/>
              </w:pBdr>
              <w:spacing w:after="0"/>
              <w:jc w:val="left"/>
              <w:rPr>
                <w:color w:val="000000"/>
                <w:sz w:val="28"/>
                <w:szCs w:val="28"/>
              </w:rPr>
            </w:pPr>
          </w:p>
        </w:tc>
        <w:tc>
          <w:tcPr>
            <w:tcW w:w="800" w:type="dxa"/>
            <w:vMerge/>
            <w:shd w:val="clear" w:color="auto" w:fill="auto"/>
            <w:vAlign w:val="center"/>
          </w:tcPr>
          <w:p w14:paraId="355B1B2B"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766" w:type="dxa"/>
            <w:shd w:val="clear" w:color="auto" w:fill="auto"/>
            <w:vAlign w:val="center"/>
          </w:tcPr>
          <w:p w14:paraId="032E0F4D" w14:textId="77777777" w:rsidR="00B40AAF" w:rsidRDefault="00746E6D">
            <w:pPr>
              <w:spacing w:after="0" w:line="240" w:lineRule="auto"/>
              <w:jc w:val="left"/>
              <w:rPr>
                <w:color w:val="000000"/>
                <w:sz w:val="28"/>
                <w:szCs w:val="28"/>
              </w:rPr>
            </w:pPr>
            <w:r>
              <w:rPr>
                <w:color w:val="000000"/>
                <w:sz w:val="28"/>
                <w:szCs w:val="28"/>
              </w:rPr>
              <w:t>- Cách tính đơn giá: 0,019% x TMĐT</w:t>
            </w:r>
          </w:p>
        </w:tc>
      </w:tr>
      <w:tr w:rsidR="00B40AAF" w14:paraId="472C47DF" w14:textId="77777777">
        <w:trPr>
          <w:trHeight w:val="15"/>
        </w:trPr>
        <w:tc>
          <w:tcPr>
            <w:tcW w:w="851" w:type="dxa"/>
            <w:vMerge w:val="restart"/>
            <w:shd w:val="clear" w:color="auto" w:fill="auto"/>
            <w:vAlign w:val="center"/>
          </w:tcPr>
          <w:p w14:paraId="3B9ECFD1" w14:textId="77777777" w:rsidR="00B40AAF" w:rsidRDefault="00746E6D">
            <w:pPr>
              <w:spacing w:after="0" w:line="240" w:lineRule="auto"/>
              <w:jc w:val="center"/>
              <w:rPr>
                <w:color w:val="000000"/>
                <w:sz w:val="28"/>
                <w:szCs w:val="28"/>
              </w:rPr>
            </w:pPr>
            <w:r>
              <w:rPr>
                <w:color w:val="000000"/>
                <w:sz w:val="28"/>
                <w:szCs w:val="28"/>
              </w:rPr>
              <w:t>2</w:t>
            </w:r>
          </w:p>
        </w:tc>
        <w:tc>
          <w:tcPr>
            <w:tcW w:w="2838" w:type="dxa"/>
            <w:vMerge w:val="restart"/>
            <w:shd w:val="clear" w:color="auto" w:fill="auto"/>
            <w:vAlign w:val="center"/>
          </w:tcPr>
          <w:p w14:paraId="569758B2" w14:textId="77777777" w:rsidR="00B40AAF" w:rsidRDefault="00746E6D">
            <w:pPr>
              <w:spacing w:after="0" w:line="240" w:lineRule="auto"/>
              <w:jc w:val="left"/>
              <w:rPr>
                <w:color w:val="000000"/>
                <w:sz w:val="28"/>
                <w:szCs w:val="28"/>
              </w:rPr>
            </w:pPr>
            <w:r>
              <w:rPr>
                <w:color w:val="000000"/>
                <w:sz w:val="28"/>
                <w:szCs w:val="28"/>
              </w:rPr>
              <w:t>Chi phí thẩm tra, phê duyệt quyết toán</w:t>
            </w:r>
          </w:p>
        </w:tc>
        <w:tc>
          <w:tcPr>
            <w:tcW w:w="709" w:type="dxa"/>
            <w:vMerge w:val="restart"/>
            <w:shd w:val="clear" w:color="auto" w:fill="auto"/>
            <w:vAlign w:val="center"/>
          </w:tcPr>
          <w:p w14:paraId="0732815B" w14:textId="77777777" w:rsidR="00B40AAF" w:rsidRDefault="00746E6D">
            <w:pPr>
              <w:spacing w:after="0" w:line="240" w:lineRule="auto"/>
              <w:jc w:val="center"/>
              <w:rPr>
                <w:color w:val="000000"/>
                <w:sz w:val="28"/>
                <w:szCs w:val="28"/>
              </w:rPr>
            </w:pPr>
            <w:r>
              <w:rPr>
                <w:color w:val="000000"/>
                <w:sz w:val="28"/>
                <w:szCs w:val="28"/>
              </w:rPr>
              <w:t>1</w:t>
            </w:r>
          </w:p>
        </w:tc>
        <w:tc>
          <w:tcPr>
            <w:tcW w:w="1949" w:type="dxa"/>
            <w:vMerge w:val="restart"/>
            <w:shd w:val="clear" w:color="auto" w:fill="auto"/>
            <w:vAlign w:val="center"/>
          </w:tcPr>
          <w:p w14:paraId="3799279F" w14:textId="77777777" w:rsidR="00B40AAF" w:rsidRDefault="00746E6D">
            <w:pPr>
              <w:spacing w:after="0" w:line="240" w:lineRule="auto"/>
              <w:jc w:val="right"/>
              <w:rPr>
                <w:color w:val="000000"/>
                <w:sz w:val="28"/>
                <w:szCs w:val="28"/>
              </w:rPr>
            </w:pPr>
            <w:r>
              <w:rPr>
                <w:color w:val="000000"/>
                <w:sz w:val="28"/>
                <w:szCs w:val="28"/>
              </w:rPr>
              <w:t>38.997.932</w:t>
            </w:r>
          </w:p>
        </w:tc>
        <w:tc>
          <w:tcPr>
            <w:tcW w:w="1966" w:type="dxa"/>
            <w:vMerge w:val="restart"/>
            <w:shd w:val="clear" w:color="auto" w:fill="auto"/>
            <w:vAlign w:val="center"/>
          </w:tcPr>
          <w:p w14:paraId="0991D502" w14:textId="77777777" w:rsidR="00B40AAF" w:rsidRDefault="00746E6D">
            <w:pPr>
              <w:spacing w:after="0" w:line="240" w:lineRule="auto"/>
              <w:jc w:val="right"/>
              <w:rPr>
                <w:color w:val="000000"/>
                <w:sz w:val="28"/>
                <w:szCs w:val="28"/>
              </w:rPr>
            </w:pPr>
            <w:r>
              <w:rPr>
                <w:color w:val="000000"/>
                <w:sz w:val="28"/>
                <w:szCs w:val="28"/>
              </w:rPr>
              <w:t>38.997.932</w:t>
            </w:r>
          </w:p>
        </w:tc>
        <w:tc>
          <w:tcPr>
            <w:tcW w:w="1476" w:type="dxa"/>
            <w:vMerge w:val="restart"/>
            <w:shd w:val="clear" w:color="auto" w:fill="auto"/>
            <w:vAlign w:val="center"/>
          </w:tcPr>
          <w:p w14:paraId="3AA563D3" w14:textId="77777777" w:rsidR="00B40AAF" w:rsidRDefault="00746E6D">
            <w:pPr>
              <w:spacing w:after="0" w:line="240" w:lineRule="auto"/>
              <w:jc w:val="right"/>
              <w:rPr>
                <w:color w:val="000000"/>
                <w:sz w:val="28"/>
                <w:szCs w:val="28"/>
              </w:rPr>
            </w:pPr>
            <w:r>
              <w:rPr>
                <w:color w:val="000000"/>
                <w:sz w:val="28"/>
                <w:szCs w:val="28"/>
              </w:rPr>
              <w:t>0</w:t>
            </w:r>
          </w:p>
        </w:tc>
        <w:tc>
          <w:tcPr>
            <w:tcW w:w="1826" w:type="dxa"/>
            <w:vMerge w:val="restart"/>
            <w:shd w:val="clear" w:color="auto" w:fill="auto"/>
            <w:vAlign w:val="center"/>
          </w:tcPr>
          <w:p w14:paraId="75F37508" w14:textId="77777777" w:rsidR="00B40AAF" w:rsidRDefault="00746E6D">
            <w:pPr>
              <w:spacing w:after="0" w:line="240" w:lineRule="auto"/>
              <w:jc w:val="right"/>
              <w:rPr>
                <w:color w:val="000000"/>
                <w:sz w:val="28"/>
                <w:szCs w:val="28"/>
              </w:rPr>
            </w:pPr>
            <w:r>
              <w:rPr>
                <w:color w:val="000000"/>
                <w:sz w:val="28"/>
                <w:szCs w:val="28"/>
              </w:rPr>
              <w:t>38.997.932</w:t>
            </w:r>
          </w:p>
        </w:tc>
        <w:tc>
          <w:tcPr>
            <w:tcW w:w="979" w:type="dxa"/>
            <w:vMerge w:val="restart"/>
            <w:shd w:val="clear" w:color="auto" w:fill="auto"/>
            <w:vAlign w:val="center"/>
          </w:tcPr>
          <w:p w14:paraId="17DDBCE1" w14:textId="77777777" w:rsidR="00B40AAF" w:rsidRDefault="00746E6D">
            <w:pPr>
              <w:spacing w:after="0" w:line="240" w:lineRule="auto"/>
              <w:jc w:val="center"/>
              <w:rPr>
                <w:b/>
                <w:color w:val="000000"/>
                <w:sz w:val="28"/>
                <w:szCs w:val="28"/>
              </w:rPr>
            </w:pPr>
            <w:r>
              <w:rPr>
                <w:b/>
                <w:color w:val="000000"/>
                <w:sz w:val="28"/>
                <w:szCs w:val="28"/>
              </w:rPr>
              <w:t> </w:t>
            </w:r>
          </w:p>
        </w:tc>
        <w:tc>
          <w:tcPr>
            <w:tcW w:w="800" w:type="dxa"/>
            <w:vMerge w:val="restart"/>
            <w:shd w:val="clear" w:color="auto" w:fill="auto"/>
            <w:vAlign w:val="center"/>
          </w:tcPr>
          <w:p w14:paraId="30A3B8B7" w14:textId="77777777" w:rsidR="00B40AAF" w:rsidRDefault="00746E6D">
            <w:pPr>
              <w:spacing w:after="0" w:line="240" w:lineRule="auto"/>
              <w:jc w:val="center"/>
              <w:rPr>
                <w:b/>
                <w:color w:val="000000"/>
                <w:sz w:val="28"/>
                <w:szCs w:val="28"/>
              </w:rPr>
            </w:pPr>
            <w:r>
              <w:rPr>
                <w:b/>
                <w:color w:val="000000"/>
                <w:sz w:val="28"/>
                <w:szCs w:val="28"/>
              </w:rPr>
              <w:t> </w:t>
            </w:r>
          </w:p>
        </w:tc>
        <w:tc>
          <w:tcPr>
            <w:tcW w:w="2766" w:type="dxa"/>
            <w:shd w:val="clear" w:color="auto" w:fill="auto"/>
            <w:vAlign w:val="center"/>
          </w:tcPr>
          <w:p w14:paraId="13F20812" w14:textId="77777777" w:rsidR="00B40AAF" w:rsidRDefault="00746E6D">
            <w:pPr>
              <w:spacing w:after="0" w:line="240" w:lineRule="auto"/>
              <w:jc w:val="left"/>
              <w:rPr>
                <w:color w:val="000000"/>
                <w:sz w:val="28"/>
                <w:szCs w:val="28"/>
              </w:rPr>
            </w:pPr>
            <w:r>
              <w:rPr>
                <w:color w:val="000000"/>
                <w:sz w:val="28"/>
                <w:szCs w:val="28"/>
              </w:rPr>
              <w:t xml:space="preserve">- Căn cứ: Thông tư số 10/2020/TT-BTC </w:t>
            </w:r>
          </w:p>
        </w:tc>
      </w:tr>
      <w:tr w:rsidR="00B40AAF" w14:paraId="53E203CE" w14:textId="77777777">
        <w:trPr>
          <w:trHeight w:val="1380"/>
        </w:trPr>
        <w:tc>
          <w:tcPr>
            <w:tcW w:w="851" w:type="dxa"/>
            <w:vMerge/>
            <w:shd w:val="clear" w:color="auto" w:fill="auto"/>
            <w:vAlign w:val="center"/>
          </w:tcPr>
          <w:p w14:paraId="08CE0BBC"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838" w:type="dxa"/>
            <w:vMerge/>
            <w:shd w:val="clear" w:color="auto" w:fill="auto"/>
            <w:vAlign w:val="center"/>
          </w:tcPr>
          <w:p w14:paraId="63A4D6FA" w14:textId="77777777" w:rsidR="00B40AAF" w:rsidRDefault="00B40AAF">
            <w:pPr>
              <w:widowControl w:val="0"/>
              <w:pBdr>
                <w:top w:val="nil"/>
                <w:left w:val="nil"/>
                <w:bottom w:val="nil"/>
                <w:right w:val="nil"/>
                <w:between w:val="nil"/>
              </w:pBdr>
              <w:spacing w:after="0"/>
              <w:jc w:val="left"/>
              <w:rPr>
                <w:color w:val="000000"/>
                <w:sz w:val="28"/>
                <w:szCs w:val="28"/>
              </w:rPr>
            </w:pPr>
          </w:p>
        </w:tc>
        <w:tc>
          <w:tcPr>
            <w:tcW w:w="709" w:type="dxa"/>
            <w:vMerge/>
            <w:shd w:val="clear" w:color="auto" w:fill="auto"/>
            <w:vAlign w:val="center"/>
          </w:tcPr>
          <w:p w14:paraId="45D8310D"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949" w:type="dxa"/>
            <w:vMerge/>
            <w:shd w:val="clear" w:color="auto" w:fill="auto"/>
            <w:vAlign w:val="center"/>
          </w:tcPr>
          <w:p w14:paraId="11DE9FB5"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966" w:type="dxa"/>
            <w:vMerge/>
            <w:shd w:val="clear" w:color="auto" w:fill="auto"/>
            <w:vAlign w:val="center"/>
          </w:tcPr>
          <w:p w14:paraId="24A1B062"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476" w:type="dxa"/>
            <w:vMerge/>
            <w:shd w:val="clear" w:color="auto" w:fill="auto"/>
            <w:vAlign w:val="center"/>
          </w:tcPr>
          <w:p w14:paraId="69F859F8"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826" w:type="dxa"/>
            <w:vMerge/>
            <w:shd w:val="clear" w:color="auto" w:fill="auto"/>
            <w:vAlign w:val="center"/>
          </w:tcPr>
          <w:p w14:paraId="77A06C09" w14:textId="77777777" w:rsidR="00B40AAF" w:rsidRDefault="00B40AAF">
            <w:pPr>
              <w:widowControl w:val="0"/>
              <w:pBdr>
                <w:top w:val="nil"/>
                <w:left w:val="nil"/>
                <w:bottom w:val="nil"/>
                <w:right w:val="nil"/>
                <w:between w:val="nil"/>
              </w:pBdr>
              <w:spacing w:after="0"/>
              <w:jc w:val="left"/>
              <w:rPr>
                <w:color w:val="000000"/>
                <w:sz w:val="28"/>
                <w:szCs w:val="28"/>
              </w:rPr>
            </w:pPr>
          </w:p>
        </w:tc>
        <w:tc>
          <w:tcPr>
            <w:tcW w:w="979" w:type="dxa"/>
            <w:vMerge/>
            <w:shd w:val="clear" w:color="auto" w:fill="auto"/>
            <w:vAlign w:val="center"/>
          </w:tcPr>
          <w:p w14:paraId="605D9984" w14:textId="77777777" w:rsidR="00B40AAF" w:rsidRDefault="00B40AAF">
            <w:pPr>
              <w:widowControl w:val="0"/>
              <w:pBdr>
                <w:top w:val="nil"/>
                <w:left w:val="nil"/>
                <w:bottom w:val="nil"/>
                <w:right w:val="nil"/>
                <w:between w:val="nil"/>
              </w:pBdr>
              <w:spacing w:after="0"/>
              <w:jc w:val="left"/>
              <w:rPr>
                <w:color w:val="000000"/>
                <w:sz w:val="28"/>
                <w:szCs w:val="28"/>
              </w:rPr>
            </w:pPr>
          </w:p>
        </w:tc>
        <w:tc>
          <w:tcPr>
            <w:tcW w:w="800" w:type="dxa"/>
            <w:vMerge/>
            <w:shd w:val="clear" w:color="auto" w:fill="auto"/>
            <w:vAlign w:val="center"/>
          </w:tcPr>
          <w:p w14:paraId="01D74DB9" w14:textId="77777777" w:rsidR="00B40AAF" w:rsidRDefault="00B40AAF">
            <w:pPr>
              <w:widowControl w:val="0"/>
              <w:pBdr>
                <w:top w:val="nil"/>
                <w:left w:val="nil"/>
                <w:bottom w:val="nil"/>
                <w:right w:val="nil"/>
                <w:between w:val="nil"/>
              </w:pBdr>
              <w:spacing w:after="0"/>
              <w:jc w:val="left"/>
              <w:rPr>
                <w:color w:val="000000"/>
                <w:sz w:val="28"/>
                <w:szCs w:val="28"/>
              </w:rPr>
            </w:pPr>
          </w:p>
        </w:tc>
        <w:tc>
          <w:tcPr>
            <w:tcW w:w="2766" w:type="dxa"/>
            <w:shd w:val="clear" w:color="auto" w:fill="auto"/>
            <w:vAlign w:val="center"/>
          </w:tcPr>
          <w:p w14:paraId="3BCD73D8" w14:textId="77777777" w:rsidR="00B40AAF" w:rsidRDefault="00746E6D">
            <w:pPr>
              <w:spacing w:after="0" w:line="240" w:lineRule="auto"/>
              <w:jc w:val="left"/>
              <w:rPr>
                <w:color w:val="000000"/>
                <w:sz w:val="28"/>
                <w:szCs w:val="28"/>
              </w:rPr>
            </w:pPr>
            <w:r>
              <w:rPr>
                <w:color w:val="000000"/>
                <w:sz w:val="28"/>
                <w:szCs w:val="28"/>
              </w:rPr>
              <w:t>- Cách tính đơn giá: 0,391% x TMĐT (sau khi loại trừ chi phí dự phòng). Căn cứ TT 10/2020/TT-BTC</w:t>
            </w:r>
          </w:p>
        </w:tc>
      </w:tr>
      <w:tr w:rsidR="00B40AAF" w14:paraId="5C45D6DA" w14:textId="77777777">
        <w:trPr>
          <w:trHeight w:val="986"/>
        </w:trPr>
        <w:tc>
          <w:tcPr>
            <w:tcW w:w="851" w:type="dxa"/>
            <w:shd w:val="clear" w:color="auto" w:fill="auto"/>
            <w:vAlign w:val="center"/>
          </w:tcPr>
          <w:p w14:paraId="20B8DA9E" w14:textId="77777777" w:rsidR="00B40AAF" w:rsidRDefault="00746E6D">
            <w:pPr>
              <w:spacing w:after="0" w:line="240" w:lineRule="auto"/>
              <w:jc w:val="center"/>
              <w:rPr>
                <w:b/>
                <w:color w:val="000000"/>
                <w:sz w:val="28"/>
                <w:szCs w:val="28"/>
              </w:rPr>
            </w:pPr>
            <w:r>
              <w:rPr>
                <w:b/>
                <w:color w:val="000000"/>
                <w:sz w:val="28"/>
                <w:szCs w:val="28"/>
              </w:rPr>
              <w:t>VI</w:t>
            </w:r>
          </w:p>
        </w:tc>
        <w:tc>
          <w:tcPr>
            <w:tcW w:w="2838" w:type="dxa"/>
            <w:shd w:val="clear" w:color="auto" w:fill="auto"/>
            <w:vAlign w:val="center"/>
          </w:tcPr>
          <w:p w14:paraId="6EA79EA3" w14:textId="77777777" w:rsidR="00B40AAF" w:rsidRDefault="00746E6D">
            <w:pPr>
              <w:spacing w:after="0" w:line="240" w:lineRule="auto"/>
              <w:jc w:val="left"/>
              <w:rPr>
                <w:b/>
                <w:color w:val="000000"/>
                <w:sz w:val="28"/>
                <w:szCs w:val="28"/>
              </w:rPr>
            </w:pPr>
            <w:r>
              <w:rPr>
                <w:b/>
                <w:color w:val="000000"/>
                <w:sz w:val="28"/>
                <w:szCs w:val="28"/>
              </w:rPr>
              <w:t>CHI PHÍ DỰ PHÒNG (Gdp)</w:t>
            </w:r>
          </w:p>
        </w:tc>
        <w:tc>
          <w:tcPr>
            <w:tcW w:w="709" w:type="dxa"/>
            <w:shd w:val="clear" w:color="auto" w:fill="auto"/>
            <w:vAlign w:val="center"/>
          </w:tcPr>
          <w:p w14:paraId="2F7DB8BE" w14:textId="77777777" w:rsidR="00B40AAF" w:rsidRDefault="00746E6D">
            <w:pPr>
              <w:spacing w:after="0" w:line="240" w:lineRule="auto"/>
              <w:jc w:val="center"/>
              <w:rPr>
                <w:b/>
                <w:color w:val="000000"/>
                <w:sz w:val="28"/>
                <w:szCs w:val="28"/>
              </w:rPr>
            </w:pPr>
            <w:r>
              <w:rPr>
                <w:b/>
                <w:color w:val="000000"/>
                <w:sz w:val="28"/>
                <w:szCs w:val="28"/>
              </w:rPr>
              <w:t> </w:t>
            </w:r>
          </w:p>
        </w:tc>
        <w:tc>
          <w:tcPr>
            <w:tcW w:w="1949" w:type="dxa"/>
            <w:shd w:val="clear" w:color="auto" w:fill="auto"/>
            <w:vAlign w:val="center"/>
          </w:tcPr>
          <w:p w14:paraId="05252FA9" w14:textId="77777777" w:rsidR="00B40AAF" w:rsidRDefault="00746E6D">
            <w:pPr>
              <w:spacing w:after="0" w:line="240" w:lineRule="auto"/>
              <w:jc w:val="center"/>
              <w:rPr>
                <w:b/>
                <w:color w:val="000000"/>
                <w:sz w:val="28"/>
                <w:szCs w:val="28"/>
              </w:rPr>
            </w:pPr>
            <w:r>
              <w:rPr>
                <w:b/>
                <w:color w:val="000000"/>
                <w:sz w:val="28"/>
                <w:szCs w:val="28"/>
              </w:rPr>
              <w:t> </w:t>
            </w:r>
          </w:p>
        </w:tc>
        <w:tc>
          <w:tcPr>
            <w:tcW w:w="1966" w:type="dxa"/>
            <w:shd w:val="clear" w:color="auto" w:fill="auto"/>
            <w:vAlign w:val="center"/>
          </w:tcPr>
          <w:p w14:paraId="7EA229AD" w14:textId="77777777" w:rsidR="00B40AAF" w:rsidRDefault="00746E6D">
            <w:pPr>
              <w:spacing w:after="0" w:line="240" w:lineRule="auto"/>
              <w:jc w:val="right"/>
              <w:rPr>
                <w:b/>
                <w:color w:val="000000"/>
                <w:sz w:val="28"/>
                <w:szCs w:val="28"/>
              </w:rPr>
            </w:pPr>
            <w:r>
              <w:rPr>
                <w:b/>
                <w:color w:val="000000"/>
                <w:sz w:val="28"/>
                <w:szCs w:val="28"/>
              </w:rPr>
              <w:t>52.189.027</w:t>
            </w:r>
          </w:p>
        </w:tc>
        <w:tc>
          <w:tcPr>
            <w:tcW w:w="1476" w:type="dxa"/>
            <w:shd w:val="clear" w:color="auto" w:fill="auto"/>
            <w:vAlign w:val="center"/>
          </w:tcPr>
          <w:p w14:paraId="2E25D666" w14:textId="77777777" w:rsidR="00B40AAF" w:rsidRDefault="00746E6D">
            <w:pPr>
              <w:spacing w:after="0" w:line="240" w:lineRule="auto"/>
              <w:jc w:val="right"/>
              <w:rPr>
                <w:b/>
                <w:color w:val="000000"/>
                <w:sz w:val="28"/>
                <w:szCs w:val="28"/>
              </w:rPr>
            </w:pPr>
            <w:r>
              <w:rPr>
                <w:b/>
                <w:color w:val="000000"/>
                <w:sz w:val="28"/>
                <w:szCs w:val="28"/>
              </w:rPr>
              <w:t>0</w:t>
            </w:r>
          </w:p>
        </w:tc>
        <w:tc>
          <w:tcPr>
            <w:tcW w:w="1826" w:type="dxa"/>
            <w:shd w:val="clear" w:color="auto" w:fill="auto"/>
            <w:vAlign w:val="center"/>
          </w:tcPr>
          <w:p w14:paraId="7C9EC6F7" w14:textId="77777777" w:rsidR="00B40AAF" w:rsidRDefault="00746E6D">
            <w:pPr>
              <w:spacing w:after="0" w:line="240" w:lineRule="auto"/>
              <w:jc w:val="right"/>
              <w:rPr>
                <w:b/>
                <w:color w:val="000000"/>
                <w:sz w:val="28"/>
                <w:szCs w:val="28"/>
              </w:rPr>
            </w:pPr>
            <w:r>
              <w:rPr>
                <w:b/>
                <w:color w:val="000000"/>
                <w:sz w:val="28"/>
                <w:szCs w:val="28"/>
              </w:rPr>
              <w:t>52.189.027</w:t>
            </w:r>
          </w:p>
        </w:tc>
        <w:tc>
          <w:tcPr>
            <w:tcW w:w="979" w:type="dxa"/>
            <w:shd w:val="clear" w:color="auto" w:fill="auto"/>
            <w:vAlign w:val="center"/>
          </w:tcPr>
          <w:p w14:paraId="7243EF9B" w14:textId="77777777" w:rsidR="00B40AAF" w:rsidRDefault="00746E6D">
            <w:pPr>
              <w:spacing w:after="0" w:line="240" w:lineRule="auto"/>
              <w:jc w:val="center"/>
              <w:rPr>
                <w:b/>
                <w:color w:val="000000"/>
                <w:sz w:val="28"/>
                <w:szCs w:val="28"/>
              </w:rPr>
            </w:pPr>
            <w:r>
              <w:rPr>
                <w:b/>
                <w:color w:val="000000"/>
                <w:sz w:val="28"/>
                <w:szCs w:val="28"/>
              </w:rPr>
              <w:t>100%</w:t>
            </w:r>
          </w:p>
        </w:tc>
        <w:tc>
          <w:tcPr>
            <w:tcW w:w="800" w:type="dxa"/>
            <w:shd w:val="clear" w:color="auto" w:fill="auto"/>
            <w:vAlign w:val="center"/>
          </w:tcPr>
          <w:p w14:paraId="334C1382" w14:textId="77777777" w:rsidR="00B40AAF" w:rsidRDefault="00746E6D">
            <w:pPr>
              <w:spacing w:after="0" w:line="240" w:lineRule="auto"/>
              <w:jc w:val="center"/>
              <w:rPr>
                <w:b/>
                <w:color w:val="000000"/>
                <w:sz w:val="28"/>
                <w:szCs w:val="28"/>
              </w:rPr>
            </w:pPr>
            <w:r>
              <w:rPr>
                <w:b/>
                <w:color w:val="000000"/>
                <w:sz w:val="28"/>
                <w:szCs w:val="28"/>
              </w:rPr>
              <w:t>0</w:t>
            </w:r>
          </w:p>
        </w:tc>
        <w:tc>
          <w:tcPr>
            <w:tcW w:w="2766" w:type="dxa"/>
            <w:shd w:val="clear" w:color="auto" w:fill="auto"/>
            <w:vAlign w:val="center"/>
          </w:tcPr>
          <w:p w14:paraId="089521FF" w14:textId="77777777" w:rsidR="00B40AAF" w:rsidRDefault="00746E6D">
            <w:pPr>
              <w:spacing w:after="0" w:line="240" w:lineRule="auto"/>
              <w:jc w:val="left"/>
              <w:rPr>
                <w:color w:val="000000"/>
                <w:sz w:val="28"/>
                <w:szCs w:val="28"/>
              </w:rPr>
            </w:pPr>
            <w:r>
              <w:rPr>
                <w:color w:val="000000"/>
                <w:sz w:val="28"/>
                <w:szCs w:val="28"/>
              </w:rPr>
              <w:t>- Căn cứ: Thông tư số 04/2020/TT-BTTTT</w:t>
            </w:r>
          </w:p>
        </w:tc>
      </w:tr>
      <w:tr w:rsidR="00B40AAF" w14:paraId="2FA463B2" w14:textId="77777777">
        <w:trPr>
          <w:trHeight w:val="600"/>
        </w:trPr>
        <w:tc>
          <w:tcPr>
            <w:tcW w:w="851" w:type="dxa"/>
            <w:shd w:val="clear" w:color="auto" w:fill="auto"/>
            <w:vAlign w:val="center"/>
          </w:tcPr>
          <w:p w14:paraId="7E505144" w14:textId="77777777" w:rsidR="00B40AAF" w:rsidRDefault="00746E6D">
            <w:pPr>
              <w:spacing w:after="0" w:line="240" w:lineRule="auto"/>
              <w:jc w:val="center"/>
              <w:rPr>
                <w:b/>
                <w:color w:val="000000"/>
                <w:sz w:val="28"/>
                <w:szCs w:val="28"/>
              </w:rPr>
            </w:pPr>
            <w:r>
              <w:rPr>
                <w:b/>
                <w:color w:val="000000"/>
                <w:sz w:val="28"/>
                <w:szCs w:val="28"/>
              </w:rPr>
              <w:t> </w:t>
            </w:r>
          </w:p>
        </w:tc>
        <w:tc>
          <w:tcPr>
            <w:tcW w:w="2838" w:type="dxa"/>
            <w:shd w:val="clear" w:color="auto" w:fill="auto"/>
            <w:vAlign w:val="center"/>
          </w:tcPr>
          <w:p w14:paraId="6A4AA95E" w14:textId="77777777" w:rsidR="00B40AAF" w:rsidRDefault="00746E6D">
            <w:pPr>
              <w:spacing w:after="0" w:line="240" w:lineRule="auto"/>
              <w:jc w:val="center"/>
              <w:rPr>
                <w:b/>
                <w:color w:val="000000"/>
                <w:sz w:val="28"/>
                <w:szCs w:val="28"/>
              </w:rPr>
            </w:pPr>
            <w:r>
              <w:rPr>
                <w:b/>
                <w:color w:val="000000"/>
                <w:sz w:val="28"/>
                <w:szCs w:val="28"/>
              </w:rPr>
              <w:t xml:space="preserve">TỔNG CỘNG </w:t>
            </w:r>
            <w:r>
              <w:rPr>
                <w:b/>
                <w:color w:val="000000"/>
                <w:sz w:val="28"/>
                <w:szCs w:val="28"/>
              </w:rPr>
              <w:br/>
            </w:r>
            <w:r>
              <w:rPr>
                <w:b/>
                <w:color w:val="000000"/>
                <w:sz w:val="28"/>
                <w:szCs w:val="28"/>
              </w:rPr>
              <w:t>(I + II + III + IV + V + VI)</w:t>
            </w:r>
          </w:p>
        </w:tc>
        <w:tc>
          <w:tcPr>
            <w:tcW w:w="709" w:type="dxa"/>
            <w:shd w:val="clear" w:color="auto" w:fill="auto"/>
            <w:vAlign w:val="center"/>
          </w:tcPr>
          <w:p w14:paraId="4D506B2A" w14:textId="77777777" w:rsidR="00B40AAF" w:rsidRDefault="00746E6D">
            <w:pPr>
              <w:spacing w:after="0" w:line="240" w:lineRule="auto"/>
              <w:jc w:val="center"/>
              <w:rPr>
                <w:b/>
                <w:color w:val="000000"/>
                <w:sz w:val="28"/>
                <w:szCs w:val="28"/>
              </w:rPr>
            </w:pPr>
            <w:r>
              <w:rPr>
                <w:b/>
                <w:color w:val="000000"/>
                <w:sz w:val="28"/>
                <w:szCs w:val="28"/>
              </w:rPr>
              <w:t> </w:t>
            </w:r>
          </w:p>
        </w:tc>
        <w:tc>
          <w:tcPr>
            <w:tcW w:w="1949" w:type="dxa"/>
            <w:shd w:val="clear" w:color="auto" w:fill="auto"/>
            <w:vAlign w:val="center"/>
          </w:tcPr>
          <w:p w14:paraId="212C194E" w14:textId="77777777" w:rsidR="00B40AAF" w:rsidRDefault="00746E6D">
            <w:pPr>
              <w:spacing w:after="0" w:line="240" w:lineRule="auto"/>
              <w:jc w:val="center"/>
              <w:rPr>
                <w:b/>
                <w:color w:val="000000"/>
                <w:sz w:val="28"/>
                <w:szCs w:val="28"/>
              </w:rPr>
            </w:pPr>
            <w:r>
              <w:rPr>
                <w:b/>
                <w:color w:val="000000"/>
                <w:sz w:val="28"/>
                <w:szCs w:val="28"/>
              </w:rPr>
              <w:t> </w:t>
            </w:r>
          </w:p>
        </w:tc>
        <w:tc>
          <w:tcPr>
            <w:tcW w:w="1966" w:type="dxa"/>
            <w:shd w:val="clear" w:color="auto" w:fill="auto"/>
            <w:vAlign w:val="center"/>
          </w:tcPr>
          <w:p w14:paraId="33D38028" w14:textId="77777777" w:rsidR="00B40AAF" w:rsidRDefault="00746E6D">
            <w:pPr>
              <w:spacing w:after="0" w:line="240" w:lineRule="auto"/>
              <w:jc w:val="right"/>
              <w:rPr>
                <w:b/>
                <w:color w:val="000000"/>
                <w:sz w:val="28"/>
                <w:szCs w:val="28"/>
              </w:rPr>
            </w:pPr>
            <w:r>
              <w:rPr>
                <w:b/>
                <w:color w:val="000000"/>
                <w:sz w:val="28"/>
                <w:szCs w:val="28"/>
              </w:rPr>
              <w:t>9.909.814.895</w:t>
            </w:r>
          </w:p>
        </w:tc>
        <w:tc>
          <w:tcPr>
            <w:tcW w:w="1476" w:type="dxa"/>
            <w:shd w:val="clear" w:color="auto" w:fill="auto"/>
            <w:vAlign w:val="center"/>
          </w:tcPr>
          <w:p w14:paraId="53E8488F" w14:textId="77777777" w:rsidR="00B40AAF" w:rsidRDefault="00746E6D">
            <w:pPr>
              <w:spacing w:after="0" w:line="240" w:lineRule="auto"/>
              <w:jc w:val="right"/>
              <w:rPr>
                <w:b/>
                <w:color w:val="000000"/>
                <w:sz w:val="28"/>
                <w:szCs w:val="28"/>
              </w:rPr>
            </w:pPr>
            <w:r>
              <w:rPr>
                <w:b/>
                <w:color w:val="000000"/>
                <w:sz w:val="28"/>
                <w:szCs w:val="28"/>
              </w:rPr>
              <w:t>69.185.105</w:t>
            </w:r>
          </w:p>
        </w:tc>
        <w:tc>
          <w:tcPr>
            <w:tcW w:w="1826" w:type="dxa"/>
            <w:shd w:val="clear" w:color="auto" w:fill="auto"/>
            <w:vAlign w:val="center"/>
          </w:tcPr>
          <w:p w14:paraId="11348179" w14:textId="77777777" w:rsidR="00B40AAF" w:rsidRDefault="00746E6D">
            <w:pPr>
              <w:spacing w:after="0" w:line="240" w:lineRule="auto"/>
              <w:jc w:val="right"/>
              <w:rPr>
                <w:b/>
                <w:color w:val="000000"/>
                <w:sz w:val="28"/>
                <w:szCs w:val="28"/>
              </w:rPr>
            </w:pPr>
            <w:r>
              <w:rPr>
                <w:b/>
                <w:color w:val="000000"/>
                <w:sz w:val="28"/>
                <w:szCs w:val="28"/>
              </w:rPr>
              <w:t>9.979.000.000</w:t>
            </w:r>
          </w:p>
        </w:tc>
        <w:tc>
          <w:tcPr>
            <w:tcW w:w="979" w:type="dxa"/>
            <w:shd w:val="clear" w:color="auto" w:fill="auto"/>
            <w:vAlign w:val="center"/>
          </w:tcPr>
          <w:p w14:paraId="2657CB89" w14:textId="77777777" w:rsidR="00B40AAF" w:rsidRDefault="00746E6D">
            <w:pPr>
              <w:spacing w:after="0" w:line="240" w:lineRule="auto"/>
              <w:jc w:val="center"/>
              <w:rPr>
                <w:b/>
                <w:color w:val="000000"/>
                <w:sz w:val="28"/>
                <w:szCs w:val="28"/>
              </w:rPr>
            </w:pPr>
            <w:r>
              <w:rPr>
                <w:b/>
                <w:color w:val="000000"/>
                <w:sz w:val="28"/>
                <w:szCs w:val="28"/>
              </w:rPr>
              <w:t>100%</w:t>
            </w:r>
          </w:p>
        </w:tc>
        <w:tc>
          <w:tcPr>
            <w:tcW w:w="800" w:type="dxa"/>
            <w:shd w:val="clear" w:color="auto" w:fill="auto"/>
            <w:vAlign w:val="center"/>
          </w:tcPr>
          <w:p w14:paraId="112812AD" w14:textId="77777777" w:rsidR="00B40AAF" w:rsidRDefault="00746E6D">
            <w:pPr>
              <w:spacing w:after="0" w:line="240" w:lineRule="auto"/>
              <w:jc w:val="center"/>
              <w:rPr>
                <w:b/>
                <w:color w:val="000000"/>
                <w:sz w:val="28"/>
                <w:szCs w:val="28"/>
              </w:rPr>
            </w:pPr>
            <w:r>
              <w:rPr>
                <w:b/>
                <w:color w:val="000000"/>
                <w:sz w:val="28"/>
                <w:szCs w:val="28"/>
              </w:rPr>
              <w:t>0</w:t>
            </w:r>
          </w:p>
        </w:tc>
        <w:tc>
          <w:tcPr>
            <w:tcW w:w="2766" w:type="dxa"/>
            <w:shd w:val="clear" w:color="auto" w:fill="auto"/>
            <w:vAlign w:val="center"/>
          </w:tcPr>
          <w:p w14:paraId="49612A66" w14:textId="77777777" w:rsidR="00B40AAF" w:rsidRDefault="00746E6D">
            <w:pPr>
              <w:spacing w:after="0" w:line="240" w:lineRule="auto"/>
              <w:jc w:val="center"/>
              <w:rPr>
                <w:color w:val="000000"/>
                <w:sz w:val="28"/>
                <w:szCs w:val="28"/>
              </w:rPr>
            </w:pPr>
            <w:r>
              <w:rPr>
                <w:color w:val="000000"/>
                <w:sz w:val="28"/>
                <w:szCs w:val="28"/>
              </w:rPr>
              <w:t> </w:t>
            </w:r>
          </w:p>
        </w:tc>
      </w:tr>
    </w:tbl>
    <w:p w14:paraId="509178EF" w14:textId="77777777" w:rsidR="00B40AAF" w:rsidRDefault="00B40AAF">
      <w:pPr>
        <w:sectPr w:rsidR="00B40AAF">
          <w:pgSz w:w="16838" w:h="11906" w:orient="landscape"/>
          <w:pgMar w:top="1138" w:right="1138" w:bottom="1411" w:left="1138" w:header="562" w:footer="562" w:gutter="0"/>
          <w:cols w:space="720"/>
        </w:sectPr>
      </w:pPr>
    </w:p>
    <w:p w14:paraId="77D9376C" w14:textId="77777777" w:rsidR="00B40AAF" w:rsidRPr="00A37CFA" w:rsidRDefault="00746E6D">
      <w:pPr>
        <w:pStyle w:val="Heading1"/>
        <w:numPr>
          <w:ilvl w:val="0"/>
          <w:numId w:val="1"/>
        </w:numPr>
        <w:ind w:left="284" w:firstLine="141"/>
        <w:rPr>
          <w:lang w:val="vi-VN"/>
        </w:rPr>
      </w:pPr>
      <w:bookmarkStart w:id="174" w:name="_heading=h.1pgrrkc" w:colFirst="0" w:colLast="0"/>
      <w:bookmarkEnd w:id="174"/>
      <w:r w:rsidRPr="00A37CFA">
        <w:rPr>
          <w:lang w:val="vi-VN"/>
        </w:rPr>
        <w:lastRenderedPageBreak/>
        <w:t>D</w:t>
      </w:r>
      <w:r w:rsidRPr="00A37CFA">
        <w:rPr>
          <w:lang w:val="vi-VN"/>
        </w:rPr>
        <w:t>Ự</w:t>
      </w:r>
      <w:r w:rsidRPr="00A37CFA">
        <w:rPr>
          <w:lang w:val="vi-VN"/>
        </w:rPr>
        <w:t xml:space="preserve"> KI</w:t>
      </w:r>
      <w:r w:rsidRPr="00A37CFA">
        <w:rPr>
          <w:lang w:val="vi-VN"/>
        </w:rPr>
        <w:t>Ế</w:t>
      </w:r>
      <w:r w:rsidRPr="00A37CFA">
        <w:rPr>
          <w:lang w:val="vi-VN"/>
        </w:rPr>
        <w:t>N CÁC M</w:t>
      </w:r>
      <w:r w:rsidRPr="00A37CFA">
        <w:rPr>
          <w:lang w:val="vi-VN"/>
        </w:rPr>
        <w:t>Ố</w:t>
      </w:r>
      <w:r w:rsidRPr="00A37CFA">
        <w:rPr>
          <w:lang w:val="vi-VN"/>
        </w:rPr>
        <w:t>C TH</w:t>
      </w:r>
      <w:r w:rsidRPr="00A37CFA">
        <w:rPr>
          <w:lang w:val="vi-VN"/>
        </w:rPr>
        <w:t>Ờ</w:t>
      </w:r>
      <w:r w:rsidRPr="00A37CFA">
        <w:rPr>
          <w:lang w:val="vi-VN"/>
        </w:rPr>
        <w:t>I GIAN, TI</w:t>
      </w:r>
      <w:r w:rsidRPr="00A37CFA">
        <w:rPr>
          <w:lang w:val="vi-VN"/>
        </w:rPr>
        <w:t>Ế</w:t>
      </w:r>
      <w:r w:rsidRPr="00A37CFA">
        <w:rPr>
          <w:lang w:val="vi-VN"/>
        </w:rPr>
        <w:t>N Đ</w:t>
      </w:r>
      <w:r w:rsidRPr="00A37CFA">
        <w:rPr>
          <w:lang w:val="vi-VN"/>
        </w:rPr>
        <w:t>Ộ</w:t>
      </w:r>
      <w:r w:rsidRPr="00A37CFA">
        <w:rPr>
          <w:lang w:val="vi-VN"/>
        </w:rPr>
        <w:t xml:space="preserve"> TH</w:t>
      </w:r>
      <w:r w:rsidRPr="00A37CFA">
        <w:rPr>
          <w:lang w:val="vi-VN"/>
        </w:rPr>
        <w:t>Ự</w:t>
      </w:r>
      <w:r w:rsidRPr="00A37CFA">
        <w:rPr>
          <w:lang w:val="vi-VN"/>
        </w:rPr>
        <w:t>C HI</w:t>
      </w:r>
      <w:r w:rsidRPr="00A37CFA">
        <w:rPr>
          <w:lang w:val="vi-VN"/>
        </w:rPr>
        <w:t>Ệ</w:t>
      </w:r>
      <w:r w:rsidRPr="00A37CFA">
        <w:rPr>
          <w:lang w:val="vi-VN"/>
        </w:rPr>
        <w:t>N</w:t>
      </w:r>
    </w:p>
    <w:p w14:paraId="633018D4" w14:textId="77777777" w:rsidR="00B40AAF" w:rsidRPr="00A37CFA" w:rsidRDefault="00746E6D">
      <w:pPr>
        <w:pStyle w:val="Heading2"/>
        <w:numPr>
          <w:ilvl w:val="1"/>
          <w:numId w:val="1"/>
        </w:numPr>
        <w:rPr>
          <w:lang w:val="vi-VN"/>
        </w:rPr>
      </w:pPr>
      <w:bookmarkStart w:id="175" w:name="_heading=h.49gfa85" w:colFirst="0" w:colLast="0"/>
      <w:bookmarkEnd w:id="175"/>
      <w:r w:rsidRPr="00A37CFA">
        <w:rPr>
          <w:lang w:val="vi-VN"/>
        </w:rPr>
        <w:t>D</w:t>
      </w:r>
      <w:r w:rsidRPr="00A37CFA">
        <w:rPr>
          <w:lang w:val="vi-VN"/>
        </w:rPr>
        <w:t>ự</w:t>
      </w:r>
      <w:r w:rsidRPr="00A37CFA">
        <w:rPr>
          <w:lang w:val="vi-VN"/>
        </w:rPr>
        <w:t xml:space="preserve"> ki</w:t>
      </w:r>
      <w:r w:rsidRPr="00A37CFA">
        <w:rPr>
          <w:lang w:val="vi-VN"/>
        </w:rPr>
        <w:t>ế</w:t>
      </w:r>
      <w:r w:rsidRPr="00A37CFA">
        <w:rPr>
          <w:lang w:val="vi-VN"/>
        </w:rPr>
        <w:t>n các m</w:t>
      </w:r>
      <w:r w:rsidRPr="00A37CFA">
        <w:rPr>
          <w:lang w:val="vi-VN"/>
        </w:rPr>
        <w:t>ố</w:t>
      </w:r>
      <w:r w:rsidRPr="00A37CFA">
        <w:rPr>
          <w:lang w:val="vi-VN"/>
        </w:rPr>
        <w:t>c th</w:t>
      </w:r>
      <w:r w:rsidRPr="00A37CFA">
        <w:rPr>
          <w:lang w:val="vi-VN"/>
        </w:rPr>
        <w:t>ờ</w:t>
      </w:r>
      <w:r w:rsidRPr="00A37CFA">
        <w:rPr>
          <w:lang w:val="vi-VN"/>
        </w:rPr>
        <w:t>i gian th</w:t>
      </w:r>
      <w:r w:rsidRPr="00A37CFA">
        <w:rPr>
          <w:lang w:val="vi-VN"/>
        </w:rPr>
        <w:t>ự</w:t>
      </w:r>
      <w:r w:rsidRPr="00A37CFA">
        <w:rPr>
          <w:lang w:val="vi-VN"/>
        </w:rPr>
        <w:t>c hi</w:t>
      </w:r>
      <w:r w:rsidRPr="00A37CFA">
        <w:rPr>
          <w:lang w:val="vi-VN"/>
        </w:rPr>
        <w:t>ệ</w:t>
      </w:r>
      <w:r w:rsidRPr="00A37CFA">
        <w:rPr>
          <w:lang w:val="vi-VN"/>
        </w:rPr>
        <w:t xml:space="preserve">n </w:t>
      </w:r>
    </w:p>
    <w:tbl>
      <w:tblPr>
        <w:tblStyle w:val="affc"/>
        <w:tblW w:w="93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3379"/>
        <w:gridCol w:w="3567"/>
        <w:gridCol w:w="1555"/>
      </w:tblGrid>
      <w:tr w:rsidR="00B40AAF" w14:paraId="625E13AD" w14:textId="77777777">
        <w:trPr>
          <w:trHeight w:val="397"/>
          <w:jc w:val="center"/>
        </w:trPr>
        <w:tc>
          <w:tcPr>
            <w:tcW w:w="846" w:type="dxa"/>
            <w:shd w:val="clear" w:color="auto" w:fill="auto"/>
            <w:vAlign w:val="center"/>
          </w:tcPr>
          <w:p w14:paraId="47355AC0" w14:textId="77777777" w:rsidR="00B40AAF" w:rsidRDefault="00746E6D">
            <w:pPr>
              <w:widowControl w:val="0"/>
              <w:pBdr>
                <w:top w:val="nil"/>
                <w:left w:val="nil"/>
                <w:bottom w:val="nil"/>
                <w:right w:val="nil"/>
                <w:between w:val="nil"/>
              </w:pBdr>
              <w:spacing w:before="60" w:after="60" w:line="240" w:lineRule="auto"/>
              <w:ind w:left="28"/>
              <w:jc w:val="center"/>
              <w:rPr>
                <w:b/>
                <w:color w:val="000000"/>
                <w:sz w:val="28"/>
                <w:szCs w:val="28"/>
              </w:rPr>
            </w:pPr>
            <w:r>
              <w:rPr>
                <w:b/>
                <w:color w:val="000000"/>
                <w:sz w:val="28"/>
                <w:szCs w:val="28"/>
              </w:rPr>
              <w:t>STT</w:t>
            </w:r>
          </w:p>
        </w:tc>
        <w:tc>
          <w:tcPr>
            <w:tcW w:w="3379" w:type="dxa"/>
            <w:shd w:val="clear" w:color="auto" w:fill="auto"/>
            <w:vAlign w:val="center"/>
          </w:tcPr>
          <w:p w14:paraId="64E75A81" w14:textId="77777777" w:rsidR="00B40AAF" w:rsidRDefault="00746E6D">
            <w:pPr>
              <w:widowControl w:val="0"/>
              <w:pBdr>
                <w:top w:val="nil"/>
                <w:left w:val="nil"/>
                <w:bottom w:val="nil"/>
                <w:right w:val="nil"/>
                <w:between w:val="nil"/>
              </w:pBdr>
              <w:spacing w:before="60" w:after="60" w:line="240" w:lineRule="auto"/>
              <w:ind w:left="28"/>
              <w:jc w:val="center"/>
              <w:rPr>
                <w:b/>
                <w:color w:val="000000"/>
                <w:sz w:val="28"/>
                <w:szCs w:val="28"/>
              </w:rPr>
            </w:pPr>
            <w:r>
              <w:rPr>
                <w:b/>
                <w:color w:val="000000"/>
                <w:sz w:val="28"/>
                <w:szCs w:val="28"/>
              </w:rPr>
              <w:t>Nội dung công việc</w:t>
            </w:r>
          </w:p>
        </w:tc>
        <w:tc>
          <w:tcPr>
            <w:tcW w:w="3567" w:type="dxa"/>
            <w:shd w:val="clear" w:color="auto" w:fill="auto"/>
            <w:vAlign w:val="center"/>
          </w:tcPr>
          <w:p w14:paraId="1A87F024" w14:textId="77777777" w:rsidR="00B40AAF" w:rsidRDefault="00746E6D">
            <w:pPr>
              <w:widowControl w:val="0"/>
              <w:pBdr>
                <w:top w:val="nil"/>
                <w:left w:val="nil"/>
                <w:bottom w:val="nil"/>
                <w:right w:val="nil"/>
                <w:between w:val="nil"/>
              </w:pBdr>
              <w:spacing w:before="60" w:after="60" w:line="240" w:lineRule="auto"/>
              <w:ind w:left="28"/>
              <w:jc w:val="center"/>
              <w:rPr>
                <w:b/>
                <w:color w:val="000000"/>
                <w:sz w:val="28"/>
                <w:szCs w:val="28"/>
              </w:rPr>
            </w:pPr>
            <w:r>
              <w:rPr>
                <w:b/>
                <w:color w:val="000000"/>
                <w:sz w:val="28"/>
                <w:szCs w:val="28"/>
              </w:rPr>
              <w:t>Mô tả</w:t>
            </w:r>
          </w:p>
        </w:tc>
        <w:tc>
          <w:tcPr>
            <w:tcW w:w="1555" w:type="dxa"/>
            <w:shd w:val="clear" w:color="auto" w:fill="auto"/>
            <w:vAlign w:val="center"/>
          </w:tcPr>
          <w:p w14:paraId="6C14506B" w14:textId="77777777" w:rsidR="00B40AAF" w:rsidRDefault="00746E6D">
            <w:pPr>
              <w:widowControl w:val="0"/>
              <w:pBdr>
                <w:top w:val="nil"/>
                <w:left w:val="nil"/>
                <w:bottom w:val="nil"/>
                <w:right w:val="nil"/>
                <w:between w:val="nil"/>
              </w:pBdr>
              <w:spacing w:before="60" w:after="60" w:line="240" w:lineRule="auto"/>
              <w:ind w:left="28"/>
              <w:jc w:val="center"/>
              <w:rPr>
                <w:b/>
                <w:color w:val="000000"/>
                <w:sz w:val="28"/>
                <w:szCs w:val="28"/>
              </w:rPr>
            </w:pPr>
            <w:r>
              <w:rPr>
                <w:b/>
                <w:color w:val="000000"/>
                <w:sz w:val="28"/>
                <w:szCs w:val="28"/>
              </w:rPr>
              <w:t>Dự kiến thời gian</w:t>
            </w:r>
          </w:p>
        </w:tc>
      </w:tr>
      <w:tr w:rsidR="00B40AAF" w14:paraId="10AB25B4" w14:textId="77777777">
        <w:trPr>
          <w:trHeight w:val="514"/>
          <w:jc w:val="center"/>
        </w:trPr>
        <w:tc>
          <w:tcPr>
            <w:tcW w:w="846" w:type="dxa"/>
            <w:shd w:val="clear" w:color="auto" w:fill="auto"/>
            <w:vAlign w:val="center"/>
          </w:tcPr>
          <w:p w14:paraId="4E25C8F6" w14:textId="77777777" w:rsidR="00B40AAF" w:rsidRDefault="00746E6D">
            <w:pPr>
              <w:widowControl w:val="0"/>
              <w:pBdr>
                <w:top w:val="nil"/>
                <w:left w:val="nil"/>
                <w:bottom w:val="nil"/>
                <w:right w:val="nil"/>
                <w:between w:val="nil"/>
              </w:pBdr>
              <w:spacing w:before="60" w:after="60" w:line="240" w:lineRule="auto"/>
              <w:ind w:left="28"/>
              <w:jc w:val="center"/>
              <w:rPr>
                <w:color w:val="000000"/>
                <w:sz w:val="28"/>
                <w:szCs w:val="28"/>
              </w:rPr>
            </w:pPr>
            <w:r>
              <w:rPr>
                <w:color w:val="000000"/>
                <w:sz w:val="28"/>
                <w:szCs w:val="28"/>
              </w:rPr>
              <w:t>1</w:t>
            </w:r>
          </w:p>
        </w:tc>
        <w:tc>
          <w:tcPr>
            <w:tcW w:w="3379" w:type="dxa"/>
            <w:shd w:val="clear" w:color="auto" w:fill="auto"/>
            <w:vAlign w:val="center"/>
          </w:tcPr>
          <w:p w14:paraId="1A9B5B8A" w14:textId="77777777" w:rsidR="00B40AAF" w:rsidRDefault="00746E6D">
            <w:pPr>
              <w:widowControl w:val="0"/>
              <w:pBdr>
                <w:top w:val="nil"/>
                <w:left w:val="nil"/>
                <w:bottom w:val="nil"/>
                <w:right w:val="nil"/>
                <w:between w:val="nil"/>
              </w:pBdr>
              <w:spacing w:before="60" w:after="60" w:line="240" w:lineRule="auto"/>
              <w:ind w:left="135"/>
              <w:rPr>
                <w:color w:val="000000"/>
                <w:sz w:val="28"/>
                <w:szCs w:val="28"/>
              </w:rPr>
            </w:pPr>
            <w:r>
              <w:rPr>
                <w:color w:val="000000"/>
                <w:sz w:val="28"/>
                <w:szCs w:val="28"/>
              </w:rPr>
              <w:t>Lập và phê duyệt Đề cương và dự toán chi tiết</w:t>
            </w:r>
          </w:p>
        </w:tc>
        <w:tc>
          <w:tcPr>
            <w:tcW w:w="3567" w:type="dxa"/>
            <w:shd w:val="clear" w:color="auto" w:fill="auto"/>
            <w:vAlign w:val="center"/>
          </w:tcPr>
          <w:p w14:paraId="55136C43" w14:textId="77777777" w:rsidR="00B40AAF" w:rsidRDefault="00746E6D">
            <w:pPr>
              <w:widowControl w:val="0"/>
              <w:pBdr>
                <w:top w:val="nil"/>
                <w:left w:val="nil"/>
                <w:bottom w:val="nil"/>
                <w:right w:val="nil"/>
                <w:between w:val="nil"/>
              </w:pBdr>
              <w:spacing w:before="60" w:after="60" w:line="240" w:lineRule="auto"/>
              <w:ind w:left="61"/>
              <w:rPr>
                <w:color w:val="000000"/>
                <w:sz w:val="28"/>
                <w:szCs w:val="28"/>
              </w:rPr>
            </w:pPr>
            <w:r>
              <w:rPr>
                <w:color w:val="000000"/>
                <w:sz w:val="28"/>
                <w:szCs w:val="28"/>
              </w:rPr>
              <w:t xml:space="preserve">Hoàn thành việc lập, phê duyệt </w:t>
            </w:r>
          </w:p>
        </w:tc>
        <w:tc>
          <w:tcPr>
            <w:tcW w:w="1555" w:type="dxa"/>
            <w:shd w:val="clear" w:color="auto" w:fill="auto"/>
            <w:vAlign w:val="center"/>
          </w:tcPr>
          <w:p w14:paraId="652D29D8" w14:textId="77777777" w:rsidR="00B40AAF" w:rsidRDefault="00746E6D">
            <w:pPr>
              <w:widowControl w:val="0"/>
              <w:pBdr>
                <w:top w:val="nil"/>
                <w:left w:val="nil"/>
                <w:bottom w:val="nil"/>
                <w:right w:val="nil"/>
                <w:between w:val="nil"/>
              </w:pBdr>
              <w:spacing w:before="60" w:after="60" w:line="240" w:lineRule="auto"/>
              <w:ind w:left="39"/>
              <w:jc w:val="center"/>
              <w:rPr>
                <w:color w:val="000000"/>
                <w:sz w:val="28"/>
                <w:szCs w:val="28"/>
              </w:rPr>
            </w:pPr>
            <w:r>
              <w:rPr>
                <w:color w:val="000000"/>
                <w:sz w:val="28"/>
                <w:szCs w:val="28"/>
              </w:rPr>
              <w:t>Quý III/2022</w:t>
            </w:r>
          </w:p>
        </w:tc>
      </w:tr>
      <w:tr w:rsidR="00B40AAF" w14:paraId="1CBB60AA" w14:textId="77777777">
        <w:trPr>
          <w:trHeight w:val="439"/>
          <w:jc w:val="center"/>
        </w:trPr>
        <w:tc>
          <w:tcPr>
            <w:tcW w:w="846" w:type="dxa"/>
            <w:shd w:val="clear" w:color="auto" w:fill="auto"/>
            <w:vAlign w:val="center"/>
          </w:tcPr>
          <w:p w14:paraId="10D222E4" w14:textId="77777777" w:rsidR="00B40AAF" w:rsidRDefault="00746E6D">
            <w:pPr>
              <w:widowControl w:val="0"/>
              <w:pBdr>
                <w:top w:val="nil"/>
                <w:left w:val="nil"/>
                <w:bottom w:val="nil"/>
                <w:right w:val="nil"/>
                <w:between w:val="nil"/>
              </w:pBdr>
              <w:spacing w:before="60" w:after="60" w:line="240" w:lineRule="auto"/>
              <w:ind w:left="28"/>
              <w:jc w:val="center"/>
              <w:rPr>
                <w:color w:val="000000"/>
                <w:sz w:val="28"/>
                <w:szCs w:val="28"/>
              </w:rPr>
            </w:pPr>
            <w:r>
              <w:rPr>
                <w:color w:val="000000"/>
                <w:sz w:val="28"/>
                <w:szCs w:val="28"/>
              </w:rPr>
              <w:t>2</w:t>
            </w:r>
          </w:p>
        </w:tc>
        <w:tc>
          <w:tcPr>
            <w:tcW w:w="3379" w:type="dxa"/>
            <w:shd w:val="clear" w:color="auto" w:fill="auto"/>
            <w:vAlign w:val="center"/>
          </w:tcPr>
          <w:p w14:paraId="689136A7" w14:textId="77777777" w:rsidR="00B40AAF" w:rsidRDefault="00746E6D">
            <w:pPr>
              <w:widowControl w:val="0"/>
              <w:pBdr>
                <w:top w:val="nil"/>
                <w:left w:val="nil"/>
                <w:bottom w:val="nil"/>
                <w:right w:val="nil"/>
                <w:between w:val="nil"/>
              </w:pBdr>
              <w:spacing w:before="60" w:after="60" w:line="240" w:lineRule="auto"/>
              <w:ind w:left="135"/>
              <w:rPr>
                <w:color w:val="000000"/>
                <w:sz w:val="28"/>
                <w:szCs w:val="28"/>
              </w:rPr>
            </w:pPr>
            <w:r>
              <w:rPr>
                <w:color w:val="000000"/>
                <w:sz w:val="28"/>
                <w:szCs w:val="28"/>
              </w:rPr>
              <w:t>Lập và phê duyệt kế hoạch lựa chọn nhà thầu</w:t>
            </w:r>
          </w:p>
        </w:tc>
        <w:tc>
          <w:tcPr>
            <w:tcW w:w="3567" w:type="dxa"/>
            <w:shd w:val="clear" w:color="auto" w:fill="auto"/>
            <w:vAlign w:val="center"/>
          </w:tcPr>
          <w:p w14:paraId="25EA9CDB" w14:textId="77777777" w:rsidR="00B40AAF" w:rsidRDefault="00746E6D">
            <w:pPr>
              <w:widowControl w:val="0"/>
              <w:pBdr>
                <w:top w:val="nil"/>
                <w:left w:val="nil"/>
                <w:bottom w:val="nil"/>
                <w:right w:val="nil"/>
                <w:between w:val="nil"/>
              </w:pBdr>
              <w:spacing w:before="60" w:after="60" w:line="240" w:lineRule="auto"/>
              <w:ind w:left="61"/>
              <w:rPr>
                <w:color w:val="000000"/>
                <w:sz w:val="28"/>
                <w:szCs w:val="28"/>
              </w:rPr>
            </w:pPr>
            <w:r>
              <w:rPr>
                <w:color w:val="000000"/>
                <w:sz w:val="28"/>
                <w:szCs w:val="28"/>
              </w:rPr>
              <w:t>Lập và phê duyệt kế hoạch lựa chọn nhà thầu.</w:t>
            </w:r>
          </w:p>
        </w:tc>
        <w:tc>
          <w:tcPr>
            <w:tcW w:w="1555" w:type="dxa"/>
            <w:shd w:val="clear" w:color="auto" w:fill="auto"/>
          </w:tcPr>
          <w:p w14:paraId="34903E86" w14:textId="77777777" w:rsidR="00B40AAF" w:rsidRDefault="00746E6D">
            <w:pPr>
              <w:widowControl w:val="0"/>
              <w:pBdr>
                <w:top w:val="nil"/>
                <w:left w:val="nil"/>
                <w:bottom w:val="nil"/>
                <w:right w:val="nil"/>
                <w:between w:val="nil"/>
              </w:pBdr>
              <w:spacing w:before="60" w:after="60" w:line="240" w:lineRule="auto"/>
              <w:ind w:left="39"/>
              <w:jc w:val="center"/>
              <w:rPr>
                <w:color w:val="000000"/>
                <w:sz w:val="28"/>
                <w:szCs w:val="28"/>
              </w:rPr>
            </w:pPr>
            <w:r>
              <w:rPr>
                <w:color w:val="000000"/>
                <w:sz w:val="28"/>
                <w:szCs w:val="28"/>
              </w:rPr>
              <w:t>Quý III/2022</w:t>
            </w:r>
          </w:p>
        </w:tc>
      </w:tr>
      <w:tr w:rsidR="00B40AAF" w14:paraId="26033DEE" w14:textId="77777777">
        <w:trPr>
          <w:trHeight w:val="397"/>
          <w:jc w:val="center"/>
        </w:trPr>
        <w:tc>
          <w:tcPr>
            <w:tcW w:w="846" w:type="dxa"/>
            <w:shd w:val="clear" w:color="auto" w:fill="auto"/>
            <w:vAlign w:val="center"/>
          </w:tcPr>
          <w:p w14:paraId="5B782642" w14:textId="77777777" w:rsidR="00B40AAF" w:rsidRDefault="00746E6D">
            <w:pPr>
              <w:widowControl w:val="0"/>
              <w:pBdr>
                <w:top w:val="nil"/>
                <w:left w:val="nil"/>
                <w:bottom w:val="nil"/>
                <w:right w:val="nil"/>
                <w:between w:val="nil"/>
              </w:pBdr>
              <w:spacing w:before="60" w:after="60" w:line="240" w:lineRule="auto"/>
              <w:ind w:left="28"/>
              <w:jc w:val="center"/>
              <w:rPr>
                <w:color w:val="000000"/>
                <w:sz w:val="28"/>
                <w:szCs w:val="28"/>
              </w:rPr>
            </w:pPr>
            <w:r>
              <w:rPr>
                <w:color w:val="000000"/>
                <w:sz w:val="28"/>
                <w:szCs w:val="28"/>
              </w:rPr>
              <w:t>3</w:t>
            </w:r>
          </w:p>
        </w:tc>
        <w:tc>
          <w:tcPr>
            <w:tcW w:w="3379" w:type="dxa"/>
            <w:shd w:val="clear" w:color="auto" w:fill="auto"/>
            <w:vAlign w:val="center"/>
          </w:tcPr>
          <w:p w14:paraId="2B609D47" w14:textId="77777777" w:rsidR="00B40AAF" w:rsidRDefault="00746E6D">
            <w:pPr>
              <w:widowControl w:val="0"/>
              <w:pBdr>
                <w:top w:val="nil"/>
                <w:left w:val="nil"/>
                <w:bottom w:val="nil"/>
                <w:right w:val="nil"/>
                <w:between w:val="nil"/>
              </w:pBdr>
              <w:spacing w:before="60" w:after="60" w:line="240" w:lineRule="auto"/>
              <w:ind w:left="135"/>
              <w:rPr>
                <w:color w:val="000000"/>
                <w:sz w:val="28"/>
                <w:szCs w:val="28"/>
              </w:rPr>
            </w:pPr>
            <w:r>
              <w:rPr>
                <w:color w:val="000000"/>
                <w:sz w:val="28"/>
                <w:szCs w:val="28"/>
              </w:rPr>
              <w:t>Tổ chức lựa chọn nhà thầu</w:t>
            </w:r>
          </w:p>
        </w:tc>
        <w:tc>
          <w:tcPr>
            <w:tcW w:w="3567" w:type="dxa"/>
            <w:shd w:val="clear" w:color="auto" w:fill="auto"/>
            <w:vAlign w:val="center"/>
          </w:tcPr>
          <w:p w14:paraId="347E6477" w14:textId="77777777" w:rsidR="00B40AAF" w:rsidRDefault="00746E6D">
            <w:pPr>
              <w:widowControl w:val="0"/>
              <w:pBdr>
                <w:top w:val="nil"/>
                <w:left w:val="nil"/>
                <w:bottom w:val="nil"/>
                <w:right w:val="nil"/>
                <w:between w:val="nil"/>
              </w:pBdr>
              <w:spacing w:before="60" w:after="60" w:line="240" w:lineRule="auto"/>
              <w:ind w:left="61"/>
              <w:rPr>
                <w:color w:val="000000"/>
                <w:sz w:val="28"/>
                <w:szCs w:val="28"/>
              </w:rPr>
            </w:pPr>
            <w:r>
              <w:rPr>
                <w:color w:val="000000"/>
                <w:sz w:val="28"/>
                <w:szCs w:val="28"/>
              </w:rPr>
              <w:t>Tổ chức đấu thầu và lựa chọn nhà thầu thực hiện.</w:t>
            </w:r>
          </w:p>
        </w:tc>
        <w:tc>
          <w:tcPr>
            <w:tcW w:w="1555" w:type="dxa"/>
            <w:shd w:val="clear" w:color="auto" w:fill="auto"/>
          </w:tcPr>
          <w:p w14:paraId="6FE1017E" w14:textId="77777777" w:rsidR="00B40AAF" w:rsidRDefault="00746E6D">
            <w:pPr>
              <w:widowControl w:val="0"/>
              <w:pBdr>
                <w:top w:val="nil"/>
                <w:left w:val="nil"/>
                <w:bottom w:val="nil"/>
                <w:right w:val="nil"/>
                <w:between w:val="nil"/>
              </w:pBdr>
              <w:spacing w:before="60" w:after="60" w:line="240" w:lineRule="auto"/>
              <w:ind w:left="39"/>
              <w:jc w:val="center"/>
              <w:rPr>
                <w:color w:val="000000"/>
                <w:sz w:val="28"/>
                <w:szCs w:val="28"/>
              </w:rPr>
            </w:pPr>
            <w:r>
              <w:rPr>
                <w:color w:val="000000"/>
                <w:sz w:val="28"/>
                <w:szCs w:val="28"/>
              </w:rPr>
              <w:t>Quý III/2022</w:t>
            </w:r>
          </w:p>
        </w:tc>
      </w:tr>
      <w:tr w:rsidR="00B40AAF" w14:paraId="49920947" w14:textId="77777777">
        <w:trPr>
          <w:trHeight w:val="397"/>
          <w:jc w:val="center"/>
        </w:trPr>
        <w:tc>
          <w:tcPr>
            <w:tcW w:w="846" w:type="dxa"/>
            <w:shd w:val="clear" w:color="auto" w:fill="auto"/>
            <w:vAlign w:val="center"/>
          </w:tcPr>
          <w:p w14:paraId="656B9060" w14:textId="77777777" w:rsidR="00B40AAF" w:rsidRDefault="00746E6D">
            <w:pPr>
              <w:widowControl w:val="0"/>
              <w:pBdr>
                <w:top w:val="nil"/>
                <w:left w:val="nil"/>
                <w:bottom w:val="nil"/>
                <w:right w:val="nil"/>
                <w:between w:val="nil"/>
              </w:pBdr>
              <w:spacing w:before="60" w:after="60" w:line="240" w:lineRule="auto"/>
              <w:ind w:left="28"/>
              <w:jc w:val="center"/>
              <w:rPr>
                <w:color w:val="000000"/>
                <w:sz w:val="28"/>
                <w:szCs w:val="28"/>
              </w:rPr>
            </w:pPr>
            <w:r>
              <w:rPr>
                <w:color w:val="000000"/>
                <w:sz w:val="28"/>
                <w:szCs w:val="28"/>
              </w:rPr>
              <w:t>4</w:t>
            </w:r>
          </w:p>
        </w:tc>
        <w:tc>
          <w:tcPr>
            <w:tcW w:w="3379" w:type="dxa"/>
            <w:shd w:val="clear" w:color="auto" w:fill="auto"/>
            <w:vAlign w:val="center"/>
          </w:tcPr>
          <w:p w14:paraId="6A8EA690" w14:textId="77777777" w:rsidR="00B40AAF" w:rsidRDefault="00746E6D">
            <w:pPr>
              <w:widowControl w:val="0"/>
              <w:pBdr>
                <w:top w:val="nil"/>
                <w:left w:val="nil"/>
                <w:bottom w:val="nil"/>
                <w:right w:val="nil"/>
                <w:between w:val="nil"/>
              </w:pBdr>
              <w:spacing w:before="60" w:after="60" w:line="240" w:lineRule="auto"/>
              <w:ind w:left="135"/>
              <w:rPr>
                <w:color w:val="000000"/>
                <w:sz w:val="28"/>
                <w:szCs w:val="28"/>
              </w:rPr>
            </w:pPr>
            <w:r>
              <w:rPr>
                <w:color w:val="000000"/>
                <w:sz w:val="28"/>
                <w:szCs w:val="28"/>
              </w:rPr>
              <w:t>Tiến hành triển khai</w:t>
            </w:r>
          </w:p>
        </w:tc>
        <w:tc>
          <w:tcPr>
            <w:tcW w:w="3567" w:type="dxa"/>
            <w:shd w:val="clear" w:color="auto" w:fill="auto"/>
            <w:vAlign w:val="center"/>
          </w:tcPr>
          <w:p w14:paraId="7D98CD88" w14:textId="77777777" w:rsidR="00B40AAF" w:rsidRDefault="00746E6D">
            <w:pPr>
              <w:widowControl w:val="0"/>
              <w:pBdr>
                <w:top w:val="nil"/>
                <w:left w:val="nil"/>
                <w:bottom w:val="nil"/>
                <w:right w:val="nil"/>
                <w:between w:val="nil"/>
              </w:pBdr>
              <w:spacing w:before="60" w:after="60" w:line="240" w:lineRule="auto"/>
              <w:ind w:left="61"/>
              <w:rPr>
                <w:color w:val="000000"/>
                <w:sz w:val="28"/>
                <w:szCs w:val="28"/>
              </w:rPr>
            </w:pPr>
            <w:r>
              <w:rPr>
                <w:color w:val="000000"/>
                <w:sz w:val="28"/>
                <w:szCs w:val="28"/>
              </w:rPr>
              <w:t>Nhà thầu thực hiện việc xây dựng và triển khai phần mềm.</w:t>
            </w:r>
          </w:p>
        </w:tc>
        <w:tc>
          <w:tcPr>
            <w:tcW w:w="1555" w:type="dxa"/>
            <w:shd w:val="clear" w:color="auto" w:fill="auto"/>
          </w:tcPr>
          <w:p w14:paraId="6A11D7D5" w14:textId="77777777" w:rsidR="00B40AAF" w:rsidRDefault="00746E6D">
            <w:pPr>
              <w:widowControl w:val="0"/>
              <w:pBdr>
                <w:top w:val="nil"/>
                <w:left w:val="nil"/>
                <w:bottom w:val="nil"/>
                <w:right w:val="nil"/>
                <w:between w:val="nil"/>
              </w:pBdr>
              <w:spacing w:before="60" w:after="60" w:line="240" w:lineRule="auto"/>
              <w:ind w:left="39"/>
              <w:jc w:val="center"/>
              <w:rPr>
                <w:color w:val="000000"/>
                <w:sz w:val="28"/>
                <w:szCs w:val="28"/>
              </w:rPr>
            </w:pPr>
            <w:r>
              <w:rPr>
                <w:color w:val="000000"/>
                <w:sz w:val="28"/>
                <w:szCs w:val="28"/>
              </w:rPr>
              <w:t>Quý III-IV/2022</w:t>
            </w:r>
          </w:p>
        </w:tc>
      </w:tr>
      <w:tr w:rsidR="00B40AAF" w14:paraId="367B59E0" w14:textId="77777777">
        <w:trPr>
          <w:trHeight w:val="397"/>
          <w:jc w:val="center"/>
        </w:trPr>
        <w:tc>
          <w:tcPr>
            <w:tcW w:w="846" w:type="dxa"/>
            <w:shd w:val="clear" w:color="auto" w:fill="auto"/>
            <w:vAlign w:val="center"/>
          </w:tcPr>
          <w:p w14:paraId="027ACF26" w14:textId="77777777" w:rsidR="00B40AAF" w:rsidRDefault="00746E6D">
            <w:pPr>
              <w:widowControl w:val="0"/>
              <w:pBdr>
                <w:top w:val="nil"/>
                <w:left w:val="nil"/>
                <w:bottom w:val="nil"/>
                <w:right w:val="nil"/>
                <w:between w:val="nil"/>
              </w:pBdr>
              <w:spacing w:before="60" w:after="60" w:line="240" w:lineRule="auto"/>
              <w:ind w:left="28"/>
              <w:jc w:val="center"/>
              <w:rPr>
                <w:color w:val="000000"/>
                <w:sz w:val="28"/>
                <w:szCs w:val="28"/>
              </w:rPr>
            </w:pPr>
            <w:r>
              <w:rPr>
                <w:color w:val="000000"/>
                <w:sz w:val="28"/>
                <w:szCs w:val="28"/>
              </w:rPr>
              <w:t>5</w:t>
            </w:r>
          </w:p>
        </w:tc>
        <w:tc>
          <w:tcPr>
            <w:tcW w:w="3379" w:type="dxa"/>
            <w:shd w:val="clear" w:color="auto" w:fill="auto"/>
            <w:vAlign w:val="center"/>
          </w:tcPr>
          <w:p w14:paraId="3C699CED" w14:textId="77777777" w:rsidR="00B40AAF" w:rsidRDefault="00746E6D">
            <w:pPr>
              <w:widowControl w:val="0"/>
              <w:pBdr>
                <w:top w:val="nil"/>
                <w:left w:val="nil"/>
                <w:bottom w:val="nil"/>
                <w:right w:val="nil"/>
                <w:between w:val="nil"/>
              </w:pBdr>
              <w:spacing w:before="60" w:after="60" w:line="240" w:lineRule="auto"/>
              <w:ind w:left="135"/>
              <w:rPr>
                <w:color w:val="000000"/>
                <w:sz w:val="28"/>
                <w:szCs w:val="28"/>
              </w:rPr>
            </w:pPr>
            <w:r>
              <w:rPr>
                <w:color w:val="000000"/>
                <w:sz w:val="28"/>
                <w:szCs w:val="28"/>
              </w:rPr>
              <w:t>Khai thác vận hành hệ thống</w:t>
            </w:r>
          </w:p>
        </w:tc>
        <w:tc>
          <w:tcPr>
            <w:tcW w:w="3567" w:type="dxa"/>
            <w:shd w:val="clear" w:color="auto" w:fill="auto"/>
            <w:vAlign w:val="center"/>
          </w:tcPr>
          <w:p w14:paraId="3AB60BD0" w14:textId="77777777" w:rsidR="00B40AAF" w:rsidRDefault="00746E6D">
            <w:pPr>
              <w:widowControl w:val="0"/>
              <w:pBdr>
                <w:top w:val="nil"/>
                <w:left w:val="nil"/>
                <w:bottom w:val="nil"/>
                <w:right w:val="nil"/>
                <w:between w:val="nil"/>
              </w:pBdr>
              <w:spacing w:before="60" w:after="60" w:line="240" w:lineRule="auto"/>
              <w:ind w:left="61"/>
              <w:rPr>
                <w:color w:val="000000"/>
                <w:sz w:val="28"/>
                <w:szCs w:val="28"/>
              </w:rPr>
            </w:pPr>
            <w:r>
              <w:rPr>
                <w:color w:val="000000"/>
                <w:sz w:val="28"/>
                <w:szCs w:val="28"/>
              </w:rPr>
              <w:t>Đưa vào khai thác vận hành chính thức.</w:t>
            </w:r>
          </w:p>
        </w:tc>
        <w:tc>
          <w:tcPr>
            <w:tcW w:w="1555" w:type="dxa"/>
            <w:shd w:val="clear" w:color="auto" w:fill="auto"/>
          </w:tcPr>
          <w:p w14:paraId="74F001A0" w14:textId="77777777" w:rsidR="00B40AAF" w:rsidRDefault="00746E6D">
            <w:pPr>
              <w:widowControl w:val="0"/>
              <w:pBdr>
                <w:top w:val="nil"/>
                <w:left w:val="nil"/>
                <w:bottom w:val="nil"/>
                <w:right w:val="nil"/>
                <w:between w:val="nil"/>
              </w:pBdr>
              <w:spacing w:before="60" w:after="60" w:line="240" w:lineRule="auto"/>
              <w:ind w:left="39"/>
              <w:jc w:val="center"/>
              <w:rPr>
                <w:color w:val="000000"/>
                <w:sz w:val="28"/>
                <w:szCs w:val="28"/>
              </w:rPr>
            </w:pPr>
            <w:r>
              <w:rPr>
                <w:color w:val="000000"/>
                <w:sz w:val="28"/>
                <w:szCs w:val="28"/>
              </w:rPr>
              <w:t>Quý IV/2022</w:t>
            </w:r>
          </w:p>
        </w:tc>
      </w:tr>
    </w:tbl>
    <w:p w14:paraId="3533BEDE" w14:textId="77777777" w:rsidR="00B40AAF" w:rsidRPr="00A37CFA" w:rsidRDefault="00746E6D">
      <w:pPr>
        <w:pStyle w:val="Heading2"/>
        <w:numPr>
          <w:ilvl w:val="1"/>
          <w:numId w:val="1"/>
        </w:numPr>
        <w:rPr>
          <w:lang w:val="vi-VN"/>
        </w:rPr>
      </w:pPr>
      <w:bookmarkStart w:id="176" w:name="_heading=h.2olpkfy" w:colFirst="0" w:colLast="0"/>
      <w:bookmarkEnd w:id="176"/>
      <w:r w:rsidRPr="00A37CFA">
        <w:rPr>
          <w:lang w:val="vi-VN"/>
        </w:rPr>
        <w:t>D</w:t>
      </w:r>
      <w:r w:rsidRPr="00A37CFA">
        <w:rPr>
          <w:lang w:val="vi-VN"/>
        </w:rPr>
        <w:t>ự</w:t>
      </w:r>
      <w:r w:rsidRPr="00A37CFA">
        <w:rPr>
          <w:lang w:val="vi-VN"/>
        </w:rPr>
        <w:t xml:space="preserve"> ki</w:t>
      </w:r>
      <w:r w:rsidRPr="00A37CFA">
        <w:rPr>
          <w:lang w:val="vi-VN"/>
        </w:rPr>
        <w:t>ế</w:t>
      </w:r>
      <w:r w:rsidRPr="00A37CFA">
        <w:rPr>
          <w:lang w:val="vi-VN"/>
        </w:rPr>
        <w:t>n ti</w:t>
      </w:r>
      <w:r w:rsidRPr="00A37CFA">
        <w:rPr>
          <w:lang w:val="vi-VN"/>
        </w:rPr>
        <w:t>ế</w:t>
      </w:r>
      <w:r w:rsidRPr="00A37CFA">
        <w:rPr>
          <w:lang w:val="vi-VN"/>
        </w:rPr>
        <w:t>n đ</w:t>
      </w:r>
      <w:r w:rsidRPr="00A37CFA">
        <w:rPr>
          <w:lang w:val="vi-VN"/>
        </w:rPr>
        <w:t>ộ</w:t>
      </w:r>
      <w:r w:rsidRPr="00A37CFA">
        <w:rPr>
          <w:lang w:val="vi-VN"/>
        </w:rPr>
        <w:t xml:space="preserve"> th</w:t>
      </w:r>
      <w:r w:rsidRPr="00A37CFA">
        <w:rPr>
          <w:lang w:val="vi-VN"/>
        </w:rPr>
        <w:t>ự</w:t>
      </w:r>
      <w:r w:rsidRPr="00A37CFA">
        <w:rPr>
          <w:lang w:val="vi-VN"/>
        </w:rPr>
        <w:t>c hi</w:t>
      </w:r>
      <w:r w:rsidRPr="00A37CFA">
        <w:rPr>
          <w:lang w:val="vi-VN"/>
        </w:rPr>
        <w:t>ệ</w:t>
      </w:r>
      <w:r w:rsidRPr="00A37CFA">
        <w:rPr>
          <w:lang w:val="vi-VN"/>
        </w:rPr>
        <w:t>n</w:t>
      </w:r>
    </w:p>
    <w:tbl>
      <w:tblPr>
        <w:tblStyle w:val="affd"/>
        <w:tblW w:w="9347" w:type="dxa"/>
        <w:jc w:val="center"/>
        <w:tblLayout w:type="fixed"/>
        <w:tblLook w:val="0400" w:firstRow="0" w:lastRow="0" w:firstColumn="0" w:lastColumn="0" w:noHBand="0" w:noVBand="1"/>
      </w:tblPr>
      <w:tblGrid>
        <w:gridCol w:w="746"/>
        <w:gridCol w:w="3811"/>
        <w:gridCol w:w="874"/>
        <w:gridCol w:w="874"/>
        <w:gridCol w:w="1290"/>
        <w:gridCol w:w="875"/>
        <w:gridCol w:w="877"/>
      </w:tblGrid>
      <w:tr w:rsidR="00B40AAF" w14:paraId="34FB37F6" w14:textId="77777777">
        <w:trPr>
          <w:trHeight w:val="375"/>
          <w:jc w:val="center"/>
        </w:trPr>
        <w:tc>
          <w:tcPr>
            <w:tcW w:w="7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2E11FC" w14:textId="77777777" w:rsidR="00B40AAF" w:rsidRDefault="00746E6D">
            <w:pPr>
              <w:spacing w:before="120" w:after="0"/>
              <w:jc w:val="center"/>
              <w:rPr>
                <w:b/>
                <w:color w:val="000000"/>
                <w:sz w:val="28"/>
                <w:szCs w:val="28"/>
              </w:rPr>
            </w:pPr>
            <w:r>
              <w:rPr>
                <w:b/>
                <w:color w:val="000000"/>
                <w:sz w:val="28"/>
                <w:szCs w:val="28"/>
              </w:rPr>
              <w:t>STT</w:t>
            </w:r>
          </w:p>
        </w:tc>
        <w:tc>
          <w:tcPr>
            <w:tcW w:w="3811" w:type="dxa"/>
            <w:tcBorders>
              <w:top w:val="single" w:sz="4" w:space="0" w:color="000000"/>
              <w:left w:val="nil"/>
              <w:bottom w:val="single" w:sz="4" w:space="0" w:color="000000"/>
              <w:right w:val="single" w:sz="4" w:space="0" w:color="000000"/>
            </w:tcBorders>
            <w:shd w:val="clear" w:color="auto" w:fill="auto"/>
            <w:vAlign w:val="center"/>
          </w:tcPr>
          <w:p w14:paraId="0B74A107" w14:textId="77777777" w:rsidR="00B40AAF" w:rsidRDefault="00746E6D">
            <w:pPr>
              <w:spacing w:before="120" w:after="0"/>
              <w:jc w:val="center"/>
              <w:rPr>
                <w:b/>
                <w:color w:val="000000"/>
                <w:sz w:val="28"/>
                <w:szCs w:val="28"/>
              </w:rPr>
            </w:pPr>
            <w:r>
              <w:rPr>
                <w:b/>
                <w:color w:val="000000"/>
                <w:sz w:val="28"/>
                <w:szCs w:val="28"/>
              </w:rPr>
              <w:t>Công việc</w:t>
            </w:r>
          </w:p>
        </w:tc>
        <w:tc>
          <w:tcPr>
            <w:tcW w:w="479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14525107" w14:textId="77777777" w:rsidR="00B40AAF" w:rsidRDefault="00746E6D">
            <w:pPr>
              <w:spacing w:before="120" w:after="0"/>
              <w:jc w:val="center"/>
              <w:rPr>
                <w:b/>
                <w:color w:val="000000"/>
                <w:sz w:val="28"/>
                <w:szCs w:val="28"/>
              </w:rPr>
            </w:pPr>
            <w:r>
              <w:rPr>
                <w:b/>
                <w:color w:val="000000"/>
                <w:sz w:val="28"/>
                <w:szCs w:val="28"/>
              </w:rPr>
              <w:t>Thời gian thực hiện dự kiến (ngày)</w:t>
            </w:r>
          </w:p>
        </w:tc>
      </w:tr>
      <w:tr w:rsidR="00B40AAF" w14:paraId="61F809CA" w14:textId="77777777">
        <w:trPr>
          <w:trHeight w:val="420"/>
          <w:jc w:val="center"/>
        </w:trPr>
        <w:tc>
          <w:tcPr>
            <w:tcW w:w="746" w:type="dxa"/>
            <w:tcBorders>
              <w:top w:val="nil"/>
              <w:left w:val="single" w:sz="4" w:space="0" w:color="000000"/>
              <w:bottom w:val="single" w:sz="4" w:space="0" w:color="000000"/>
              <w:right w:val="single" w:sz="4" w:space="0" w:color="000000"/>
            </w:tcBorders>
            <w:shd w:val="clear" w:color="auto" w:fill="auto"/>
            <w:vAlign w:val="center"/>
          </w:tcPr>
          <w:p w14:paraId="249E979C" w14:textId="77777777" w:rsidR="00B40AAF" w:rsidRDefault="00746E6D">
            <w:pPr>
              <w:spacing w:before="120" w:after="0"/>
              <w:jc w:val="center"/>
              <w:rPr>
                <w:color w:val="000000"/>
                <w:sz w:val="28"/>
                <w:szCs w:val="28"/>
              </w:rPr>
            </w:pPr>
            <w:r>
              <w:rPr>
                <w:color w:val="000000"/>
                <w:sz w:val="28"/>
                <w:szCs w:val="28"/>
              </w:rPr>
              <w:t>1</w:t>
            </w:r>
          </w:p>
        </w:tc>
        <w:tc>
          <w:tcPr>
            <w:tcW w:w="3811" w:type="dxa"/>
            <w:tcBorders>
              <w:top w:val="nil"/>
              <w:left w:val="nil"/>
              <w:bottom w:val="single" w:sz="4" w:space="0" w:color="000000"/>
              <w:right w:val="single" w:sz="4" w:space="0" w:color="000000"/>
            </w:tcBorders>
            <w:shd w:val="clear" w:color="auto" w:fill="auto"/>
            <w:vAlign w:val="center"/>
          </w:tcPr>
          <w:p w14:paraId="732AFAD5" w14:textId="77777777" w:rsidR="00B40AAF" w:rsidRDefault="00746E6D">
            <w:pPr>
              <w:spacing w:before="120" w:after="0"/>
              <w:rPr>
                <w:color w:val="000000"/>
                <w:sz w:val="28"/>
                <w:szCs w:val="28"/>
              </w:rPr>
            </w:pPr>
            <w:r>
              <w:rPr>
                <w:color w:val="000000"/>
                <w:sz w:val="28"/>
                <w:szCs w:val="28"/>
              </w:rPr>
              <w:t>Thẩm định, phê duyệt đề cương và dự toán chi tiết</w:t>
            </w:r>
          </w:p>
        </w:tc>
        <w:tc>
          <w:tcPr>
            <w:tcW w:w="874" w:type="dxa"/>
            <w:tcBorders>
              <w:top w:val="single" w:sz="4" w:space="0" w:color="000000"/>
              <w:left w:val="nil"/>
              <w:bottom w:val="single" w:sz="4" w:space="0" w:color="000000"/>
              <w:right w:val="single" w:sz="4" w:space="0" w:color="000000"/>
            </w:tcBorders>
            <w:shd w:val="clear" w:color="auto" w:fill="92D050"/>
            <w:vAlign w:val="center"/>
          </w:tcPr>
          <w:p w14:paraId="52E5C24D" w14:textId="77777777" w:rsidR="00B40AAF" w:rsidRDefault="00746E6D">
            <w:pPr>
              <w:spacing w:before="120" w:after="0"/>
              <w:jc w:val="center"/>
              <w:rPr>
                <w:color w:val="000000"/>
                <w:sz w:val="28"/>
                <w:szCs w:val="28"/>
              </w:rPr>
            </w:pPr>
            <w:r>
              <w:rPr>
                <w:color w:val="000000"/>
                <w:sz w:val="28"/>
                <w:szCs w:val="28"/>
              </w:rPr>
              <w:t>03</w:t>
            </w:r>
          </w:p>
        </w:tc>
        <w:tc>
          <w:tcPr>
            <w:tcW w:w="874" w:type="dxa"/>
            <w:tcBorders>
              <w:top w:val="single" w:sz="4" w:space="0" w:color="000000"/>
              <w:left w:val="nil"/>
              <w:bottom w:val="single" w:sz="4" w:space="0" w:color="000000"/>
              <w:right w:val="single" w:sz="4" w:space="0" w:color="000000"/>
            </w:tcBorders>
            <w:shd w:val="clear" w:color="auto" w:fill="auto"/>
            <w:vAlign w:val="center"/>
          </w:tcPr>
          <w:p w14:paraId="535BE6CD" w14:textId="77777777" w:rsidR="00B40AAF" w:rsidRDefault="00746E6D">
            <w:pPr>
              <w:spacing w:before="120" w:after="0"/>
              <w:jc w:val="center"/>
              <w:rPr>
                <w:color w:val="000000"/>
                <w:sz w:val="28"/>
                <w:szCs w:val="28"/>
              </w:rPr>
            </w:pPr>
            <w:r>
              <w:rPr>
                <w:color w:val="000000"/>
                <w:sz w:val="28"/>
                <w:szCs w:val="28"/>
              </w:rPr>
              <w:t> </w:t>
            </w:r>
          </w:p>
        </w:tc>
        <w:tc>
          <w:tcPr>
            <w:tcW w:w="1290" w:type="dxa"/>
            <w:tcBorders>
              <w:top w:val="single" w:sz="4" w:space="0" w:color="000000"/>
              <w:left w:val="nil"/>
              <w:bottom w:val="single" w:sz="4" w:space="0" w:color="000000"/>
              <w:right w:val="single" w:sz="4" w:space="0" w:color="000000"/>
            </w:tcBorders>
            <w:shd w:val="clear" w:color="auto" w:fill="auto"/>
            <w:vAlign w:val="center"/>
          </w:tcPr>
          <w:p w14:paraId="07B236B8" w14:textId="77777777" w:rsidR="00B40AAF" w:rsidRDefault="00746E6D">
            <w:pPr>
              <w:spacing w:before="120" w:after="0"/>
              <w:jc w:val="center"/>
              <w:rPr>
                <w:color w:val="000000"/>
                <w:sz w:val="28"/>
                <w:szCs w:val="28"/>
              </w:rPr>
            </w:pPr>
            <w:r>
              <w:rPr>
                <w:color w:val="000000"/>
                <w:sz w:val="28"/>
                <w:szCs w:val="28"/>
              </w:rPr>
              <w:t> </w:t>
            </w:r>
          </w:p>
        </w:tc>
        <w:tc>
          <w:tcPr>
            <w:tcW w:w="875" w:type="dxa"/>
            <w:tcBorders>
              <w:top w:val="single" w:sz="4" w:space="0" w:color="000000"/>
              <w:left w:val="nil"/>
              <w:bottom w:val="single" w:sz="4" w:space="0" w:color="000000"/>
              <w:right w:val="single" w:sz="4" w:space="0" w:color="000000"/>
            </w:tcBorders>
            <w:shd w:val="clear" w:color="auto" w:fill="auto"/>
            <w:vAlign w:val="center"/>
          </w:tcPr>
          <w:p w14:paraId="5AE9E811" w14:textId="77777777" w:rsidR="00B40AAF" w:rsidRDefault="00746E6D">
            <w:pPr>
              <w:spacing w:before="120" w:after="0"/>
              <w:jc w:val="center"/>
              <w:rPr>
                <w:color w:val="000000"/>
                <w:sz w:val="28"/>
                <w:szCs w:val="28"/>
              </w:rPr>
            </w:pPr>
            <w:r>
              <w:rPr>
                <w:color w:val="000000"/>
                <w:sz w:val="28"/>
                <w:szCs w:val="28"/>
              </w:rPr>
              <w:t> </w:t>
            </w:r>
          </w:p>
        </w:tc>
        <w:tc>
          <w:tcPr>
            <w:tcW w:w="877" w:type="dxa"/>
            <w:tcBorders>
              <w:top w:val="single" w:sz="4" w:space="0" w:color="000000"/>
              <w:left w:val="nil"/>
              <w:bottom w:val="single" w:sz="4" w:space="0" w:color="000000"/>
              <w:right w:val="single" w:sz="4" w:space="0" w:color="000000"/>
            </w:tcBorders>
            <w:shd w:val="clear" w:color="auto" w:fill="auto"/>
            <w:vAlign w:val="center"/>
          </w:tcPr>
          <w:p w14:paraId="5A78A8FE" w14:textId="77777777" w:rsidR="00B40AAF" w:rsidRDefault="00746E6D">
            <w:pPr>
              <w:spacing w:before="120" w:after="0"/>
              <w:jc w:val="center"/>
              <w:rPr>
                <w:color w:val="000000"/>
                <w:sz w:val="28"/>
                <w:szCs w:val="28"/>
              </w:rPr>
            </w:pPr>
            <w:r>
              <w:rPr>
                <w:color w:val="000000"/>
                <w:sz w:val="28"/>
                <w:szCs w:val="28"/>
              </w:rPr>
              <w:t> </w:t>
            </w:r>
          </w:p>
        </w:tc>
      </w:tr>
      <w:tr w:rsidR="00B40AAF" w14:paraId="045538B9" w14:textId="77777777">
        <w:trPr>
          <w:trHeight w:val="375"/>
          <w:jc w:val="center"/>
        </w:trPr>
        <w:tc>
          <w:tcPr>
            <w:tcW w:w="746" w:type="dxa"/>
            <w:tcBorders>
              <w:top w:val="nil"/>
              <w:left w:val="single" w:sz="4" w:space="0" w:color="000000"/>
              <w:bottom w:val="single" w:sz="4" w:space="0" w:color="000000"/>
              <w:right w:val="single" w:sz="4" w:space="0" w:color="000000"/>
            </w:tcBorders>
            <w:shd w:val="clear" w:color="auto" w:fill="auto"/>
            <w:vAlign w:val="center"/>
          </w:tcPr>
          <w:p w14:paraId="039C6B58" w14:textId="77777777" w:rsidR="00B40AAF" w:rsidRDefault="00746E6D">
            <w:pPr>
              <w:spacing w:before="120" w:after="0"/>
              <w:jc w:val="center"/>
              <w:rPr>
                <w:color w:val="000000"/>
                <w:sz w:val="28"/>
                <w:szCs w:val="28"/>
              </w:rPr>
            </w:pPr>
            <w:r>
              <w:rPr>
                <w:color w:val="000000"/>
                <w:sz w:val="28"/>
                <w:szCs w:val="28"/>
              </w:rPr>
              <w:t>2</w:t>
            </w:r>
          </w:p>
        </w:tc>
        <w:tc>
          <w:tcPr>
            <w:tcW w:w="3811" w:type="dxa"/>
            <w:tcBorders>
              <w:top w:val="nil"/>
              <w:left w:val="nil"/>
              <w:bottom w:val="single" w:sz="4" w:space="0" w:color="000000"/>
              <w:right w:val="single" w:sz="4" w:space="0" w:color="000000"/>
            </w:tcBorders>
            <w:shd w:val="clear" w:color="auto" w:fill="auto"/>
            <w:vAlign w:val="center"/>
          </w:tcPr>
          <w:p w14:paraId="22CEC418" w14:textId="77777777" w:rsidR="00B40AAF" w:rsidRDefault="00746E6D">
            <w:pPr>
              <w:spacing w:before="120" w:after="0"/>
              <w:rPr>
                <w:color w:val="000000"/>
                <w:sz w:val="28"/>
                <w:szCs w:val="28"/>
              </w:rPr>
            </w:pPr>
            <w:r>
              <w:rPr>
                <w:color w:val="000000"/>
                <w:sz w:val="28"/>
                <w:szCs w:val="28"/>
              </w:rPr>
              <w:t xml:space="preserve">Tổ chức lựa chọn nhà thầu </w:t>
            </w:r>
          </w:p>
        </w:tc>
        <w:tc>
          <w:tcPr>
            <w:tcW w:w="874" w:type="dxa"/>
            <w:tcBorders>
              <w:top w:val="nil"/>
              <w:left w:val="nil"/>
              <w:bottom w:val="single" w:sz="4" w:space="0" w:color="000000"/>
              <w:right w:val="single" w:sz="4" w:space="0" w:color="000000"/>
            </w:tcBorders>
            <w:shd w:val="clear" w:color="auto" w:fill="auto"/>
            <w:vAlign w:val="center"/>
          </w:tcPr>
          <w:p w14:paraId="71459E3D" w14:textId="77777777" w:rsidR="00B40AAF" w:rsidRDefault="00746E6D">
            <w:pPr>
              <w:spacing w:before="120" w:after="0"/>
              <w:jc w:val="center"/>
              <w:rPr>
                <w:color w:val="000000"/>
                <w:sz w:val="28"/>
                <w:szCs w:val="28"/>
              </w:rPr>
            </w:pPr>
            <w:r>
              <w:rPr>
                <w:color w:val="000000"/>
                <w:sz w:val="28"/>
                <w:szCs w:val="28"/>
              </w:rPr>
              <w:t> </w:t>
            </w:r>
          </w:p>
        </w:tc>
        <w:tc>
          <w:tcPr>
            <w:tcW w:w="874" w:type="dxa"/>
            <w:tcBorders>
              <w:top w:val="nil"/>
              <w:left w:val="nil"/>
              <w:bottom w:val="single" w:sz="4" w:space="0" w:color="000000"/>
              <w:right w:val="single" w:sz="4" w:space="0" w:color="000000"/>
            </w:tcBorders>
            <w:shd w:val="clear" w:color="auto" w:fill="92D050"/>
            <w:vAlign w:val="center"/>
          </w:tcPr>
          <w:p w14:paraId="16D47BFB" w14:textId="77777777" w:rsidR="00B40AAF" w:rsidRDefault="00746E6D">
            <w:pPr>
              <w:spacing w:before="120" w:after="0"/>
              <w:jc w:val="center"/>
              <w:rPr>
                <w:color w:val="000000"/>
                <w:sz w:val="28"/>
                <w:szCs w:val="28"/>
              </w:rPr>
            </w:pPr>
            <w:r>
              <w:rPr>
                <w:color w:val="000000"/>
                <w:sz w:val="28"/>
                <w:szCs w:val="28"/>
              </w:rPr>
              <w:t>20</w:t>
            </w:r>
          </w:p>
        </w:tc>
        <w:tc>
          <w:tcPr>
            <w:tcW w:w="1290" w:type="dxa"/>
            <w:tcBorders>
              <w:top w:val="nil"/>
              <w:left w:val="nil"/>
              <w:bottom w:val="single" w:sz="4" w:space="0" w:color="000000"/>
              <w:right w:val="single" w:sz="4" w:space="0" w:color="000000"/>
            </w:tcBorders>
            <w:shd w:val="clear" w:color="auto" w:fill="auto"/>
            <w:vAlign w:val="center"/>
          </w:tcPr>
          <w:p w14:paraId="70A4FC5C" w14:textId="77777777" w:rsidR="00B40AAF" w:rsidRDefault="00746E6D">
            <w:pPr>
              <w:spacing w:before="120" w:after="0"/>
              <w:jc w:val="center"/>
              <w:rPr>
                <w:color w:val="000000"/>
                <w:sz w:val="28"/>
                <w:szCs w:val="28"/>
              </w:rPr>
            </w:pPr>
            <w:r>
              <w:rPr>
                <w:color w:val="000000"/>
                <w:sz w:val="28"/>
                <w:szCs w:val="28"/>
              </w:rPr>
              <w:t> </w:t>
            </w:r>
          </w:p>
        </w:tc>
        <w:tc>
          <w:tcPr>
            <w:tcW w:w="875" w:type="dxa"/>
            <w:tcBorders>
              <w:top w:val="nil"/>
              <w:left w:val="nil"/>
              <w:bottom w:val="single" w:sz="4" w:space="0" w:color="000000"/>
              <w:right w:val="single" w:sz="4" w:space="0" w:color="000000"/>
            </w:tcBorders>
            <w:shd w:val="clear" w:color="auto" w:fill="auto"/>
            <w:vAlign w:val="center"/>
          </w:tcPr>
          <w:p w14:paraId="04724DC3" w14:textId="77777777" w:rsidR="00B40AAF" w:rsidRDefault="00746E6D">
            <w:pPr>
              <w:spacing w:before="120" w:after="0"/>
              <w:jc w:val="center"/>
              <w:rPr>
                <w:color w:val="000000"/>
                <w:sz w:val="28"/>
                <w:szCs w:val="28"/>
              </w:rPr>
            </w:pPr>
            <w:r>
              <w:rPr>
                <w:color w:val="000000"/>
                <w:sz w:val="28"/>
                <w:szCs w:val="28"/>
              </w:rPr>
              <w:t> </w:t>
            </w:r>
          </w:p>
        </w:tc>
        <w:tc>
          <w:tcPr>
            <w:tcW w:w="877" w:type="dxa"/>
            <w:tcBorders>
              <w:top w:val="nil"/>
              <w:left w:val="nil"/>
              <w:bottom w:val="single" w:sz="4" w:space="0" w:color="000000"/>
              <w:right w:val="single" w:sz="4" w:space="0" w:color="000000"/>
            </w:tcBorders>
            <w:shd w:val="clear" w:color="auto" w:fill="auto"/>
            <w:vAlign w:val="center"/>
          </w:tcPr>
          <w:p w14:paraId="301DDA87" w14:textId="77777777" w:rsidR="00B40AAF" w:rsidRDefault="00746E6D">
            <w:pPr>
              <w:spacing w:before="120" w:after="0"/>
              <w:jc w:val="center"/>
              <w:rPr>
                <w:color w:val="000000"/>
                <w:sz w:val="28"/>
                <w:szCs w:val="28"/>
              </w:rPr>
            </w:pPr>
            <w:r>
              <w:rPr>
                <w:color w:val="000000"/>
                <w:sz w:val="28"/>
                <w:szCs w:val="28"/>
              </w:rPr>
              <w:t> </w:t>
            </w:r>
          </w:p>
        </w:tc>
      </w:tr>
      <w:tr w:rsidR="00B40AAF" w14:paraId="217760D8" w14:textId="77777777">
        <w:trPr>
          <w:trHeight w:val="375"/>
          <w:jc w:val="center"/>
        </w:trPr>
        <w:tc>
          <w:tcPr>
            <w:tcW w:w="746" w:type="dxa"/>
            <w:tcBorders>
              <w:top w:val="nil"/>
              <w:left w:val="single" w:sz="4" w:space="0" w:color="000000"/>
              <w:bottom w:val="single" w:sz="4" w:space="0" w:color="000000"/>
              <w:right w:val="single" w:sz="4" w:space="0" w:color="000000"/>
            </w:tcBorders>
            <w:shd w:val="clear" w:color="auto" w:fill="auto"/>
            <w:vAlign w:val="center"/>
          </w:tcPr>
          <w:p w14:paraId="546DD637" w14:textId="77777777" w:rsidR="00B40AAF" w:rsidRDefault="00746E6D">
            <w:pPr>
              <w:spacing w:before="120" w:after="0"/>
              <w:jc w:val="center"/>
              <w:rPr>
                <w:color w:val="000000"/>
                <w:sz w:val="28"/>
                <w:szCs w:val="28"/>
              </w:rPr>
            </w:pPr>
            <w:r>
              <w:rPr>
                <w:color w:val="000000"/>
                <w:sz w:val="28"/>
                <w:szCs w:val="28"/>
              </w:rPr>
              <w:t>3</w:t>
            </w:r>
          </w:p>
        </w:tc>
        <w:tc>
          <w:tcPr>
            <w:tcW w:w="3811" w:type="dxa"/>
            <w:tcBorders>
              <w:top w:val="nil"/>
              <w:left w:val="nil"/>
              <w:bottom w:val="single" w:sz="4" w:space="0" w:color="000000"/>
              <w:right w:val="single" w:sz="4" w:space="0" w:color="000000"/>
            </w:tcBorders>
            <w:shd w:val="clear" w:color="auto" w:fill="auto"/>
            <w:vAlign w:val="center"/>
          </w:tcPr>
          <w:p w14:paraId="14BFE0FD" w14:textId="77777777" w:rsidR="00B40AAF" w:rsidRDefault="00746E6D">
            <w:pPr>
              <w:spacing w:before="120" w:after="0"/>
              <w:rPr>
                <w:color w:val="000000"/>
                <w:sz w:val="28"/>
                <w:szCs w:val="28"/>
              </w:rPr>
            </w:pPr>
            <w:r>
              <w:rPr>
                <w:color w:val="000000"/>
                <w:sz w:val="28"/>
                <w:szCs w:val="28"/>
              </w:rPr>
              <w:t>Triển khai thực hiện hợp đồng</w:t>
            </w:r>
          </w:p>
        </w:tc>
        <w:tc>
          <w:tcPr>
            <w:tcW w:w="874" w:type="dxa"/>
            <w:tcBorders>
              <w:top w:val="nil"/>
              <w:left w:val="nil"/>
              <w:bottom w:val="single" w:sz="4" w:space="0" w:color="000000"/>
              <w:right w:val="single" w:sz="4" w:space="0" w:color="000000"/>
            </w:tcBorders>
            <w:shd w:val="clear" w:color="auto" w:fill="auto"/>
            <w:vAlign w:val="center"/>
          </w:tcPr>
          <w:p w14:paraId="2026F7B2" w14:textId="77777777" w:rsidR="00B40AAF" w:rsidRDefault="00746E6D">
            <w:pPr>
              <w:spacing w:before="120" w:after="0"/>
              <w:jc w:val="center"/>
              <w:rPr>
                <w:color w:val="000000"/>
                <w:sz w:val="28"/>
                <w:szCs w:val="28"/>
              </w:rPr>
            </w:pPr>
            <w:r>
              <w:rPr>
                <w:color w:val="000000"/>
                <w:sz w:val="28"/>
                <w:szCs w:val="28"/>
              </w:rPr>
              <w:t> </w:t>
            </w:r>
          </w:p>
        </w:tc>
        <w:tc>
          <w:tcPr>
            <w:tcW w:w="874" w:type="dxa"/>
            <w:tcBorders>
              <w:top w:val="nil"/>
              <w:left w:val="nil"/>
              <w:bottom w:val="single" w:sz="4" w:space="0" w:color="000000"/>
              <w:right w:val="single" w:sz="4" w:space="0" w:color="000000"/>
            </w:tcBorders>
            <w:shd w:val="clear" w:color="auto" w:fill="auto"/>
            <w:vAlign w:val="center"/>
          </w:tcPr>
          <w:p w14:paraId="11F91A78" w14:textId="77777777" w:rsidR="00B40AAF" w:rsidRDefault="00746E6D">
            <w:pPr>
              <w:spacing w:before="120" w:after="0"/>
              <w:jc w:val="center"/>
              <w:rPr>
                <w:color w:val="000000"/>
                <w:sz w:val="28"/>
                <w:szCs w:val="28"/>
              </w:rPr>
            </w:pPr>
            <w:r>
              <w:rPr>
                <w:color w:val="000000"/>
                <w:sz w:val="28"/>
                <w:szCs w:val="28"/>
              </w:rPr>
              <w:t> </w:t>
            </w:r>
          </w:p>
        </w:tc>
        <w:tc>
          <w:tcPr>
            <w:tcW w:w="1290" w:type="dxa"/>
            <w:tcBorders>
              <w:top w:val="nil"/>
              <w:left w:val="nil"/>
              <w:bottom w:val="single" w:sz="4" w:space="0" w:color="000000"/>
              <w:right w:val="single" w:sz="4" w:space="0" w:color="000000"/>
            </w:tcBorders>
            <w:shd w:val="clear" w:color="auto" w:fill="92D050"/>
            <w:vAlign w:val="center"/>
          </w:tcPr>
          <w:p w14:paraId="1C7926EB" w14:textId="77777777" w:rsidR="00B40AAF" w:rsidRDefault="00746E6D">
            <w:pPr>
              <w:spacing w:before="120" w:after="0"/>
              <w:jc w:val="center"/>
              <w:rPr>
                <w:color w:val="000000"/>
                <w:sz w:val="28"/>
                <w:szCs w:val="28"/>
              </w:rPr>
            </w:pPr>
            <w:r>
              <w:rPr>
                <w:color w:val="000000"/>
                <w:sz w:val="28"/>
                <w:szCs w:val="28"/>
              </w:rPr>
              <w:t>150</w:t>
            </w:r>
          </w:p>
        </w:tc>
        <w:tc>
          <w:tcPr>
            <w:tcW w:w="875" w:type="dxa"/>
            <w:tcBorders>
              <w:top w:val="nil"/>
              <w:left w:val="nil"/>
              <w:bottom w:val="single" w:sz="4" w:space="0" w:color="000000"/>
              <w:right w:val="single" w:sz="4" w:space="0" w:color="000000"/>
            </w:tcBorders>
            <w:shd w:val="clear" w:color="auto" w:fill="auto"/>
            <w:vAlign w:val="center"/>
          </w:tcPr>
          <w:p w14:paraId="6ED6B71F" w14:textId="77777777" w:rsidR="00B40AAF" w:rsidRDefault="00746E6D">
            <w:pPr>
              <w:spacing w:before="120" w:after="0"/>
              <w:jc w:val="center"/>
              <w:rPr>
                <w:color w:val="000000"/>
                <w:sz w:val="28"/>
                <w:szCs w:val="28"/>
              </w:rPr>
            </w:pPr>
            <w:r>
              <w:rPr>
                <w:color w:val="000000"/>
                <w:sz w:val="28"/>
                <w:szCs w:val="28"/>
              </w:rPr>
              <w:t> </w:t>
            </w:r>
          </w:p>
        </w:tc>
        <w:tc>
          <w:tcPr>
            <w:tcW w:w="877" w:type="dxa"/>
            <w:tcBorders>
              <w:top w:val="nil"/>
              <w:left w:val="nil"/>
              <w:bottom w:val="single" w:sz="4" w:space="0" w:color="000000"/>
              <w:right w:val="single" w:sz="4" w:space="0" w:color="000000"/>
            </w:tcBorders>
            <w:shd w:val="clear" w:color="auto" w:fill="auto"/>
            <w:vAlign w:val="center"/>
          </w:tcPr>
          <w:p w14:paraId="3E3C117B" w14:textId="77777777" w:rsidR="00B40AAF" w:rsidRDefault="00746E6D">
            <w:pPr>
              <w:spacing w:before="120" w:after="0"/>
              <w:jc w:val="center"/>
              <w:rPr>
                <w:color w:val="000000"/>
                <w:sz w:val="28"/>
                <w:szCs w:val="28"/>
              </w:rPr>
            </w:pPr>
            <w:r>
              <w:rPr>
                <w:color w:val="000000"/>
                <w:sz w:val="28"/>
                <w:szCs w:val="28"/>
              </w:rPr>
              <w:t> </w:t>
            </w:r>
          </w:p>
        </w:tc>
      </w:tr>
      <w:tr w:rsidR="00B40AAF" w14:paraId="5F294067" w14:textId="77777777">
        <w:trPr>
          <w:trHeight w:val="375"/>
          <w:jc w:val="center"/>
        </w:trPr>
        <w:tc>
          <w:tcPr>
            <w:tcW w:w="746" w:type="dxa"/>
            <w:tcBorders>
              <w:top w:val="nil"/>
              <w:left w:val="single" w:sz="4" w:space="0" w:color="000000"/>
              <w:bottom w:val="single" w:sz="4" w:space="0" w:color="000000"/>
              <w:right w:val="single" w:sz="4" w:space="0" w:color="000000"/>
            </w:tcBorders>
            <w:shd w:val="clear" w:color="auto" w:fill="auto"/>
            <w:vAlign w:val="center"/>
          </w:tcPr>
          <w:p w14:paraId="7BCB0B0B" w14:textId="77777777" w:rsidR="00B40AAF" w:rsidRDefault="00746E6D">
            <w:pPr>
              <w:spacing w:before="120" w:after="0"/>
              <w:jc w:val="center"/>
              <w:rPr>
                <w:color w:val="000000"/>
                <w:sz w:val="28"/>
                <w:szCs w:val="28"/>
              </w:rPr>
            </w:pPr>
            <w:r>
              <w:rPr>
                <w:color w:val="000000"/>
                <w:sz w:val="28"/>
                <w:szCs w:val="28"/>
              </w:rPr>
              <w:t>4</w:t>
            </w:r>
          </w:p>
        </w:tc>
        <w:tc>
          <w:tcPr>
            <w:tcW w:w="3811" w:type="dxa"/>
            <w:tcBorders>
              <w:top w:val="nil"/>
              <w:left w:val="nil"/>
              <w:bottom w:val="single" w:sz="4" w:space="0" w:color="000000"/>
              <w:right w:val="single" w:sz="4" w:space="0" w:color="000000"/>
            </w:tcBorders>
            <w:shd w:val="clear" w:color="auto" w:fill="auto"/>
            <w:vAlign w:val="center"/>
          </w:tcPr>
          <w:p w14:paraId="37739743" w14:textId="77777777" w:rsidR="00B40AAF" w:rsidRDefault="00746E6D">
            <w:pPr>
              <w:spacing w:before="120" w:after="0"/>
              <w:rPr>
                <w:color w:val="000000"/>
                <w:sz w:val="28"/>
                <w:szCs w:val="28"/>
              </w:rPr>
            </w:pPr>
            <w:r>
              <w:rPr>
                <w:color w:val="000000"/>
                <w:sz w:val="28"/>
                <w:szCs w:val="28"/>
              </w:rPr>
              <w:t>Hoàn thành, nghiệm thu</w:t>
            </w:r>
          </w:p>
        </w:tc>
        <w:tc>
          <w:tcPr>
            <w:tcW w:w="874" w:type="dxa"/>
            <w:tcBorders>
              <w:top w:val="nil"/>
              <w:left w:val="nil"/>
              <w:bottom w:val="single" w:sz="4" w:space="0" w:color="000000"/>
              <w:right w:val="single" w:sz="4" w:space="0" w:color="000000"/>
            </w:tcBorders>
            <w:shd w:val="clear" w:color="auto" w:fill="auto"/>
            <w:vAlign w:val="center"/>
          </w:tcPr>
          <w:p w14:paraId="687EBF54" w14:textId="77777777" w:rsidR="00B40AAF" w:rsidRDefault="00746E6D">
            <w:pPr>
              <w:spacing w:before="120" w:after="0"/>
              <w:jc w:val="center"/>
              <w:rPr>
                <w:color w:val="000000"/>
                <w:sz w:val="28"/>
                <w:szCs w:val="28"/>
              </w:rPr>
            </w:pPr>
            <w:r>
              <w:rPr>
                <w:color w:val="000000"/>
                <w:sz w:val="28"/>
                <w:szCs w:val="28"/>
              </w:rPr>
              <w:t> </w:t>
            </w:r>
          </w:p>
        </w:tc>
        <w:tc>
          <w:tcPr>
            <w:tcW w:w="874" w:type="dxa"/>
            <w:tcBorders>
              <w:top w:val="nil"/>
              <w:left w:val="nil"/>
              <w:bottom w:val="single" w:sz="4" w:space="0" w:color="000000"/>
              <w:right w:val="single" w:sz="4" w:space="0" w:color="000000"/>
            </w:tcBorders>
            <w:shd w:val="clear" w:color="auto" w:fill="auto"/>
            <w:vAlign w:val="center"/>
          </w:tcPr>
          <w:p w14:paraId="617ED91F" w14:textId="77777777" w:rsidR="00B40AAF" w:rsidRDefault="00746E6D">
            <w:pPr>
              <w:spacing w:before="120" w:after="0"/>
              <w:jc w:val="center"/>
              <w:rPr>
                <w:color w:val="000000"/>
                <w:sz w:val="28"/>
                <w:szCs w:val="28"/>
              </w:rPr>
            </w:pPr>
            <w:r>
              <w:rPr>
                <w:color w:val="000000"/>
                <w:sz w:val="28"/>
                <w:szCs w:val="28"/>
              </w:rPr>
              <w:t> </w:t>
            </w:r>
          </w:p>
        </w:tc>
        <w:tc>
          <w:tcPr>
            <w:tcW w:w="1290" w:type="dxa"/>
            <w:tcBorders>
              <w:top w:val="nil"/>
              <w:left w:val="nil"/>
              <w:bottom w:val="single" w:sz="4" w:space="0" w:color="000000"/>
              <w:right w:val="single" w:sz="4" w:space="0" w:color="000000"/>
            </w:tcBorders>
            <w:shd w:val="clear" w:color="auto" w:fill="auto"/>
            <w:vAlign w:val="center"/>
          </w:tcPr>
          <w:p w14:paraId="5A5C71C5" w14:textId="77777777" w:rsidR="00B40AAF" w:rsidRDefault="00746E6D">
            <w:pPr>
              <w:spacing w:before="120" w:after="0"/>
              <w:jc w:val="center"/>
              <w:rPr>
                <w:color w:val="000000"/>
                <w:sz w:val="28"/>
                <w:szCs w:val="28"/>
              </w:rPr>
            </w:pPr>
            <w:r>
              <w:rPr>
                <w:color w:val="000000"/>
                <w:sz w:val="28"/>
                <w:szCs w:val="28"/>
              </w:rPr>
              <w:t> </w:t>
            </w:r>
          </w:p>
        </w:tc>
        <w:tc>
          <w:tcPr>
            <w:tcW w:w="875" w:type="dxa"/>
            <w:tcBorders>
              <w:top w:val="nil"/>
              <w:left w:val="nil"/>
              <w:bottom w:val="single" w:sz="4" w:space="0" w:color="000000"/>
              <w:right w:val="single" w:sz="4" w:space="0" w:color="000000"/>
            </w:tcBorders>
            <w:shd w:val="clear" w:color="auto" w:fill="92D050"/>
            <w:vAlign w:val="center"/>
          </w:tcPr>
          <w:p w14:paraId="278587E8" w14:textId="77777777" w:rsidR="00B40AAF" w:rsidRDefault="00746E6D">
            <w:pPr>
              <w:spacing w:before="120" w:after="0"/>
              <w:jc w:val="center"/>
              <w:rPr>
                <w:color w:val="000000"/>
                <w:sz w:val="28"/>
                <w:szCs w:val="28"/>
              </w:rPr>
            </w:pPr>
            <w:r>
              <w:rPr>
                <w:color w:val="000000"/>
                <w:sz w:val="28"/>
                <w:szCs w:val="28"/>
              </w:rPr>
              <w:t>05</w:t>
            </w:r>
          </w:p>
        </w:tc>
        <w:tc>
          <w:tcPr>
            <w:tcW w:w="877" w:type="dxa"/>
            <w:tcBorders>
              <w:top w:val="nil"/>
              <w:left w:val="nil"/>
              <w:bottom w:val="single" w:sz="4" w:space="0" w:color="000000"/>
              <w:right w:val="single" w:sz="4" w:space="0" w:color="000000"/>
            </w:tcBorders>
            <w:shd w:val="clear" w:color="auto" w:fill="auto"/>
            <w:vAlign w:val="center"/>
          </w:tcPr>
          <w:p w14:paraId="48BB93FE" w14:textId="77777777" w:rsidR="00B40AAF" w:rsidRDefault="00746E6D">
            <w:pPr>
              <w:spacing w:before="120" w:after="0"/>
              <w:jc w:val="center"/>
              <w:rPr>
                <w:color w:val="000000"/>
                <w:sz w:val="28"/>
                <w:szCs w:val="28"/>
              </w:rPr>
            </w:pPr>
            <w:r>
              <w:rPr>
                <w:color w:val="000000"/>
                <w:sz w:val="28"/>
                <w:szCs w:val="28"/>
              </w:rPr>
              <w:t> </w:t>
            </w:r>
          </w:p>
        </w:tc>
      </w:tr>
      <w:tr w:rsidR="00B40AAF" w14:paraId="20A012C0" w14:textId="77777777">
        <w:trPr>
          <w:trHeight w:val="375"/>
          <w:jc w:val="center"/>
        </w:trPr>
        <w:tc>
          <w:tcPr>
            <w:tcW w:w="746" w:type="dxa"/>
            <w:tcBorders>
              <w:top w:val="nil"/>
              <w:left w:val="single" w:sz="4" w:space="0" w:color="000000"/>
              <w:bottom w:val="single" w:sz="4" w:space="0" w:color="000000"/>
              <w:right w:val="single" w:sz="4" w:space="0" w:color="000000"/>
            </w:tcBorders>
            <w:shd w:val="clear" w:color="auto" w:fill="auto"/>
            <w:vAlign w:val="center"/>
          </w:tcPr>
          <w:p w14:paraId="4C98940C" w14:textId="77777777" w:rsidR="00B40AAF" w:rsidRDefault="00746E6D">
            <w:pPr>
              <w:spacing w:before="120" w:after="0"/>
              <w:jc w:val="center"/>
              <w:rPr>
                <w:color w:val="000000"/>
                <w:sz w:val="28"/>
                <w:szCs w:val="28"/>
              </w:rPr>
            </w:pPr>
            <w:r>
              <w:rPr>
                <w:color w:val="000000"/>
                <w:sz w:val="28"/>
                <w:szCs w:val="28"/>
              </w:rPr>
              <w:t>5</w:t>
            </w:r>
          </w:p>
        </w:tc>
        <w:tc>
          <w:tcPr>
            <w:tcW w:w="3811" w:type="dxa"/>
            <w:tcBorders>
              <w:top w:val="nil"/>
              <w:left w:val="nil"/>
              <w:bottom w:val="single" w:sz="4" w:space="0" w:color="000000"/>
              <w:right w:val="single" w:sz="4" w:space="0" w:color="000000"/>
            </w:tcBorders>
            <w:shd w:val="clear" w:color="auto" w:fill="auto"/>
            <w:vAlign w:val="center"/>
          </w:tcPr>
          <w:p w14:paraId="14746807" w14:textId="77777777" w:rsidR="00B40AAF" w:rsidRDefault="00746E6D">
            <w:pPr>
              <w:spacing w:before="120" w:after="0"/>
              <w:rPr>
                <w:color w:val="000000"/>
                <w:sz w:val="28"/>
                <w:szCs w:val="28"/>
              </w:rPr>
            </w:pPr>
            <w:r>
              <w:rPr>
                <w:color w:val="000000"/>
                <w:sz w:val="28"/>
                <w:szCs w:val="28"/>
              </w:rPr>
              <w:t>Dự phòng</w:t>
            </w:r>
          </w:p>
        </w:tc>
        <w:tc>
          <w:tcPr>
            <w:tcW w:w="874" w:type="dxa"/>
            <w:tcBorders>
              <w:top w:val="nil"/>
              <w:left w:val="nil"/>
              <w:bottom w:val="single" w:sz="4" w:space="0" w:color="000000"/>
              <w:right w:val="single" w:sz="4" w:space="0" w:color="000000"/>
            </w:tcBorders>
            <w:shd w:val="clear" w:color="auto" w:fill="auto"/>
            <w:vAlign w:val="center"/>
          </w:tcPr>
          <w:p w14:paraId="50C79BF3" w14:textId="77777777" w:rsidR="00B40AAF" w:rsidRDefault="00746E6D">
            <w:pPr>
              <w:spacing w:before="120" w:after="0"/>
              <w:rPr>
                <w:rFonts w:ascii="Calibri" w:eastAsia="Calibri" w:hAnsi="Calibri" w:cs="Calibri"/>
                <w:color w:val="000000"/>
                <w:sz w:val="28"/>
                <w:szCs w:val="28"/>
              </w:rPr>
            </w:pPr>
            <w:r>
              <w:rPr>
                <w:rFonts w:ascii="Calibri" w:eastAsia="Calibri" w:hAnsi="Calibri" w:cs="Calibri"/>
                <w:color w:val="000000"/>
                <w:sz w:val="28"/>
                <w:szCs w:val="28"/>
              </w:rPr>
              <w:t> </w:t>
            </w:r>
          </w:p>
        </w:tc>
        <w:tc>
          <w:tcPr>
            <w:tcW w:w="874" w:type="dxa"/>
            <w:tcBorders>
              <w:top w:val="nil"/>
              <w:left w:val="nil"/>
              <w:bottom w:val="single" w:sz="4" w:space="0" w:color="000000"/>
              <w:right w:val="single" w:sz="4" w:space="0" w:color="000000"/>
            </w:tcBorders>
            <w:shd w:val="clear" w:color="auto" w:fill="auto"/>
            <w:vAlign w:val="center"/>
          </w:tcPr>
          <w:p w14:paraId="14B69717" w14:textId="77777777" w:rsidR="00B40AAF" w:rsidRDefault="00746E6D">
            <w:pPr>
              <w:spacing w:before="120" w:after="0"/>
              <w:rPr>
                <w:rFonts w:ascii="Calibri" w:eastAsia="Calibri" w:hAnsi="Calibri" w:cs="Calibri"/>
                <w:color w:val="000000"/>
                <w:sz w:val="28"/>
                <w:szCs w:val="28"/>
              </w:rPr>
            </w:pPr>
            <w:r>
              <w:rPr>
                <w:rFonts w:ascii="Calibri" w:eastAsia="Calibri" w:hAnsi="Calibri" w:cs="Calibri"/>
                <w:color w:val="000000"/>
                <w:sz w:val="28"/>
                <w:szCs w:val="28"/>
              </w:rPr>
              <w:t> </w:t>
            </w:r>
          </w:p>
        </w:tc>
        <w:tc>
          <w:tcPr>
            <w:tcW w:w="1290" w:type="dxa"/>
            <w:tcBorders>
              <w:top w:val="nil"/>
              <w:left w:val="nil"/>
              <w:bottom w:val="single" w:sz="4" w:space="0" w:color="000000"/>
              <w:right w:val="single" w:sz="4" w:space="0" w:color="000000"/>
            </w:tcBorders>
            <w:shd w:val="clear" w:color="auto" w:fill="auto"/>
            <w:vAlign w:val="center"/>
          </w:tcPr>
          <w:p w14:paraId="3BCF10B7" w14:textId="77777777" w:rsidR="00B40AAF" w:rsidRDefault="00746E6D">
            <w:pPr>
              <w:spacing w:before="120" w:after="0"/>
              <w:rPr>
                <w:rFonts w:ascii="Calibri" w:eastAsia="Calibri" w:hAnsi="Calibri" w:cs="Calibri"/>
                <w:color w:val="000000"/>
                <w:sz w:val="28"/>
                <w:szCs w:val="28"/>
              </w:rPr>
            </w:pPr>
            <w:r>
              <w:rPr>
                <w:rFonts w:ascii="Calibri" w:eastAsia="Calibri" w:hAnsi="Calibri" w:cs="Calibri"/>
                <w:color w:val="000000"/>
                <w:sz w:val="28"/>
                <w:szCs w:val="28"/>
              </w:rPr>
              <w:t> </w:t>
            </w:r>
          </w:p>
        </w:tc>
        <w:tc>
          <w:tcPr>
            <w:tcW w:w="875" w:type="dxa"/>
            <w:tcBorders>
              <w:top w:val="nil"/>
              <w:left w:val="nil"/>
              <w:bottom w:val="single" w:sz="4" w:space="0" w:color="000000"/>
              <w:right w:val="single" w:sz="4" w:space="0" w:color="000000"/>
            </w:tcBorders>
            <w:shd w:val="clear" w:color="auto" w:fill="auto"/>
            <w:vAlign w:val="center"/>
          </w:tcPr>
          <w:p w14:paraId="11C121A3" w14:textId="77777777" w:rsidR="00B40AAF" w:rsidRDefault="00746E6D">
            <w:pPr>
              <w:spacing w:before="120" w:after="0"/>
              <w:rPr>
                <w:rFonts w:ascii="Calibri" w:eastAsia="Calibri" w:hAnsi="Calibri" w:cs="Calibri"/>
                <w:color w:val="000000"/>
                <w:sz w:val="28"/>
                <w:szCs w:val="28"/>
              </w:rPr>
            </w:pPr>
            <w:r>
              <w:rPr>
                <w:rFonts w:ascii="Calibri" w:eastAsia="Calibri" w:hAnsi="Calibri" w:cs="Calibri"/>
                <w:color w:val="000000"/>
                <w:sz w:val="28"/>
                <w:szCs w:val="28"/>
              </w:rPr>
              <w:t> </w:t>
            </w:r>
          </w:p>
        </w:tc>
        <w:tc>
          <w:tcPr>
            <w:tcW w:w="877" w:type="dxa"/>
            <w:tcBorders>
              <w:top w:val="nil"/>
              <w:left w:val="nil"/>
              <w:bottom w:val="single" w:sz="4" w:space="0" w:color="000000"/>
              <w:right w:val="single" w:sz="4" w:space="0" w:color="000000"/>
            </w:tcBorders>
            <w:shd w:val="clear" w:color="auto" w:fill="92D050"/>
            <w:vAlign w:val="center"/>
          </w:tcPr>
          <w:p w14:paraId="393425EF" w14:textId="77777777" w:rsidR="00B40AAF" w:rsidRDefault="00746E6D">
            <w:pPr>
              <w:spacing w:before="120" w:after="0"/>
              <w:jc w:val="center"/>
              <w:rPr>
                <w:color w:val="000000"/>
                <w:sz w:val="28"/>
                <w:szCs w:val="28"/>
              </w:rPr>
            </w:pPr>
            <w:r>
              <w:rPr>
                <w:color w:val="000000"/>
                <w:sz w:val="28"/>
                <w:szCs w:val="28"/>
              </w:rPr>
              <w:t>02</w:t>
            </w:r>
          </w:p>
        </w:tc>
      </w:tr>
      <w:tr w:rsidR="00B40AAF" w14:paraId="4B8F4DCA" w14:textId="77777777">
        <w:trPr>
          <w:trHeight w:val="375"/>
          <w:jc w:val="center"/>
        </w:trPr>
        <w:tc>
          <w:tcPr>
            <w:tcW w:w="455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7FC09D2" w14:textId="77777777" w:rsidR="00B40AAF" w:rsidRDefault="00746E6D">
            <w:pPr>
              <w:spacing w:before="120" w:after="0"/>
              <w:jc w:val="center"/>
              <w:rPr>
                <w:b/>
                <w:color w:val="000000"/>
                <w:sz w:val="28"/>
                <w:szCs w:val="28"/>
              </w:rPr>
            </w:pPr>
            <w:r>
              <w:rPr>
                <w:b/>
                <w:color w:val="000000"/>
                <w:sz w:val="28"/>
                <w:szCs w:val="28"/>
              </w:rPr>
              <w:t>Tổng thời gian thực hiện</w:t>
            </w:r>
          </w:p>
        </w:tc>
        <w:tc>
          <w:tcPr>
            <w:tcW w:w="4790" w:type="dxa"/>
            <w:gridSpan w:val="5"/>
            <w:tcBorders>
              <w:top w:val="single" w:sz="4" w:space="0" w:color="000000"/>
              <w:left w:val="nil"/>
              <w:bottom w:val="single" w:sz="4" w:space="0" w:color="000000"/>
              <w:right w:val="single" w:sz="4" w:space="0" w:color="000000"/>
            </w:tcBorders>
            <w:shd w:val="clear" w:color="auto" w:fill="auto"/>
            <w:vAlign w:val="center"/>
          </w:tcPr>
          <w:p w14:paraId="5B118E5C" w14:textId="77777777" w:rsidR="00B40AAF" w:rsidRDefault="00746E6D">
            <w:pPr>
              <w:spacing w:before="120" w:after="0"/>
              <w:jc w:val="center"/>
              <w:rPr>
                <w:b/>
                <w:color w:val="000000"/>
                <w:sz w:val="28"/>
                <w:szCs w:val="28"/>
              </w:rPr>
            </w:pPr>
            <w:r>
              <w:rPr>
                <w:b/>
                <w:color w:val="000000"/>
                <w:sz w:val="28"/>
                <w:szCs w:val="28"/>
              </w:rPr>
              <w:t>180 ngày</w:t>
            </w:r>
          </w:p>
        </w:tc>
      </w:tr>
    </w:tbl>
    <w:p w14:paraId="53A82D93" w14:textId="77777777" w:rsidR="00B40AAF" w:rsidRDefault="00B40AAF">
      <w:pPr>
        <w:pBdr>
          <w:top w:val="nil"/>
          <w:left w:val="nil"/>
          <w:bottom w:val="nil"/>
          <w:right w:val="nil"/>
          <w:between w:val="nil"/>
        </w:pBdr>
        <w:spacing w:before="120" w:after="120"/>
        <w:ind w:firstLine="360"/>
        <w:rPr>
          <w:rFonts w:ascii="Cambria" w:eastAsia="Cambria" w:hAnsi="Cambria" w:cs="Cambria"/>
          <w:color w:val="000000"/>
          <w:sz w:val="28"/>
          <w:szCs w:val="28"/>
        </w:rPr>
      </w:pPr>
    </w:p>
    <w:p w14:paraId="75E94F85" w14:textId="77777777" w:rsidR="00B40AAF" w:rsidRDefault="00746E6D">
      <w:pPr>
        <w:jc w:val="left"/>
        <w:rPr>
          <w:rFonts w:ascii="Cambria" w:eastAsia="Cambria" w:hAnsi="Cambria" w:cs="Cambria"/>
          <w:color w:val="000000"/>
          <w:sz w:val="28"/>
          <w:szCs w:val="28"/>
        </w:rPr>
      </w:pPr>
      <w:r>
        <w:br w:type="page"/>
      </w:r>
    </w:p>
    <w:p w14:paraId="129C8978" w14:textId="77777777" w:rsidR="00B40AAF" w:rsidRPr="00A37CFA" w:rsidRDefault="00746E6D">
      <w:pPr>
        <w:pStyle w:val="Heading1"/>
        <w:numPr>
          <w:ilvl w:val="0"/>
          <w:numId w:val="1"/>
        </w:numPr>
        <w:spacing w:after="0"/>
        <w:ind w:firstLine="567"/>
        <w:rPr>
          <w:sz w:val="28"/>
          <w:szCs w:val="28"/>
          <w:lang w:val="vi-VN"/>
        </w:rPr>
      </w:pPr>
      <w:bookmarkStart w:id="177" w:name="_heading=h.13qzunr" w:colFirst="0" w:colLast="0"/>
      <w:bookmarkEnd w:id="177"/>
      <w:r w:rsidRPr="00A37CFA">
        <w:rPr>
          <w:sz w:val="28"/>
          <w:szCs w:val="28"/>
          <w:lang w:val="vi-VN"/>
        </w:rPr>
        <w:lastRenderedPageBreak/>
        <w:t>PHƯƠNG ÁN T</w:t>
      </w:r>
      <w:r w:rsidRPr="00A37CFA">
        <w:rPr>
          <w:sz w:val="28"/>
          <w:szCs w:val="28"/>
          <w:lang w:val="vi-VN"/>
        </w:rPr>
        <w:t>Ổ</w:t>
      </w:r>
      <w:r w:rsidRPr="00A37CFA">
        <w:rPr>
          <w:sz w:val="28"/>
          <w:szCs w:val="28"/>
          <w:lang w:val="vi-VN"/>
        </w:rPr>
        <w:t xml:space="preserve"> CH</w:t>
      </w:r>
      <w:r w:rsidRPr="00A37CFA">
        <w:rPr>
          <w:sz w:val="28"/>
          <w:szCs w:val="28"/>
          <w:lang w:val="vi-VN"/>
        </w:rPr>
        <w:t>Ứ</w:t>
      </w:r>
      <w:r w:rsidRPr="00A37CFA">
        <w:rPr>
          <w:sz w:val="28"/>
          <w:szCs w:val="28"/>
          <w:lang w:val="vi-VN"/>
        </w:rPr>
        <w:t>C QU</w:t>
      </w:r>
      <w:r w:rsidRPr="00A37CFA">
        <w:rPr>
          <w:sz w:val="28"/>
          <w:szCs w:val="28"/>
          <w:lang w:val="vi-VN"/>
        </w:rPr>
        <w:t>Ả</w:t>
      </w:r>
      <w:r w:rsidRPr="00A37CFA">
        <w:rPr>
          <w:sz w:val="28"/>
          <w:szCs w:val="28"/>
          <w:lang w:val="vi-VN"/>
        </w:rPr>
        <w:t>N LÝ TH</w:t>
      </w:r>
      <w:r w:rsidRPr="00A37CFA">
        <w:rPr>
          <w:sz w:val="28"/>
          <w:szCs w:val="28"/>
          <w:lang w:val="vi-VN"/>
        </w:rPr>
        <w:t>Ự</w:t>
      </w:r>
      <w:r w:rsidRPr="00A37CFA">
        <w:rPr>
          <w:sz w:val="28"/>
          <w:szCs w:val="28"/>
          <w:lang w:val="vi-VN"/>
        </w:rPr>
        <w:t>C HI</w:t>
      </w:r>
      <w:r w:rsidRPr="00A37CFA">
        <w:rPr>
          <w:sz w:val="28"/>
          <w:szCs w:val="28"/>
          <w:lang w:val="vi-VN"/>
        </w:rPr>
        <w:t>Ệ</w:t>
      </w:r>
      <w:r w:rsidRPr="00A37CFA">
        <w:rPr>
          <w:sz w:val="28"/>
          <w:szCs w:val="28"/>
          <w:lang w:val="vi-VN"/>
        </w:rPr>
        <w:t>N, ĐƯA VÀO V</w:t>
      </w:r>
      <w:r w:rsidRPr="00A37CFA">
        <w:rPr>
          <w:sz w:val="28"/>
          <w:szCs w:val="28"/>
          <w:lang w:val="vi-VN"/>
        </w:rPr>
        <w:t>Ậ</w:t>
      </w:r>
      <w:r w:rsidRPr="00A37CFA">
        <w:rPr>
          <w:sz w:val="28"/>
          <w:szCs w:val="28"/>
          <w:lang w:val="vi-VN"/>
        </w:rPr>
        <w:t>N HÀNH, KHAI THÁC</w:t>
      </w:r>
    </w:p>
    <w:p w14:paraId="1A5286A8" w14:textId="77777777" w:rsidR="00B40AAF" w:rsidRPr="00A37CFA" w:rsidRDefault="00746E6D">
      <w:pPr>
        <w:pStyle w:val="Heading2"/>
        <w:numPr>
          <w:ilvl w:val="1"/>
          <w:numId w:val="1"/>
        </w:numPr>
        <w:spacing w:after="0"/>
        <w:ind w:firstLine="567"/>
        <w:rPr>
          <w:lang w:val="vi-VN"/>
        </w:rPr>
      </w:pPr>
      <w:bookmarkStart w:id="178" w:name="_heading=h.3nqndbk" w:colFirst="0" w:colLast="0"/>
      <w:bookmarkEnd w:id="178"/>
      <w:r w:rsidRPr="00A37CFA">
        <w:rPr>
          <w:lang w:val="vi-VN"/>
        </w:rPr>
        <w:t>Xác đ</w:t>
      </w:r>
      <w:r w:rsidRPr="00A37CFA">
        <w:rPr>
          <w:lang w:val="vi-VN"/>
        </w:rPr>
        <w:t>ị</w:t>
      </w:r>
      <w:r w:rsidRPr="00A37CFA">
        <w:rPr>
          <w:lang w:val="vi-VN"/>
        </w:rPr>
        <w:t>nh m</w:t>
      </w:r>
      <w:r w:rsidRPr="00A37CFA">
        <w:rPr>
          <w:lang w:val="vi-VN"/>
        </w:rPr>
        <w:t>ố</w:t>
      </w:r>
      <w:r w:rsidRPr="00A37CFA">
        <w:rPr>
          <w:lang w:val="vi-VN"/>
        </w:rPr>
        <w:t>i quan h</w:t>
      </w:r>
      <w:r w:rsidRPr="00A37CFA">
        <w:rPr>
          <w:lang w:val="vi-VN"/>
        </w:rPr>
        <w:t>ệ</w:t>
      </w:r>
      <w:r w:rsidRPr="00A37CFA">
        <w:rPr>
          <w:lang w:val="vi-VN"/>
        </w:rPr>
        <w:t xml:space="preserve"> và trách nhi</w:t>
      </w:r>
      <w:r w:rsidRPr="00A37CFA">
        <w:rPr>
          <w:lang w:val="vi-VN"/>
        </w:rPr>
        <w:t>ệ</w:t>
      </w:r>
      <w:r w:rsidRPr="00A37CFA">
        <w:rPr>
          <w:lang w:val="vi-VN"/>
        </w:rPr>
        <w:t>m c</w:t>
      </w:r>
      <w:r w:rsidRPr="00A37CFA">
        <w:rPr>
          <w:lang w:val="vi-VN"/>
        </w:rPr>
        <w:t>ủ</w:t>
      </w:r>
      <w:r w:rsidRPr="00A37CFA">
        <w:rPr>
          <w:lang w:val="vi-VN"/>
        </w:rPr>
        <w:t>a các cơ quan liên quan</w:t>
      </w:r>
    </w:p>
    <w:p w14:paraId="6B048823" w14:textId="77777777" w:rsidR="00B40AAF" w:rsidRDefault="00746E6D">
      <w:pPr>
        <w:pStyle w:val="Heading3"/>
        <w:numPr>
          <w:ilvl w:val="2"/>
          <w:numId w:val="1"/>
        </w:numPr>
        <w:spacing w:after="0"/>
        <w:ind w:left="0" w:firstLine="567"/>
        <w:rPr>
          <w:color w:val="000000"/>
        </w:rPr>
      </w:pPr>
      <w:bookmarkStart w:id="179" w:name="_heading=h.22vxnjd" w:colFirst="0" w:colLast="0"/>
      <w:bookmarkEnd w:id="179"/>
      <w:r>
        <w:rPr>
          <w:color w:val="000000"/>
        </w:rPr>
        <w:t>Ch</w:t>
      </w:r>
      <w:r>
        <w:rPr>
          <w:color w:val="000000"/>
        </w:rPr>
        <w:t>ủ</w:t>
      </w:r>
      <w:r>
        <w:rPr>
          <w:color w:val="000000"/>
        </w:rPr>
        <w:t xml:space="preserve"> đ</w:t>
      </w:r>
      <w:r>
        <w:rPr>
          <w:color w:val="000000"/>
        </w:rPr>
        <w:t>ầ</w:t>
      </w:r>
      <w:r>
        <w:rPr>
          <w:color w:val="000000"/>
        </w:rPr>
        <w:t>u tư</w:t>
      </w:r>
    </w:p>
    <w:p w14:paraId="27E78DE5" w14:textId="77777777" w:rsidR="00B40AAF" w:rsidRDefault="00746E6D">
      <w:pPr>
        <w:pBdr>
          <w:top w:val="nil"/>
          <w:left w:val="nil"/>
          <w:bottom w:val="nil"/>
          <w:right w:val="nil"/>
          <w:between w:val="nil"/>
        </w:pBdr>
        <w:spacing w:before="120" w:after="0"/>
        <w:ind w:firstLine="567"/>
        <w:rPr>
          <w:color w:val="000000"/>
          <w:sz w:val="28"/>
          <w:szCs w:val="28"/>
        </w:rPr>
      </w:pPr>
      <w:r>
        <w:rPr>
          <w:color w:val="000000"/>
          <w:sz w:val="28"/>
          <w:szCs w:val="28"/>
        </w:rPr>
        <w:t>Chịu trách nhiệm về quản lý hoạt động ứng dụng công nghệ thông tin, thực hiện nhiệm vụ, quyền hạn kể từ giai đoạn chuẩ</w:t>
      </w:r>
      <w:r>
        <w:rPr>
          <w:color w:val="000000"/>
          <w:sz w:val="28"/>
          <w:szCs w:val="28"/>
        </w:rPr>
        <w:t>n bị đầu tư, thực hiện đầu tư cho đến khi kết thúc đầu tư, nghiệm thu, bàn giao đưa sản phẩm của hoạt động ứng dụng công nghệ thông tin vào khai thác sử dụng bảo đảm hiệu quả, khả thi và tuân thủ các quy định của pháp luật.</w:t>
      </w:r>
    </w:p>
    <w:p w14:paraId="793B424F" w14:textId="77777777" w:rsidR="00B40AAF" w:rsidRDefault="00746E6D">
      <w:pPr>
        <w:pBdr>
          <w:top w:val="nil"/>
          <w:left w:val="nil"/>
          <w:bottom w:val="nil"/>
          <w:right w:val="nil"/>
          <w:between w:val="nil"/>
        </w:pBdr>
        <w:spacing w:before="120" w:after="0"/>
        <w:ind w:firstLine="567"/>
        <w:rPr>
          <w:color w:val="000000"/>
          <w:sz w:val="28"/>
          <w:szCs w:val="28"/>
        </w:rPr>
      </w:pPr>
      <w:bookmarkStart w:id="180" w:name="_heading=h.i17xr6" w:colFirst="0" w:colLast="0"/>
      <w:bookmarkEnd w:id="180"/>
      <w:r>
        <w:rPr>
          <w:color w:val="000000"/>
          <w:sz w:val="28"/>
          <w:szCs w:val="28"/>
        </w:rPr>
        <w:t>Chủ đầu tư xác nhận hoàn thành b</w:t>
      </w:r>
      <w:r>
        <w:rPr>
          <w:color w:val="000000"/>
          <w:sz w:val="28"/>
          <w:szCs w:val="28"/>
        </w:rPr>
        <w:t>ảo hành sản phẩm của hoạt động ứng dụng CNTT cho nhà thầu.</w:t>
      </w:r>
    </w:p>
    <w:p w14:paraId="716BD2C6" w14:textId="77777777" w:rsidR="00B40AAF" w:rsidRDefault="00746E6D">
      <w:pPr>
        <w:pStyle w:val="Heading3"/>
        <w:numPr>
          <w:ilvl w:val="2"/>
          <w:numId w:val="1"/>
        </w:numPr>
        <w:spacing w:after="0"/>
        <w:ind w:left="0" w:firstLine="567"/>
        <w:rPr>
          <w:color w:val="000000"/>
        </w:rPr>
      </w:pPr>
      <w:bookmarkStart w:id="181" w:name="_heading=h.320vgez" w:colFirst="0" w:colLast="0"/>
      <w:bookmarkEnd w:id="181"/>
      <w:r>
        <w:rPr>
          <w:color w:val="000000"/>
        </w:rPr>
        <w:t>Nhà th</w:t>
      </w:r>
      <w:r>
        <w:rPr>
          <w:color w:val="000000"/>
        </w:rPr>
        <w:t>ầ</w:t>
      </w:r>
      <w:r>
        <w:rPr>
          <w:color w:val="000000"/>
        </w:rPr>
        <w:t>u thi công</w:t>
      </w:r>
    </w:p>
    <w:p w14:paraId="5081DC5B" w14:textId="77777777" w:rsidR="00B40AAF" w:rsidRDefault="00746E6D">
      <w:pPr>
        <w:pBdr>
          <w:top w:val="nil"/>
          <w:left w:val="nil"/>
          <w:bottom w:val="nil"/>
          <w:right w:val="nil"/>
          <w:between w:val="nil"/>
        </w:pBdr>
        <w:spacing w:before="120" w:after="0"/>
        <w:ind w:firstLine="567"/>
        <w:rPr>
          <w:color w:val="000000"/>
          <w:sz w:val="28"/>
          <w:szCs w:val="28"/>
        </w:rPr>
      </w:pPr>
      <w:r>
        <w:rPr>
          <w:color w:val="000000"/>
          <w:sz w:val="28"/>
          <w:szCs w:val="28"/>
        </w:rPr>
        <w:t>Xây dựng và triển khai phần mềm đáp ứng các yêu cầu theo hợp đồng;</w:t>
      </w:r>
    </w:p>
    <w:p w14:paraId="20EF7497" w14:textId="77777777" w:rsidR="00B40AAF" w:rsidRDefault="00746E6D">
      <w:pPr>
        <w:pBdr>
          <w:top w:val="nil"/>
          <w:left w:val="nil"/>
          <w:bottom w:val="nil"/>
          <w:right w:val="nil"/>
          <w:between w:val="nil"/>
        </w:pBdr>
        <w:spacing w:before="120" w:after="0"/>
        <w:ind w:firstLine="567"/>
        <w:rPr>
          <w:color w:val="000000"/>
          <w:sz w:val="28"/>
          <w:szCs w:val="28"/>
        </w:rPr>
      </w:pPr>
      <w:r>
        <w:rPr>
          <w:color w:val="000000"/>
          <w:sz w:val="28"/>
          <w:szCs w:val="28"/>
        </w:rPr>
        <w:t>Đảm bảo tiến độ thi công;</w:t>
      </w:r>
    </w:p>
    <w:p w14:paraId="1D587D0E" w14:textId="77777777" w:rsidR="00B40AAF" w:rsidRDefault="00746E6D">
      <w:pPr>
        <w:pBdr>
          <w:top w:val="nil"/>
          <w:left w:val="nil"/>
          <w:bottom w:val="nil"/>
          <w:right w:val="nil"/>
          <w:between w:val="nil"/>
        </w:pBdr>
        <w:spacing w:before="120" w:after="0"/>
        <w:ind w:firstLine="567"/>
        <w:rPr>
          <w:color w:val="000000"/>
          <w:sz w:val="28"/>
          <w:szCs w:val="28"/>
        </w:rPr>
      </w:pPr>
      <w:r>
        <w:rPr>
          <w:color w:val="000000"/>
          <w:sz w:val="28"/>
          <w:szCs w:val="28"/>
        </w:rPr>
        <w:t>Đảm bảo chất lượng hoạt động ứng dụng CNTT;</w:t>
      </w:r>
    </w:p>
    <w:p w14:paraId="66C23E67" w14:textId="77777777" w:rsidR="00B40AAF" w:rsidRDefault="00746E6D">
      <w:pPr>
        <w:pBdr>
          <w:top w:val="nil"/>
          <w:left w:val="nil"/>
          <w:bottom w:val="nil"/>
          <w:right w:val="nil"/>
          <w:between w:val="nil"/>
        </w:pBdr>
        <w:spacing w:before="120" w:after="0"/>
        <w:ind w:firstLine="567"/>
        <w:rPr>
          <w:color w:val="000000"/>
          <w:sz w:val="28"/>
          <w:szCs w:val="28"/>
        </w:rPr>
      </w:pPr>
      <w:r>
        <w:rPr>
          <w:color w:val="000000"/>
          <w:sz w:val="28"/>
          <w:szCs w:val="28"/>
        </w:rPr>
        <w:t>Bảo hành công trình theo thời gian quy định;</w:t>
      </w:r>
    </w:p>
    <w:p w14:paraId="44E0D7B9" w14:textId="77777777" w:rsidR="00B40AAF" w:rsidRDefault="00746E6D">
      <w:pPr>
        <w:pBdr>
          <w:top w:val="nil"/>
          <w:left w:val="nil"/>
          <w:bottom w:val="nil"/>
          <w:right w:val="nil"/>
          <w:between w:val="nil"/>
        </w:pBdr>
        <w:spacing w:before="120" w:after="0"/>
        <w:ind w:firstLine="567"/>
        <w:rPr>
          <w:color w:val="000000"/>
          <w:sz w:val="28"/>
          <w:szCs w:val="28"/>
        </w:rPr>
      </w:pPr>
      <w:r>
        <w:rPr>
          <w:color w:val="000000"/>
          <w:sz w:val="28"/>
          <w:szCs w:val="28"/>
        </w:rPr>
        <w:t>Tổ chức khắc phục, sửa chữa, thay thế ngay sau khi có yêu cầu của chủ đầu tư, đơn vị quản lý, sử dụng sản phẩm của hoạt động ứng dụng CNTT và phải chịu mọi phí tổn khắc phục, sửa chữa, thay thế;</w:t>
      </w:r>
    </w:p>
    <w:p w14:paraId="00C0BA0A" w14:textId="77777777" w:rsidR="00B40AAF" w:rsidRDefault="00746E6D">
      <w:pPr>
        <w:pBdr>
          <w:top w:val="nil"/>
          <w:left w:val="nil"/>
          <w:bottom w:val="nil"/>
          <w:right w:val="nil"/>
          <w:between w:val="nil"/>
        </w:pBdr>
        <w:spacing w:before="120" w:after="0"/>
        <w:ind w:firstLine="567"/>
        <w:rPr>
          <w:color w:val="000000"/>
          <w:sz w:val="28"/>
          <w:szCs w:val="28"/>
        </w:rPr>
      </w:pPr>
      <w:r>
        <w:rPr>
          <w:color w:val="000000"/>
          <w:sz w:val="28"/>
          <w:szCs w:val="28"/>
        </w:rPr>
        <w:t xml:space="preserve">Từ chối bảo hành trong các trường hợp: Hư hỏng không phải do </w:t>
      </w:r>
      <w:r>
        <w:rPr>
          <w:color w:val="000000"/>
          <w:sz w:val="28"/>
          <w:szCs w:val="28"/>
        </w:rPr>
        <w:t>lỗi của nhà thầu gây ra; chủ đầu tư vi phạm quy định quản lý nhà nước bị cơ quan nhà nước có thẩm quyền buộc gỡ bỏ; sử dụng sản phẩm của hoạt động ứng dụng CNTT sai quy trình vận hành;</w:t>
      </w:r>
    </w:p>
    <w:p w14:paraId="7CADBF56" w14:textId="77777777" w:rsidR="00B40AAF" w:rsidRDefault="00746E6D">
      <w:pPr>
        <w:pBdr>
          <w:top w:val="nil"/>
          <w:left w:val="nil"/>
          <w:bottom w:val="nil"/>
          <w:right w:val="nil"/>
          <w:between w:val="nil"/>
        </w:pBdr>
        <w:spacing w:before="120" w:after="0"/>
        <w:ind w:firstLine="567"/>
        <w:rPr>
          <w:color w:val="000000"/>
          <w:sz w:val="28"/>
          <w:szCs w:val="28"/>
        </w:rPr>
      </w:pPr>
      <w:r>
        <w:rPr>
          <w:color w:val="000000"/>
          <w:sz w:val="28"/>
          <w:szCs w:val="28"/>
        </w:rPr>
        <w:t>Nhà thầu phải bồi thường thiệt hại do lỗi của mình gây ra hư hỏng, sự c</w:t>
      </w:r>
      <w:r>
        <w:rPr>
          <w:color w:val="000000"/>
          <w:sz w:val="28"/>
          <w:szCs w:val="28"/>
        </w:rPr>
        <w:t>ố, sai hỏng đối với sản phẩm của hoạt động ứng dụng CNTT kể cả sau thời gian bảo hành, tùy theo mức độ vi phạm còn bị xử lý theo quy định của pháp luật.</w:t>
      </w:r>
    </w:p>
    <w:p w14:paraId="30923ECE" w14:textId="77777777" w:rsidR="00B40AAF" w:rsidRDefault="00746E6D">
      <w:pPr>
        <w:pStyle w:val="Heading3"/>
        <w:numPr>
          <w:ilvl w:val="2"/>
          <w:numId w:val="1"/>
        </w:numPr>
        <w:spacing w:after="0"/>
        <w:ind w:left="0" w:firstLine="567"/>
        <w:rPr>
          <w:color w:val="000000"/>
        </w:rPr>
      </w:pPr>
      <w:bookmarkStart w:id="182" w:name="_heading=h.1h65qms" w:colFirst="0" w:colLast="0"/>
      <w:bookmarkEnd w:id="182"/>
      <w:r>
        <w:rPr>
          <w:color w:val="000000"/>
        </w:rPr>
        <w:t>Đơn v</w:t>
      </w:r>
      <w:r>
        <w:rPr>
          <w:color w:val="000000"/>
        </w:rPr>
        <w:t>ị</w:t>
      </w:r>
      <w:r>
        <w:rPr>
          <w:color w:val="000000"/>
        </w:rPr>
        <w:t xml:space="preserve"> giám sát</w:t>
      </w:r>
    </w:p>
    <w:p w14:paraId="75802DE3" w14:textId="77777777" w:rsidR="00B40AAF" w:rsidRDefault="00746E6D">
      <w:pPr>
        <w:pBdr>
          <w:top w:val="nil"/>
          <w:left w:val="nil"/>
          <w:bottom w:val="nil"/>
          <w:right w:val="nil"/>
          <w:between w:val="nil"/>
        </w:pBdr>
        <w:spacing w:before="120" w:after="0"/>
        <w:ind w:firstLine="567"/>
        <w:rPr>
          <w:rFonts w:ascii="Cambria" w:eastAsia="Cambria" w:hAnsi="Cambria" w:cs="Cambria"/>
          <w:color w:val="000000"/>
          <w:sz w:val="28"/>
          <w:szCs w:val="28"/>
        </w:rPr>
      </w:pPr>
      <w:r>
        <w:rPr>
          <w:rFonts w:ascii="Cambria" w:eastAsia="Cambria" w:hAnsi="Cambria" w:cs="Cambria"/>
          <w:color w:val="000000"/>
          <w:sz w:val="28"/>
          <w:szCs w:val="28"/>
        </w:rPr>
        <w:t>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đúng các yêu c</w:t>
      </w:r>
      <w:r>
        <w:rPr>
          <w:rFonts w:ascii="Cambria" w:eastAsia="Cambria" w:hAnsi="Cambria" w:cs="Cambria"/>
          <w:color w:val="000000"/>
          <w:sz w:val="28"/>
          <w:szCs w:val="28"/>
        </w:rPr>
        <w:t>ầ</w:t>
      </w:r>
      <w:r>
        <w:rPr>
          <w:rFonts w:ascii="Cambria" w:eastAsia="Cambria" w:hAnsi="Cambria" w:cs="Cambria"/>
          <w:color w:val="000000"/>
          <w:sz w:val="28"/>
          <w:szCs w:val="28"/>
        </w:rPr>
        <w:t>u công vi</w:t>
      </w:r>
      <w:r>
        <w:rPr>
          <w:rFonts w:ascii="Cambria" w:eastAsia="Cambria" w:hAnsi="Cambria" w:cs="Cambria"/>
          <w:color w:val="000000"/>
          <w:sz w:val="28"/>
          <w:szCs w:val="28"/>
        </w:rPr>
        <w:t>ệ</w:t>
      </w:r>
      <w:r>
        <w:rPr>
          <w:rFonts w:ascii="Cambria" w:eastAsia="Cambria" w:hAnsi="Cambria" w:cs="Cambria"/>
          <w:color w:val="000000"/>
          <w:sz w:val="28"/>
          <w:szCs w:val="28"/>
        </w:rPr>
        <w:t>c c</w:t>
      </w:r>
      <w:r>
        <w:rPr>
          <w:rFonts w:ascii="Cambria" w:eastAsia="Cambria" w:hAnsi="Cambria" w:cs="Cambria"/>
          <w:color w:val="000000"/>
          <w:sz w:val="28"/>
          <w:szCs w:val="28"/>
        </w:rPr>
        <w:t>ầ</w:t>
      </w:r>
      <w:r>
        <w:rPr>
          <w:rFonts w:ascii="Cambria" w:eastAsia="Cambria" w:hAnsi="Cambria" w:cs="Cambria"/>
          <w:color w:val="000000"/>
          <w:sz w:val="28"/>
          <w:szCs w:val="28"/>
        </w:rPr>
        <w:t>n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trong h</w:t>
      </w:r>
      <w:r>
        <w:rPr>
          <w:rFonts w:ascii="Cambria" w:eastAsia="Cambria" w:hAnsi="Cambria" w:cs="Cambria"/>
          <w:color w:val="000000"/>
          <w:sz w:val="28"/>
          <w:szCs w:val="28"/>
        </w:rPr>
        <w:t>ợ</w:t>
      </w:r>
      <w:r>
        <w:rPr>
          <w:rFonts w:ascii="Cambria" w:eastAsia="Cambria" w:hAnsi="Cambria" w:cs="Cambria"/>
          <w:color w:val="000000"/>
          <w:sz w:val="28"/>
          <w:szCs w:val="28"/>
        </w:rPr>
        <w:t>p đ</w:t>
      </w:r>
      <w:r>
        <w:rPr>
          <w:rFonts w:ascii="Cambria" w:eastAsia="Cambria" w:hAnsi="Cambria" w:cs="Cambria"/>
          <w:color w:val="000000"/>
          <w:sz w:val="28"/>
          <w:szCs w:val="28"/>
        </w:rPr>
        <w:t>ồ</w:t>
      </w:r>
      <w:r>
        <w:rPr>
          <w:rFonts w:ascii="Cambria" w:eastAsia="Cambria" w:hAnsi="Cambria" w:cs="Cambria"/>
          <w:color w:val="000000"/>
          <w:sz w:val="28"/>
          <w:szCs w:val="28"/>
        </w:rPr>
        <w:t>ng.</w:t>
      </w:r>
    </w:p>
    <w:p w14:paraId="516D617D" w14:textId="77777777" w:rsidR="00B40AAF" w:rsidRDefault="00746E6D">
      <w:pPr>
        <w:pStyle w:val="Heading3"/>
        <w:numPr>
          <w:ilvl w:val="2"/>
          <w:numId w:val="1"/>
        </w:numPr>
        <w:spacing w:after="0"/>
        <w:ind w:left="0" w:firstLine="567"/>
        <w:rPr>
          <w:color w:val="000000"/>
        </w:rPr>
      </w:pPr>
      <w:bookmarkStart w:id="183" w:name="_heading=h.415t9al" w:colFirst="0" w:colLast="0"/>
      <w:bookmarkEnd w:id="183"/>
      <w:r>
        <w:rPr>
          <w:color w:val="000000"/>
        </w:rPr>
        <w:t>Đơn v</w:t>
      </w:r>
      <w:r>
        <w:rPr>
          <w:color w:val="000000"/>
        </w:rPr>
        <w:t>ị</w:t>
      </w:r>
      <w:r>
        <w:rPr>
          <w:color w:val="000000"/>
        </w:rPr>
        <w:t xml:space="preserve"> tham gia khai</w:t>
      </w:r>
      <w:r>
        <w:rPr>
          <w:color w:val="000000"/>
        </w:rPr>
        <w:t xml:space="preserve"> thác v</w:t>
      </w:r>
      <w:r>
        <w:rPr>
          <w:color w:val="000000"/>
        </w:rPr>
        <w:t>ậ</w:t>
      </w:r>
      <w:r>
        <w:rPr>
          <w:color w:val="000000"/>
        </w:rPr>
        <w:t>n hành h</w:t>
      </w:r>
      <w:r>
        <w:rPr>
          <w:color w:val="000000"/>
        </w:rPr>
        <w:t>ệ</w:t>
      </w:r>
      <w:r>
        <w:rPr>
          <w:color w:val="000000"/>
        </w:rPr>
        <w:t xml:space="preserve"> th</w:t>
      </w:r>
      <w:r>
        <w:rPr>
          <w:color w:val="000000"/>
        </w:rPr>
        <w:t>ố</w:t>
      </w:r>
      <w:r>
        <w:rPr>
          <w:color w:val="000000"/>
        </w:rPr>
        <w:t>ng</w:t>
      </w:r>
    </w:p>
    <w:p w14:paraId="6C41D458" w14:textId="77777777" w:rsidR="00B40AAF" w:rsidRDefault="00746E6D">
      <w:pPr>
        <w:pBdr>
          <w:top w:val="nil"/>
          <w:left w:val="nil"/>
          <w:bottom w:val="nil"/>
          <w:right w:val="nil"/>
          <w:between w:val="nil"/>
        </w:pBdr>
        <w:spacing w:before="120" w:after="0"/>
        <w:ind w:firstLine="567"/>
        <w:rPr>
          <w:color w:val="000000"/>
          <w:sz w:val="28"/>
          <w:szCs w:val="28"/>
        </w:rPr>
      </w:pPr>
      <w:r>
        <w:rPr>
          <w:color w:val="000000"/>
          <w:sz w:val="28"/>
          <w:szCs w:val="28"/>
        </w:rPr>
        <w:t>Các đơn vị phòng ban có trách nhiệm tham gia khai thác, sử dụng sản phẩm.</w:t>
      </w:r>
    </w:p>
    <w:p w14:paraId="347C2F4D" w14:textId="77777777" w:rsidR="00B40AAF" w:rsidRDefault="00746E6D">
      <w:pPr>
        <w:pBdr>
          <w:top w:val="nil"/>
          <w:left w:val="nil"/>
          <w:bottom w:val="nil"/>
          <w:right w:val="nil"/>
          <w:between w:val="nil"/>
        </w:pBdr>
        <w:spacing w:before="120" w:after="0"/>
        <w:ind w:firstLine="567"/>
        <w:rPr>
          <w:color w:val="000000"/>
          <w:sz w:val="28"/>
          <w:szCs w:val="28"/>
        </w:rPr>
      </w:pPr>
      <w:r>
        <w:rPr>
          <w:color w:val="000000"/>
          <w:sz w:val="28"/>
          <w:szCs w:val="28"/>
        </w:rPr>
        <w:lastRenderedPageBreak/>
        <w:t xml:space="preserve">Cử cán bộ tham gia các lớp đào tạo sử dụng phần mềm </w:t>
      </w:r>
    </w:p>
    <w:p w14:paraId="1B2F7637" w14:textId="77777777" w:rsidR="00B40AAF" w:rsidRPr="00A37CFA" w:rsidRDefault="00746E6D">
      <w:pPr>
        <w:pStyle w:val="Heading2"/>
        <w:numPr>
          <w:ilvl w:val="1"/>
          <w:numId w:val="1"/>
        </w:numPr>
        <w:spacing w:after="0"/>
        <w:ind w:firstLine="567"/>
        <w:rPr>
          <w:lang w:val="vi-VN"/>
        </w:rPr>
      </w:pPr>
      <w:bookmarkStart w:id="184" w:name="_heading=h.2gb3jie" w:colFirst="0" w:colLast="0"/>
      <w:bookmarkEnd w:id="184"/>
      <w:r w:rsidRPr="00A37CFA">
        <w:rPr>
          <w:lang w:val="vi-VN"/>
        </w:rPr>
        <w:t>Phân tích r</w:t>
      </w:r>
      <w:r w:rsidRPr="00A37CFA">
        <w:rPr>
          <w:lang w:val="vi-VN"/>
        </w:rPr>
        <w:t>ủ</w:t>
      </w:r>
      <w:r w:rsidRPr="00A37CFA">
        <w:rPr>
          <w:lang w:val="vi-VN"/>
        </w:rPr>
        <w:t>i ro và bi</w:t>
      </w:r>
      <w:r w:rsidRPr="00A37CFA">
        <w:rPr>
          <w:lang w:val="vi-VN"/>
        </w:rPr>
        <w:t>ệ</w:t>
      </w:r>
      <w:r w:rsidRPr="00A37CFA">
        <w:rPr>
          <w:lang w:val="vi-VN"/>
        </w:rPr>
        <w:t>n pháp phòng ng</w:t>
      </w:r>
      <w:r w:rsidRPr="00A37CFA">
        <w:rPr>
          <w:lang w:val="vi-VN"/>
        </w:rPr>
        <w:t>ừ</w:t>
      </w:r>
      <w:r w:rsidRPr="00A37CFA">
        <w:rPr>
          <w:lang w:val="vi-VN"/>
        </w:rPr>
        <w:t>a</w:t>
      </w:r>
    </w:p>
    <w:p w14:paraId="06D6DC46" w14:textId="77777777" w:rsidR="00B40AAF" w:rsidRDefault="00746E6D">
      <w:pPr>
        <w:pBdr>
          <w:top w:val="nil"/>
          <w:left w:val="nil"/>
          <w:bottom w:val="nil"/>
          <w:right w:val="nil"/>
          <w:between w:val="nil"/>
        </w:pBdr>
        <w:spacing w:before="120" w:after="0"/>
        <w:ind w:firstLine="567"/>
        <w:rPr>
          <w:color w:val="000000"/>
          <w:sz w:val="28"/>
          <w:szCs w:val="28"/>
        </w:rPr>
      </w:pPr>
      <w:r>
        <w:rPr>
          <w:color w:val="000000"/>
          <w:sz w:val="28"/>
          <w:szCs w:val="28"/>
        </w:rPr>
        <w:t>Các chương trình hỗ trợ nhiều người dùng và có tần suất hoạt độn</w:t>
      </w:r>
      <w:r>
        <w:rPr>
          <w:color w:val="000000"/>
          <w:sz w:val="28"/>
          <w:szCs w:val="28"/>
        </w:rPr>
        <w:t>g cao. Chủ đầu tư cần lập một đội ngũ tin học chuyên trách phục vụ công tác quản lý thông tin của nội bộ đơn vị đảm bảo phần mềm hoạt động ổn định.</w:t>
      </w:r>
    </w:p>
    <w:p w14:paraId="7BCD170F" w14:textId="77777777" w:rsidR="00B40AAF" w:rsidRDefault="00746E6D">
      <w:pPr>
        <w:pBdr>
          <w:top w:val="nil"/>
          <w:left w:val="nil"/>
          <w:bottom w:val="nil"/>
          <w:right w:val="nil"/>
          <w:between w:val="nil"/>
        </w:pBdr>
        <w:spacing w:before="120" w:after="0"/>
        <w:ind w:firstLine="567"/>
        <w:rPr>
          <w:color w:val="000000"/>
          <w:sz w:val="28"/>
          <w:szCs w:val="28"/>
        </w:rPr>
      </w:pPr>
      <w:r>
        <w:rPr>
          <w:color w:val="000000"/>
          <w:sz w:val="28"/>
          <w:szCs w:val="28"/>
        </w:rPr>
        <w:t>Tiến hành đào tạo người dùng cuối và chuyển giao công nghệ cho các quản trị hệ thống nhằm khai khác và vận h</w:t>
      </w:r>
      <w:r>
        <w:rPr>
          <w:color w:val="000000"/>
          <w:sz w:val="28"/>
          <w:szCs w:val="28"/>
        </w:rPr>
        <w:t>ành hệ thống ổn định, hiệu suất.</w:t>
      </w:r>
    </w:p>
    <w:tbl>
      <w:tblPr>
        <w:tblStyle w:val="affe"/>
        <w:tblW w:w="93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6"/>
        <w:gridCol w:w="3260"/>
        <w:gridCol w:w="5341"/>
      </w:tblGrid>
      <w:tr w:rsidR="00B40AAF" w14:paraId="0568A17A" w14:textId="77777777">
        <w:trPr>
          <w:trHeight w:val="310"/>
          <w:tblHeader/>
          <w:jc w:val="center"/>
        </w:trPr>
        <w:tc>
          <w:tcPr>
            <w:tcW w:w="746" w:type="dxa"/>
            <w:shd w:val="clear" w:color="auto" w:fill="auto"/>
            <w:vAlign w:val="center"/>
          </w:tcPr>
          <w:p w14:paraId="05FA8C0B" w14:textId="77777777" w:rsidR="00B40AAF" w:rsidRDefault="00746E6D">
            <w:pPr>
              <w:spacing w:before="120" w:after="0"/>
              <w:ind w:firstLine="56"/>
              <w:jc w:val="center"/>
              <w:rPr>
                <w:b/>
                <w:color w:val="000000"/>
                <w:sz w:val="28"/>
                <w:szCs w:val="28"/>
              </w:rPr>
            </w:pPr>
            <w:r>
              <w:rPr>
                <w:b/>
                <w:color w:val="000000"/>
                <w:sz w:val="28"/>
                <w:szCs w:val="28"/>
              </w:rPr>
              <w:t>STT</w:t>
            </w:r>
          </w:p>
        </w:tc>
        <w:tc>
          <w:tcPr>
            <w:tcW w:w="3260" w:type="dxa"/>
            <w:shd w:val="clear" w:color="auto" w:fill="auto"/>
            <w:vAlign w:val="center"/>
          </w:tcPr>
          <w:p w14:paraId="77DB438E" w14:textId="77777777" w:rsidR="00B40AAF" w:rsidRDefault="00746E6D">
            <w:pPr>
              <w:spacing w:before="120" w:after="0"/>
              <w:ind w:firstLine="56"/>
              <w:jc w:val="center"/>
              <w:rPr>
                <w:b/>
                <w:color w:val="000000"/>
                <w:sz w:val="28"/>
                <w:szCs w:val="28"/>
              </w:rPr>
            </w:pPr>
            <w:r>
              <w:rPr>
                <w:b/>
                <w:color w:val="000000"/>
                <w:sz w:val="28"/>
                <w:szCs w:val="28"/>
              </w:rPr>
              <w:t>Rủi ro</w:t>
            </w:r>
          </w:p>
        </w:tc>
        <w:tc>
          <w:tcPr>
            <w:tcW w:w="5341" w:type="dxa"/>
            <w:shd w:val="clear" w:color="auto" w:fill="auto"/>
            <w:vAlign w:val="center"/>
          </w:tcPr>
          <w:p w14:paraId="31BB9C51" w14:textId="77777777" w:rsidR="00B40AAF" w:rsidRDefault="00746E6D">
            <w:pPr>
              <w:spacing w:before="120" w:after="0"/>
              <w:ind w:firstLine="56"/>
              <w:jc w:val="center"/>
              <w:rPr>
                <w:b/>
                <w:color w:val="000000"/>
                <w:sz w:val="28"/>
                <w:szCs w:val="28"/>
              </w:rPr>
            </w:pPr>
            <w:r>
              <w:rPr>
                <w:b/>
                <w:color w:val="000000"/>
                <w:sz w:val="28"/>
                <w:szCs w:val="28"/>
              </w:rPr>
              <w:t>Cách phòng ngừa</w:t>
            </w:r>
          </w:p>
        </w:tc>
      </w:tr>
      <w:tr w:rsidR="00B40AAF" w14:paraId="20095CD7" w14:textId="77777777">
        <w:trPr>
          <w:trHeight w:val="276"/>
          <w:jc w:val="center"/>
        </w:trPr>
        <w:tc>
          <w:tcPr>
            <w:tcW w:w="746" w:type="dxa"/>
            <w:shd w:val="clear" w:color="auto" w:fill="auto"/>
            <w:vAlign w:val="center"/>
          </w:tcPr>
          <w:p w14:paraId="1A0774D4" w14:textId="77777777" w:rsidR="00B40AAF" w:rsidRDefault="00746E6D">
            <w:pPr>
              <w:spacing w:before="120" w:after="0"/>
              <w:ind w:firstLine="56"/>
              <w:jc w:val="center"/>
              <w:rPr>
                <w:color w:val="000000"/>
                <w:sz w:val="28"/>
                <w:szCs w:val="28"/>
              </w:rPr>
            </w:pPr>
            <w:r>
              <w:rPr>
                <w:color w:val="000000"/>
                <w:sz w:val="28"/>
                <w:szCs w:val="28"/>
              </w:rPr>
              <w:t>1</w:t>
            </w:r>
          </w:p>
        </w:tc>
        <w:tc>
          <w:tcPr>
            <w:tcW w:w="3260" w:type="dxa"/>
            <w:shd w:val="clear" w:color="auto" w:fill="auto"/>
            <w:vAlign w:val="center"/>
          </w:tcPr>
          <w:p w14:paraId="2B19A2A3" w14:textId="77777777" w:rsidR="00B40AAF" w:rsidRDefault="00746E6D">
            <w:pPr>
              <w:spacing w:before="120" w:after="0"/>
              <w:ind w:firstLine="25"/>
              <w:rPr>
                <w:color w:val="000000"/>
                <w:sz w:val="28"/>
                <w:szCs w:val="28"/>
              </w:rPr>
            </w:pPr>
            <w:r>
              <w:rPr>
                <w:color w:val="000000"/>
                <w:sz w:val="28"/>
                <w:szCs w:val="28"/>
              </w:rPr>
              <w:t>Yêu cầu thay đổi nhiều lần</w:t>
            </w:r>
          </w:p>
        </w:tc>
        <w:tc>
          <w:tcPr>
            <w:tcW w:w="5341" w:type="dxa"/>
            <w:shd w:val="clear" w:color="auto" w:fill="auto"/>
            <w:vAlign w:val="center"/>
          </w:tcPr>
          <w:p w14:paraId="118114D8" w14:textId="77777777" w:rsidR="00B40AAF" w:rsidRDefault="00746E6D">
            <w:pPr>
              <w:spacing w:before="120" w:after="0"/>
              <w:ind w:firstLine="25"/>
              <w:rPr>
                <w:color w:val="000000"/>
                <w:sz w:val="28"/>
                <w:szCs w:val="28"/>
              </w:rPr>
            </w:pPr>
            <w:r>
              <w:rPr>
                <w:color w:val="000000"/>
                <w:sz w:val="28"/>
                <w:szCs w:val="28"/>
              </w:rPr>
              <w:t>Thực hiện theo đúng quy trình thay đổi yêu cầu, yêu cầu xác nhận từng bước thực hiện.</w:t>
            </w:r>
          </w:p>
        </w:tc>
      </w:tr>
      <w:tr w:rsidR="00B40AAF" w14:paraId="52953D37" w14:textId="77777777">
        <w:trPr>
          <w:trHeight w:val="1026"/>
          <w:jc w:val="center"/>
        </w:trPr>
        <w:tc>
          <w:tcPr>
            <w:tcW w:w="746" w:type="dxa"/>
            <w:shd w:val="clear" w:color="auto" w:fill="auto"/>
            <w:vAlign w:val="center"/>
          </w:tcPr>
          <w:p w14:paraId="223B6AB1" w14:textId="77777777" w:rsidR="00B40AAF" w:rsidRDefault="00746E6D">
            <w:pPr>
              <w:spacing w:before="120" w:after="0"/>
              <w:ind w:firstLine="56"/>
              <w:jc w:val="center"/>
              <w:rPr>
                <w:color w:val="000000"/>
                <w:sz w:val="28"/>
                <w:szCs w:val="28"/>
              </w:rPr>
            </w:pPr>
            <w:r>
              <w:rPr>
                <w:color w:val="000000"/>
                <w:sz w:val="28"/>
                <w:szCs w:val="28"/>
              </w:rPr>
              <w:t>2</w:t>
            </w:r>
          </w:p>
        </w:tc>
        <w:tc>
          <w:tcPr>
            <w:tcW w:w="3260" w:type="dxa"/>
            <w:shd w:val="clear" w:color="auto" w:fill="auto"/>
            <w:vAlign w:val="center"/>
          </w:tcPr>
          <w:p w14:paraId="5C78BFD2" w14:textId="77777777" w:rsidR="00B40AAF" w:rsidRDefault="00746E6D">
            <w:pPr>
              <w:spacing w:before="120" w:after="0"/>
              <w:ind w:firstLine="25"/>
              <w:rPr>
                <w:color w:val="000000"/>
                <w:sz w:val="28"/>
                <w:szCs w:val="28"/>
              </w:rPr>
            </w:pPr>
            <w:r>
              <w:rPr>
                <w:color w:val="000000"/>
                <w:sz w:val="28"/>
                <w:szCs w:val="28"/>
              </w:rPr>
              <w:t>Người sử dụng chưa quen ứng dụng mới</w:t>
            </w:r>
          </w:p>
        </w:tc>
        <w:tc>
          <w:tcPr>
            <w:tcW w:w="5341" w:type="dxa"/>
            <w:shd w:val="clear" w:color="auto" w:fill="auto"/>
            <w:vAlign w:val="center"/>
          </w:tcPr>
          <w:p w14:paraId="1F63CBFC" w14:textId="77777777" w:rsidR="00B40AAF" w:rsidRDefault="00746E6D">
            <w:pPr>
              <w:spacing w:before="120" w:after="0"/>
              <w:ind w:firstLine="25"/>
              <w:rPr>
                <w:color w:val="000000"/>
                <w:sz w:val="28"/>
                <w:szCs w:val="28"/>
              </w:rPr>
            </w:pPr>
            <w:r>
              <w:rPr>
                <w:color w:val="000000"/>
                <w:sz w:val="28"/>
                <w:szCs w:val="28"/>
              </w:rPr>
              <w:t>Đào tạo tập trung cho người sử dụng;</w:t>
            </w:r>
            <w:r>
              <w:rPr>
                <w:color w:val="000000"/>
                <w:sz w:val="28"/>
                <w:szCs w:val="28"/>
              </w:rPr>
              <w:br/>
            </w:r>
            <w:r>
              <w:rPr>
                <w:color w:val="000000"/>
                <w:sz w:val="28"/>
                <w:szCs w:val="28"/>
              </w:rPr>
              <w:t>Hướng dẫn trực tiếp NSD trong thời gian vận hành hệ thống;</w:t>
            </w:r>
          </w:p>
        </w:tc>
      </w:tr>
      <w:tr w:rsidR="00B40AAF" w14:paraId="64F29705" w14:textId="77777777">
        <w:trPr>
          <w:trHeight w:val="349"/>
          <w:jc w:val="center"/>
        </w:trPr>
        <w:tc>
          <w:tcPr>
            <w:tcW w:w="746" w:type="dxa"/>
            <w:shd w:val="clear" w:color="auto" w:fill="auto"/>
            <w:vAlign w:val="center"/>
          </w:tcPr>
          <w:p w14:paraId="425A4970" w14:textId="77777777" w:rsidR="00B40AAF" w:rsidRDefault="00746E6D">
            <w:pPr>
              <w:spacing w:before="120" w:after="0"/>
              <w:ind w:firstLine="56"/>
              <w:jc w:val="center"/>
              <w:rPr>
                <w:color w:val="000000"/>
                <w:sz w:val="28"/>
                <w:szCs w:val="28"/>
              </w:rPr>
            </w:pPr>
            <w:r>
              <w:rPr>
                <w:color w:val="000000"/>
                <w:sz w:val="28"/>
                <w:szCs w:val="28"/>
              </w:rPr>
              <w:t>3</w:t>
            </w:r>
          </w:p>
        </w:tc>
        <w:tc>
          <w:tcPr>
            <w:tcW w:w="3260" w:type="dxa"/>
            <w:shd w:val="clear" w:color="auto" w:fill="auto"/>
            <w:vAlign w:val="center"/>
          </w:tcPr>
          <w:p w14:paraId="1CC01B17" w14:textId="77777777" w:rsidR="00B40AAF" w:rsidRDefault="00746E6D">
            <w:pPr>
              <w:spacing w:before="120" w:after="0"/>
              <w:ind w:firstLine="25"/>
              <w:rPr>
                <w:color w:val="000000"/>
                <w:sz w:val="28"/>
                <w:szCs w:val="28"/>
              </w:rPr>
            </w:pPr>
            <w:r>
              <w:rPr>
                <w:color w:val="000000"/>
                <w:sz w:val="28"/>
                <w:szCs w:val="28"/>
              </w:rPr>
              <w:t>Cơ sở hạ tầng chưa sẵn sàng cho yêu cầu triển khai</w:t>
            </w:r>
          </w:p>
        </w:tc>
        <w:tc>
          <w:tcPr>
            <w:tcW w:w="5341" w:type="dxa"/>
            <w:shd w:val="clear" w:color="auto" w:fill="auto"/>
            <w:vAlign w:val="center"/>
          </w:tcPr>
          <w:p w14:paraId="10DC0D30" w14:textId="77777777" w:rsidR="00B40AAF" w:rsidRDefault="00746E6D">
            <w:pPr>
              <w:spacing w:before="120" w:after="0"/>
              <w:ind w:firstLine="25"/>
              <w:rPr>
                <w:color w:val="000000"/>
                <w:sz w:val="28"/>
                <w:szCs w:val="28"/>
              </w:rPr>
            </w:pPr>
            <w:r>
              <w:rPr>
                <w:color w:val="000000"/>
                <w:sz w:val="28"/>
                <w:szCs w:val="28"/>
              </w:rPr>
              <w:t>Chuẩn bị trước trang thiết bị sẵn sàng cho triển khai.</w:t>
            </w:r>
          </w:p>
        </w:tc>
      </w:tr>
      <w:tr w:rsidR="00B40AAF" w14:paraId="6862FACA" w14:textId="77777777">
        <w:trPr>
          <w:trHeight w:val="254"/>
          <w:jc w:val="center"/>
        </w:trPr>
        <w:tc>
          <w:tcPr>
            <w:tcW w:w="746" w:type="dxa"/>
            <w:shd w:val="clear" w:color="auto" w:fill="auto"/>
            <w:vAlign w:val="center"/>
          </w:tcPr>
          <w:p w14:paraId="49987794" w14:textId="77777777" w:rsidR="00B40AAF" w:rsidRDefault="00746E6D">
            <w:pPr>
              <w:spacing w:before="120" w:after="0"/>
              <w:ind w:firstLine="56"/>
              <w:jc w:val="center"/>
              <w:rPr>
                <w:color w:val="000000"/>
                <w:sz w:val="28"/>
                <w:szCs w:val="28"/>
              </w:rPr>
            </w:pPr>
            <w:r>
              <w:rPr>
                <w:color w:val="000000"/>
                <w:sz w:val="28"/>
                <w:szCs w:val="28"/>
              </w:rPr>
              <w:t>4</w:t>
            </w:r>
          </w:p>
        </w:tc>
        <w:tc>
          <w:tcPr>
            <w:tcW w:w="3260" w:type="dxa"/>
            <w:shd w:val="clear" w:color="auto" w:fill="auto"/>
            <w:vAlign w:val="center"/>
          </w:tcPr>
          <w:p w14:paraId="79303DA8" w14:textId="77777777" w:rsidR="00B40AAF" w:rsidRDefault="00746E6D">
            <w:pPr>
              <w:spacing w:before="120" w:after="0"/>
              <w:ind w:firstLine="25"/>
              <w:rPr>
                <w:color w:val="000000"/>
                <w:sz w:val="28"/>
                <w:szCs w:val="28"/>
              </w:rPr>
            </w:pPr>
            <w:r>
              <w:rPr>
                <w:color w:val="000000"/>
                <w:sz w:val="28"/>
                <w:szCs w:val="28"/>
              </w:rPr>
              <w:t xml:space="preserve">Ứng dụng không phù hợp với người dùng cuối. </w:t>
            </w:r>
          </w:p>
        </w:tc>
        <w:tc>
          <w:tcPr>
            <w:tcW w:w="5341" w:type="dxa"/>
            <w:shd w:val="clear" w:color="auto" w:fill="auto"/>
            <w:vAlign w:val="center"/>
          </w:tcPr>
          <w:p w14:paraId="4ABA4E84" w14:textId="77777777" w:rsidR="00B40AAF" w:rsidRDefault="00746E6D">
            <w:pPr>
              <w:spacing w:before="120" w:after="0"/>
              <w:ind w:firstLine="25"/>
              <w:rPr>
                <w:color w:val="000000"/>
                <w:sz w:val="28"/>
                <w:szCs w:val="28"/>
              </w:rPr>
            </w:pPr>
            <w:r>
              <w:rPr>
                <w:color w:val="000000"/>
                <w:sz w:val="28"/>
                <w:szCs w:val="28"/>
              </w:rPr>
              <w:t>Thiết kế, xây dựng, hiệu chỉnh cần có sự đóng góp ý kiến và thống nhất trước khi thực hiện và đưa vào sử dụng.</w:t>
            </w:r>
          </w:p>
        </w:tc>
      </w:tr>
    </w:tbl>
    <w:p w14:paraId="383BF33F" w14:textId="77777777" w:rsidR="00B40AAF" w:rsidRPr="00A37CFA" w:rsidRDefault="00746E6D">
      <w:pPr>
        <w:pStyle w:val="Heading2"/>
        <w:numPr>
          <w:ilvl w:val="1"/>
          <w:numId w:val="1"/>
        </w:numPr>
        <w:spacing w:after="0"/>
        <w:ind w:firstLine="567"/>
        <w:rPr>
          <w:lang w:val="vi-VN"/>
        </w:rPr>
      </w:pPr>
      <w:bookmarkStart w:id="185" w:name="_heading=h.vgdtq7" w:colFirst="0" w:colLast="0"/>
      <w:bookmarkEnd w:id="185"/>
      <w:r w:rsidRPr="00A37CFA">
        <w:rPr>
          <w:lang w:val="vi-VN"/>
        </w:rPr>
        <w:t>Cơ ch</w:t>
      </w:r>
      <w:r w:rsidRPr="00A37CFA">
        <w:rPr>
          <w:lang w:val="vi-VN"/>
        </w:rPr>
        <w:t>ế</w:t>
      </w:r>
      <w:r w:rsidRPr="00A37CFA">
        <w:rPr>
          <w:lang w:val="vi-VN"/>
        </w:rPr>
        <w:t xml:space="preserve"> qu</w:t>
      </w:r>
      <w:r w:rsidRPr="00A37CFA">
        <w:rPr>
          <w:lang w:val="vi-VN"/>
        </w:rPr>
        <w:t>ả</w:t>
      </w:r>
      <w:r w:rsidRPr="00A37CFA">
        <w:rPr>
          <w:lang w:val="vi-VN"/>
        </w:rPr>
        <w:t>n lý và khai thác sau khi hoàn thành</w:t>
      </w:r>
    </w:p>
    <w:p w14:paraId="6EEF85E2" w14:textId="77777777" w:rsidR="00B40AAF" w:rsidRDefault="00746E6D">
      <w:pPr>
        <w:pStyle w:val="Heading3"/>
        <w:numPr>
          <w:ilvl w:val="2"/>
          <w:numId w:val="1"/>
        </w:numPr>
        <w:spacing w:after="0"/>
        <w:ind w:left="0" w:firstLine="567"/>
        <w:rPr>
          <w:color w:val="000000"/>
        </w:rPr>
      </w:pPr>
      <w:bookmarkStart w:id="186" w:name="_heading=h.3fg1ce0" w:colFirst="0" w:colLast="0"/>
      <w:bookmarkEnd w:id="186"/>
      <w:r>
        <w:rPr>
          <w:color w:val="000000"/>
        </w:rPr>
        <w:t>T</w:t>
      </w:r>
      <w:r>
        <w:rPr>
          <w:color w:val="000000"/>
        </w:rPr>
        <w:t>ổ</w:t>
      </w:r>
      <w:r>
        <w:rPr>
          <w:color w:val="000000"/>
        </w:rPr>
        <w:t xml:space="preserve"> ch</w:t>
      </w:r>
      <w:r>
        <w:rPr>
          <w:color w:val="000000"/>
        </w:rPr>
        <w:t>ứ</w:t>
      </w:r>
      <w:r>
        <w:rPr>
          <w:color w:val="000000"/>
        </w:rPr>
        <w:t>c b</w:t>
      </w:r>
      <w:r>
        <w:rPr>
          <w:color w:val="000000"/>
        </w:rPr>
        <w:t>ộ</w:t>
      </w:r>
      <w:r>
        <w:rPr>
          <w:color w:val="000000"/>
        </w:rPr>
        <w:t xml:space="preserve"> máy qu</w:t>
      </w:r>
      <w:r>
        <w:rPr>
          <w:color w:val="000000"/>
        </w:rPr>
        <w:t>ả</w:t>
      </w:r>
      <w:r>
        <w:rPr>
          <w:color w:val="000000"/>
        </w:rPr>
        <w:t>n lý</w:t>
      </w:r>
    </w:p>
    <w:p w14:paraId="75F032AC" w14:textId="77777777" w:rsidR="00B40AAF" w:rsidRDefault="00746E6D">
      <w:pPr>
        <w:pBdr>
          <w:top w:val="nil"/>
          <w:left w:val="nil"/>
          <w:bottom w:val="nil"/>
          <w:right w:val="nil"/>
          <w:between w:val="nil"/>
        </w:pBdr>
        <w:spacing w:before="120" w:after="0"/>
        <w:ind w:firstLine="567"/>
        <w:rPr>
          <w:color w:val="000000"/>
          <w:sz w:val="28"/>
          <w:szCs w:val="28"/>
        </w:rPr>
      </w:pPr>
      <w:bookmarkStart w:id="187" w:name="_heading=h.1ulbmlt" w:colFirst="0" w:colLast="0"/>
      <w:bookmarkEnd w:id="187"/>
      <w:r>
        <w:rPr>
          <w:color w:val="000000"/>
          <w:sz w:val="28"/>
          <w:szCs w:val="28"/>
        </w:rPr>
        <w:t>Chủ đầu tư bố trí nhân sự có chuyên môn để bảo đảm hệ thống phần mềm vận hành tốt, ổn định và an toàn. Đồng thời đề xuất các giải pháp công nghệ thông tin để đáp ứng nhu cầu phát triển của đơn vị.</w:t>
      </w:r>
    </w:p>
    <w:p w14:paraId="1AD4EF31" w14:textId="77777777" w:rsidR="00B40AAF" w:rsidRDefault="00746E6D">
      <w:pPr>
        <w:pBdr>
          <w:top w:val="nil"/>
          <w:left w:val="nil"/>
          <w:bottom w:val="nil"/>
          <w:right w:val="nil"/>
          <w:between w:val="nil"/>
        </w:pBdr>
        <w:spacing w:before="120" w:after="0"/>
        <w:ind w:firstLine="567"/>
        <w:rPr>
          <w:color w:val="000000"/>
          <w:sz w:val="28"/>
          <w:szCs w:val="28"/>
        </w:rPr>
      </w:pPr>
      <w:bookmarkStart w:id="188" w:name="_heading=h.4ekz59m" w:colFirst="0" w:colLast="0"/>
      <w:bookmarkEnd w:id="188"/>
      <w:r>
        <w:rPr>
          <w:color w:val="000000"/>
          <w:sz w:val="28"/>
          <w:szCs w:val="28"/>
        </w:rPr>
        <w:t xml:space="preserve">Hoạch định các chính sách an ninh mạng liên quan đến người </w:t>
      </w:r>
      <w:r>
        <w:rPr>
          <w:color w:val="000000"/>
          <w:sz w:val="28"/>
          <w:szCs w:val="28"/>
        </w:rPr>
        <w:t>dùng, quy định rõ các cơ chế vận hành hệ thống theo chỉ dẫn của nhà sản xuất.</w:t>
      </w:r>
    </w:p>
    <w:p w14:paraId="75E8E445" w14:textId="77777777" w:rsidR="00B40AAF" w:rsidRDefault="00746E6D">
      <w:pPr>
        <w:pStyle w:val="Heading3"/>
        <w:numPr>
          <w:ilvl w:val="2"/>
          <w:numId w:val="1"/>
        </w:numPr>
        <w:spacing w:after="0"/>
        <w:ind w:left="0" w:firstLine="567"/>
        <w:rPr>
          <w:color w:val="000000"/>
        </w:rPr>
      </w:pPr>
      <w:bookmarkStart w:id="189" w:name="_heading=h.2tq9fhf" w:colFirst="0" w:colLast="0"/>
      <w:bookmarkEnd w:id="189"/>
      <w:r>
        <w:rPr>
          <w:color w:val="000000"/>
        </w:rPr>
        <w:lastRenderedPageBreak/>
        <w:t>Chi phí v</w:t>
      </w:r>
      <w:r>
        <w:rPr>
          <w:color w:val="000000"/>
        </w:rPr>
        <w:t>ậ</w:t>
      </w:r>
      <w:r>
        <w:rPr>
          <w:color w:val="000000"/>
        </w:rPr>
        <w:t>n hành h</w:t>
      </w:r>
      <w:r>
        <w:rPr>
          <w:color w:val="000000"/>
        </w:rPr>
        <w:t>ệ</w:t>
      </w:r>
      <w:r>
        <w:rPr>
          <w:color w:val="000000"/>
        </w:rPr>
        <w:t xml:space="preserve"> th</w:t>
      </w:r>
      <w:r>
        <w:rPr>
          <w:color w:val="000000"/>
        </w:rPr>
        <w:t>ố</w:t>
      </w:r>
      <w:r>
        <w:rPr>
          <w:color w:val="000000"/>
        </w:rPr>
        <w:t>ng</w:t>
      </w:r>
    </w:p>
    <w:p w14:paraId="028A111F" w14:textId="77777777" w:rsidR="00B40AAF" w:rsidRDefault="00746E6D">
      <w:pPr>
        <w:pBdr>
          <w:top w:val="nil"/>
          <w:left w:val="nil"/>
          <w:bottom w:val="nil"/>
          <w:right w:val="nil"/>
          <w:between w:val="nil"/>
        </w:pBdr>
        <w:spacing w:before="120" w:after="0"/>
        <w:ind w:firstLine="567"/>
        <w:rPr>
          <w:rFonts w:ascii="Cambria" w:eastAsia="Cambria" w:hAnsi="Cambria" w:cs="Cambria"/>
          <w:color w:val="000000"/>
          <w:sz w:val="28"/>
          <w:szCs w:val="28"/>
        </w:rPr>
        <w:sectPr w:rsidR="00B40AAF">
          <w:pgSz w:w="11906" w:h="16838"/>
          <w:pgMar w:top="1134" w:right="1134" w:bottom="1134" w:left="1418" w:header="567" w:footer="567" w:gutter="0"/>
          <w:cols w:space="720"/>
        </w:sectPr>
      </w:pPr>
      <w:r>
        <w:rPr>
          <w:rFonts w:ascii="Cambria" w:eastAsia="Cambria" w:hAnsi="Cambria" w:cs="Cambria"/>
          <w:color w:val="000000"/>
          <w:sz w:val="28"/>
          <w:szCs w:val="28"/>
        </w:rPr>
        <w:t>Đơn v</w:t>
      </w:r>
      <w:r>
        <w:rPr>
          <w:rFonts w:ascii="Cambria" w:eastAsia="Cambria" w:hAnsi="Cambria" w:cs="Cambria"/>
          <w:color w:val="000000"/>
          <w:sz w:val="28"/>
          <w:szCs w:val="28"/>
        </w:rPr>
        <w:t>ị</w:t>
      </w:r>
      <w:r>
        <w:rPr>
          <w:rFonts w:ascii="Cambria" w:eastAsia="Cambria" w:hAnsi="Cambria" w:cs="Cambria"/>
          <w:color w:val="000000"/>
          <w:sz w:val="28"/>
          <w:szCs w:val="28"/>
        </w:rPr>
        <w:t xml:space="preserve"> thi công s</w:t>
      </w:r>
      <w:r>
        <w:rPr>
          <w:rFonts w:ascii="Cambria" w:eastAsia="Cambria" w:hAnsi="Cambria" w:cs="Cambria"/>
          <w:color w:val="000000"/>
          <w:sz w:val="28"/>
          <w:szCs w:val="28"/>
        </w:rPr>
        <w:t>ẽ</w:t>
      </w:r>
      <w:r>
        <w:rPr>
          <w:rFonts w:ascii="Cambria" w:eastAsia="Cambria" w:hAnsi="Cambria" w:cs="Cambria"/>
          <w:color w:val="000000"/>
          <w:sz w:val="28"/>
          <w:szCs w:val="28"/>
        </w:rPr>
        <w:t xml:space="preserve"> ch</w:t>
      </w:r>
      <w:r>
        <w:rPr>
          <w:rFonts w:ascii="Cambria" w:eastAsia="Cambria" w:hAnsi="Cambria" w:cs="Cambria"/>
          <w:color w:val="000000"/>
          <w:sz w:val="28"/>
          <w:szCs w:val="28"/>
        </w:rPr>
        <w:t>ị</w:t>
      </w:r>
      <w:r>
        <w:rPr>
          <w:rFonts w:ascii="Cambria" w:eastAsia="Cambria" w:hAnsi="Cambria" w:cs="Cambria"/>
          <w:color w:val="000000"/>
          <w:sz w:val="28"/>
          <w:szCs w:val="28"/>
        </w:rPr>
        <w:t>u trách nhi</w:t>
      </w:r>
      <w:r>
        <w:rPr>
          <w:rFonts w:ascii="Cambria" w:eastAsia="Cambria" w:hAnsi="Cambria" w:cs="Cambria"/>
          <w:color w:val="000000"/>
          <w:sz w:val="28"/>
          <w:szCs w:val="28"/>
        </w:rPr>
        <w:t>ệ</w:t>
      </w:r>
      <w:r>
        <w:rPr>
          <w:rFonts w:ascii="Cambria" w:eastAsia="Cambria" w:hAnsi="Cambria" w:cs="Cambria"/>
          <w:color w:val="000000"/>
          <w:sz w:val="28"/>
          <w:szCs w:val="28"/>
        </w:rPr>
        <w:t>m b</w:t>
      </w:r>
      <w:r>
        <w:rPr>
          <w:rFonts w:ascii="Cambria" w:eastAsia="Cambria" w:hAnsi="Cambria" w:cs="Cambria"/>
          <w:color w:val="000000"/>
          <w:sz w:val="28"/>
          <w:szCs w:val="28"/>
        </w:rPr>
        <w:t>ả</w:t>
      </w:r>
      <w:r>
        <w:rPr>
          <w:rFonts w:ascii="Cambria" w:eastAsia="Cambria" w:hAnsi="Cambria" w:cs="Cambria"/>
          <w:color w:val="000000"/>
          <w:sz w:val="28"/>
          <w:szCs w:val="28"/>
        </w:rPr>
        <w:t>o hành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sau th</w:t>
      </w:r>
      <w:r>
        <w:rPr>
          <w:rFonts w:ascii="Cambria" w:eastAsia="Cambria" w:hAnsi="Cambria" w:cs="Cambria"/>
          <w:color w:val="000000"/>
          <w:sz w:val="28"/>
          <w:szCs w:val="28"/>
        </w:rPr>
        <w:t>ờ</w:t>
      </w:r>
      <w:r>
        <w:rPr>
          <w:rFonts w:ascii="Cambria" w:eastAsia="Cambria" w:hAnsi="Cambria" w:cs="Cambria"/>
          <w:color w:val="000000"/>
          <w:sz w:val="28"/>
          <w:szCs w:val="28"/>
        </w:rPr>
        <w:t>i gian b</w:t>
      </w:r>
      <w:r>
        <w:rPr>
          <w:rFonts w:ascii="Cambria" w:eastAsia="Cambria" w:hAnsi="Cambria" w:cs="Cambria"/>
          <w:color w:val="000000"/>
          <w:sz w:val="28"/>
          <w:szCs w:val="28"/>
        </w:rPr>
        <w:t>ả</w:t>
      </w:r>
      <w:r>
        <w:rPr>
          <w:rFonts w:ascii="Cambria" w:eastAsia="Cambria" w:hAnsi="Cambria" w:cs="Cambria"/>
          <w:color w:val="000000"/>
          <w:sz w:val="28"/>
          <w:szCs w:val="28"/>
        </w:rPr>
        <w:t>o hành, ch</w:t>
      </w:r>
      <w:r>
        <w:rPr>
          <w:rFonts w:ascii="Cambria" w:eastAsia="Cambria" w:hAnsi="Cambria" w:cs="Cambria"/>
          <w:color w:val="000000"/>
          <w:sz w:val="28"/>
          <w:szCs w:val="28"/>
        </w:rPr>
        <w:t>ủ</w:t>
      </w:r>
      <w:r>
        <w:rPr>
          <w:rFonts w:ascii="Cambria" w:eastAsia="Cambria" w:hAnsi="Cambria" w:cs="Cambria"/>
          <w:color w:val="000000"/>
          <w:sz w:val="28"/>
          <w:szCs w:val="28"/>
        </w:rPr>
        <w:t xml:space="preserve"> đ</w:t>
      </w:r>
      <w:r>
        <w:rPr>
          <w:rFonts w:ascii="Cambria" w:eastAsia="Cambria" w:hAnsi="Cambria" w:cs="Cambria"/>
          <w:color w:val="000000"/>
          <w:sz w:val="28"/>
          <w:szCs w:val="28"/>
        </w:rPr>
        <w:t>ầ</w:t>
      </w:r>
      <w:r>
        <w:rPr>
          <w:rFonts w:ascii="Cambria" w:eastAsia="Cambria" w:hAnsi="Cambria" w:cs="Cambria"/>
          <w:color w:val="000000"/>
          <w:sz w:val="28"/>
          <w:szCs w:val="28"/>
        </w:rPr>
        <w:t>u tư c</w:t>
      </w:r>
      <w:r>
        <w:rPr>
          <w:rFonts w:ascii="Cambria" w:eastAsia="Cambria" w:hAnsi="Cambria" w:cs="Cambria"/>
          <w:color w:val="000000"/>
          <w:sz w:val="28"/>
          <w:szCs w:val="28"/>
        </w:rPr>
        <w:t>ầ</w:t>
      </w:r>
      <w:r>
        <w:rPr>
          <w:rFonts w:ascii="Cambria" w:eastAsia="Cambria" w:hAnsi="Cambria" w:cs="Cambria"/>
          <w:color w:val="000000"/>
          <w:sz w:val="28"/>
          <w:szCs w:val="28"/>
        </w:rPr>
        <w:t>n có k</w:t>
      </w:r>
      <w:r>
        <w:rPr>
          <w:rFonts w:ascii="Cambria" w:eastAsia="Cambria" w:hAnsi="Cambria" w:cs="Cambria"/>
          <w:color w:val="000000"/>
          <w:sz w:val="28"/>
          <w:szCs w:val="28"/>
        </w:rPr>
        <w:t>ế</w:t>
      </w:r>
      <w:r>
        <w:rPr>
          <w:rFonts w:ascii="Cambria" w:eastAsia="Cambria" w:hAnsi="Cambria" w:cs="Cambria"/>
          <w:color w:val="000000"/>
          <w:sz w:val="28"/>
          <w:szCs w:val="28"/>
        </w:rPr>
        <w:t xml:space="preserve"> ho</w:t>
      </w:r>
      <w:r>
        <w:rPr>
          <w:rFonts w:ascii="Cambria" w:eastAsia="Cambria" w:hAnsi="Cambria" w:cs="Cambria"/>
          <w:color w:val="000000"/>
          <w:sz w:val="28"/>
          <w:szCs w:val="28"/>
        </w:rPr>
        <w:t>ạ</w:t>
      </w:r>
      <w:r>
        <w:rPr>
          <w:rFonts w:ascii="Cambria" w:eastAsia="Cambria" w:hAnsi="Cambria" w:cs="Cambria"/>
          <w:color w:val="000000"/>
          <w:sz w:val="28"/>
          <w:szCs w:val="28"/>
        </w:rPr>
        <w:t>ch kinh phí thuê d</w:t>
      </w:r>
      <w:r>
        <w:rPr>
          <w:rFonts w:ascii="Cambria" w:eastAsia="Cambria" w:hAnsi="Cambria" w:cs="Cambria"/>
          <w:color w:val="000000"/>
          <w:sz w:val="28"/>
          <w:szCs w:val="28"/>
        </w:rPr>
        <w:t>ị</w:t>
      </w:r>
      <w:r>
        <w:rPr>
          <w:rFonts w:ascii="Cambria" w:eastAsia="Cambria" w:hAnsi="Cambria" w:cs="Cambria"/>
          <w:color w:val="000000"/>
          <w:sz w:val="28"/>
          <w:szCs w:val="28"/>
        </w:rPr>
        <w:t>ch v</w:t>
      </w:r>
      <w:r>
        <w:rPr>
          <w:rFonts w:ascii="Cambria" w:eastAsia="Cambria" w:hAnsi="Cambria" w:cs="Cambria"/>
          <w:color w:val="000000"/>
          <w:sz w:val="28"/>
          <w:szCs w:val="28"/>
        </w:rPr>
        <w:t>ụ</w:t>
      </w:r>
      <w:r>
        <w:rPr>
          <w:rFonts w:ascii="Cambria" w:eastAsia="Cambria" w:hAnsi="Cambria" w:cs="Cambria"/>
          <w:color w:val="000000"/>
          <w:sz w:val="28"/>
          <w:szCs w:val="28"/>
        </w:rPr>
        <w:t xml:space="preserve"> b</w:t>
      </w:r>
      <w:r>
        <w:rPr>
          <w:rFonts w:ascii="Cambria" w:eastAsia="Cambria" w:hAnsi="Cambria" w:cs="Cambria"/>
          <w:color w:val="000000"/>
          <w:sz w:val="28"/>
          <w:szCs w:val="28"/>
        </w:rPr>
        <w:t>ả</w:t>
      </w:r>
      <w:r>
        <w:rPr>
          <w:rFonts w:ascii="Cambria" w:eastAsia="Cambria" w:hAnsi="Cambria" w:cs="Cambria"/>
          <w:color w:val="000000"/>
          <w:sz w:val="28"/>
          <w:szCs w:val="28"/>
        </w:rPr>
        <w:t>o trì hàng năm căn c</w:t>
      </w:r>
      <w:r>
        <w:rPr>
          <w:rFonts w:ascii="Cambria" w:eastAsia="Cambria" w:hAnsi="Cambria" w:cs="Cambria"/>
          <w:color w:val="000000"/>
          <w:sz w:val="28"/>
          <w:szCs w:val="28"/>
        </w:rPr>
        <w:t>ứ</w:t>
      </w:r>
      <w:r>
        <w:rPr>
          <w:rFonts w:ascii="Cambria" w:eastAsia="Cambria" w:hAnsi="Cambria" w:cs="Cambria"/>
          <w:color w:val="000000"/>
          <w:sz w:val="28"/>
          <w:szCs w:val="28"/>
        </w:rPr>
        <w:t xml:space="preserve"> báo giá d</w:t>
      </w:r>
      <w:r>
        <w:rPr>
          <w:rFonts w:ascii="Cambria" w:eastAsia="Cambria" w:hAnsi="Cambria" w:cs="Cambria"/>
          <w:color w:val="000000"/>
          <w:sz w:val="28"/>
          <w:szCs w:val="28"/>
        </w:rPr>
        <w:t>ị</w:t>
      </w:r>
      <w:r>
        <w:rPr>
          <w:rFonts w:ascii="Cambria" w:eastAsia="Cambria" w:hAnsi="Cambria" w:cs="Cambria"/>
          <w:color w:val="000000"/>
          <w:sz w:val="28"/>
          <w:szCs w:val="28"/>
        </w:rPr>
        <w:t>ch v</w:t>
      </w:r>
      <w:r>
        <w:rPr>
          <w:rFonts w:ascii="Cambria" w:eastAsia="Cambria" w:hAnsi="Cambria" w:cs="Cambria"/>
          <w:color w:val="000000"/>
          <w:sz w:val="28"/>
          <w:szCs w:val="28"/>
        </w:rPr>
        <w:t>ụ</w:t>
      </w:r>
      <w:r>
        <w:rPr>
          <w:rFonts w:ascii="Cambria" w:eastAsia="Cambria" w:hAnsi="Cambria" w:cs="Cambria"/>
          <w:color w:val="000000"/>
          <w:sz w:val="28"/>
          <w:szCs w:val="28"/>
        </w:rPr>
        <w:t xml:space="preserve"> c</w:t>
      </w:r>
      <w:r>
        <w:rPr>
          <w:rFonts w:ascii="Cambria" w:eastAsia="Cambria" w:hAnsi="Cambria" w:cs="Cambria"/>
          <w:color w:val="000000"/>
          <w:sz w:val="28"/>
          <w:szCs w:val="28"/>
        </w:rPr>
        <w:t>ủ</w:t>
      </w:r>
      <w:r>
        <w:rPr>
          <w:rFonts w:ascii="Cambria" w:eastAsia="Cambria" w:hAnsi="Cambria" w:cs="Cambria"/>
          <w:color w:val="000000"/>
          <w:sz w:val="28"/>
          <w:szCs w:val="28"/>
        </w:rPr>
        <w:t>a đơn v</w:t>
      </w:r>
      <w:r>
        <w:rPr>
          <w:rFonts w:ascii="Cambria" w:eastAsia="Cambria" w:hAnsi="Cambria" w:cs="Cambria"/>
          <w:color w:val="000000"/>
          <w:sz w:val="28"/>
          <w:szCs w:val="28"/>
        </w:rPr>
        <w:t>ị</w:t>
      </w:r>
      <w:r>
        <w:rPr>
          <w:rFonts w:ascii="Cambria" w:eastAsia="Cambria" w:hAnsi="Cambria" w:cs="Cambria"/>
          <w:color w:val="000000"/>
          <w:sz w:val="28"/>
          <w:szCs w:val="28"/>
        </w:rPr>
        <w:t xml:space="preserve"> thi công.</w:t>
      </w:r>
    </w:p>
    <w:p w14:paraId="05BF9507" w14:textId="77777777" w:rsidR="00B40AAF" w:rsidRPr="00A37CFA" w:rsidRDefault="00746E6D">
      <w:pPr>
        <w:pStyle w:val="Heading2"/>
        <w:numPr>
          <w:ilvl w:val="1"/>
          <w:numId w:val="1"/>
        </w:numPr>
        <w:rPr>
          <w:lang w:val="vi-VN"/>
        </w:rPr>
      </w:pPr>
      <w:bookmarkStart w:id="190" w:name="_heading=h.18vjpp8" w:colFirst="0" w:colLast="0"/>
      <w:bookmarkEnd w:id="190"/>
      <w:r w:rsidRPr="00A37CFA">
        <w:rPr>
          <w:lang w:val="vi-VN"/>
        </w:rPr>
        <w:lastRenderedPageBreak/>
        <w:t>K</w:t>
      </w:r>
      <w:r w:rsidRPr="00A37CFA">
        <w:rPr>
          <w:lang w:val="vi-VN"/>
        </w:rPr>
        <w:t>ế</w:t>
      </w:r>
      <w:r w:rsidRPr="00A37CFA">
        <w:rPr>
          <w:lang w:val="vi-VN"/>
        </w:rPr>
        <w:t xml:space="preserve"> ho</w:t>
      </w:r>
      <w:r w:rsidRPr="00A37CFA">
        <w:rPr>
          <w:lang w:val="vi-VN"/>
        </w:rPr>
        <w:t>ạ</w:t>
      </w:r>
      <w:r w:rsidRPr="00A37CFA">
        <w:rPr>
          <w:lang w:val="vi-VN"/>
        </w:rPr>
        <w:t>ch l</w:t>
      </w:r>
      <w:r w:rsidRPr="00A37CFA">
        <w:rPr>
          <w:lang w:val="vi-VN"/>
        </w:rPr>
        <w:t>ự</w:t>
      </w:r>
      <w:r w:rsidRPr="00A37CFA">
        <w:rPr>
          <w:lang w:val="vi-VN"/>
        </w:rPr>
        <w:t>a ch</w:t>
      </w:r>
      <w:r w:rsidRPr="00A37CFA">
        <w:rPr>
          <w:lang w:val="vi-VN"/>
        </w:rPr>
        <w:t>ọ</w:t>
      </w:r>
      <w:r w:rsidRPr="00A37CFA">
        <w:rPr>
          <w:lang w:val="vi-VN"/>
        </w:rPr>
        <w:t>n nhà th</w:t>
      </w:r>
      <w:r w:rsidRPr="00A37CFA">
        <w:rPr>
          <w:lang w:val="vi-VN"/>
        </w:rPr>
        <w:t>ầ</w:t>
      </w:r>
      <w:r w:rsidRPr="00A37CFA">
        <w:rPr>
          <w:lang w:val="vi-VN"/>
        </w:rPr>
        <w:t>u</w:t>
      </w:r>
    </w:p>
    <w:p w14:paraId="21C4DAF4" w14:textId="77777777" w:rsidR="00B40AAF" w:rsidRDefault="00746E6D">
      <w:pPr>
        <w:pStyle w:val="Heading3"/>
        <w:numPr>
          <w:ilvl w:val="2"/>
          <w:numId w:val="1"/>
        </w:numPr>
        <w:rPr>
          <w:color w:val="000000"/>
        </w:rPr>
      </w:pPr>
      <w:bookmarkStart w:id="191" w:name="_heading=h.3sv78d1" w:colFirst="0" w:colLast="0"/>
      <w:bookmarkEnd w:id="191"/>
      <w:r>
        <w:rPr>
          <w:color w:val="000000"/>
        </w:rPr>
        <w:t>Ph</w:t>
      </w:r>
      <w:r>
        <w:rPr>
          <w:color w:val="000000"/>
        </w:rPr>
        <w:t>ầ</w:t>
      </w:r>
      <w:r>
        <w:rPr>
          <w:color w:val="000000"/>
        </w:rPr>
        <w:t>n công vi</w:t>
      </w:r>
      <w:r>
        <w:rPr>
          <w:color w:val="000000"/>
        </w:rPr>
        <w:t>ệ</w:t>
      </w:r>
      <w:r>
        <w:rPr>
          <w:color w:val="000000"/>
        </w:rPr>
        <w:t>c đã th</w:t>
      </w:r>
      <w:r>
        <w:rPr>
          <w:color w:val="000000"/>
        </w:rPr>
        <w:t>ự</w:t>
      </w:r>
      <w:r>
        <w:rPr>
          <w:color w:val="000000"/>
        </w:rPr>
        <w:t>c hi</w:t>
      </w:r>
      <w:r>
        <w:rPr>
          <w:color w:val="000000"/>
        </w:rPr>
        <w:t>ệ</w:t>
      </w:r>
      <w:r>
        <w:rPr>
          <w:color w:val="000000"/>
        </w:rPr>
        <w:t>n</w:t>
      </w:r>
    </w:p>
    <w:tbl>
      <w:tblPr>
        <w:tblStyle w:val="afff"/>
        <w:tblW w:w="14640" w:type="dxa"/>
        <w:tblLayout w:type="fixed"/>
        <w:tblLook w:val="0400" w:firstRow="0" w:lastRow="0" w:firstColumn="0" w:lastColumn="0" w:noHBand="0" w:noVBand="1"/>
      </w:tblPr>
      <w:tblGrid>
        <w:gridCol w:w="746"/>
        <w:gridCol w:w="5419"/>
        <w:gridCol w:w="3228"/>
        <w:gridCol w:w="2376"/>
        <w:gridCol w:w="2871"/>
      </w:tblGrid>
      <w:tr w:rsidR="00B40AAF" w14:paraId="22760901" w14:textId="77777777">
        <w:trPr>
          <w:trHeight w:val="375"/>
        </w:trPr>
        <w:tc>
          <w:tcPr>
            <w:tcW w:w="7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108FF6" w14:textId="77777777" w:rsidR="00B40AAF" w:rsidRDefault="00746E6D">
            <w:pPr>
              <w:spacing w:after="0" w:line="240" w:lineRule="auto"/>
              <w:jc w:val="center"/>
              <w:rPr>
                <w:b/>
                <w:color w:val="000000"/>
                <w:sz w:val="28"/>
                <w:szCs w:val="28"/>
              </w:rPr>
            </w:pPr>
            <w:r>
              <w:rPr>
                <w:b/>
                <w:color w:val="000000"/>
                <w:sz w:val="28"/>
                <w:szCs w:val="28"/>
              </w:rPr>
              <w:t>STT</w:t>
            </w:r>
          </w:p>
        </w:tc>
        <w:tc>
          <w:tcPr>
            <w:tcW w:w="5419" w:type="dxa"/>
            <w:tcBorders>
              <w:top w:val="single" w:sz="4" w:space="0" w:color="000000"/>
              <w:left w:val="nil"/>
              <w:bottom w:val="single" w:sz="4" w:space="0" w:color="000000"/>
              <w:right w:val="single" w:sz="4" w:space="0" w:color="000000"/>
            </w:tcBorders>
            <w:shd w:val="clear" w:color="auto" w:fill="auto"/>
            <w:vAlign w:val="center"/>
          </w:tcPr>
          <w:p w14:paraId="4E6F85FA" w14:textId="77777777" w:rsidR="00B40AAF" w:rsidRDefault="00746E6D">
            <w:pPr>
              <w:spacing w:after="0" w:line="240" w:lineRule="auto"/>
              <w:jc w:val="center"/>
              <w:rPr>
                <w:b/>
                <w:color w:val="000000"/>
                <w:sz w:val="28"/>
                <w:szCs w:val="28"/>
              </w:rPr>
            </w:pPr>
            <w:r>
              <w:rPr>
                <w:b/>
                <w:color w:val="000000"/>
                <w:sz w:val="28"/>
                <w:szCs w:val="28"/>
              </w:rPr>
              <w:t>Nội dung công việc hoặc tên gói thầu</w:t>
            </w:r>
          </w:p>
        </w:tc>
        <w:tc>
          <w:tcPr>
            <w:tcW w:w="3228" w:type="dxa"/>
            <w:tcBorders>
              <w:top w:val="single" w:sz="4" w:space="0" w:color="000000"/>
              <w:left w:val="nil"/>
              <w:bottom w:val="single" w:sz="4" w:space="0" w:color="000000"/>
              <w:right w:val="single" w:sz="4" w:space="0" w:color="000000"/>
            </w:tcBorders>
            <w:shd w:val="clear" w:color="auto" w:fill="auto"/>
            <w:vAlign w:val="center"/>
          </w:tcPr>
          <w:p w14:paraId="2773B375" w14:textId="77777777" w:rsidR="00B40AAF" w:rsidRDefault="00746E6D">
            <w:pPr>
              <w:spacing w:after="0" w:line="240" w:lineRule="auto"/>
              <w:jc w:val="center"/>
              <w:rPr>
                <w:b/>
                <w:color w:val="000000"/>
                <w:sz w:val="28"/>
                <w:szCs w:val="28"/>
              </w:rPr>
            </w:pPr>
            <w:r>
              <w:rPr>
                <w:b/>
                <w:color w:val="000000"/>
                <w:sz w:val="28"/>
                <w:szCs w:val="28"/>
              </w:rPr>
              <w:t>Đơn vị thực hiện</w:t>
            </w:r>
          </w:p>
        </w:tc>
        <w:tc>
          <w:tcPr>
            <w:tcW w:w="2376" w:type="dxa"/>
            <w:tcBorders>
              <w:top w:val="single" w:sz="4" w:space="0" w:color="000000"/>
              <w:left w:val="nil"/>
              <w:bottom w:val="single" w:sz="4" w:space="0" w:color="000000"/>
              <w:right w:val="single" w:sz="4" w:space="0" w:color="000000"/>
            </w:tcBorders>
            <w:shd w:val="clear" w:color="auto" w:fill="auto"/>
            <w:vAlign w:val="center"/>
          </w:tcPr>
          <w:p w14:paraId="1CB85364" w14:textId="77777777" w:rsidR="00B40AAF" w:rsidRDefault="00746E6D">
            <w:pPr>
              <w:spacing w:after="0" w:line="240" w:lineRule="auto"/>
              <w:jc w:val="center"/>
              <w:rPr>
                <w:b/>
                <w:color w:val="000000"/>
                <w:sz w:val="28"/>
                <w:szCs w:val="28"/>
              </w:rPr>
            </w:pPr>
            <w:r>
              <w:rPr>
                <w:b/>
                <w:color w:val="000000"/>
                <w:sz w:val="28"/>
                <w:szCs w:val="28"/>
              </w:rPr>
              <w:t>Giá trị (đồng)</w:t>
            </w:r>
          </w:p>
        </w:tc>
        <w:tc>
          <w:tcPr>
            <w:tcW w:w="2871" w:type="dxa"/>
            <w:tcBorders>
              <w:top w:val="single" w:sz="4" w:space="0" w:color="000000"/>
              <w:left w:val="nil"/>
              <w:bottom w:val="single" w:sz="4" w:space="0" w:color="000000"/>
              <w:right w:val="single" w:sz="4" w:space="0" w:color="000000"/>
            </w:tcBorders>
            <w:shd w:val="clear" w:color="auto" w:fill="auto"/>
            <w:vAlign w:val="center"/>
          </w:tcPr>
          <w:p w14:paraId="6663EC88" w14:textId="77777777" w:rsidR="00B40AAF" w:rsidRDefault="00746E6D">
            <w:pPr>
              <w:spacing w:after="0" w:line="240" w:lineRule="auto"/>
              <w:jc w:val="center"/>
              <w:rPr>
                <w:b/>
                <w:color w:val="000000"/>
                <w:sz w:val="28"/>
                <w:szCs w:val="28"/>
              </w:rPr>
            </w:pPr>
            <w:r>
              <w:rPr>
                <w:b/>
                <w:color w:val="000000"/>
                <w:sz w:val="28"/>
                <w:szCs w:val="28"/>
              </w:rPr>
              <w:t>Văn bản phê duyệt</w:t>
            </w:r>
          </w:p>
        </w:tc>
      </w:tr>
      <w:tr w:rsidR="00B40AAF" w14:paraId="7C2C4200" w14:textId="77777777">
        <w:trPr>
          <w:trHeight w:val="375"/>
        </w:trPr>
        <w:tc>
          <w:tcPr>
            <w:tcW w:w="746" w:type="dxa"/>
            <w:tcBorders>
              <w:top w:val="nil"/>
              <w:left w:val="single" w:sz="4" w:space="0" w:color="000000"/>
              <w:bottom w:val="single" w:sz="4" w:space="0" w:color="000000"/>
              <w:right w:val="single" w:sz="4" w:space="0" w:color="000000"/>
            </w:tcBorders>
            <w:shd w:val="clear" w:color="auto" w:fill="auto"/>
            <w:vAlign w:val="center"/>
          </w:tcPr>
          <w:p w14:paraId="25443EE9" w14:textId="77777777" w:rsidR="00B40AAF" w:rsidRDefault="00746E6D">
            <w:pPr>
              <w:spacing w:after="0" w:line="240" w:lineRule="auto"/>
              <w:jc w:val="center"/>
              <w:rPr>
                <w:color w:val="000000"/>
                <w:sz w:val="28"/>
                <w:szCs w:val="28"/>
              </w:rPr>
            </w:pPr>
            <w:r>
              <w:rPr>
                <w:color w:val="000000"/>
                <w:sz w:val="28"/>
                <w:szCs w:val="28"/>
              </w:rPr>
              <w:t xml:space="preserve">1 </w:t>
            </w:r>
          </w:p>
        </w:tc>
        <w:tc>
          <w:tcPr>
            <w:tcW w:w="5419" w:type="dxa"/>
            <w:tcBorders>
              <w:top w:val="nil"/>
              <w:left w:val="nil"/>
              <w:bottom w:val="single" w:sz="4" w:space="0" w:color="000000"/>
              <w:right w:val="single" w:sz="4" w:space="0" w:color="000000"/>
            </w:tcBorders>
            <w:shd w:val="clear" w:color="auto" w:fill="auto"/>
            <w:vAlign w:val="center"/>
          </w:tcPr>
          <w:p w14:paraId="462E386D" w14:textId="77777777" w:rsidR="00B40AAF" w:rsidRDefault="00746E6D">
            <w:pPr>
              <w:spacing w:after="0" w:line="240" w:lineRule="auto"/>
              <w:jc w:val="left"/>
              <w:rPr>
                <w:color w:val="000000"/>
                <w:sz w:val="28"/>
                <w:szCs w:val="28"/>
              </w:rPr>
            </w:pPr>
            <w:r>
              <w:rPr>
                <w:color w:val="000000"/>
                <w:sz w:val="28"/>
                <w:szCs w:val="28"/>
              </w:rPr>
              <w:t>Tư vấn lập đề cương và dự toán chi tiết</w:t>
            </w:r>
          </w:p>
        </w:tc>
        <w:tc>
          <w:tcPr>
            <w:tcW w:w="3228" w:type="dxa"/>
            <w:tcBorders>
              <w:top w:val="nil"/>
              <w:left w:val="nil"/>
              <w:bottom w:val="single" w:sz="4" w:space="0" w:color="000000"/>
              <w:right w:val="single" w:sz="4" w:space="0" w:color="000000"/>
            </w:tcBorders>
            <w:shd w:val="clear" w:color="auto" w:fill="auto"/>
            <w:vAlign w:val="center"/>
          </w:tcPr>
          <w:p w14:paraId="763787E2" w14:textId="77777777" w:rsidR="00B40AAF" w:rsidRDefault="00746E6D">
            <w:pPr>
              <w:spacing w:after="0" w:line="240" w:lineRule="auto"/>
              <w:jc w:val="left"/>
              <w:rPr>
                <w:color w:val="000000"/>
                <w:sz w:val="28"/>
                <w:szCs w:val="28"/>
              </w:rPr>
            </w:pPr>
            <w:r>
              <w:rPr>
                <w:color w:val="000000"/>
                <w:sz w:val="28"/>
                <w:szCs w:val="28"/>
              </w:rPr>
              <w:t>Công ty TNHH Công nghệ Sao Đỏ</w:t>
            </w:r>
          </w:p>
        </w:tc>
        <w:tc>
          <w:tcPr>
            <w:tcW w:w="2376" w:type="dxa"/>
            <w:tcBorders>
              <w:top w:val="nil"/>
              <w:left w:val="nil"/>
              <w:bottom w:val="single" w:sz="4" w:space="0" w:color="000000"/>
              <w:right w:val="single" w:sz="4" w:space="0" w:color="000000"/>
            </w:tcBorders>
            <w:shd w:val="clear" w:color="auto" w:fill="auto"/>
            <w:vAlign w:val="center"/>
          </w:tcPr>
          <w:p w14:paraId="4B64E495" w14:textId="77777777" w:rsidR="00B40AAF" w:rsidRDefault="00746E6D">
            <w:pPr>
              <w:spacing w:before="40" w:after="40"/>
              <w:jc w:val="right"/>
              <w:rPr>
                <w:color w:val="000000"/>
                <w:sz w:val="28"/>
                <w:szCs w:val="28"/>
                <w:highlight w:val="yellow"/>
              </w:rPr>
            </w:pPr>
            <w:r>
              <w:rPr>
                <w:color w:val="000000"/>
                <w:sz w:val="28"/>
                <w:szCs w:val="28"/>
                <w:highlight w:val="yellow"/>
              </w:rPr>
              <w:t xml:space="preserve">          342.481.768 </w:t>
            </w:r>
          </w:p>
        </w:tc>
        <w:tc>
          <w:tcPr>
            <w:tcW w:w="2871" w:type="dxa"/>
            <w:tcBorders>
              <w:top w:val="nil"/>
              <w:left w:val="nil"/>
              <w:bottom w:val="single" w:sz="4" w:space="0" w:color="000000"/>
              <w:right w:val="single" w:sz="4" w:space="0" w:color="000000"/>
            </w:tcBorders>
            <w:shd w:val="clear" w:color="auto" w:fill="auto"/>
            <w:vAlign w:val="center"/>
          </w:tcPr>
          <w:p w14:paraId="78A20F27" w14:textId="77777777" w:rsidR="00B40AAF" w:rsidRDefault="00746E6D">
            <w:pPr>
              <w:spacing w:after="0" w:line="240" w:lineRule="auto"/>
              <w:jc w:val="left"/>
              <w:rPr>
                <w:color w:val="000000"/>
                <w:sz w:val="28"/>
                <w:szCs w:val="28"/>
              </w:rPr>
            </w:pPr>
            <w:r>
              <w:rPr>
                <w:color w:val="000000"/>
                <w:sz w:val="28"/>
                <w:szCs w:val="28"/>
              </w:rPr>
              <w:t> </w:t>
            </w:r>
          </w:p>
        </w:tc>
      </w:tr>
      <w:tr w:rsidR="00B40AAF" w14:paraId="240A1E66" w14:textId="77777777">
        <w:trPr>
          <w:trHeight w:val="375"/>
        </w:trPr>
        <w:tc>
          <w:tcPr>
            <w:tcW w:w="746" w:type="dxa"/>
            <w:tcBorders>
              <w:top w:val="nil"/>
              <w:left w:val="single" w:sz="4" w:space="0" w:color="000000"/>
              <w:bottom w:val="single" w:sz="4" w:space="0" w:color="000000"/>
              <w:right w:val="single" w:sz="4" w:space="0" w:color="000000"/>
            </w:tcBorders>
            <w:shd w:val="clear" w:color="auto" w:fill="auto"/>
            <w:vAlign w:val="center"/>
          </w:tcPr>
          <w:p w14:paraId="48ECFD80" w14:textId="77777777" w:rsidR="00B40AAF" w:rsidRDefault="00746E6D">
            <w:pPr>
              <w:spacing w:after="0" w:line="240" w:lineRule="auto"/>
              <w:jc w:val="center"/>
              <w:rPr>
                <w:color w:val="000000"/>
                <w:sz w:val="28"/>
                <w:szCs w:val="28"/>
              </w:rPr>
            </w:pPr>
            <w:r>
              <w:rPr>
                <w:color w:val="000000"/>
                <w:sz w:val="28"/>
                <w:szCs w:val="28"/>
              </w:rPr>
              <w:t>2</w:t>
            </w:r>
          </w:p>
        </w:tc>
        <w:tc>
          <w:tcPr>
            <w:tcW w:w="5419" w:type="dxa"/>
            <w:tcBorders>
              <w:top w:val="nil"/>
              <w:left w:val="nil"/>
              <w:bottom w:val="single" w:sz="4" w:space="0" w:color="000000"/>
              <w:right w:val="single" w:sz="4" w:space="0" w:color="000000"/>
            </w:tcBorders>
            <w:shd w:val="clear" w:color="auto" w:fill="auto"/>
            <w:vAlign w:val="center"/>
          </w:tcPr>
          <w:p w14:paraId="46C5E8F2" w14:textId="77777777" w:rsidR="00B40AAF" w:rsidRDefault="00746E6D">
            <w:pPr>
              <w:spacing w:after="0" w:line="240" w:lineRule="auto"/>
              <w:jc w:val="left"/>
              <w:rPr>
                <w:color w:val="000000"/>
                <w:sz w:val="28"/>
                <w:szCs w:val="28"/>
              </w:rPr>
            </w:pPr>
            <w:r>
              <w:rPr>
                <w:color w:val="000000"/>
                <w:sz w:val="28"/>
                <w:szCs w:val="28"/>
              </w:rPr>
              <w:t>Tư vấn thẩm tra Đề cương và dự toán chi tiết</w:t>
            </w:r>
          </w:p>
        </w:tc>
        <w:tc>
          <w:tcPr>
            <w:tcW w:w="3228" w:type="dxa"/>
            <w:tcBorders>
              <w:top w:val="nil"/>
              <w:left w:val="nil"/>
              <w:bottom w:val="single" w:sz="4" w:space="0" w:color="000000"/>
              <w:right w:val="single" w:sz="4" w:space="0" w:color="000000"/>
            </w:tcBorders>
            <w:shd w:val="clear" w:color="auto" w:fill="auto"/>
            <w:vAlign w:val="center"/>
          </w:tcPr>
          <w:p w14:paraId="318676C3" w14:textId="77777777" w:rsidR="00B40AAF" w:rsidRDefault="00746E6D">
            <w:pPr>
              <w:spacing w:after="0" w:line="240" w:lineRule="auto"/>
              <w:jc w:val="left"/>
              <w:rPr>
                <w:color w:val="000000"/>
                <w:sz w:val="28"/>
                <w:szCs w:val="28"/>
              </w:rPr>
            </w:pPr>
            <w:r>
              <w:rPr>
                <w:color w:val="000000"/>
                <w:sz w:val="28"/>
                <w:szCs w:val="28"/>
                <w:highlight w:val="yellow"/>
              </w:rPr>
              <w:t>…………………</w:t>
            </w:r>
          </w:p>
        </w:tc>
        <w:tc>
          <w:tcPr>
            <w:tcW w:w="2376" w:type="dxa"/>
            <w:tcBorders>
              <w:top w:val="nil"/>
              <w:left w:val="nil"/>
              <w:bottom w:val="single" w:sz="4" w:space="0" w:color="000000"/>
              <w:right w:val="single" w:sz="4" w:space="0" w:color="000000"/>
            </w:tcBorders>
            <w:shd w:val="clear" w:color="auto" w:fill="auto"/>
            <w:vAlign w:val="center"/>
          </w:tcPr>
          <w:p w14:paraId="0E86F16E" w14:textId="77777777" w:rsidR="00B40AAF" w:rsidRDefault="00746E6D">
            <w:pPr>
              <w:spacing w:before="40" w:after="40" w:line="240" w:lineRule="auto"/>
              <w:jc w:val="right"/>
              <w:rPr>
                <w:color w:val="000000"/>
                <w:sz w:val="28"/>
                <w:szCs w:val="28"/>
                <w:highlight w:val="yellow"/>
              </w:rPr>
            </w:pPr>
            <w:r>
              <w:rPr>
                <w:color w:val="000000"/>
                <w:sz w:val="28"/>
                <w:szCs w:val="28"/>
                <w:highlight w:val="yellow"/>
              </w:rPr>
              <w:t xml:space="preserve">            15.699.982 </w:t>
            </w:r>
          </w:p>
        </w:tc>
        <w:tc>
          <w:tcPr>
            <w:tcW w:w="2871" w:type="dxa"/>
            <w:tcBorders>
              <w:top w:val="nil"/>
              <w:left w:val="nil"/>
              <w:bottom w:val="single" w:sz="4" w:space="0" w:color="000000"/>
              <w:right w:val="single" w:sz="4" w:space="0" w:color="000000"/>
            </w:tcBorders>
            <w:shd w:val="clear" w:color="auto" w:fill="auto"/>
            <w:vAlign w:val="center"/>
          </w:tcPr>
          <w:p w14:paraId="69E8D396" w14:textId="77777777" w:rsidR="00B40AAF" w:rsidRDefault="00B40AAF">
            <w:pPr>
              <w:spacing w:after="0" w:line="240" w:lineRule="auto"/>
              <w:jc w:val="left"/>
              <w:rPr>
                <w:color w:val="000000"/>
                <w:sz w:val="28"/>
                <w:szCs w:val="28"/>
              </w:rPr>
            </w:pPr>
          </w:p>
        </w:tc>
      </w:tr>
      <w:tr w:rsidR="00B40AAF" w14:paraId="52E45EE9" w14:textId="77777777">
        <w:trPr>
          <w:trHeight w:val="375"/>
        </w:trPr>
        <w:tc>
          <w:tcPr>
            <w:tcW w:w="616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33D0107" w14:textId="77777777" w:rsidR="00B40AAF" w:rsidRDefault="00746E6D">
            <w:pPr>
              <w:spacing w:after="0" w:line="240" w:lineRule="auto"/>
              <w:jc w:val="center"/>
              <w:rPr>
                <w:b/>
                <w:color w:val="000000"/>
                <w:sz w:val="28"/>
                <w:szCs w:val="28"/>
              </w:rPr>
            </w:pPr>
            <w:r>
              <w:rPr>
                <w:b/>
                <w:color w:val="000000"/>
                <w:sz w:val="28"/>
                <w:szCs w:val="28"/>
              </w:rPr>
              <w:t>Tổng giá trị</w:t>
            </w:r>
          </w:p>
        </w:tc>
        <w:tc>
          <w:tcPr>
            <w:tcW w:w="3228" w:type="dxa"/>
            <w:tcBorders>
              <w:top w:val="nil"/>
              <w:left w:val="nil"/>
              <w:bottom w:val="single" w:sz="4" w:space="0" w:color="000000"/>
              <w:right w:val="single" w:sz="4" w:space="0" w:color="000000"/>
            </w:tcBorders>
            <w:shd w:val="clear" w:color="auto" w:fill="auto"/>
            <w:vAlign w:val="center"/>
          </w:tcPr>
          <w:p w14:paraId="465D3871" w14:textId="77777777" w:rsidR="00B40AAF" w:rsidRDefault="00746E6D">
            <w:pPr>
              <w:spacing w:after="0" w:line="240" w:lineRule="auto"/>
              <w:rPr>
                <w:color w:val="000000"/>
                <w:sz w:val="28"/>
                <w:szCs w:val="28"/>
              </w:rPr>
            </w:pPr>
            <w:r>
              <w:rPr>
                <w:color w:val="000000"/>
                <w:sz w:val="28"/>
                <w:szCs w:val="28"/>
              </w:rPr>
              <w:t> </w:t>
            </w:r>
          </w:p>
        </w:tc>
        <w:tc>
          <w:tcPr>
            <w:tcW w:w="2376" w:type="dxa"/>
            <w:tcBorders>
              <w:top w:val="nil"/>
              <w:left w:val="nil"/>
              <w:bottom w:val="single" w:sz="4" w:space="0" w:color="000000"/>
              <w:right w:val="single" w:sz="4" w:space="0" w:color="000000"/>
            </w:tcBorders>
            <w:shd w:val="clear" w:color="auto" w:fill="auto"/>
            <w:vAlign w:val="center"/>
          </w:tcPr>
          <w:p w14:paraId="014B2B29" w14:textId="77777777" w:rsidR="00B40AAF" w:rsidRDefault="00746E6D">
            <w:pPr>
              <w:spacing w:before="40" w:after="40"/>
              <w:jc w:val="right"/>
              <w:rPr>
                <w:b/>
                <w:color w:val="000000"/>
                <w:sz w:val="28"/>
                <w:szCs w:val="28"/>
                <w:highlight w:val="yellow"/>
              </w:rPr>
            </w:pPr>
            <w:r>
              <w:rPr>
                <w:b/>
                <w:color w:val="000000"/>
                <w:sz w:val="28"/>
                <w:szCs w:val="28"/>
                <w:highlight w:val="yellow"/>
              </w:rPr>
              <w:t xml:space="preserve">          358.181.750 </w:t>
            </w:r>
          </w:p>
        </w:tc>
        <w:tc>
          <w:tcPr>
            <w:tcW w:w="2871" w:type="dxa"/>
            <w:tcBorders>
              <w:top w:val="nil"/>
              <w:left w:val="nil"/>
              <w:bottom w:val="single" w:sz="4" w:space="0" w:color="000000"/>
              <w:right w:val="single" w:sz="4" w:space="0" w:color="000000"/>
            </w:tcBorders>
            <w:shd w:val="clear" w:color="auto" w:fill="auto"/>
            <w:vAlign w:val="center"/>
          </w:tcPr>
          <w:p w14:paraId="3BC36AC8" w14:textId="77777777" w:rsidR="00B40AAF" w:rsidRDefault="00746E6D">
            <w:pPr>
              <w:spacing w:after="0" w:line="240" w:lineRule="auto"/>
              <w:rPr>
                <w:b/>
                <w:color w:val="000000"/>
                <w:sz w:val="28"/>
                <w:szCs w:val="28"/>
              </w:rPr>
            </w:pPr>
            <w:r>
              <w:rPr>
                <w:b/>
                <w:color w:val="000000"/>
                <w:sz w:val="28"/>
                <w:szCs w:val="28"/>
              </w:rPr>
              <w:t> </w:t>
            </w:r>
          </w:p>
        </w:tc>
      </w:tr>
    </w:tbl>
    <w:p w14:paraId="1E19F74C" w14:textId="77777777" w:rsidR="00B40AAF" w:rsidRDefault="00B40AAF">
      <w:pPr>
        <w:rPr>
          <w:color w:val="000000"/>
        </w:rPr>
      </w:pPr>
    </w:p>
    <w:p w14:paraId="6530F29A" w14:textId="77777777" w:rsidR="00B40AAF" w:rsidRDefault="00746E6D">
      <w:pPr>
        <w:pStyle w:val="Heading3"/>
        <w:numPr>
          <w:ilvl w:val="2"/>
          <w:numId w:val="14"/>
        </w:numPr>
        <w:rPr>
          <w:color w:val="000000"/>
        </w:rPr>
      </w:pPr>
      <w:bookmarkStart w:id="192" w:name="_heading=h.280hiku" w:colFirst="0" w:colLast="0"/>
      <w:bookmarkEnd w:id="192"/>
      <w:r>
        <w:rPr>
          <w:color w:val="000000"/>
        </w:rPr>
        <w:t>Ph</w:t>
      </w:r>
      <w:r>
        <w:rPr>
          <w:color w:val="000000"/>
        </w:rPr>
        <w:t>ầ</w:t>
      </w:r>
      <w:r>
        <w:rPr>
          <w:color w:val="000000"/>
        </w:rPr>
        <w:t>n công vi</w:t>
      </w:r>
      <w:r>
        <w:rPr>
          <w:color w:val="000000"/>
        </w:rPr>
        <w:t>ệ</w:t>
      </w:r>
      <w:r>
        <w:rPr>
          <w:color w:val="000000"/>
        </w:rPr>
        <w:t>c không áp d</w:t>
      </w:r>
      <w:r>
        <w:rPr>
          <w:color w:val="000000"/>
        </w:rPr>
        <w:t>ụ</w:t>
      </w:r>
      <w:r>
        <w:rPr>
          <w:color w:val="000000"/>
        </w:rPr>
        <w:t>ng đư</w:t>
      </w:r>
      <w:r>
        <w:rPr>
          <w:color w:val="000000"/>
        </w:rPr>
        <w:t>ợ</w:t>
      </w:r>
      <w:r>
        <w:rPr>
          <w:color w:val="000000"/>
        </w:rPr>
        <w:t>c m</w:t>
      </w:r>
      <w:r>
        <w:rPr>
          <w:color w:val="000000"/>
        </w:rPr>
        <w:t>ộ</w:t>
      </w:r>
      <w:r>
        <w:rPr>
          <w:color w:val="000000"/>
        </w:rPr>
        <w:t>t trong các hình th</w:t>
      </w:r>
      <w:r>
        <w:rPr>
          <w:color w:val="000000"/>
        </w:rPr>
        <w:t>ứ</w:t>
      </w:r>
      <w:r>
        <w:rPr>
          <w:color w:val="000000"/>
        </w:rPr>
        <w:t>c l</w:t>
      </w:r>
      <w:r>
        <w:rPr>
          <w:color w:val="000000"/>
        </w:rPr>
        <w:t>ự</w:t>
      </w:r>
      <w:r>
        <w:rPr>
          <w:color w:val="000000"/>
        </w:rPr>
        <w:t>a ch</w:t>
      </w:r>
      <w:r>
        <w:rPr>
          <w:color w:val="000000"/>
        </w:rPr>
        <w:t>ọ</w:t>
      </w:r>
      <w:r>
        <w:rPr>
          <w:color w:val="000000"/>
        </w:rPr>
        <w:t>n nhà th</w:t>
      </w:r>
      <w:r>
        <w:rPr>
          <w:color w:val="000000"/>
        </w:rPr>
        <w:t>ầ</w:t>
      </w:r>
      <w:r>
        <w:rPr>
          <w:color w:val="000000"/>
        </w:rPr>
        <w:t>u</w:t>
      </w:r>
    </w:p>
    <w:tbl>
      <w:tblPr>
        <w:tblStyle w:val="afff0"/>
        <w:tblW w:w="9380" w:type="dxa"/>
        <w:tblLayout w:type="fixed"/>
        <w:tblLook w:val="0400" w:firstRow="0" w:lastRow="0" w:firstColumn="0" w:lastColumn="0" w:noHBand="0" w:noVBand="1"/>
      </w:tblPr>
      <w:tblGrid>
        <w:gridCol w:w="746"/>
        <w:gridCol w:w="5406"/>
        <w:gridCol w:w="3228"/>
      </w:tblGrid>
      <w:tr w:rsidR="00B40AAF" w14:paraId="7C23CAF3" w14:textId="77777777">
        <w:trPr>
          <w:trHeight w:val="375"/>
        </w:trPr>
        <w:tc>
          <w:tcPr>
            <w:tcW w:w="7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D7EF8A" w14:textId="77777777" w:rsidR="00B40AAF" w:rsidRDefault="00746E6D">
            <w:pPr>
              <w:spacing w:after="0" w:line="240" w:lineRule="auto"/>
              <w:jc w:val="center"/>
              <w:rPr>
                <w:b/>
                <w:color w:val="000000"/>
                <w:sz w:val="28"/>
                <w:szCs w:val="28"/>
              </w:rPr>
            </w:pPr>
            <w:r>
              <w:rPr>
                <w:b/>
                <w:color w:val="000000"/>
                <w:sz w:val="28"/>
                <w:szCs w:val="28"/>
              </w:rPr>
              <w:t>STT</w:t>
            </w:r>
          </w:p>
        </w:tc>
        <w:tc>
          <w:tcPr>
            <w:tcW w:w="5406" w:type="dxa"/>
            <w:tcBorders>
              <w:top w:val="single" w:sz="4" w:space="0" w:color="000000"/>
              <w:left w:val="nil"/>
              <w:bottom w:val="single" w:sz="4" w:space="0" w:color="000000"/>
              <w:right w:val="single" w:sz="4" w:space="0" w:color="000000"/>
            </w:tcBorders>
            <w:shd w:val="clear" w:color="auto" w:fill="auto"/>
            <w:vAlign w:val="center"/>
          </w:tcPr>
          <w:p w14:paraId="740D42B1" w14:textId="77777777" w:rsidR="00B40AAF" w:rsidRDefault="00746E6D">
            <w:pPr>
              <w:spacing w:after="0" w:line="240" w:lineRule="auto"/>
              <w:jc w:val="center"/>
              <w:rPr>
                <w:b/>
                <w:color w:val="000000"/>
                <w:sz w:val="28"/>
                <w:szCs w:val="28"/>
              </w:rPr>
            </w:pPr>
            <w:r>
              <w:rPr>
                <w:b/>
                <w:color w:val="000000"/>
                <w:sz w:val="28"/>
                <w:szCs w:val="28"/>
              </w:rPr>
              <w:t>Nội dung công việc</w:t>
            </w:r>
          </w:p>
        </w:tc>
        <w:tc>
          <w:tcPr>
            <w:tcW w:w="3228" w:type="dxa"/>
            <w:tcBorders>
              <w:top w:val="single" w:sz="4" w:space="0" w:color="000000"/>
              <w:left w:val="nil"/>
              <w:bottom w:val="single" w:sz="4" w:space="0" w:color="000000"/>
              <w:right w:val="single" w:sz="4" w:space="0" w:color="000000"/>
            </w:tcBorders>
            <w:shd w:val="clear" w:color="auto" w:fill="auto"/>
            <w:vAlign w:val="center"/>
          </w:tcPr>
          <w:p w14:paraId="3BC47E08" w14:textId="77777777" w:rsidR="00B40AAF" w:rsidRDefault="00746E6D">
            <w:pPr>
              <w:spacing w:after="0" w:line="240" w:lineRule="auto"/>
              <w:jc w:val="center"/>
              <w:rPr>
                <w:b/>
                <w:color w:val="000000"/>
                <w:sz w:val="28"/>
                <w:szCs w:val="28"/>
              </w:rPr>
            </w:pPr>
            <w:r>
              <w:rPr>
                <w:b/>
                <w:color w:val="000000"/>
                <w:sz w:val="28"/>
                <w:szCs w:val="28"/>
              </w:rPr>
              <w:t>Giá trị thực hiện</w:t>
            </w:r>
          </w:p>
        </w:tc>
      </w:tr>
      <w:tr w:rsidR="00B40AAF" w14:paraId="2DF38B30" w14:textId="77777777">
        <w:trPr>
          <w:trHeight w:val="750"/>
        </w:trPr>
        <w:tc>
          <w:tcPr>
            <w:tcW w:w="746" w:type="dxa"/>
            <w:tcBorders>
              <w:top w:val="nil"/>
              <w:left w:val="single" w:sz="4" w:space="0" w:color="000000"/>
              <w:bottom w:val="single" w:sz="4" w:space="0" w:color="000000"/>
              <w:right w:val="single" w:sz="4" w:space="0" w:color="000000"/>
            </w:tcBorders>
            <w:shd w:val="clear" w:color="auto" w:fill="FFFFFF"/>
            <w:vAlign w:val="center"/>
          </w:tcPr>
          <w:p w14:paraId="042DC883" w14:textId="77777777" w:rsidR="00B40AAF" w:rsidRDefault="00746E6D">
            <w:pPr>
              <w:spacing w:after="0" w:line="240" w:lineRule="auto"/>
              <w:jc w:val="center"/>
              <w:rPr>
                <w:color w:val="000000"/>
                <w:sz w:val="28"/>
                <w:szCs w:val="28"/>
                <w:highlight w:val="yellow"/>
              </w:rPr>
            </w:pPr>
            <w:r>
              <w:rPr>
                <w:color w:val="000000"/>
                <w:sz w:val="28"/>
                <w:szCs w:val="28"/>
                <w:highlight w:val="yellow"/>
              </w:rPr>
              <w:t xml:space="preserve">1 </w:t>
            </w:r>
          </w:p>
        </w:tc>
        <w:tc>
          <w:tcPr>
            <w:tcW w:w="5406" w:type="dxa"/>
            <w:tcBorders>
              <w:top w:val="nil"/>
              <w:left w:val="nil"/>
              <w:bottom w:val="single" w:sz="4" w:space="0" w:color="000000"/>
              <w:right w:val="single" w:sz="4" w:space="0" w:color="000000"/>
            </w:tcBorders>
            <w:shd w:val="clear" w:color="auto" w:fill="FFFFFF"/>
            <w:vAlign w:val="center"/>
          </w:tcPr>
          <w:p w14:paraId="6B72035B" w14:textId="77777777" w:rsidR="00B40AAF" w:rsidRDefault="00746E6D">
            <w:pPr>
              <w:spacing w:after="0" w:line="240" w:lineRule="auto"/>
              <w:jc w:val="left"/>
              <w:rPr>
                <w:color w:val="000000"/>
                <w:sz w:val="28"/>
                <w:szCs w:val="28"/>
                <w:highlight w:val="yellow"/>
              </w:rPr>
            </w:pPr>
            <w:r>
              <w:rPr>
                <w:color w:val="000000"/>
                <w:sz w:val="28"/>
                <w:szCs w:val="28"/>
              </w:rPr>
              <w:t>Lệ phí thẩm định đề cương và dự toán chi tiết</w:t>
            </w:r>
          </w:p>
        </w:tc>
        <w:tc>
          <w:tcPr>
            <w:tcW w:w="3228" w:type="dxa"/>
            <w:tcBorders>
              <w:top w:val="nil"/>
              <w:left w:val="nil"/>
              <w:bottom w:val="single" w:sz="4" w:space="0" w:color="000000"/>
              <w:right w:val="single" w:sz="4" w:space="0" w:color="000000"/>
            </w:tcBorders>
            <w:shd w:val="clear" w:color="auto" w:fill="auto"/>
            <w:vAlign w:val="center"/>
          </w:tcPr>
          <w:p w14:paraId="0FF7BBFD" w14:textId="77777777" w:rsidR="00B40AAF" w:rsidRDefault="00746E6D">
            <w:pPr>
              <w:spacing w:before="40" w:after="40" w:line="240" w:lineRule="auto"/>
              <w:jc w:val="right"/>
              <w:rPr>
                <w:color w:val="000000"/>
                <w:sz w:val="28"/>
                <w:szCs w:val="28"/>
                <w:highlight w:val="yellow"/>
              </w:rPr>
            </w:pPr>
            <w:r>
              <w:rPr>
                <w:color w:val="000000"/>
                <w:sz w:val="28"/>
                <w:szCs w:val="28"/>
                <w:highlight w:val="yellow"/>
              </w:rPr>
              <w:t xml:space="preserve">                           1.896.010 </w:t>
            </w:r>
          </w:p>
        </w:tc>
      </w:tr>
      <w:tr w:rsidR="00B40AAF" w14:paraId="3D7B2A7E" w14:textId="77777777">
        <w:trPr>
          <w:trHeight w:val="375"/>
        </w:trPr>
        <w:tc>
          <w:tcPr>
            <w:tcW w:w="746" w:type="dxa"/>
            <w:tcBorders>
              <w:top w:val="nil"/>
              <w:left w:val="single" w:sz="4" w:space="0" w:color="000000"/>
              <w:bottom w:val="single" w:sz="4" w:space="0" w:color="000000"/>
              <w:right w:val="single" w:sz="4" w:space="0" w:color="000000"/>
            </w:tcBorders>
            <w:shd w:val="clear" w:color="auto" w:fill="FFFFFF"/>
            <w:vAlign w:val="center"/>
          </w:tcPr>
          <w:p w14:paraId="732F85B4" w14:textId="77777777" w:rsidR="00B40AAF" w:rsidRDefault="00746E6D">
            <w:pPr>
              <w:spacing w:after="0" w:line="240" w:lineRule="auto"/>
              <w:jc w:val="center"/>
              <w:rPr>
                <w:color w:val="000000"/>
                <w:sz w:val="28"/>
                <w:szCs w:val="28"/>
              </w:rPr>
            </w:pPr>
            <w:r>
              <w:rPr>
                <w:color w:val="000000"/>
                <w:sz w:val="28"/>
                <w:szCs w:val="28"/>
              </w:rPr>
              <w:t xml:space="preserve">2 </w:t>
            </w:r>
          </w:p>
        </w:tc>
        <w:tc>
          <w:tcPr>
            <w:tcW w:w="5406" w:type="dxa"/>
            <w:tcBorders>
              <w:top w:val="nil"/>
              <w:left w:val="nil"/>
              <w:bottom w:val="single" w:sz="4" w:space="0" w:color="000000"/>
              <w:right w:val="single" w:sz="4" w:space="0" w:color="000000"/>
            </w:tcBorders>
            <w:shd w:val="clear" w:color="auto" w:fill="auto"/>
            <w:vAlign w:val="center"/>
          </w:tcPr>
          <w:p w14:paraId="01293F5C" w14:textId="77777777" w:rsidR="00B40AAF" w:rsidRDefault="00746E6D">
            <w:pPr>
              <w:spacing w:after="0" w:line="240" w:lineRule="auto"/>
              <w:rPr>
                <w:color w:val="000000"/>
                <w:sz w:val="28"/>
                <w:szCs w:val="28"/>
              </w:rPr>
            </w:pPr>
            <w:r>
              <w:rPr>
                <w:color w:val="000000"/>
                <w:sz w:val="28"/>
                <w:szCs w:val="28"/>
              </w:rPr>
              <w:t>Chi phí thẩm tra, phê duyệt quyết toán</w:t>
            </w:r>
          </w:p>
        </w:tc>
        <w:tc>
          <w:tcPr>
            <w:tcW w:w="3228" w:type="dxa"/>
            <w:tcBorders>
              <w:top w:val="nil"/>
              <w:left w:val="nil"/>
              <w:bottom w:val="single" w:sz="4" w:space="0" w:color="000000"/>
              <w:right w:val="single" w:sz="4" w:space="0" w:color="000000"/>
            </w:tcBorders>
            <w:shd w:val="clear" w:color="auto" w:fill="auto"/>
            <w:vAlign w:val="center"/>
          </w:tcPr>
          <w:p w14:paraId="26704E5E" w14:textId="77777777" w:rsidR="00B40AAF" w:rsidRDefault="00746E6D">
            <w:pPr>
              <w:spacing w:before="40" w:after="40" w:line="240" w:lineRule="auto"/>
              <w:jc w:val="right"/>
              <w:rPr>
                <w:color w:val="000000"/>
                <w:sz w:val="28"/>
                <w:szCs w:val="28"/>
                <w:highlight w:val="yellow"/>
              </w:rPr>
            </w:pPr>
            <w:r>
              <w:rPr>
                <w:color w:val="000000"/>
                <w:sz w:val="28"/>
                <w:szCs w:val="28"/>
                <w:highlight w:val="yellow"/>
              </w:rPr>
              <w:t xml:space="preserve">                         38.997.932 </w:t>
            </w:r>
          </w:p>
        </w:tc>
      </w:tr>
      <w:tr w:rsidR="00B40AAF" w14:paraId="5211C8E5" w14:textId="77777777">
        <w:trPr>
          <w:trHeight w:val="375"/>
        </w:trPr>
        <w:tc>
          <w:tcPr>
            <w:tcW w:w="746" w:type="dxa"/>
            <w:tcBorders>
              <w:top w:val="nil"/>
              <w:left w:val="single" w:sz="4" w:space="0" w:color="000000"/>
              <w:bottom w:val="single" w:sz="4" w:space="0" w:color="000000"/>
              <w:right w:val="single" w:sz="4" w:space="0" w:color="000000"/>
            </w:tcBorders>
            <w:shd w:val="clear" w:color="auto" w:fill="FFFFFF"/>
            <w:vAlign w:val="center"/>
          </w:tcPr>
          <w:p w14:paraId="3919E78C" w14:textId="77777777" w:rsidR="00B40AAF" w:rsidRDefault="00746E6D">
            <w:pPr>
              <w:spacing w:after="0" w:line="240" w:lineRule="auto"/>
              <w:jc w:val="center"/>
              <w:rPr>
                <w:color w:val="000000"/>
                <w:sz w:val="28"/>
                <w:szCs w:val="28"/>
              </w:rPr>
            </w:pPr>
            <w:r>
              <w:rPr>
                <w:color w:val="000000"/>
                <w:sz w:val="28"/>
                <w:szCs w:val="28"/>
              </w:rPr>
              <w:t xml:space="preserve">3 </w:t>
            </w:r>
          </w:p>
        </w:tc>
        <w:tc>
          <w:tcPr>
            <w:tcW w:w="5406" w:type="dxa"/>
            <w:tcBorders>
              <w:top w:val="nil"/>
              <w:left w:val="nil"/>
              <w:bottom w:val="single" w:sz="4" w:space="0" w:color="000000"/>
              <w:right w:val="single" w:sz="4" w:space="0" w:color="000000"/>
            </w:tcBorders>
            <w:shd w:val="clear" w:color="auto" w:fill="auto"/>
            <w:vAlign w:val="center"/>
          </w:tcPr>
          <w:p w14:paraId="31D4B7D5" w14:textId="77777777" w:rsidR="00B40AAF" w:rsidRDefault="00746E6D">
            <w:pPr>
              <w:spacing w:after="0" w:line="240" w:lineRule="auto"/>
              <w:rPr>
                <w:color w:val="000000"/>
                <w:sz w:val="28"/>
                <w:szCs w:val="28"/>
              </w:rPr>
            </w:pPr>
            <w:r>
              <w:rPr>
                <w:color w:val="000000"/>
                <w:sz w:val="28"/>
                <w:szCs w:val="28"/>
              </w:rPr>
              <w:t>Chi phí dự phòng</w:t>
            </w:r>
          </w:p>
        </w:tc>
        <w:tc>
          <w:tcPr>
            <w:tcW w:w="3228" w:type="dxa"/>
            <w:tcBorders>
              <w:top w:val="nil"/>
              <w:left w:val="nil"/>
              <w:bottom w:val="single" w:sz="4" w:space="0" w:color="000000"/>
              <w:right w:val="single" w:sz="4" w:space="0" w:color="000000"/>
            </w:tcBorders>
            <w:shd w:val="clear" w:color="auto" w:fill="auto"/>
            <w:vAlign w:val="center"/>
          </w:tcPr>
          <w:p w14:paraId="489D3547" w14:textId="77777777" w:rsidR="00B40AAF" w:rsidRDefault="00746E6D">
            <w:pPr>
              <w:spacing w:before="40" w:after="40" w:line="240" w:lineRule="auto"/>
              <w:jc w:val="right"/>
              <w:rPr>
                <w:color w:val="000000"/>
                <w:sz w:val="28"/>
                <w:szCs w:val="28"/>
                <w:highlight w:val="yellow"/>
              </w:rPr>
            </w:pPr>
            <w:r>
              <w:rPr>
                <w:color w:val="000000"/>
                <w:sz w:val="28"/>
                <w:szCs w:val="28"/>
                <w:highlight w:val="yellow"/>
              </w:rPr>
              <w:t xml:space="preserve">                         52.189.027 </w:t>
            </w:r>
          </w:p>
        </w:tc>
      </w:tr>
      <w:tr w:rsidR="00B40AAF" w14:paraId="48D1708B" w14:textId="77777777">
        <w:trPr>
          <w:trHeight w:val="375"/>
        </w:trPr>
        <w:tc>
          <w:tcPr>
            <w:tcW w:w="615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F54ECCF" w14:textId="77777777" w:rsidR="00B40AAF" w:rsidRDefault="00746E6D">
            <w:pPr>
              <w:spacing w:after="0" w:line="240" w:lineRule="auto"/>
              <w:jc w:val="center"/>
              <w:rPr>
                <w:b/>
                <w:color w:val="000000"/>
                <w:sz w:val="28"/>
                <w:szCs w:val="28"/>
              </w:rPr>
            </w:pPr>
            <w:r>
              <w:rPr>
                <w:b/>
                <w:color w:val="000000"/>
                <w:sz w:val="28"/>
                <w:szCs w:val="28"/>
              </w:rPr>
              <w:t>Tổng cộng</w:t>
            </w:r>
          </w:p>
        </w:tc>
        <w:tc>
          <w:tcPr>
            <w:tcW w:w="3228" w:type="dxa"/>
            <w:tcBorders>
              <w:top w:val="nil"/>
              <w:left w:val="nil"/>
              <w:bottom w:val="single" w:sz="4" w:space="0" w:color="000000"/>
              <w:right w:val="single" w:sz="4" w:space="0" w:color="000000"/>
            </w:tcBorders>
            <w:shd w:val="clear" w:color="auto" w:fill="auto"/>
            <w:vAlign w:val="center"/>
          </w:tcPr>
          <w:p w14:paraId="480D7F17" w14:textId="77777777" w:rsidR="00B40AAF" w:rsidRDefault="00746E6D">
            <w:pPr>
              <w:spacing w:before="40" w:after="40"/>
              <w:jc w:val="right"/>
              <w:rPr>
                <w:b/>
                <w:color w:val="000000"/>
                <w:sz w:val="28"/>
                <w:szCs w:val="28"/>
                <w:highlight w:val="yellow"/>
              </w:rPr>
            </w:pPr>
            <w:r>
              <w:rPr>
                <w:b/>
                <w:color w:val="000000"/>
                <w:sz w:val="28"/>
                <w:szCs w:val="28"/>
                <w:highlight w:val="yellow"/>
              </w:rPr>
              <w:t xml:space="preserve">                         93.082.969 </w:t>
            </w:r>
          </w:p>
        </w:tc>
      </w:tr>
    </w:tbl>
    <w:p w14:paraId="25D76083" w14:textId="77777777" w:rsidR="00B40AAF" w:rsidRDefault="00B40AAF">
      <w:pPr>
        <w:rPr>
          <w:color w:val="000000"/>
        </w:rPr>
      </w:pPr>
    </w:p>
    <w:p w14:paraId="529E372A" w14:textId="77777777" w:rsidR="00B40AAF" w:rsidRDefault="00B40AAF">
      <w:pPr>
        <w:rPr>
          <w:color w:val="000000"/>
        </w:rPr>
      </w:pPr>
    </w:p>
    <w:p w14:paraId="1AB71B3B" w14:textId="77777777" w:rsidR="00B40AAF" w:rsidRDefault="00746E6D">
      <w:pPr>
        <w:pStyle w:val="Heading3"/>
        <w:numPr>
          <w:ilvl w:val="2"/>
          <w:numId w:val="5"/>
        </w:numPr>
        <w:spacing w:before="60" w:after="0" w:line="264" w:lineRule="auto"/>
        <w:rPr>
          <w:color w:val="000000"/>
        </w:rPr>
      </w:pPr>
      <w:bookmarkStart w:id="193" w:name="_heading=h.n5rssn" w:colFirst="0" w:colLast="0"/>
      <w:bookmarkEnd w:id="193"/>
      <w:r>
        <w:rPr>
          <w:color w:val="000000"/>
        </w:rPr>
        <w:t>Ph</w:t>
      </w:r>
      <w:r>
        <w:rPr>
          <w:color w:val="000000"/>
        </w:rPr>
        <w:t>ầ</w:t>
      </w:r>
      <w:r>
        <w:rPr>
          <w:color w:val="000000"/>
        </w:rPr>
        <w:t>n công vi</w:t>
      </w:r>
      <w:r>
        <w:rPr>
          <w:color w:val="000000"/>
        </w:rPr>
        <w:t>ệ</w:t>
      </w:r>
      <w:r>
        <w:rPr>
          <w:color w:val="000000"/>
        </w:rPr>
        <w:t>c thu</w:t>
      </w:r>
      <w:r>
        <w:rPr>
          <w:color w:val="000000"/>
        </w:rPr>
        <w:t>ộ</w:t>
      </w:r>
      <w:r>
        <w:rPr>
          <w:color w:val="000000"/>
        </w:rPr>
        <w:t>c k</w:t>
      </w:r>
      <w:r>
        <w:rPr>
          <w:color w:val="000000"/>
        </w:rPr>
        <w:t>ế</w:t>
      </w:r>
      <w:r>
        <w:rPr>
          <w:color w:val="000000"/>
        </w:rPr>
        <w:t xml:space="preserve"> ho</w:t>
      </w:r>
      <w:r>
        <w:rPr>
          <w:color w:val="000000"/>
        </w:rPr>
        <w:t>ạ</w:t>
      </w:r>
      <w:r>
        <w:rPr>
          <w:color w:val="000000"/>
        </w:rPr>
        <w:t>ch l</w:t>
      </w:r>
      <w:r>
        <w:rPr>
          <w:color w:val="000000"/>
        </w:rPr>
        <w:t>ự</w:t>
      </w:r>
      <w:r>
        <w:rPr>
          <w:color w:val="000000"/>
        </w:rPr>
        <w:t>a ch</w:t>
      </w:r>
      <w:r>
        <w:rPr>
          <w:color w:val="000000"/>
        </w:rPr>
        <w:t>ọ</w:t>
      </w:r>
      <w:r>
        <w:rPr>
          <w:color w:val="000000"/>
        </w:rPr>
        <w:t>n nhà th</w:t>
      </w:r>
      <w:r>
        <w:rPr>
          <w:color w:val="000000"/>
        </w:rPr>
        <w:t>ầ</w:t>
      </w:r>
      <w:r>
        <w:rPr>
          <w:color w:val="000000"/>
        </w:rPr>
        <w:t>u</w:t>
      </w:r>
    </w:p>
    <w:tbl>
      <w:tblPr>
        <w:tblStyle w:val="afff1"/>
        <w:tblW w:w="15594"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8"/>
        <w:gridCol w:w="4675"/>
        <w:gridCol w:w="1864"/>
        <w:gridCol w:w="1226"/>
        <w:gridCol w:w="1884"/>
        <w:gridCol w:w="1245"/>
        <w:gridCol w:w="1274"/>
        <w:gridCol w:w="1161"/>
        <w:gridCol w:w="1417"/>
      </w:tblGrid>
      <w:tr w:rsidR="00B40AAF" w14:paraId="1A1A56D9" w14:textId="77777777">
        <w:trPr>
          <w:trHeight w:val="1500"/>
        </w:trPr>
        <w:tc>
          <w:tcPr>
            <w:tcW w:w="848" w:type="dxa"/>
            <w:shd w:val="clear" w:color="auto" w:fill="auto"/>
            <w:vAlign w:val="center"/>
          </w:tcPr>
          <w:p w14:paraId="7D9C5928" w14:textId="77777777" w:rsidR="00B40AAF" w:rsidRDefault="00746E6D">
            <w:pPr>
              <w:spacing w:before="60" w:after="0" w:line="264" w:lineRule="auto"/>
              <w:jc w:val="center"/>
              <w:rPr>
                <w:b/>
                <w:color w:val="000000"/>
                <w:sz w:val="28"/>
                <w:szCs w:val="28"/>
              </w:rPr>
            </w:pPr>
            <w:r>
              <w:rPr>
                <w:b/>
                <w:color w:val="000000"/>
                <w:sz w:val="28"/>
                <w:szCs w:val="28"/>
              </w:rPr>
              <w:t>STT</w:t>
            </w:r>
          </w:p>
        </w:tc>
        <w:tc>
          <w:tcPr>
            <w:tcW w:w="4675" w:type="dxa"/>
            <w:shd w:val="clear" w:color="auto" w:fill="auto"/>
            <w:vAlign w:val="center"/>
          </w:tcPr>
          <w:p w14:paraId="7215529B" w14:textId="77777777" w:rsidR="00B40AAF" w:rsidRDefault="00746E6D">
            <w:pPr>
              <w:spacing w:before="60" w:after="0" w:line="264" w:lineRule="auto"/>
              <w:jc w:val="center"/>
              <w:rPr>
                <w:b/>
                <w:color w:val="000000"/>
                <w:sz w:val="28"/>
                <w:szCs w:val="28"/>
              </w:rPr>
            </w:pPr>
            <w:r>
              <w:rPr>
                <w:b/>
                <w:color w:val="000000"/>
                <w:sz w:val="28"/>
                <w:szCs w:val="28"/>
              </w:rPr>
              <w:t>Tên gói thầu</w:t>
            </w:r>
          </w:p>
        </w:tc>
        <w:tc>
          <w:tcPr>
            <w:tcW w:w="1864" w:type="dxa"/>
            <w:shd w:val="clear" w:color="auto" w:fill="auto"/>
            <w:vAlign w:val="center"/>
          </w:tcPr>
          <w:p w14:paraId="370F06E9" w14:textId="77777777" w:rsidR="00B40AAF" w:rsidRDefault="00746E6D">
            <w:pPr>
              <w:spacing w:before="60" w:after="0" w:line="264" w:lineRule="auto"/>
              <w:jc w:val="center"/>
              <w:rPr>
                <w:b/>
                <w:color w:val="000000"/>
                <w:sz w:val="28"/>
                <w:szCs w:val="28"/>
              </w:rPr>
            </w:pPr>
            <w:r>
              <w:rPr>
                <w:b/>
                <w:color w:val="000000"/>
                <w:sz w:val="28"/>
                <w:szCs w:val="28"/>
              </w:rPr>
              <w:t xml:space="preserve"> Giá gói thầu (đồng) </w:t>
            </w:r>
          </w:p>
        </w:tc>
        <w:tc>
          <w:tcPr>
            <w:tcW w:w="1226" w:type="dxa"/>
            <w:shd w:val="clear" w:color="auto" w:fill="auto"/>
            <w:vAlign w:val="center"/>
          </w:tcPr>
          <w:p w14:paraId="5688E332" w14:textId="77777777" w:rsidR="00B40AAF" w:rsidRDefault="00746E6D">
            <w:pPr>
              <w:spacing w:before="60" w:after="0" w:line="264" w:lineRule="auto"/>
              <w:jc w:val="center"/>
              <w:rPr>
                <w:b/>
                <w:color w:val="000000"/>
                <w:sz w:val="28"/>
                <w:szCs w:val="28"/>
              </w:rPr>
            </w:pPr>
            <w:r>
              <w:rPr>
                <w:b/>
                <w:color w:val="000000"/>
                <w:sz w:val="28"/>
                <w:szCs w:val="28"/>
              </w:rPr>
              <w:t>Nguồn vốn</w:t>
            </w:r>
          </w:p>
        </w:tc>
        <w:tc>
          <w:tcPr>
            <w:tcW w:w="1884" w:type="dxa"/>
            <w:shd w:val="clear" w:color="auto" w:fill="auto"/>
            <w:vAlign w:val="center"/>
          </w:tcPr>
          <w:p w14:paraId="5C80EB1A" w14:textId="77777777" w:rsidR="00B40AAF" w:rsidRDefault="00746E6D">
            <w:pPr>
              <w:spacing w:before="60" w:after="0" w:line="264" w:lineRule="auto"/>
              <w:jc w:val="center"/>
              <w:rPr>
                <w:b/>
                <w:color w:val="000000"/>
                <w:sz w:val="28"/>
                <w:szCs w:val="28"/>
              </w:rPr>
            </w:pPr>
            <w:r>
              <w:rPr>
                <w:b/>
                <w:color w:val="000000"/>
                <w:sz w:val="28"/>
                <w:szCs w:val="28"/>
              </w:rPr>
              <w:t>Hình thức lựa chọn nhà thầu</w:t>
            </w:r>
          </w:p>
        </w:tc>
        <w:tc>
          <w:tcPr>
            <w:tcW w:w="1245" w:type="dxa"/>
            <w:shd w:val="clear" w:color="auto" w:fill="auto"/>
            <w:vAlign w:val="center"/>
          </w:tcPr>
          <w:p w14:paraId="58C81A89" w14:textId="77777777" w:rsidR="00B40AAF" w:rsidRDefault="00746E6D">
            <w:pPr>
              <w:spacing w:before="60" w:after="0" w:line="264" w:lineRule="auto"/>
              <w:jc w:val="center"/>
              <w:rPr>
                <w:b/>
                <w:color w:val="000000"/>
                <w:sz w:val="28"/>
                <w:szCs w:val="28"/>
              </w:rPr>
            </w:pPr>
            <w:r>
              <w:rPr>
                <w:b/>
                <w:color w:val="000000"/>
                <w:sz w:val="28"/>
                <w:szCs w:val="28"/>
              </w:rPr>
              <w:t>Phương thức lựa chọn nhà thầu</w:t>
            </w:r>
          </w:p>
        </w:tc>
        <w:tc>
          <w:tcPr>
            <w:tcW w:w="1274" w:type="dxa"/>
            <w:shd w:val="clear" w:color="auto" w:fill="auto"/>
            <w:vAlign w:val="center"/>
          </w:tcPr>
          <w:p w14:paraId="0FAEEEA9" w14:textId="77777777" w:rsidR="00B40AAF" w:rsidRDefault="00746E6D">
            <w:pPr>
              <w:spacing w:before="60" w:after="0" w:line="264" w:lineRule="auto"/>
              <w:jc w:val="center"/>
              <w:rPr>
                <w:b/>
                <w:color w:val="000000"/>
                <w:sz w:val="28"/>
                <w:szCs w:val="28"/>
              </w:rPr>
            </w:pPr>
            <w:r>
              <w:rPr>
                <w:b/>
                <w:color w:val="000000"/>
                <w:sz w:val="28"/>
                <w:szCs w:val="28"/>
              </w:rPr>
              <w:t>Thời gian bắt đầu tổ chức lựa chọn nhà thầu</w:t>
            </w:r>
          </w:p>
        </w:tc>
        <w:tc>
          <w:tcPr>
            <w:tcW w:w="1161" w:type="dxa"/>
            <w:shd w:val="clear" w:color="auto" w:fill="auto"/>
            <w:vAlign w:val="center"/>
          </w:tcPr>
          <w:p w14:paraId="45068AA8" w14:textId="77777777" w:rsidR="00B40AAF" w:rsidRDefault="00746E6D">
            <w:pPr>
              <w:spacing w:before="60" w:after="0" w:line="264" w:lineRule="auto"/>
              <w:jc w:val="center"/>
              <w:rPr>
                <w:b/>
                <w:color w:val="000000"/>
                <w:sz w:val="28"/>
                <w:szCs w:val="28"/>
              </w:rPr>
            </w:pPr>
            <w:r>
              <w:rPr>
                <w:b/>
                <w:color w:val="000000"/>
                <w:sz w:val="28"/>
                <w:szCs w:val="28"/>
              </w:rPr>
              <w:t>Loại hợp đồng</w:t>
            </w:r>
          </w:p>
        </w:tc>
        <w:tc>
          <w:tcPr>
            <w:tcW w:w="1417" w:type="dxa"/>
            <w:shd w:val="clear" w:color="auto" w:fill="auto"/>
            <w:vAlign w:val="center"/>
          </w:tcPr>
          <w:p w14:paraId="270230E4" w14:textId="77777777" w:rsidR="00B40AAF" w:rsidRDefault="00746E6D">
            <w:pPr>
              <w:spacing w:before="60" w:after="0" w:line="264" w:lineRule="auto"/>
              <w:jc w:val="center"/>
              <w:rPr>
                <w:b/>
                <w:color w:val="000000"/>
                <w:sz w:val="28"/>
                <w:szCs w:val="28"/>
              </w:rPr>
            </w:pPr>
            <w:r>
              <w:rPr>
                <w:b/>
                <w:color w:val="000000"/>
                <w:sz w:val="28"/>
                <w:szCs w:val="28"/>
              </w:rPr>
              <w:t>Thời gian thực hiện hợp đồng</w:t>
            </w:r>
          </w:p>
        </w:tc>
      </w:tr>
      <w:tr w:rsidR="00B40AAF" w14:paraId="09FEC275" w14:textId="77777777">
        <w:trPr>
          <w:trHeight w:val="1125"/>
        </w:trPr>
        <w:tc>
          <w:tcPr>
            <w:tcW w:w="848" w:type="dxa"/>
            <w:shd w:val="clear" w:color="auto" w:fill="auto"/>
            <w:vAlign w:val="center"/>
          </w:tcPr>
          <w:p w14:paraId="7F828943" w14:textId="77777777" w:rsidR="00B40AAF" w:rsidRDefault="00746E6D">
            <w:pPr>
              <w:spacing w:before="60" w:after="0" w:line="264" w:lineRule="auto"/>
              <w:jc w:val="center"/>
              <w:rPr>
                <w:color w:val="000000"/>
                <w:sz w:val="28"/>
                <w:szCs w:val="28"/>
              </w:rPr>
            </w:pPr>
            <w:r>
              <w:rPr>
                <w:color w:val="000000"/>
                <w:sz w:val="28"/>
                <w:szCs w:val="28"/>
              </w:rPr>
              <w:t xml:space="preserve">1 </w:t>
            </w:r>
          </w:p>
        </w:tc>
        <w:tc>
          <w:tcPr>
            <w:tcW w:w="4675" w:type="dxa"/>
            <w:shd w:val="clear" w:color="auto" w:fill="auto"/>
            <w:vAlign w:val="center"/>
          </w:tcPr>
          <w:p w14:paraId="4DD8C5A7" w14:textId="77777777" w:rsidR="00B40AAF" w:rsidRDefault="00746E6D">
            <w:pPr>
              <w:spacing w:before="60" w:after="0" w:line="264" w:lineRule="auto"/>
              <w:jc w:val="left"/>
              <w:rPr>
                <w:color w:val="000000"/>
                <w:sz w:val="28"/>
                <w:szCs w:val="28"/>
              </w:rPr>
            </w:pPr>
            <w:r>
              <w:rPr>
                <w:color w:val="000000"/>
                <w:sz w:val="28"/>
                <w:szCs w:val="28"/>
              </w:rPr>
              <w:t>Gói thầu 1: Nâng cấp, xây dựng, hiệu chỉnh và triển khai bổ sung các phần mềm chuyên ngành tại Sở Xây dựng giai đoạn 2</w:t>
            </w:r>
          </w:p>
        </w:tc>
        <w:tc>
          <w:tcPr>
            <w:tcW w:w="1864" w:type="dxa"/>
            <w:shd w:val="clear" w:color="auto" w:fill="auto"/>
            <w:vAlign w:val="center"/>
          </w:tcPr>
          <w:p w14:paraId="10236A51" w14:textId="77777777" w:rsidR="00B40AAF" w:rsidRDefault="00746E6D">
            <w:pPr>
              <w:spacing w:before="60" w:after="0" w:line="264" w:lineRule="auto"/>
              <w:ind w:right="37"/>
              <w:jc w:val="right"/>
              <w:rPr>
                <w:color w:val="000000"/>
                <w:sz w:val="28"/>
                <w:szCs w:val="28"/>
              </w:rPr>
            </w:pPr>
            <w:r>
              <w:rPr>
                <w:color w:val="000000"/>
                <w:sz w:val="28"/>
                <w:szCs w:val="28"/>
              </w:rPr>
              <w:t xml:space="preserve">8.951.918.130   </w:t>
            </w:r>
          </w:p>
        </w:tc>
        <w:tc>
          <w:tcPr>
            <w:tcW w:w="1226" w:type="dxa"/>
            <w:vMerge w:val="restart"/>
            <w:shd w:val="clear" w:color="auto" w:fill="auto"/>
            <w:vAlign w:val="center"/>
          </w:tcPr>
          <w:p w14:paraId="39B26650" w14:textId="77777777" w:rsidR="00B40AAF" w:rsidRDefault="00746E6D">
            <w:pPr>
              <w:spacing w:before="60" w:after="0" w:line="264" w:lineRule="auto"/>
              <w:jc w:val="center"/>
              <w:rPr>
                <w:color w:val="000000"/>
                <w:sz w:val="28"/>
                <w:szCs w:val="28"/>
              </w:rPr>
            </w:pPr>
            <w:r>
              <w:rPr>
                <w:color w:val="000000"/>
                <w:sz w:val="28"/>
                <w:szCs w:val="28"/>
              </w:rPr>
              <w:t xml:space="preserve"> Ngân sách sự nghiệp </w:t>
            </w:r>
          </w:p>
        </w:tc>
        <w:tc>
          <w:tcPr>
            <w:tcW w:w="1884" w:type="dxa"/>
            <w:shd w:val="clear" w:color="auto" w:fill="auto"/>
            <w:vAlign w:val="center"/>
          </w:tcPr>
          <w:p w14:paraId="0C0BF072" w14:textId="77777777" w:rsidR="00B40AAF" w:rsidRDefault="00746E6D">
            <w:pPr>
              <w:spacing w:before="60" w:after="0" w:line="264" w:lineRule="auto"/>
              <w:jc w:val="center"/>
              <w:rPr>
                <w:color w:val="000000"/>
                <w:sz w:val="28"/>
                <w:szCs w:val="28"/>
              </w:rPr>
            </w:pPr>
            <w:r>
              <w:rPr>
                <w:color w:val="000000"/>
                <w:sz w:val="28"/>
                <w:szCs w:val="28"/>
              </w:rPr>
              <w:t>Đấu thầu rộng rãi trong nước, qua mạng</w:t>
            </w:r>
          </w:p>
        </w:tc>
        <w:tc>
          <w:tcPr>
            <w:tcW w:w="1245" w:type="dxa"/>
            <w:shd w:val="clear" w:color="auto" w:fill="auto"/>
            <w:vAlign w:val="center"/>
          </w:tcPr>
          <w:p w14:paraId="4113EFAD" w14:textId="77777777" w:rsidR="00B40AAF" w:rsidRDefault="00746E6D">
            <w:pPr>
              <w:spacing w:before="60" w:after="0" w:line="264" w:lineRule="auto"/>
              <w:jc w:val="center"/>
              <w:rPr>
                <w:color w:val="000000"/>
                <w:sz w:val="28"/>
                <w:szCs w:val="28"/>
              </w:rPr>
            </w:pPr>
            <w:r>
              <w:rPr>
                <w:color w:val="000000"/>
                <w:sz w:val="28"/>
                <w:szCs w:val="28"/>
              </w:rPr>
              <w:t>Một giai đoạn một túi hồ sơ</w:t>
            </w:r>
          </w:p>
        </w:tc>
        <w:tc>
          <w:tcPr>
            <w:tcW w:w="1274" w:type="dxa"/>
            <w:shd w:val="clear" w:color="auto" w:fill="auto"/>
            <w:vAlign w:val="center"/>
          </w:tcPr>
          <w:p w14:paraId="34DE8468" w14:textId="77777777" w:rsidR="00B40AAF" w:rsidRDefault="00746E6D">
            <w:pPr>
              <w:spacing w:before="60" w:after="0" w:line="264" w:lineRule="auto"/>
              <w:jc w:val="center"/>
              <w:rPr>
                <w:color w:val="000000"/>
                <w:sz w:val="28"/>
                <w:szCs w:val="28"/>
              </w:rPr>
            </w:pPr>
            <w:r>
              <w:rPr>
                <w:color w:val="000000"/>
                <w:sz w:val="28"/>
                <w:szCs w:val="28"/>
              </w:rPr>
              <w:t>Quý II-IV/2022</w:t>
            </w:r>
          </w:p>
        </w:tc>
        <w:tc>
          <w:tcPr>
            <w:tcW w:w="1161" w:type="dxa"/>
            <w:shd w:val="clear" w:color="auto" w:fill="auto"/>
            <w:vAlign w:val="center"/>
          </w:tcPr>
          <w:p w14:paraId="578A6B56" w14:textId="77777777" w:rsidR="00B40AAF" w:rsidRDefault="00746E6D">
            <w:pPr>
              <w:spacing w:before="60" w:after="0" w:line="264" w:lineRule="auto"/>
              <w:jc w:val="center"/>
              <w:rPr>
                <w:color w:val="000000"/>
                <w:sz w:val="28"/>
                <w:szCs w:val="28"/>
              </w:rPr>
            </w:pPr>
            <w:r>
              <w:rPr>
                <w:color w:val="000000"/>
                <w:sz w:val="28"/>
                <w:szCs w:val="28"/>
              </w:rPr>
              <w:t>Trọn gói</w:t>
            </w:r>
          </w:p>
        </w:tc>
        <w:tc>
          <w:tcPr>
            <w:tcW w:w="1417" w:type="dxa"/>
            <w:shd w:val="clear" w:color="auto" w:fill="auto"/>
            <w:vAlign w:val="center"/>
          </w:tcPr>
          <w:p w14:paraId="7444AF1C" w14:textId="77777777" w:rsidR="00B40AAF" w:rsidRDefault="00746E6D">
            <w:pPr>
              <w:spacing w:before="60" w:after="0" w:line="264" w:lineRule="auto"/>
              <w:jc w:val="center"/>
              <w:rPr>
                <w:color w:val="000000"/>
                <w:sz w:val="28"/>
                <w:szCs w:val="28"/>
              </w:rPr>
            </w:pPr>
            <w:r>
              <w:rPr>
                <w:color w:val="000000"/>
                <w:sz w:val="28"/>
                <w:szCs w:val="28"/>
              </w:rPr>
              <w:t>270 ngày</w:t>
            </w:r>
          </w:p>
        </w:tc>
      </w:tr>
      <w:tr w:rsidR="00B40AAF" w14:paraId="11F319BD" w14:textId="77777777">
        <w:trPr>
          <w:trHeight w:val="750"/>
        </w:trPr>
        <w:tc>
          <w:tcPr>
            <w:tcW w:w="848" w:type="dxa"/>
            <w:shd w:val="clear" w:color="auto" w:fill="auto"/>
            <w:vAlign w:val="center"/>
          </w:tcPr>
          <w:p w14:paraId="0D76AA98" w14:textId="77777777" w:rsidR="00B40AAF" w:rsidRDefault="00746E6D">
            <w:pPr>
              <w:spacing w:before="60" w:after="0" w:line="264" w:lineRule="auto"/>
              <w:jc w:val="center"/>
              <w:rPr>
                <w:color w:val="000000"/>
                <w:sz w:val="28"/>
                <w:szCs w:val="28"/>
              </w:rPr>
            </w:pPr>
            <w:r>
              <w:rPr>
                <w:color w:val="000000"/>
                <w:sz w:val="28"/>
                <w:szCs w:val="28"/>
              </w:rPr>
              <w:t xml:space="preserve">2 </w:t>
            </w:r>
          </w:p>
        </w:tc>
        <w:tc>
          <w:tcPr>
            <w:tcW w:w="4675" w:type="dxa"/>
            <w:shd w:val="clear" w:color="auto" w:fill="auto"/>
            <w:vAlign w:val="center"/>
          </w:tcPr>
          <w:p w14:paraId="1C7B4384" w14:textId="77777777" w:rsidR="00B40AAF" w:rsidRDefault="00746E6D">
            <w:pPr>
              <w:spacing w:before="60" w:after="0" w:line="264" w:lineRule="auto"/>
              <w:jc w:val="left"/>
              <w:rPr>
                <w:color w:val="000000"/>
                <w:sz w:val="28"/>
                <w:szCs w:val="28"/>
              </w:rPr>
            </w:pPr>
            <w:r>
              <w:rPr>
                <w:color w:val="000000"/>
                <w:sz w:val="28"/>
                <w:szCs w:val="28"/>
              </w:rPr>
              <w:t>Gói thầu 2: Tư vấn lập hồ sơ mời thầu, đánh giá hồ sơ dự thầu</w:t>
            </w:r>
          </w:p>
        </w:tc>
        <w:tc>
          <w:tcPr>
            <w:tcW w:w="1864" w:type="dxa"/>
            <w:shd w:val="clear" w:color="auto" w:fill="auto"/>
            <w:vAlign w:val="center"/>
          </w:tcPr>
          <w:p w14:paraId="3FD9DE91" w14:textId="77777777" w:rsidR="00B40AAF" w:rsidRDefault="00746E6D">
            <w:pPr>
              <w:spacing w:before="60" w:after="0" w:line="264" w:lineRule="auto"/>
              <w:ind w:right="37"/>
              <w:jc w:val="right"/>
              <w:rPr>
                <w:color w:val="000000"/>
                <w:sz w:val="28"/>
                <w:szCs w:val="28"/>
              </w:rPr>
            </w:pPr>
            <w:r>
              <w:rPr>
                <w:color w:val="000000"/>
                <w:sz w:val="28"/>
                <w:szCs w:val="28"/>
              </w:rPr>
              <w:t xml:space="preserve">37.531.454   </w:t>
            </w:r>
          </w:p>
        </w:tc>
        <w:tc>
          <w:tcPr>
            <w:tcW w:w="1226" w:type="dxa"/>
            <w:vMerge/>
            <w:shd w:val="clear" w:color="auto" w:fill="auto"/>
            <w:vAlign w:val="center"/>
          </w:tcPr>
          <w:p w14:paraId="243C42AF"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884" w:type="dxa"/>
            <w:shd w:val="clear" w:color="auto" w:fill="auto"/>
            <w:vAlign w:val="center"/>
          </w:tcPr>
          <w:p w14:paraId="36D6FD88" w14:textId="77777777" w:rsidR="00B40AAF" w:rsidRDefault="00746E6D">
            <w:pPr>
              <w:spacing w:before="60" w:after="0" w:line="264" w:lineRule="auto"/>
              <w:jc w:val="center"/>
              <w:rPr>
                <w:color w:val="000000"/>
                <w:sz w:val="28"/>
                <w:szCs w:val="28"/>
              </w:rPr>
            </w:pPr>
            <w:r>
              <w:rPr>
                <w:color w:val="000000"/>
                <w:sz w:val="28"/>
                <w:szCs w:val="28"/>
              </w:rPr>
              <w:t>Chỉ định thầu rút gọn</w:t>
            </w:r>
          </w:p>
        </w:tc>
        <w:tc>
          <w:tcPr>
            <w:tcW w:w="1245" w:type="dxa"/>
            <w:shd w:val="clear" w:color="auto" w:fill="auto"/>
            <w:vAlign w:val="center"/>
          </w:tcPr>
          <w:p w14:paraId="70C90898" w14:textId="77777777" w:rsidR="00B40AAF" w:rsidRDefault="00746E6D">
            <w:pPr>
              <w:spacing w:before="60" w:after="0" w:line="264" w:lineRule="auto"/>
              <w:jc w:val="center"/>
              <w:rPr>
                <w:color w:val="000000"/>
                <w:sz w:val="28"/>
                <w:szCs w:val="28"/>
              </w:rPr>
            </w:pPr>
            <w:r>
              <w:rPr>
                <w:color w:val="000000"/>
                <w:sz w:val="28"/>
                <w:szCs w:val="28"/>
              </w:rPr>
              <w:t> </w:t>
            </w:r>
          </w:p>
        </w:tc>
        <w:tc>
          <w:tcPr>
            <w:tcW w:w="1274" w:type="dxa"/>
            <w:shd w:val="clear" w:color="auto" w:fill="auto"/>
            <w:vAlign w:val="center"/>
          </w:tcPr>
          <w:p w14:paraId="6B5BA647" w14:textId="77777777" w:rsidR="00B40AAF" w:rsidRDefault="00746E6D">
            <w:pPr>
              <w:spacing w:before="60" w:after="0" w:line="264" w:lineRule="auto"/>
              <w:jc w:val="center"/>
              <w:rPr>
                <w:color w:val="000000"/>
                <w:sz w:val="28"/>
                <w:szCs w:val="28"/>
              </w:rPr>
            </w:pPr>
            <w:r>
              <w:rPr>
                <w:color w:val="000000"/>
                <w:sz w:val="28"/>
                <w:szCs w:val="28"/>
              </w:rPr>
              <w:t>Quý II-IV/2022</w:t>
            </w:r>
          </w:p>
        </w:tc>
        <w:tc>
          <w:tcPr>
            <w:tcW w:w="1161" w:type="dxa"/>
            <w:shd w:val="clear" w:color="auto" w:fill="auto"/>
            <w:vAlign w:val="center"/>
          </w:tcPr>
          <w:p w14:paraId="3606E3C3" w14:textId="77777777" w:rsidR="00B40AAF" w:rsidRDefault="00746E6D">
            <w:pPr>
              <w:spacing w:before="60" w:after="0" w:line="264" w:lineRule="auto"/>
              <w:jc w:val="center"/>
              <w:rPr>
                <w:color w:val="000000"/>
                <w:sz w:val="28"/>
                <w:szCs w:val="28"/>
              </w:rPr>
            </w:pPr>
            <w:r>
              <w:rPr>
                <w:color w:val="000000"/>
                <w:sz w:val="28"/>
                <w:szCs w:val="28"/>
              </w:rPr>
              <w:t>Trọn gói</w:t>
            </w:r>
          </w:p>
        </w:tc>
        <w:tc>
          <w:tcPr>
            <w:tcW w:w="1417" w:type="dxa"/>
            <w:shd w:val="clear" w:color="auto" w:fill="auto"/>
            <w:vAlign w:val="center"/>
          </w:tcPr>
          <w:p w14:paraId="415C6DF5" w14:textId="77777777" w:rsidR="00B40AAF" w:rsidRDefault="00746E6D">
            <w:pPr>
              <w:spacing w:before="60" w:after="0" w:line="264" w:lineRule="auto"/>
              <w:jc w:val="center"/>
              <w:rPr>
                <w:color w:val="000000"/>
                <w:sz w:val="28"/>
                <w:szCs w:val="28"/>
              </w:rPr>
            </w:pPr>
            <w:r>
              <w:rPr>
                <w:color w:val="000000"/>
                <w:sz w:val="28"/>
                <w:szCs w:val="28"/>
              </w:rPr>
              <w:t>90 ngày</w:t>
            </w:r>
          </w:p>
        </w:tc>
      </w:tr>
      <w:tr w:rsidR="00B40AAF" w14:paraId="619A224D" w14:textId="77777777">
        <w:trPr>
          <w:trHeight w:val="375"/>
        </w:trPr>
        <w:tc>
          <w:tcPr>
            <w:tcW w:w="848" w:type="dxa"/>
            <w:shd w:val="clear" w:color="auto" w:fill="auto"/>
            <w:vAlign w:val="center"/>
          </w:tcPr>
          <w:p w14:paraId="362F10F2" w14:textId="77777777" w:rsidR="00B40AAF" w:rsidRDefault="00746E6D">
            <w:pPr>
              <w:spacing w:before="60" w:after="0" w:line="264" w:lineRule="auto"/>
              <w:jc w:val="center"/>
              <w:rPr>
                <w:color w:val="000000"/>
                <w:sz w:val="28"/>
                <w:szCs w:val="28"/>
              </w:rPr>
            </w:pPr>
            <w:r>
              <w:rPr>
                <w:color w:val="000000"/>
                <w:sz w:val="28"/>
                <w:szCs w:val="28"/>
              </w:rPr>
              <w:t xml:space="preserve">3 </w:t>
            </w:r>
          </w:p>
        </w:tc>
        <w:tc>
          <w:tcPr>
            <w:tcW w:w="4675" w:type="dxa"/>
            <w:shd w:val="clear" w:color="auto" w:fill="auto"/>
            <w:vAlign w:val="center"/>
          </w:tcPr>
          <w:p w14:paraId="46A9F0FA" w14:textId="77777777" w:rsidR="00B40AAF" w:rsidRDefault="00746E6D">
            <w:pPr>
              <w:spacing w:before="60" w:after="0" w:line="264" w:lineRule="auto"/>
              <w:jc w:val="left"/>
              <w:rPr>
                <w:color w:val="000000"/>
                <w:sz w:val="28"/>
                <w:szCs w:val="28"/>
              </w:rPr>
            </w:pPr>
            <w:r>
              <w:rPr>
                <w:color w:val="000000"/>
                <w:sz w:val="28"/>
                <w:szCs w:val="28"/>
              </w:rPr>
              <w:t>Gói thầu 3: Tư vấn thẩm định hồ sơ mời thầu và kết quả lựa chọn nhà thầu</w:t>
            </w:r>
          </w:p>
        </w:tc>
        <w:tc>
          <w:tcPr>
            <w:tcW w:w="1864" w:type="dxa"/>
            <w:shd w:val="clear" w:color="auto" w:fill="auto"/>
            <w:vAlign w:val="center"/>
          </w:tcPr>
          <w:p w14:paraId="008E713A" w14:textId="77777777" w:rsidR="00B40AAF" w:rsidRDefault="00746E6D">
            <w:pPr>
              <w:spacing w:before="60" w:after="0" w:line="264" w:lineRule="auto"/>
              <w:ind w:right="37"/>
              <w:jc w:val="right"/>
              <w:rPr>
                <w:color w:val="000000"/>
                <w:sz w:val="28"/>
                <w:szCs w:val="28"/>
              </w:rPr>
            </w:pPr>
            <w:r>
              <w:rPr>
                <w:color w:val="000000"/>
                <w:sz w:val="28"/>
                <w:szCs w:val="28"/>
              </w:rPr>
              <w:t xml:space="preserve">9.668.072   </w:t>
            </w:r>
          </w:p>
        </w:tc>
        <w:tc>
          <w:tcPr>
            <w:tcW w:w="1226" w:type="dxa"/>
            <w:vMerge/>
            <w:shd w:val="clear" w:color="auto" w:fill="auto"/>
            <w:vAlign w:val="center"/>
          </w:tcPr>
          <w:p w14:paraId="739A7FB4"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884" w:type="dxa"/>
            <w:shd w:val="clear" w:color="auto" w:fill="auto"/>
            <w:vAlign w:val="center"/>
          </w:tcPr>
          <w:p w14:paraId="09222118" w14:textId="77777777" w:rsidR="00B40AAF" w:rsidRDefault="00746E6D">
            <w:pPr>
              <w:spacing w:before="60" w:after="0" w:line="264" w:lineRule="auto"/>
              <w:jc w:val="center"/>
              <w:rPr>
                <w:color w:val="000000"/>
                <w:sz w:val="28"/>
                <w:szCs w:val="28"/>
              </w:rPr>
            </w:pPr>
            <w:r>
              <w:rPr>
                <w:color w:val="000000"/>
                <w:sz w:val="28"/>
                <w:szCs w:val="28"/>
              </w:rPr>
              <w:t>Chỉ định thầu rút gọn</w:t>
            </w:r>
          </w:p>
        </w:tc>
        <w:tc>
          <w:tcPr>
            <w:tcW w:w="1245" w:type="dxa"/>
            <w:shd w:val="clear" w:color="auto" w:fill="auto"/>
            <w:vAlign w:val="center"/>
          </w:tcPr>
          <w:p w14:paraId="7D5C48BE" w14:textId="77777777" w:rsidR="00B40AAF" w:rsidRDefault="00746E6D">
            <w:pPr>
              <w:spacing w:before="60" w:after="0" w:line="264" w:lineRule="auto"/>
              <w:jc w:val="center"/>
              <w:rPr>
                <w:color w:val="000000"/>
                <w:sz w:val="28"/>
                <w:szCs w:val="28"/>
              </w:rPr>
            </w:pPr>
            <w:r>
              <w:rPr>
                <w:color w:val="000000"/>
                <w:sz w:val="28"/>
                <w:szCs w:val="28"/>
              </w:rPr>
              <w:t> </w:t>
            </w:r>
          </w:p>
        </w:tc>
        <w:tc>
          <w:tcPr>
            <w:tcW w:w="1274" w:type="dxa"/>
            <w:shd w:val="clear" w:color="auto" w:fill="auto"/>
            <w:vAlign w:val="center"/>
          </w:tcPr>
          <w:p w14:paraId="585F959C" w14:textId="77777777" w:rsidR="00B40AAF" w:rsidRDefault="00746E6D">
            <w:pPr>
              <w:spacing w:before="60" w:after="0" w:line="264" w:lineRule="auto"/>
              <w:jc w:val="center"/>
              <w:rPr>
                <w:color w:val="000000"/>
                <w:sz w:val="28"/>
                <w:szCs w:val="28"/>
              </w:rPr>
            </w:pPr>
            <w:r>
              <w:rPr>
                <w:color w:val="000000"/>
                <w:sz w:val="28"/>
                <w:szCs w:val="28"/>
              </w:rPr>
              <w:t>Quý II-IV/2022</w:t>
            </w:r>
          </w:p>
        </w:tc>
        <w:tc>
          <w:tcPr>
            <w:tcW w:w="1161" w:type="dxa"/>
            <w:shd w:val="clear" w:color="auto" w:fill="auto"/>
            <w:vAlign w:val="center"/>
          </w:tcPr>
          <w:p w14:paraId="65FB73C9" w14:textId="77777777" w:rsidR="00B40AAF" w:rsidRDefault="00746E6D">
            <w:pPr>
              <w:spacing w:before="60" w:after="0" w:line="264" w:lineRule="auto"/>
              <w:jc w:val="center"/>
              <w:rPr>
                <w:color w:val="000000"/>
                <w:sz w:val="28"/>
                <w:szCs w:val="28"/>
              </w:rPr>
            </w:pPr>
            <w:r>
              <w:rPr>
                <w:color w:val="000000"/>
                <w:sz w:val="28"/>
                <w:szCs w:val="28"/>
              </w:rPr>
              <w:t>Trọn gói</w:t>
            </w:r>
          </w:p>
        </w:tc>
        <w:tc>
          <w:tcPr>
            <w:tcW w:w="1417" w:type="dxa"/>
            <w:shd w:val="clear" w:color="auto" w:fill="auto"/>
            <w:vAlign w:val="center"/>
          </w:tcPr>
          <w:p w14:paraId="7A95D85B" w14:textId="77777777" w:rsidR="00B40AAF" w:rsidRDefault="00746E6D">
            <w:pPr>
              <w:spacing w:before="60" w:after="0" w:line="264" w:lineRule="auto"/>
              <w:jc w:val="center"/>
              <w:rPr>
                <w:color w:val="000000"/>
                <w:sz w:val="28"/>
                <w:szCs w:val="28"/>
              </w:rPr>
            </w:pPr>
            <w:r>
              <w:rPr>
                <w:color w:val="000000"/>
                <w:sz w:val="28"/>
                <w:szCs w:val="28"/>
              </w:rPr>
              <w:t>90 ngày</w:t>
            </w:r>
          </w:p>
        </w:tc>
      </w:tr>
      <w:tr w:rsidR="00B40AAF" w14:paraId="387DF743" w14:textId="77777777">
        <w:trPr>
          <w:trHeight w:val="375"/>
        </w:trPr>
        <w:tc>
          <w:tcPr>
            <w:tcW w:w="848" w:type="dxa"/>
            <w:shd w:val="clear" w:color="auto" w:fill="auto"/>
            <w:vAlign w:val="center"/>
          </w:tcPr>
          <w:p w14:paraId="7122DEED" w14:textId="77777777" w:rsidR="00B40AAF" w:rsidRDefault="00746E6D">
            <w:pPr>
              <w:spacing w:before="60" w:after="0" w:line="264" w:lineRule="auto"/>
              <w:jc w:val="center"/>
              <w:rPr>
                <w:color w:val="000000"/>
                <w:sz w:val="28"/>
                <w:szCs w:val="28"/>
              </w:rPr>
            </w:pPr>
            <w:r>
              <w:rPr>
                <w:color w:val="000000"/>
                <w:sz w:val="28"/>
                <w:szCs w:val="28"/>
              </w:rPr>
              <w:t xml:space="preserve">4 </w:t>
            </w:r>
          </w:p>
        </w:tc>
        <w:tc>
          <w:tcPr>
            <w:tcW w:w="4675" w:type="dxa"/>
            <w:shd w:val="clear" w:color="auto" w:fill="auto"/>
            <w:vAlign w:val="center"/>
          </w:tcPr>
          <w:p w14:paraId="61CF2D12" w14:textId="77777777" w:rsidR="00B40AAF" w:rsidRDefault="00746E6D">
            <w:pPr>
              <w:spacing w:before="60" w:after="0" w:line="264" w:lineRule="auto"/>
              <w:jc w:val="left"/>
              <w:rPr>
                <w:color w:val="000000"/>
                <w:sz w:val="28"/>
                <w:szCs w:val="28"/>
                <w:highlight w:val="yellow"/>
              </w:rPr>
            </w:pPr>
            <w:r>
              <w:rPr>
                <w:color w:val="000000"/>
                <w:sz w:val="28"/>
                <w:szCs w:val="28"/>
              </w:rPr>
              <w:t xml:space="preserve">Gói thầu 4: Tư vấn giám sát </w:t>
            </w:r>
          </w:p>
        </w:tc>
        <w:tc>
          <w:tcPr>
            <w:tcW w:w="1864" w:type="dxa"/>
            <w:shd w:val="clear" w:color="auto" w:fill="auto"/>
            <w:vAlign w:val="center"/>
          </w:tcPr>
          <w:p w14:paraId="6400F8DC" w14:textId="77777777" w:rsidR="00B40AAF" w:rsidRDefault="00746E6D">
            <w:pPr>
              <w:spacing w:before="60" w:after="0" w:line="264" w:lineRule="auto"/>
              <w:ind w:right="37"/>
              <w:jc w:val="right"/>
              <w:rPr>
                <w:color w:val="000000"/>
                <w:sz w:val="28"/>
                <w:szCs w:val="28"/>
              </w:rPr>
            </w:pPr>
            <w:r>
              <w:rPr>
                <w:color w:val="000000"/>
                <w:sz w:val="28"/>
                <w:szCs w:val="28"/>
              </w:rPr>
              <w:t xml:space="preserve">196.339.197   </w:t>
            </w:r>
          </w:p>
        </w:tc>
        <w:tc>
          <w:tcPr>
            <w:tcW w:w="1226" w:type="dxa"/>
            <w:vMerge/>
            <w:shd w:val="clear" w:color="auto" w:fill="auto"/>
            <w:vAlign w:val="center"/>
          </w:tcPr>
          <w:p w14:paraId="1457EA4A" w14:textId="77777777" w:rsidR="00B40AAF" w:rsidRDefault="00B40AAF">
            <w:pPr>
              <w:widowControl w:val="0"/>
              <w:pBdr>
                <w:top w:val="nil"/>
                <w:left w:val="nil"/>
                <w:bottom w:val="nil"/>
                <w:right w:val="nil"/>
                <w:between w:val="nil"/>
              </w:pBdr>
              <w:spacing w:after="0"/>
              <w:jc w:val="left"/>
              <w:rPr>
                <w:color w:val="000000"/>
                <w:sz w:val="28"/>
                <w:szCs w:val="28"/>
              </w:rPr>
            </w:pPr>
          </w:p>
        </w:tc>
        <w:tc>
          <w:tcPr>
            <w:tcW w:w="1884" w:type="dxa"/>
            <w:shd w:val="clear" w:color="auto" w:fill="auto"/>
            <w:vAlign w:val="center"/>
          </w:tcPr>
          <w:p w14:paraId="0BC3CE9C" w14:textId="77777777" w:rsidR="00B40AAF" w:rsidRDefault="00746E6D">
            <w:pPr>
              <w:spacing w:before="60" w:after="0" w:line="264" w:lineRule="auto"/>
              <w:jc w:val="center"/>
              <w:rPr>
                <w:color w:val="000000"/>
                <w:sz w:val="28"/>
                <w:szCs w:val="28"/>
              </w:rPr>
            </w:pPr>
            <w:r>
              <w:rPr>
                <w:color w:val="000000"/>
                <w:sz w:val="28"/>
                <w:szCs w:val="28"/>
              </w:rPr>
              <w:t>Chỉ định thầu rút gọn</w:t>
            </w:r>
          </w:p>
        </w:tc>
        <w:tc>
          <w:tcPr>
            <w:tcW w:w="1245" w:type="dxa"/>
            <w:shd w:val="clear" w:color="auto" w:fill="auto"/>
            <w:vAlign w:val="center"/>
          </w:tcPr>
          <w:p w14:paraId="71D9F336" w14:textId="77777777" w:rsidR="00B40AAF" w:rsidRDefault="00746E6D">
            <w:pPr>
              <w:spacing w:before="60" w:after="0" w:line="264" w:lineRule="auto"/>
              <w:jc w:val="center"/>
              <w:rPr>
                <w:color w:val="000000"/>
                <w:sz w:val="28"/>
                <w:szCs w:val="28"/>
              </w:rPr>
            </w:pPr>
            <w:r>
              <w:rPr>
                <w:color w:val="000000"/>
                <w:sz w:val="28"/>
                <w:szCs w:val="28"/>
              </w:rPr>
              <w:t> </w:t>
            </w:r>
          </w:p>
        </w:tc>
        <w:tc>
          <w:tcPr>
            <w:tcW w:w="1274" w:type="dxa"/>
            <w:shd w:val="clear" w:color="auto" w:fill="auto"/>
            <w:vAlign w:val="center"/>
          </w:tcPr>
          <w:p w14:paraId="515455D4" w14:textId="77777777" w:rsidR="00B40AAF" w:rsidRDefault="00746E6D">
            <w:pPr>
              <w:spacing w:before="60" w:after="0" w:line="264" w:lineRule="auto"/>
              <w:jc w:val="center"/>
              <w:rPr>
                <w:color w:val="000000"/>
                <w:sz w:val="28"/>
                <w:szCs w:val="28"/>
              </w:rPr>
            </w:pPr>
            <w:r>
              <w:rPr>
                <w:color w:val="000000"/>
                <w:sz w:val="28"/>
                <w:szCs w:val="28"/>
              </w:rPr>
              <w:t>Quý II-IV/2022</w:t>
            </w:r>
          </w:p>
        </w:tc>
        <w:tc>
          <w:tcPr>
            <w:tcW w:w="1161" w:type="dxa"/>
            <w:shd w:val="clear" w:color="auto" w:fill="auto"/>
            <w:vAlign w:val="center"/>
          </w:tcPr>
          <w:p w14:paraId="2B6D7F8E" w14:textId="77777777" w:rsidR="00B40AAF" w:rsidRDefault="00746E6D">
            <w:pPr>
              <w:spacing w:before="60" w:after="0" w:line="264" w:lineRule="auto"/>
              <w:jc w:val="center"/>
              <w:rPr>
                <w:color w:val="000000"/>
                <w:sz w:val="28"/>
                <w:szCs w:val="28"/>
              </w:rPr>
            </w:pPr>
            <w:r>
              <w:rPr>
                <w:color w:val="000000"/>
                <w:sz w:val="28"/>
                <w:szCs w:val="28"/>
              </w:rPr>
              <w:t>Trọn gói</w:t>
            </w:r>
          </w:p>
        </w:tc>
        <w:tc>
          <w:tcPr>
            <w:tcW w:w="1417" w:type="dxa"/>
            <w:shd w:val="clear" w:color="auto" w:fill="auto"/>
            <w:vAlign w:val="center"/>
          </w:tcPr>
          <w:p w14:paraId="22C346C0" w14:textId="77777777" w:rsidR="00B40AAF" w:rsidRDefault="00746E6D">
            <w:pPr>
              <w:spacing w:before="60" w:after="0" w:line="264" w:lineRule="auto"/>
              <w:jc w:val="center"/>
              <w:rPr>
                <w:color w:val="000000"/>
                <w:sz w:val="28"/>
                <w:szCs w:val="28"/>
              </w:rPr>
            </w:pPr>
            <w:r>
              <w:rPr>
                <w:color w:val="000000"/>
                <w:sz w:val="28"/>
                <w:szCs w:val="28"/>
              </w:rPr>
              <w:t>270 ngày</w:t>
            </w:r>
          </w:p>
        </w:tc>
      </w:tr>
      <w:tr w:rsidR="00B40AAF" w14:paraId="06492E3F" w14:textId="77777777">
        <w:trPr>
          <w:trHeight w:val="375"/>
        </w:trPr>
        <w:tc>
          <w:tcPr>
            <w:tcW w:w="848" w:type="dxa"/>
            <w:shd w:val="clear" w:color="auto" w:fill="auto"/>
            <w:vAlign w:val="center"/>
          </w:tcPr>
          <w:p w14:paraId="53839211" w14:textId="77777777" w:rsidR="00B40AAF" w:rsidRDefault="00746E6D">
            <w:pPr>
              <w:spacing w:before="60" w:after="0" w:line="264" w:lineRule="auto"/>
              <w:jc w:val="center"/>
              <w:rPr>
                <w:color w:val="000000"/>
                <w:sz w:val="28"/>
                <w:szCs w:val="28"/>
              </w:rPr>
            </w:pPr>
            <w:r>
              <w:rPr>
                <w:color w:val="000000"/>
                <w:sz w:val="28"/>
                <w:szCs w:val="28"/>
              </w:rPr>
              <w:lastRenderedPageBreak/>
              <w:t>5</w:t>
            </w:r>
          </w:p>
        </w:tc>
        <w:tc>
          <w:tcPr>
            <w:tcW w:w="4675" w:type="dxa"/>
            <w:shd w:val="clear" w:color="auto" w:fill="auto"/>
            <w:vAlign w:val="center"/>
          </w:tcPr>
          <w:p w14:paraId="79877003" w14:textId="77777777" w:rsidR="00B40AAF" w:rsidRDefault="00746E6D">
            <w:pPr>
              <w:spacing w:before="60" w:after="0" w:line="264" w:lineRule="auto"/>
              <w:jc w:val="left"/>
              <w:rPr>
                <w:color w:val="000000"/>
                <w:sz w:val="28"/>
                <w:szCs w:val="28"/>
                <w:highlight w:val="yellow"/>
              </w:rPr>
            </w:pPr>
            <w:r>
              <w:rPr>
                <w:color w:val="000000"/>
                <w:sz w:val="28"/>
                <w:szCs w:val="28"/>
              </w:rPr>
              <w:t>Gói thầu 5: Kiểm thử đánh giá ATTT</w:t>
            </w:r>
          </w:p>
        </w:tc>
        <w:tc>
          <w:tcPr>
            <w:tcW w:w="1864" w:type="dxa"/>
            <w:shd w:val="clear" w:color="auto" w:fill="auto"/>
            <w:vAlign w:val="center"/>
          </w:tcPr>
          <w:p w14:paraId="5BE11B20" w14:textId="77777777" w:rsidR="00B40AAF" w:rsidRDefault="00746E6D">
            <w:pPr>
              <w:spacing w:before="60" w:after="0" w:line="264" w:lineRule="auto"/>
              <w:ind w:right="37"/>
              <w:jc w:val="right"/>
              <w:rPr>
                <w:color w:val="000000"/>
                <w:sz w:val="28"/>
                <w:szCs w:val="28"/>
              </w:rPr>
            </w:pPr>
            <w:r>
              <w:rPr>
                <w:color w:val="000000"/>
                <w:sz w:val="28"/>
                <w:szCs w:val="28"/>
              </w:rPr>
              <w:t xml:space="preserve">162.000.000   </w:t>
            </w:r>
          </w:p>
        </w:tc>
        <w:tc>
          <w:tcPr>
            <w:tcW w:w="1226" w:type="dxa"/>
            <w:vAlign w:val="center"/>
          </w:tcPr>
          <w:p w14:paraId="65DA742A" w14:textId="77777777" w:rsidR="00B40AAF" w:rsidRDefault="00B40AAF">
            <w:pPr>
              <w:spacing w:before="60" w:after="0" w:line="264" w:lineRule="auto"/>
              <w:jc w:val="left"/>
              <w:rPr>
                <w:color w:val="000000"/>
                <w:sz w:val="28"/>
                <w:szCs w:val="28"/>
              </w:rPr>
            </w:pPr>
          </w:p>
        </w:tc>
        <w:tc>
          <w:tcPr>
            <w:tcW w:w="1884" w:type="dxa"/>
            <w:shd w:val="clear" w:color="auto" w:fill="auto"/>
            <w:vAlign w:val="center"/>
          </w:tcPr>
          <w:p w14:paraId="08A74B6C" w14:textId="77777777" w:rsidR="00B40AAF" w:rsidRDefault="00746E6D">
            <w:pPr>
              <w:spacing w:before="60" w:after="0" w:line="264" w:lineRule="auto"/>
              <w:jc w:val="center"/>
              <w:rPr>
                <w:color w:val="000000"/>
                <w:sz w:val="28"/>
                <w:szCs w:val="28"/>
              </w:rPr>
            </w:pPr>
            <w:r>
              <w:rPr>
                <w:color w:val="000000"/>
                <w:sz w:val="28"/>
                <w:szCs w:val="28"/>
              </w:rPr>
              <w:t>Chỉ định thầu rút gọn</w:t>
            </w:r>
          </w:p>
        </w:tc>
        <w:tc>
          <w:tcPr>
            <w:tcW w:w="1245" w:type="dxa"/>
            <w:shd w:val="clear" w:color="auto" w:fill="auto"/>
            <w:vAlign w:val="center"/>
          </w:tcPr>
          <w:p w14:paraId="150531BF" w14:textId="77777777" w:rsidR="00B40AAF" w:rsidRDefault="00B40AAF">
            <w:pPr>
              <w:spacing w:before="60" w:after="0" w:line="264" w:lineRule="auto"/>
              <w:jc w:val="center"/>
              <w:rPr>
                <w:color w:val="000000"/>
                <w:sz w:val="28"/>
                <w:szCs w:val="28"/>
              </w:rPr>
            </w:pPr>
          </w:p>
        </w:tc>
        <w:tc>
          <w:tcPr>
            <w:tcW w:w="1274" w:type="dxa"/>
            <w:shd w:val="clear" w:color="auto" w:fill="auto"/>
            <w:vAlign w:val="center"/>
          </w:tcPr>
          <w:p w14:paraId="0352391E" w14:textId="77777777" w:rsidR="00B40AAF" w:rsidRDefault="00746E6D">
            <w:pPr>
              <w:spacing w:before="60" w:after="0" w:line="264" w:lineRule="auto"/>
              <w:jc w:val="center"/>
              <w:rPr>
                <w:color w:val="000000"/>
                <w:sz w:val="28"/>
                <w:szCs w:val="28"/>
              </w:rPr>
            </w:pPr>
            <w:r>
              <w:rPr>
                <w:color w:val="000000"/>
                <w:sz w:val="28"/>
                <w:szCs w:val="28"/>
              </w:rPr>
              <w:t>Quý II-IV/2022</w:t>
            </w:r>
          </w:p>
        </w:tc>
        <w:tc>
          <w:tcPr>
            <w:tcW w:w="1161" w:type="dxa"/>
            <w:shd w:val="clear" w:color="auto" w:fill="auto"/>
            <w:vAlign w:val="center"/>
          </w:tcPr>
          <w:p w14:paraId="0465E761" w14:textId="77777777" w:rsidR="00B40AAF" w:rsidRDefault="00746E6D">
            <w:pPr>
              <w:spacing w:before="60" w:after="0" w:line="264" w:lineRule="auto"/>
              <w:jc w:val="center"/>
              <w:rPr>
                <w:color w:val="000000"/>
                <w:sz w:val="28"/>
                <w:szCs w:val="28"/>
              </w:rPr>
            </w:pPr>
            <w:r>
              <w:rPr>
                <w:color w:val="000000"/>
                <w:sz w:val="28"/>
                <w:szCs w:val="28"/>
              </w:rPr>
              <w:t>Trọn gói</w:t>
            </w:r>
          </w:p>
        </w:tc>
        <w:tc>
          <w:tcPr>
            <w:tcW w:w="1417" w:type="dxa"/>
            <w:shd w:val="clear" w:color="auto" w:fill="auto"/>
            <w:vAlign w:val="center"/>
          </w:tcPr>
          <w:p w14:paraId="546A1F8C" w14:textId="77777777" w:rsidR="00B40AAF" w:rsidRDefault="00746E6D">
            <w:pPr>
              <w:spacing w:before="60" w:after="0" w:line="264" w:lineRule="auto"/>
              <w:jc w:val="center"/>
              <w:rPr>
                <w:color w:val="000000"/>
                <w:sz w:val="28"/>
                <w:szCs w:val="28"/>
              </w:rPr>
            </w:pPr>
            <w:r>
              <w:rPr>
                <w:color w:val="000000"/>
                <w:sz w:val="28"/>
                <w:szCs w:val="28"/>
              </w:rPr>
              <w:t>60 ngày</w:t>
            </w:r>
          </w:p>
        </w:tc>
      </w:tr>
      <w:tr w:rsidR="00B40AAF" w14:paraId="6E6BBB4C" w14:textId="77777777">
        <w:trPr>
          <w:trHeight w:val="375"/>
        </w:trPr>
        <w:tc>
          <w:tcPr>
            <w:tcW w:w="848" w:type="dxa"/>
            <w:shd w:val="clear" w:color="auto" w:fill="auto"/>
            <w:vAlign w:val="center"/>
          </w:tcPr>
          <w:p w14:paraId="407FDCC3" w14:textId="77777777" w:rsidR="00B40AAF" w:rsidRDefault="00746E6D">
            <w:pPr>
              <w:spacing w:before="60" w:after="0" w:line="264" w:lineRule="auto"/>
              <w:jc w:val="center"/>
              <w:rPr>
                <w:color w:val="000000"/>
                <w:sz w:val="28"/>
                <w:szCs w:val="28"/>
              </w:rPr>
            </w:pPr>
            <w:r>
              <w:rPr>
                <w:color w:val="000000"/>
                <w:sz w:val="28"/>
                <w:szCs w:val="28"/>
              </w:rPr>
              <w:t>6</w:t>
            </w:r>
          </w:p>
        </w:tc>
        <w:tc>
          <w:tcPr>
            <w:tcW w:w="4675" w:type="dxa"/>
            <w:shd w:val="clear" w:color="auto" w:fill="auto"/>
            <w:vAlign w:val="center"/>
          </w:tcPr>
          <w:p w14:paraId="0444EF53" w14:textId="77777777" w:rsidR="00B40AAF" w:rsidRDefault="00746E6D">
            <w:pPr>
              <w:spacing w:before="60" w:after="0" w:line="264" w:lineRule="auto"/>
              <w:jc w:val="left"/>
              <w:rPr>
                <w:color w:val="000000"/>
                <w:sz w:val="28"/>
                <w:szCs w:val="28"/>
                <w:highlight w:val="yellow"/>
              </w:rPr>
            </w:pPr>
            <w:r>
              <w:rPr>
                <w:color w:val="000000"/>
                <w:sz w:val="28"/>
                <w:szCs w:val="28"/>
              </w:rPr>
              <w:t>Gói thầu 6: Tư vấn quản lý hoạt động ứn dụng công nghệ thông tin</w:t>
            </w:r>
          </w:p>
        </w:tc>
        <w:tc>
          <w:tcPr>
            <w:tcW w:w="1864" w:type="dxa"/>
            <w:shd w:val="clear" w:color="auto" w:fill="auto"/>
            <w:vAlign w:val="center"/>
          </w:tcPr>
          <w:p w14:paraId="639DE565" w14:textId="77777777" w:rsidR="00B40AAF" w:rsidRDefault="00746E6D">
            <w:pPr>
              <w:spacing w:before="60" w:after="0" w:line="264" w:lineRule="auto"/>
              <w:ind w:right="37"/>
              <w:jc w:val="right"/>
              <w:rPr>
                <w:color w:val="000000"/>
                <w:sz w:val="28"/>
                <w:szCs w:val="28"/>
                <w:highlight w:val="yellow"/>
              </w:rPr>
            </w:pPr>
            <w:r>
              <w:rPr>
                <w:color w:val="000000"/>
                <w:sz w:val="28"/>
                <w:szCs w:val="28"/>
              </w:rPr>
              <w:t xml:space="preserve">170.278.428   </w:t>
            </w:r>
          </w:p>
        </w:tc>
        <w:tc>
          <w:tcPr>
            <w:tcW w:w="1226" w:type="dxa"/>
            <w:vAlign w:val="center"/>
          </w:tcPr>
          <w:p w14:paraId="3B762DE8" w14:textId="77777777" w:rsidR="00B40AAF" w:rsidRDefault="00B40AAF">
            <w:pPr>
              <w:spacing w:before="60" w:after="0" w:line="264" w:lineRule="auto"/>
              <w:jc w:val="left"/>
              <w:rPr>
                <w:color w:val="000000"/>
                <w:sz w:val="28"/>
                <w:szCs w:val="28"/>
              </w:rPr>
            </w:pPr>
          </w:p>
        </w:tc>
        <w:tc>
          <w:tcPr>
            <w:tcW w:w="1884" w:type="dxa"/>
            <w:shd w:val="clear" w:color="auto" w:fill="auto"/>
            <w:vAlign w:val="center"/>
          </w:tcPr>
          <w:p w14:paraId="3FCBEB6F" w14:textId="77777777" w:rsidR="00B40AAF" w:rsidRDefault="00746E6D">
            <w:pPr>
              <w:spacing w:before="60" w:after="0" w:line="264" w:lineRule="auto"/>
              <w:jc w:val="center"/>
              <w:rPr>
                <w:color w:val="000000"/>
                <w:sz w:val="28"/>
                <w:szCs w:val="28"/>
              </w:rPr>
            </w:pPr>
            <w:r>
              <w:rPr>
                <w:color w:val="000000"/>
                <w:sz w:val="28"/>
                <w:szCs w:val="28"/>
              </w:rPr>
              <w:t>Chỉ định thầu rút gọn</w:t>
            </w:r>
          </w:p>
        </w:tc>
        <w:tc>
          <w:tcPr>
            <w:tcW w:w="1245" w:type="dxa"/>
            <w:shd w:val="clear" w:color="auto" w:fill="auto"/>
            <w:vAlign w:val="center"/>
          </w:tcPr>
          <w:p w14:paraId="0D13C61D" w14:textId="77777777" w:rsidR="00B40AAF" w:rsidRDefault="00B40AAF">
            <w:pPr>
              <w:spacing w:before="60" w:after="0" w:line="264" w:lineRule="auto"/>
              <w:jc w:val="center"/>
              <w:rPr>
                <w:color w:val="000000"/>
                <w:sz w:val="28"/>
                <w:szCs w:val="28"/>
              </w:rPr>
            </w:pPr>
          </w:p>
        </w:tc>
        <w:tc>
          <w:tcPr>
            <w:tcW w:w="1274" w:type="dxa"/>
            <w:shd w:val="clear" w:color="auto" w:fill="auto"/>
            <w:vAlign w:val="center"/>
          </w:tcPr>
          <w:p w14:paraId="4AA3F045" w14:textId="77777777" w:rsidR="00B40AAF" w:rsidRDefault="00746E6D">
            <w:pPr>
              <w:spacing w:before="60" w:after="0" w:line="264" w:lineRule="auto"/>
              <w:jc w:val="center"/>
              <w:rPr>
                <w:color w:val="000000"/>
                <w:sz w:val="28"/>
                <w:szCs w:val="28"/>
              </w:rPr>
            </w:pPr>
            <w:r>
              <w:rPr>
                <w:color w:val="000000"/>
                <w:sz w:val="28"/>
                <w:szCs w:val="28"/>
              </w:rPr>
              <w:t>Quý II-IV/2022</w:t>
            </w:r>
          </w:p>
        </w:tc>
        <w:tc>
          <w:tcPr>
            <w:tcW w:w="1161" w:type="dxa"/>
            <w:shd w:val="clear" w:color="auto" w:fill="auto"/>
            <w:vAlign w:val="center"/>
          </w:tcPr>
          <w:p w14:paraId="0E456794" w14:textId="77777777" w:rsidR="00B40AAF" w:rsidRDefault="00746E6D">
            <w:pPr>
              <w:spacing w:before="60" w:after="0" w:line="264" w:lineRule="auto"/>
              <w:jc w:val="center"/>
              <w:rPr>
                <w:color w:val="000000"/>
                <w:sz w:val="28"/>
                <w:szCs w:val="28"/>
              </w:rPr>
            </w:pPr>
            <w:r>
              <w:rPr>
                <w:color w:val="000000"/>
                <w:sz w:val="28"/>
                <w:szCs w:val="28"/>
              </w:rPr>
              <w:t>Trọn gói</w:t>
            </w:r>
          </w:p>
        </w:tc>
        <w:tc>
          <w:tcPr>
            <w:tcW w:w="1417" w:type="dxa"/>
            <w:shd w:val="clear" w:color="auto" w:fill="auto"/>
            <w:vAlign w:val="center"/>
          </w:tcPr>
          <w:p w14:paraId="17A34A72" w14:textId="77777777" w:rsidR="00B40AAF" w:rsidRDefault="00746E6D">
            <w:pPr>
              <w:spacing w:before="60" w:after="0" w:line="264" w:lineRule="auto"/>
              <w:jc w:val="center"/>
              <w:rPr>
                <w:color w:val="000000"/>
                <w:sz w:val="28"/>
                <w:szCs w:val="28"/>
              </w:rPr>
            </w:pPr>
            <w:r>
              <w:rPr>
                <w:color w:val="000000"/>
                <w:sz w:val="28"/>
                <w:szCs w:val="28"/>
              </w:rPr>
              <w:t>360 ngày</w:t>
            </w:r>
          </w:p>
        </w:tc>
      </w:tr>
      <w:tr w:rsidR="00B40AAF" w14:paraId="37131B67" w14:textId="77777777">
        <w:trPr>
          <w:trHeight w:val="375"/>
        </w:trPr>
        <w:tc>
          <w:tcPr>
            <w:tcW w:w="848" w:type="dxa"/>
            <w:shd w:val="clear" w:color="auto" w:fill="FFFF00"/>
            <w:vAlign w:val="center"/>
          </w:tcPr>
          <w:p w14:paraId="35FD422E" w14:textId="77777777" w:rsidR="00B40AAF" w:rsidRDefault="00746E6D">
            <w:pPr>
              <w:spacing w:before="60" w:after="0" w:line="264" w:lineRule="auto"/>
              <w:jc w:val="left"/>
              <w:rPr>
                <w:color w:val="000000"/>
                <w:sz w:val="28"/>
                <w:szCs w:val="28"/>
              </w:rPr>
            </w:pPr>
            <w:r>
              <w:rPr>
                <w:color w:val="000000"/>
                <w:sz w:val="28"/>
                <w:szCs w:val="28"/>
              </w:rPr>
              <w:t> </w:t>
            </w:r>
          </w:p>
        </w:tc>
        <w:tc>
          <w:tcPr>
            <w:tcW w:w="4675" w:type="dxa"/>
            <w:shd w:val="clear" w:color="auto" w:fill="FFFF00"/>
            <w:vAlign w:val="center"/>
          </w:tcPr>
          <w:p w14:paraId="4FE0A405" w14:textId="77777777" w:rsidR="00B40AAF" w:rsidRDefault="00746E6D">
            <w:pPr>
              <w:spacing w:before="60" w:after="0" w:line="264" w:lineRule="auto"/>
              <w:jc w:val="center"/>
              <w:rPr>
                <w:b/>
                <w:color w:val="000000"/>
                <w:sz w:val="28"/>
                <w:szCs w:val="28"/>
              </w:rPr>
            </w:pPr>
            <w:r>
              <w:rPr>
                <w:b/>
                <w:color w:val="000000"/>
                <w:sz w:val="28"/>
                <w:szCs w:val="28"/>
              </w:rPr>
              <w:t>Tổng giá trị</w:t>
            </w:r>
          </w:p>
        </w:tc>
        <w:tc>
          <w:tcPr>
            <w:tcW w:w="1864" w:type="dxa"/>
            <w:shd w:val="clear" w:color="auto" w:fill="FFFF00"/>
            <w:vAlign w:val="center"/>
          </w:tcPr>
          <w:p w14:paraId="78012E54" w14:textId="77777777" w:rsidR="00B40AAF" w:rsidRDefault="00746E6D">
            <w:pPr>
              <w:spacing w:before="60" w:after="0" w:line="264" w:lineRule="auto"/>
              <w:ind w:right="37"/>
              <w:jc w:val="right"/>
              <w:rPr>
                <w:b/>
                <w:color w:val="000000"/>
                <w:sz w:val="28"/>
                <w:szCs w:val="28"/>
              </w:rPr>
            </w:pPr>
            <w:r>
              <w:rPr>
                <w:b/>
                <w:color w:val="000000"/>
                <w:sz w:val="28"/>
                <w:szCs w:val="28"/>
              </w:rPr>
              <w:t xml:space="preserve">9.527.735.281  </w:t>
            </w:r>
          </w:p>
        </w:tc>
        <w:tc>
          <w:tcPr>
            <w:tcW w:w="1226" w:type="dxa"/>
            <w:shd w:val="clear" w:color="auto" w:fill="FFFF00"/>
            <w:vAlign w:val="center"/>
          </w:tcPr>
          <w:p w14:paraId="605B368A" w14:textId="77777777" w:rsidR="00B40AAF" w:rsidRDefault="00746E6D">
            <w:pPr>
              <w:spacing w:before="60" w:after="0" w:line="264" w:lineRule="auto"/>
              <w:jc w:val="right"/>
              <w:rPr>
                <w:b/>
                <w:color w:val="000000"/>
                <w:sz w:val="28"/>
                <w:szCs w:val="28"/>
              </w:rPr>
            </w:pPr>
            <w:r>
              <w:rPr>
                <w:b/>
                <w:color w:val="000000"/>
                <w:sz w:val="28"/>
                <w:szCs w:val="28"/>
              </w:rPr>
              <w:t> </w:t>
            </w:r>
          </w:p>
        </w:tc>
        <w:tc>
          <w:tcPr>
            <w:tcW w:w="1884" w:type="dxa"/>
            <w:shd w:val="clear" w:color="auto" w:fill="FFFF00"/>
            <w:vAlign w:val="center"/>
          </w:tcPr>
          <w:p w14:paraId="264826DF" w14:textId="77777777" w:rsidR="00B40AAF" w:rsidRDefault="00746E6D">
            <w:pPr>
              <w:spacing w:before="60" w:after="0" w:line="264" w:lineRule="auto"/>
              <w:jc w:val="left"/>
              <w:rPr>
                <w:color w:val="000000"/>
                <w:sz w:val="28"/>
                <w:szCs w:val="28"/>
              </w:rPr>
            </w:pPr>
            <w:r>
              <w:rPr>
                <w:color w:val="000000"/>
                <w:sz w:val="28"/>
                <w:szCs w:val="28"/>
              </w:rPr>
              <w:t> </w:t>
            </w:r>
          </w:p>
        </w:tc>
        <w:tc>
          <w:tcPr>
            <w:tcW w:w="1245" w:type="dxa"/>
            <w:shd w:val="clear" w:color="auto" w:fill="FFFF00"/>
            <w:vAlign w:val="center"/>
          </w:tcPr>
          <w:p w14:paraId="39081194" w14:textId="77777777" w:rsidR="00B40AAF" w:rsidRDefault="00746E6D">
            <w:pPr>
              <w:spacing w:before="60" w:after="0" w:line="264" w:lineRule="auto"/>
              <w:jc w:val="left"/>
              <w:rPr>
                <w:color w:val="000000"/>
                <w:sz w:val="28"/>
                <w:szCs w:val="28"/>
              </w:rPr>
            </w:pPr>
            <w:r>
              <w:rPr>
                <w:color w:val="000000"/>
                <w:sz w:val="28"/>
                <w:szCs w:val="28"/>
              </w:rPr>
              <w:t> </w:t>
            </w:r>
          </w:p>
        </w:tc>
        <w:tc>
          <w:tcPr>
            <w:tcW w:w="1274" w:type="dxa"/>
            <w:shd w:val="clear" w:color="auto" w:fill="FFFF00"/>
            <w:vAlign w:val="center"/>
          </w:tcPr>
          <w:p w14:paraId="05972912" w14:textId="77777777" w:rsidR="00B40AAF" w:rsidRDefault="00746E6D">
            <w:pPr>
              <w:spacing w:before="60" w:after="0" w:line="264" w:lineRule="auto"/>
              <w:jc w:val="left"/>
              <w:rPr>
                <w:color w:val="000000"/>
                <w:sz w:val="28"/>
                <w:szCs w:val="28"/>
              </w:rPr>
            </w:pPr>
            <w:r>
              <w:rPr>
                <w:color w:val="000000"/>
                <w:sz w:val="28"/>
                <w:szCs w:val="28"/>
              </w:rPr>
              <w:t> </w:t>
            </w:r>
          </w:p>
        </w:tc>
        <w:tc>
          <w:tcPr>
            <w:tcW w:w="1161" w:type="dxa"/>
            <w:shd w:val="clear" w:color="auto" w:fill="FFFF00"/>
            <w:vAlign w:val="center"/>
          </w:tcPr>
          <w:p w14:paraId="130F43E6" w14:textId="77777777" w:rsidR="00B40AAF" w:rsidRDefault="00746E6D">
            <w:pPr>
              <w:spacing w:before="60" w:after="0" w:line="264" w:lineRule="auto"/>
              <w:jc w:val="left"/>
              <w:rPr>
                <w:color w:val="000000"/>
                <w:sz w:val="28"/>
                <w:szCs w:val="28"/>
              </w:rPr>
            </w:pPr>
            <w:r>
              <w:rPr>
                <w:color w:val="000000"/>
                <w:sz w:val="28"/>
                <w:szCs w:val="28"/>
              </w:rPr>
              <w:t> </w:t>
            </w:r>
          </w:p>
        </w:tc>
        <w:tc>
          <w:tcPr>
            <w:tcW w:w="1417" w:type="dxa"/>
            <w:shd w:val="clear" w:color="auto" w:fill="FFFF00"/>
            <w:vAlign w:val="center"/>
          </w:tcPr>
          <w:p w14:paraId="4BAC9669" w14:textId="77777777" w:rsidR="00B40AAF" w:rsidRDefault="00746E6D">
            <w:pPr>
              <w:spacing w:before="60" w:after="0" w:line="264" w:lineRule="auto"/>
              <w:jc w:val="left"/>
              <w:rPr>
                <w:color w:val="000000"/>
                <w:sz w:val="28"/>
                <w:szCs w:val="28"/>
              </w:rPr>
            </w:pPr>
            <w:r>
              <w:rPr>
                <w:color w:val="000000"/>
                <w:sz w:val="28"/>
                <w:szCs w:val="28"/>
              </w:rPr>
              <w:t> </w:t>
            </w:r>
          </w:p>
        </w:tc>
      </w:tr>
    </w:tbl>
    <w:p w14:paraId="730F0F6A" w14:textId="77777777" w:rsidR="00B40AAF" w:rsidRDefault="00746E6D">
      <w:pPr>
        <w:pStyle w:val="Heading3"/>
        <w:numPr>
          <w:ilvl w:val="2"/>
          <w:numId w:val="5"/>
        </w:numPr>
        <w:spacing w:before="60" w:after="0" w:line="264" w:lineRule="auto"/>
        <w:rPr>
          <w:color w:val="000000"/>
        </w:rPr>
      </w:pPr>
      <w:bookmarkStart w:id="194" w:name="_heading=h.375fbgg" w:colFirst="0" w:colLast="0"/>
      <w:bookmarkEnd w:id="194"/>
      <w:r>
        <w:rPr>
          <w:color w:val="000000"/>
        </w:rPr>
        <w:t>T</w:t>
      </w:r>
      <w:r>
        <w:rPr>
          <w:color w:val="000000"/>
        </w:rPr>
        <w:t>ổ</w:t>
      </w:r>
      <w:r>
        <w:rPr>
          <w:color w:val="000000"/>
        </w:rPr>
        <w:t>ng giá tr</w:t>
      </w:r>
      <w:r>
        <w:rPr>
          <w:color w:val="000000"/>
        </w:rPr>
        <w:t>ị</w:t>
      </w:r>
      <w:r>
        <w:rPr>
          <w:color w:val="000000"/>
        </w:rPr>
        <w:t xml:space="preserve"> các ph</w:t>
      </w:r>
      <w:r>
        <w:rPr>
          <w:color w:val="000000"/>
        </w:rPr>
        <w:t>ầ</w:t>
      </w:r>
      <w:r>
        <w:rPr>
          <w:color w:val="000000"/>
        </w:rPr>
        <w:t>n công vi</w:t>
      </w:r>
      <w:r>
        <w:rPr>
          <w:color w:val="000000"/>
        </w:rPr>
        <w:t>ệ</w:t>
      </w:r>
      <w:r>
        <w:rPr>
          <w:color w:val="000000"/>
        </w:rPr>
        <w:t>c</w:t>
      </w:r>
    </w:p>
    <w:tbl>
      <w:tblPr>
        <w:tblStyle w:val="afff2"/>
        <w:tblW w:w="14271" w:type="dxa"/>
        <w:tblLayout w:type="fixed"/>
        <w:tblLook w:val="0400" w:firstRow="0" w:lastRow="0" w:firstColumn="0" w:lastColumn="0" w:noHBand="0" w:noVBand="1"/>
      </w:tblPr>
      <w:tblGrid>
        <w:gridCol w:w="905"/>
        <w:gridCol w:w="10480"/>
        <w:gridCol w:w="2886"/>
      </w:tblGrid>
      <w:tr w:rsidR="00B40AAF" w14:paraId="6D866509" w14:textId="77777777">
        <w:trPr>
          <w:trHeight w:val="375"/>
        </w:trPr>
        <w:tc>
          <w:tcPr>
            <w:tcW w:w="90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CF3CE9" w14:textId="77777777" w:rsidR="00B40AAF" w:rsidRDefault="00746E6D">
            <w:pPr>
              <w:spacing w:before="60" w:after="0" w:line="264" w:lineRule="auto"/>
              <w:jc w:val="center"/>
              <w:rPr>
                <w:b/>
                <w:color w:val="000000"/>
                <w:sz w:val="28"/>
                <w:szCs w:val="28"/>
              </w:rPr>
            </w:pPr>
            <w:r>
              <w:rPr>
                <w:b/>
                <w:color w:val="000000"/>
                <w:sz w:val="28"/>
                <w:szCs w:val="28"/>
              </w:rPr>
              <w:t>STT</w:t>
            </w:r>
          </w:p>
        </w:tc>
        <w:tc>
          <w:tcPr>
            <w:tcW w:w="10481" w:type="dxa"/>
            <w:tcBorders>
              <w:top w:val="single" w:sz="4" w:space="0" w:color="000000"/>
              <w:left w:val="nil"/>
              <w:bottom w:val="single" w:sz="4" w:space="0" w:color="000000"/>
              <w:right w:val="single" w:sz="4" w:space="0" w:color="000000"/>
            </w:tcBorders>
            <w:shd w:val="clear" w:color="auto" w:fill="auto"/>
            <w:vAlign w:val="center"/>
          </w:tcPr>
          <w:p w14:paraId="60608398" w14:textId="77777777" w:rsidR="00B40AAF" w:rsidRDefault="00746E6D">
            <w:pPr>
              <w:spacing w:before="60" w:after="0" w:line="264" w:lineRule="auto"/>
              <w:jc w:val="center"/>
              <w:rPr>
                <w:b/>
                <w:color w:val="000000"/>
                <w:sz w:val="28"/>
                <w:szCs w:val="28"/>
              </w:rPr>
            </w:pPr>
            <w:r>
              <w:rPr>
                <w:b/>
                <w:color w:val="000000"/>
                <w:sz w:val="28"/>
                <w:szCs w:val="28"/>
              </w:rPr>
              <w:t>Nội dung</w:t>
            </w:r>
          </w:p>
        </w:tc>
        <w:tc>
          <w:tcPr>
            <w:tcW w:w="2886" w:type="dxa"/>
            <w:tcBorders>
              <w:top w:val="single" w:sz="4" w:space="0" w:color="000000"/>
              <w:left w:val="nil"/>
              <w:bottom w:val="single" w:sz="4" w:space="0" w:color="000000"/>
              <w:right w:val="single" w:sz="4" w:space="0" w:color="000000"/>
            </w:tcBorders>
            <w:shd w:val="clear" w:color="auto" w:fill="auto"/>
            <w:vAlign w:val="center"/>
          </w:tcPr>
          <w:p w14:paraId="71A54CF6" w14:textId="77777777" w:rsidR="00B40AAF" w:rsidRDefault="00746E6D">
            <w:pPr>
              <w:spacing w:before="60" w:after="0" w:line="264" w:lineRule="auto"/>
              <w:jc w:val="center"/>
              <w:rPr>
                <w:b/>
                <w:color w:val="000000"/>
                <w:sz w:val="28"/>
                <w:szCs w:val="28"/>
              </w:rPr>
            </w:pPr>
            <w:r>
              <w:rPr>
                <w:b/>
                <w:color w:val="000000"/>
                <w:sz w:val="28"/>
                <w:szCs w:val="28"/>
              </w:rPr>
              <w:t>Giá trị</w:t>
            </w:r>
          </w:p>
        </w:tc>
      </w:tr>
      <w:tr w:rsidR="00B40AAF" w14:paraId="2AB383E2" w14:textId="77777777">
        <w:trPr>
          <w:trHeight w:val="375"/>
        </w:trPr>
        <w:tc>
          <w:tcPr>
            <w:tcW w:w="905" w:type="dxa"/>
            <w:tcBorders>
              <w:top w:val="nil"/>
              <w:left w:val="single" w:sz="4" w:space="0" w:color="000000"/>
              <w:bottom w:val="single" w:sz="4" w:space="0" w:color="000000"/>
              <w:right w:val="single" w:sz="4" w:space="0" w:color="000000"/>
            </w:tcBorders>
            <w:shd w:val="clear" w:color="auto" w:fill="auto"/>
            <w:vAlign w:val="center"/>
          </w:tcPr>
          <w:p w14:paraId="57DF0B38" w14:textId="77777777" w:rsidR="00B40AAF" w:rsidRDefault="00746E6D">
            <w:pPr>
              <w:spacing w:before="60" w:after="0" w:line="264" w:lineRule="auto"/>
              <w:jc w:val="center"/>
              <w:rPr>
                <w:color w:val="000000"/>
                <w:sz w:val="28"/>
                <w:szCs w:val="28"/>
              </w:rPr>
            </w:pPr>
            <w:r>
              <w:rPr>
                <w:color w:val="000000"/>
                <w:sz w:val="28"/>
                <w:szCs w:val="28"/>
              </w:rPr>
              <w:t xml:space="preserve">1 </w:t>
            </w:r>
          </w:p>
        </w:tc>
        <w:tc>
          <w:tcPr>
            <w:tcW w:w="10481" w:type="dxa"/>
            <w:tcBorders>
              <w:top w:val="single" w:sz="4" w:space="0" w:color="000000"/>
              <w:left w:val="nil"/>
              <w:bottom w:val="single" w:sz="4" w:space="0" w:color="000000"/>
              <w:right w:val="single" w:sz="4" w:space="0" w:color="000000"/>
            </w:tcBorders>
            <w:shd w:val="clear" w:color="auto" w:fill="auto"/>
            <w:vAlign w:val="center"/>
          </w:tcPr>
          <w:p w14:paraId="22BE546A" w14:textId="77777777" w:rsidR="00B40AAF" w:rsidRDefault="00746E6D">
            <w:pPr>
              <w:spacing w:before="60" w:after="0" w:line="264" w:lineRule="auto"/>
              <w:jc w:val="left"/>
              <w:rPr>
                <w:color w:val="000000"/>
                <w:sz w:val="28"/>
                <w:szCs w:val="28"/>
              </w:rPr>
            </w:pPr>
            <w:r>
              <w:rPr>
                <w:color w:val="000000"/>
                <w:sz w:val="28"/>
                <w:szCs w:val="28"/>
              </w:rPr>
              <w:t>Tổng giá trị phần công việc đã thực hiện</w:t>
            </w:r>
          </w:p>
        </w:tc>
        <w:tc>
          <w:tcPr>
            <w:tcW w:w="2886" w:type="dxa"/>
            <w:tcBorders>
              <w:top w:val="nil"/>
              <w:left w:val="nil"/>
              <w:bottom w:val="single" w:sz="4" w:space="0" w:color="000000"/>
              <w:right w:val="single" w:sz="4" w:space="0" w:color="000000"/>
            </w:tcBorders>
            <w:shd w:val="clear" w:color="auto" w:fill="auto"/>
            <w:vAlign w:val="center"/>
          </w:tcPr>
          <w:p w14:paraId="7AB91DA7" w14:textId="77777777" w:rsidR="00B40AAF" w:rsidRDefault="00746E6D">
            <w:pPr>
              <w:spacing w:before="60" w:after="0" w:line="264" w:lineRule="auto"/>
              <w:jc w:val="right"/>
              <w:rPr>
                <w:color w:val="000000"/>
                <w:sz w:val="28"/>
                <w:szCs w:val="28"/>
                <w:highlight w:val="yellow"/>
              </w:rPr>
            </w:pPr>
            <w:r>
              <w:rPr>
                <w:color w:val="000000"/>
                <w:sz w:val="28"/>
                <w:szCs w:val="28"/>
                <w:highlight w:val="yellow"/>
              </w:rPr>
              <w:t xml:space="preserve">             358.181.750 </w:t>
            </w:r>
          </w:p>
        </w:tc>
      </w:tr>
      <w:tr w:rsidR="00B40AAF" w14:paraId="6DF531EB" w14:textId="77777777">
        <w:trPr>
          <w:trHeight w:val="375"/>
        </w:trPr>
        <w:tc>
          <w:tcPr>
            <w:tcW w:w="905" w:type="dxa"/>
            <w:tcBorders>
              <w:top w:val="nil"/>
              <w:left w:val="single" w:sz="4" w:space="0" w:color="000000"/>
              <w:bottom w:val="single" w:sz="4" w:space="0" w:color="000000"/>
              <w:right w:val="single" w:sz="4" w:space="0" w:color="000000"/>
            </w:tcBorders>
            <w:shd w:val="clear" w:color="auto" w:fill="auto"/>
            <w:vAlign w:val="center"/>
          </w:tcPr>
          <w:p w14:paraId="43D74473" w14:textId="77777777" w:rsidR="00B40AAF" w:rsidRDefault="00746E6D">
            <w:pPr>
              <w:spacing w:before="60" w:after="0" w:line="264" w:lineRule="auto"/>
              <w:jc w:val="center"/>
              <w:rPr>
                <w:color w:val="000000"/>
                <w:sz w:val="28"/>
                <w:szCs w:val="28"/>
              </w:rPr>
            </w:pPr>
            <w:r>
              <w:rPr>
                <w:color w:val="000000"/>
                <w:sz w:val="28"/>
                <w:szCs w:val="28"/>
              </w:rPr>
              <w:t xml:space="preserve">2 </w:t>
            </w:r>
          </w:p>
        </w:tc>
        <w:tc>
          <w:tcPr>
            <w:tcW w:w="10481" w:type="dxa"/>
            <w:tcBorders>
              <w:top w:val="single" w:sz="4" w:space="0" w:color="000000"/>
              <w:left w:val="nil"/>
              <w:bottom w:val="single" w:sz="4" w:space="0" w:color="000000"/>
              <w:right w:val="single" w:sz="4" w:space="0" w:color="000000"/>
            </w:tcBorders>
            <w:shd w:val="clear" w:color="auto" w:fill="auto"/>
            <w:vAlign w:val="center"/>
          </w:tcPr>
          <w:p w14:paraId="3469D754" w14:textId="77777777" w:rsidR="00B40AAF" w:rsidRDefault="00746E6D">
            <w:pPr>
              <w:spacing w:before="60" w:after="0" w:line="264" w:lineRule="auto"/>
              <w:jc w:val="left"/>
              <w:rPr>
                <w:color w:val="000000"/>
                <w:sz w:val="28"/>
                <w:szCs w:val="28"/>
              </w:rPr>
            </w:pPr>
            <w:r>
              <w:rPr>
                <w:color w:val="000000"/>
                <w:sz w:val="28"/>
                <w:szCs w:val="28"/>
              </w:rPr>
              <w:t>Tổng giá trị phần công việc không áp dụng được một trong các hình thức lựa chọn nhà thầu</w:t>
            </w:r>
          </w:p>
        </w:tc>
        <w:tc>
          <w:tcPr>
            <w:tcW w:w="2886" w:type="dxa"/>
            <w:tcBorders>
              <w:top w:val="nil"/>
              <w:left w:val="nil"/>
              <w:bottom w:val="single" w:sz="4" w:space="0" w:color="000000"/>
              <w:right w:val="single" w:sz="4" w:space="0" w:color="000000"/>
            </w:tcBorders>
            <w:shd w:val="clear" w:color="auto" w:fill="auto"/>
            <w:vAlign w:val="center"/>
          </w:tcPr>
          <w:p w14:paraId="5B768C67" w14:textId="77777777" w:rsidR="00B40AAF" w:rsidRDefault="00746E6D">
            <w:pPr>
              <w:spacing w:before="60" w:after="0" w:line="264" w:lineRule="auto"/>
              <w:jc w:val="right"/>
              <w:rPr>
                <w:color w:val="000000"/>
                <w:sz w:val="28"/>
                <w:szCs w:val="28"/>
                <w:highlight w:val="yellow"/>
              </w:rPr>
            </w:pPr>
            <w:r>
              <w:rPr>
                <w:color w:val="000000"/>
                <w:sz w:val="28"/>
                <w:szCs w:val="28"/>
                <w:highlight w:val="yellow"/>
              </w:rPr>
              <w:t xml:space="preserve">               93.082.969 </w:t>
            </w:r>
          </w:p>
        </w:tc>
      </w:tr>
      <w:tr w:rsidR="00B40AAF" w14:paraId="4F2CBEB4" w14:textId="77777777">
        <w:trPr>
          <w:trHeight w:val="375"/>
        </w:trPr>
        <w:tc>
          <w:tcPr>
            <w:tcW w:w="905" w:type="dxa"/>
            <w:tcBorders>
              <w:top w:val="nil"/>
              <w:left w:val="single" w:sz="4" w:space="0" w:color="000000"/>
              <w:bottom w:val="single" w:sz="4" w:space="0" w:color="000000"/>
              <w:right w:val="single" w:sz="4" w:space="0" w:color="000000"/>
            </w:tcBorders>
            <w:shd w:val="clear" w:color="auto" w:fill="auto"/>
            <w:vAlign w:val="center"/>
          </w:tcPr>
          <w:p w14:paraId="7288F0CA" w14:textId="77777777" w:rsidR="00B40AAF" w:rsidRDefault="00746E6D">
            <w:pPr>
              <w:spacing w:before="60" w:after="0" w:line="264" w:lineRule="auto"/>
              <w:jc w:val="center"/>
              <w:rPr>
                <w:color w:val="000000"/>
                <w:sz w:val="28"/>
                <w:szCs w:val="28"/>
              </w:rPr>
            </w:pPr>
            <w:r>
              <w:rPr>
                <w:color w:val="000000"/>
                <w:sz w:val="28"/>
                <w:szCs w:val="28"/>
              </w:rPr>
              <w:t xml:space="preserve">3 </w:t>
            </w:r>
          </w:p>
        </w:tc>
        <w:tc>
          <w:tcPr>
            <w:tcW w:w="10481" w:type="dxa"/>
            <w:tcBorders>
              <w:top w:val="single" w:sz="4" w:space="0" w:color="000000"/>
              <w:left w:val="nil"/>
              <w:bottom w:val="single" w:sz="4" w:space="0" w:color="000000"/>
              <w:right w:val="single" w:sz="4" w:space="0" w:color="000000"/>
            </w:tcBorders>
            <w:shd w:val="clear" w:color="auto" w:fill="auto"/>
            <w:vAlign w:val="center"/>
          </w:tcPr>
          <w:p w14:paraId="0A8A6F4B" w14:textId="77777777" w:rsidR="00B40AAF" w:rsidRDefault="00746E6D">
            <w:pPr>
              <w:spacing w:before="60" w:after="0" w:line="264" w:lineRule="auto"/>
              <w:jc w:val="left"/>
              <w:rPr>
                <w:color w:val="000000"/>
                <w:sz w:val="28"/>
                <w:szCs w:val="28"/>
              </w:rPr>
            </w:pPr>
            <w:r>
              <w:rPr>
                <w:color w:val="000000"/>
                <w:sz w:val="28"/>
                <w:szCs w:val="28"/>
              </w:rPr>
              <w:t>Tổng giá trị phần công việc thuộc kế hoạch lựa chọn nhà thầu</w:t>
            </w:r>
          </w:p>
        </w:tc>
        <w:tc>
          <w:tcPr>
            <w:tcW w:w="2886" w:type="dxa"/>
            <w:tcBorders>
              <w:top w:val="nil"/>
              <w:left w:val="nil"/>
              <w:bottom w:val="single" w:sz="4" w:space="0" w:color="000000"/>
              <w:right w:val="single" w:sz="4" w:space="0" w:color="000000"/>
            </w:tcBorders>
            <w:shd w:val="clear" w:color="auto" w:fill="auto"/>
            <w:vAlign w:val="center"/>
          </w:tcPr>
          <w:p w14:paraId="7BDC5819" w14:textId="77777777" w:rsidR="00B40AAF" w:rsidRDefault="00746E6D">
            <w:pPr>
              <w:spacing w:before="60" w:after="0" w:line="264" w:lineRule="auto"/>
              <w:jc w:val="right"/>
              <w:rPr>
                <w:color w:val="000000"/>
                <w:sz w:val="28"/>
                <w:szCs w:val="28"/>
                <w:highlight w:val="yellow"/>
              </w:rPr>
            </w:pPr>
            <w:r>
              <w:rPr>
                <w:color w:val="000000"/>
                <w:sz w:val="28"/>
                <w:szCs w:val="28"/>
                <w:highlight w:val="yellow"/>
              </w:rPr>
              <w:t xml:space="preserve">          9.527.735.281 </w:t>
            </w:r>
          </w:p>
        </w:tc>
      </w:tr>
      <w:tr w:rsidR="00B40AAF" w14:paraId="7178AFE1" w14:textId="77777777">
        <w:trPr>
          <w:trHeight w:val="375"/>
        </w:trPr>
        <w:tc>
          <w:tcPr>
            <w:tcW w:w="1138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29CD08B" w14:textId="77777777" w:rsidR="00B40AAF" w:rsidRDefault="00746E6D">
            <w:pPr>
              <w:spacing w:before="60" w:after="0" w:line="264" w:lineRule="auto"/>
              <w:jc w:val="center"/>
              <w:rPr>
                <w:b/>
                <w:color w:val="000000"/>
                <w:sz w:val="28"/>
                <w:szCs w:val="28"/>
              </w:rPr>
            </w:pPr>
            <w:r>
              <w:rPr>
                <w:b/>
                <w:color w:val="000000"/>
                <w:sz w:val="28"/>
                <w:szCs w:val="28"/>
              </w:rPr>
              <w:t>Tổng giá trị các phần công việc</w:t>
            </w:r>
          </w:p>
        </w:tc>
        <w:tc>
          <w:tcPr>
            <w:tcW w:w="2886" w:type="dxa"/>
            <w:tcBorders>
              <w:top w:val="nil"/>
              <w:left w:val="nil"/>
              <w:bottom w:val="single" w:sz="4" w:space="0" w:color="000000"/>
              <w:right w:val="single" w:sz="4" w:space="0" w:color="000000"/>
            </w:tcBorders>
            <w:shd w:val="clear" w:color="auto" w:fill="FFFFFF"/>
            <w:vAlign w:val="center"/>
          </w:tcPr>
          <w:p w14:paraId="54F90D1B" w14:textId="77777777" w:rsidR="00B40AAF" w:rsidRDefault="00746E6D">
            <w:pPr>
              <w:spacing w:before="60" w:after="0" w:line="264" w:lineRule="auto"/>
              <w:jc w:val="right"/>
              <w:rPr>
                <w:b/>
                <w:color w:val="000000"/>
                <w:sz w:val="28"/>
                <w:szCs w:val="28"/>
              </w:rPr>
            </w:pPr>
            <w:r>
              <w:rPr>
                <w:b/>
                <w:color w:val="000000"/>
                <w:sz w:val="28"/>
                <w:szCs w:val="28"/>
              </w:rPr>
              <w:t xml:space="preserve">      9.979.000.000 </w:t>
            </w:r>
          </w:p>
        </w:tc>
      </w:tr>
      <w:tr w:rsidR="00B40AAF" w14:paraId="094FEFC9" w14:textId="77777777">
        <w:trPr>
          <w:trHeight w:val="375"/>
        </w:trPr>
        <w:tc>
          <w:tcPr>
            <w:tcW w:w="1138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E00513C" w14:textId="77777777" w:rsidR="00B40AAF" w:rsidRDefault="00746E6D">
            <w:pPr>
              <w:spacing w:before="60" w:after="0" w:line="264" w:lineRule="auto"/>
              <w:jc w:val="center"/>
              <w:rPr>
                <w:b/>
                <w:color w:val="000000"/>
                <w:sz w:val="28"/>
                <w:szCs w:val="28"/>
              </w:rPr>
            </w:pPr>
            <w:r>
              <w:rPr>
                <w:b/>
                <w:color w:val="000000"/>
                <w:sz w:val="28"/>
                <w:szCs w:val="28"/>
              </w:rPr>
              <w:t>Dự toán</w:t>
            </w:r>
          </w:p>
        </w:tc>
        <w:tc>
          <w:tcPr>
            <w:tcW w:w="2886" w:type="dxa"/>
            <w:tcBorders>
              <w:top w:val="nil"/>
              <w:left w:val="nil"/>
              <w:bottom w:val="single" w:sz="4" w:space="0" w:color="000000"/>
              <w:right w:val="single" w:sz="4" w:space="0" w:color="000000"/>
            </w:tcBorders>
            <w:shd w:val="clear" w:color="auto" w:fill="auto"/>
            <w:vAlign w:val="center"/>
          </w:tcPr>
          <w:p w14:paraId="2D394670" w14:textId="77777777" w:rsidR="00B40AAF" w:rsidRDefault="00746E6D">
            <w:pPr>
              <w:spacing w:before="60" w:after="0" w:line="264" w:lineRule="auto"/>
              <w:jc w:val="right"/>
              <w:rPr>
                <w:b/>
                <w:color w:val="000000"/>
                <w:sz w:val="28"/>
                <w:szCs w:val="28"/>
              </w:rPr>
            </w:pPr>
            <w:r>
              <w:rPr>
                <w:b/>
                <w:color w:val="000000"/>
                <w:sz w:val="28"/>
                <w:szCs w:val="28"/>
              </w:rPr>
              <w:t xml:space="preserve">      9.979.000.000 </w:t>
            </w:r>
          </w:p>
        </w:tc>
      </w:tr>
    </w:tbl>
    <w:p w14:paraId="5AAEB53B" w14:textId="77777777" w:rsidR="00B40AAF" w:rsidRDefault="00B40AAF">
      <w:pPr>
        <w:spacing w:before="60" w:after="0" w:line="264" w:lineRule="auto"/>
        <w:rPr>
          <w:color w:val="000000"/>
          <w:sz w:val="28"/>
          <w:szCs w:val="28"/>
        </w:rPr>
      </w:pPr>
    </w:p>
    <w:p w14:paraId="7B6B6FA6" w14:textId="77777777" w:rsidR="00B40AAF" w:rsidRDefault="00746E6D">
      <w:pPr>
        <w:pStyle w:val="Heading3"/>
        <w:numPr>
          <w:ilvl w:val="2"/>
          <w:numId w:val="15"/>
        </w:numPr>
        <w:spacing w:before="60" w:after="0" w:line="264" w:lineRule="auto"/>
        <w:rPr>
          <w:color w:val="000000"/>
        </w:rPr>
      </w:pPr>
      <w:bookmarkStart w:id="195" w:name="_heading=h.1maplo9" w:colFirst="0" w:colLast="0"/>
      <w:bookmarkEnd w:id="195"/>
      <w:r>
        <w:rPr>
          <w:color w:val="000000"/>
        </w:rPr>
        <w:t>Ki</w:t>
      </w:r>
      <w:r>
        <w:rPr>
          <w:color w:val="000000"/>
        </w:rPr>
        <w:t>ế</w:t>
      </w:r>
      <w:r>
        <w:rPr>
          <w:color w:val="000000"/>
        </w:rPr>
        <w:t>n ngh</w:t>
      </w:r>
      <w:r>
        <w:rPr>
          <w:color w:val="000000"/>
        </w:rPr>
        <w:t>ị</w:t>
      </w:r>
      <w:r>
        <w:rPr>
          <w:color w:val="000000"/>
        </w:rPr>
        <w:t xml:space="preserve"> hình th</w:t>
      </w:r>
      <w:r>
        <w:rPr>
          <w:color w:val="000000"/>
        </w:rPr>
        <w:t>ứ</w:t>
      </w:r>
      <w:r>
        <w:rPr>
          <w:color w:val="000000"/>
        </w:rPr>
        <w:t>c qu</w:t>
      </w:r>
      <w:r>
        <w:rPr>
          <w:color w:val="000000"/>
        </w:rPr>
        <w:t>ả</w:t>
      </w:r>
      <w:r>
        <w:rPr>
          <w:color w:val="000000"/>
        </w:rPr>
        <w:t>n lý th</w:t>
      </w:r>
      <w:r>
        <w:rPr>
          <w:color w:val="000000"/>
        </w:rPr>
        <w:t>ự</w:t>
      </w:r>
      <w:r>
        <w:rPr>
          <w:color w:val="000000"/>
        </w:rPr>
        <w:t>c hi</w:t>
      </w:r>
      <w:r>
        <w:rPr>
          <w:color w:val="000000"/>
        </w:rPr>
        <w:t>ệ</w:t>
      </w:r>
      <w:r>
        <w:rPr>
          <w:color w:val="000000"/>
        </w:rPr>
        <w:t>n ho</w:t>
      </w:r>
      <w:r>
        <w:rPr>
          <w:color w:val="000000"/>
        </w:rPr>
        <w:t>ạ</w:t>
      </w:r>
      <w:r>
        <w:rPr>
          <w:color w:val="000000"/>
        </w:rPr>
        <w:t>t đ</w:t>
      </w:r>
      <w:r>
        <w:rPr>
          <w:color w:val="000000"/>
        </w:rPr>
        <w:t>ộ</w:t>
      </w:r>
      <w:r>
        <w:rPr>
          <w:color w:val="000000"/>
        </w:rPr>
        <w:t xml:space="preserve">ng </w:t>
      </w:r>
      <w:r>
        <w:rPr>
          <w:color w:val="000000"/>
        </w:rPr>
        <w:t>ứ</w:t>
      </w:r>
      <w:r>
        <w:rPr>
          <w:color w:val="000000"/>
        </w:rPr>
        <w:t>ng d</w:t>
      </w:r>
      <w:r>
        <w:rPr>
          <w:color w:val="000000"/>
        </w:rPr>
        <w:t>ụ</w:t>
      </w:r>
      <w:r>
        <w:rPr>
          <w:color w:val="000000"/>
        </w:rPr>
        <w:t>ng CNTT</w:t>
      </w:r>
    </w:p>
    <w:p w14:paraId="63A71DA0" w14:textId="77777777" w:rsidR="00B40AAF" w:rsidRDefault="00746E6D">
      <w:pPr>
        <w:pBdr>
          <w:top w:val="nil"/>
          <w:left w:val="nil"/>
          <w:bottom w:val="nil"/>
          <w:right w:val="nil"/>
          <w:between w:val="nil"/>
        </w:pBdr>
        <w:spacing w:before="60" w:after="0" w:line="264" w:lineRule="auto"/>
        <w:ind w:firstLine="360"/>
        <w:rPr>
          <w:rFonts w:ascii="Cambria" w:eastAsia="Cambria" w:hAnsi="Cambria" w:cs="Cambria"/>
          <w:color w:val="000000"/>
          <w:sz w:val="28"/>
          <w:szCs w:val="28"/>
        </w:rPr>
        <w:sectPr w:rsidR="00B40AAF">
          <w:pgSz w:w="16838" w:h="11906" w:orient="landscape"/>
          <w:pgMar w:top="1134" w:right="1134" w:bottom="1134" w:left="1418" w:header="567" w:footer="567" w:gutter="0"/>
          <w:cols w:space="720"/>
        </w:sectPr>
      </w:pPr>
      <w:r>
        <w:rPr>
          <w:rFonts w:ascii="Cambria" w:eastAsia="Cambria" w:hAnsi="Cambria" w:cs="Cambria"/>
          <w:color w:val="000000"/>
          <w:sz w:val="28"/>
          <w:szCs w:val="28"/>
        </w:rPr>
        <w:t>Căn c</w:t>
      </w:r>
      <w:r>
        <w:rPr>
          <w:rFonts w:ascii="Cambria" w:eastAsia="Cambria" w:hAnsi="Cambria" w:cs="Cambria"/>
          <w:color w:val="000000"/>
          <w:sz w:val="28"/>
          <w:szCs w:val="28"/>
        </w:rPr>
        <w:t>ứ</w:t>
      </w:r>
      <w:r>
        <w:rPr>
          <w:rFonts w:ascii="Cambria" w:eastAsia="Cambria" w:hAnsi="Cambria" w:cs="Cambria"/>
          <w:color w:val="000000"/>
          <w:sz w:val="28"/>
          <w:szCs w:val="28"/>
        </w:rPr>
        <w:t xml:space="preserve"> đi</w:t>
      </w:r>
      <w:r>
        <w:rPr>
          <w:rFonts w:ascii="Cambria" w:eastAsia="Cambria" w:hAnsi="Cambria" w:cs="Cambria"/>
          <w:color w:val="000000"/>
          <w:sz w:val="28"/>
          <w:szCs w:val="28"/>
        </w:rPr>
        <w:t>ề</w:t>
      </w:r>
      <w:r>
        <w:rPr>
          <w:rFonts w:ascii="Cambria" w:eastAsia="Cambria" w:hAnsi="Cambria" w:cs="Cambria"/>
          <w:color w:val="000000"/>
          <w:sz w:val="28"/>
          <w:szCs w:val="28"/>
        </w:rPr>
        <w:t>u ki</w:t>
      </w:r>
      <w:r>
        <w:rPr>
          <w:rFonts w:ascii="Cambria" w:eastAsia="Cambria" w:hAnsi="Cambria" w:cs="Cambria"/>
          <w:color w:val="000000"/>
          <w:sz w:val="28"/>
          <w:szCs w:val="28"/>
        </w:rPr>
        <w:t>ệ</w:t>
      </w:r>
      <w:r>
        <w:rPr>
          <w:rFonts w:ascii="Cambria" w:eastAsia="Cambria" w:hAnsi="Cambria" w:cs="Cambria"/>
          <w:color w:val="000000"/>
          <w:sz w:val="28"/>
          <w:szCs w:val="28"/>
        </w:rPr>
        <w:t>n năng l</w:t>
      </w:r>
      <w:r>
        <w:rPr>
          <w:rFonts w:ascii="Cambria" w:eastAsia="Cambria" w:hAnsi="Cambria" w:cs="Cambria"/>
          <w:color w:val="000000"/>
          <w:sz w:val="28"/>
          <w:szCs w:val="28"/>
        </w:rPr>
        <w:t>ự</w:t>
      </w:r>
      <w:r>
        <w:rPr>
          <w:rFonts w:ascii="Cambria" w:eastAsia="Cambria" w:hAnsi="Cambria" w:cs="Cambria"/>
          <w:color w:val="000000"/>
          <w:sz w:val="28"/>
          <w:szCs w:val="28"/>
        </w:rPr>
        <w:t>c và yêu c</w:t>
      </w:r>
      <w:r>
        <w:rPr>
          <w:rFonts w:ascii="Cambria" w:eastAsia="Cambria" w:hAnsi="Cambria" w:cs="Cambria"/>
          <w:color w:val="000000"/>
          <w:sz w:val="28"/>
          <w:szCs w:val="28"/>
        </w:rPr>
        <w:t>ầ</w:t>
      </w:r>
      <w:r>
        <w:rPr>
          <w:rFonts w:ascii="Cambria" w:eastAsia="Cambria" w:hAnsi="Cambria" w:cs="Cambria"/>
          <w:color w:val="000000"/>
          <w:sz w:val="28"/>
          <w:szCs w:val="28"/>
        </w:rPr>
        <w:t>u c</w:t>
      </w:r>
      <w:r>
        <w:rPr>
          <w:rFonts w:ascii="Cambria" w:eastAsia="Cambria" w:hAnsi="Cambria" w:cs="Cambria"/>
          <w:color w:val="000000"/>
          <w:sz w:val="28"/>
          <w:szCs w:val="28"/>
        </w:rPr>
        <w:t>ủ</w:t>
      </w:r>
      <w:r>
        <w:rPr>
          <w:rFonts w:ascii="Cambria" w:eastAsia="Cambria" w:hAnsi="Cambria" w:cs="Cambria"/>
          <w:color w:val="000000"/>
          <w:sz w:val="28"/>
          <w:szCs w:val="28"/>
        </w:rPr>
        <w:t>a ho</w:t>
      </w:r>
      <w:r>
        <w:rPr>
          <w:rFonts w:ascii="Cambria" w:eastAsia="Cambria" w:hAnsi="Cambria" w:cs="Cambria"/>
          <w:color w:val="000000"/>
          <w:sz w:val="28"/>
          <w:szCs w:val="28"/>
        </w:rPr>
        <w:t>ạ</w:t>
      </w:r>
      <w:r>
        <w:rPr>
          <w:rFonts w:ascii="Cambria" w:eastAsia="Cambria" w:hAnsi="Cambria" w:cs="Cambria"/>
          <w:color w:val="000000"/>
          <w:sz w:val="28"/>
          <w:szCs w:val="28"/>
        </w:rPr>
        <w:t>t đ</w:t>
      </w:r>
      <w:r>
        <w:rPr>
          <w:rFonts w:ascii="Cambria" w:eastAsia="Cambria" w:hAnsi="Cambria" w:cs="Cambria"/>
          <w:color w:val="000000"/>
          <w:sz w:val="28"/>
          <w:szCs w:val="28"/>
        </w:rPr>
        <w:t>ộ</w:t>
      </w:r>
      <w:r>
        <w:rPr>
          <w:rFonts w:ascii="Cambria" w:eastAsia="Cambria" w:hAnsi="Cambria" w:cs="Cambria"/>
          <w:color w:val="000000"/>
          <w:sz w:val="28"/>
          <w:szCs w:val="28"/>
        </w:rPr>
        <w:t xml:space="preserve">ng </w:t>
      </w:r>
      <w:r>
        <w:rPr>
          <w:rFonts w:ascii="Cambria" w:eastAsia="Cambria" w:hAnsi="Cambria" w:cs="Cambria"/>
          <w:color w:val="000000"/>
          <w:sz w:val="28"/>
          <w:szCs w:val="28"/>
        </w:rPr>
        <w:t>ứ</w:t>
      </w:r>
      <w:r>
        <w:rPr>
          <w:rFonts w:ascii="Cambria" w:eastAsia="Cambria" w:hAnsi="Cambria" w:cs="Cambria"/>
          <w:color w:val="000000"/>
          <w:sz w:val="28"/>
          <w:szCs w:val="28"/>
        </w:rPr>
        <w:t>ng d</w:t>
      </w:r>
      <w:r>
        <w:rPr>
          <w:rFonts w:ascii="Cambria" w:eastAsia="Cambria" w:hAnsi="Cambria" w:cs="Cambria"/>
          <w:color w:val="000000"/>
          <w:sz w:val="28"/>
          <w:szCs w:val="28"/>
        </w:rPr>
        <w:t>ụ</w:t>
      </w:r>
      <w:r>
        <w:rPr>
          <w:rFonts w:ascii="Cambria" w:eastAsia="Cambria" w:hAnsi="Cambria" w:cs="Cambria"/>
          <w:color w:val="000000"/>
          <w:sz w:val="28"/>
          <w:szCs w:val="28"/>
        </w:rPr>
        <w:t>ng công ngh</w:t>
      </w:r>
      <w:r>
        <w:rPr>
          <w:rFonts w:ascii="Cambria" w:eastAsia="Cambria" w:hAnsi="Cambria" w:cs="Cambria"/>
          <w:color w:val="000000"/>
          <w:sz w:val="28"/>
          <w:szCs w:val="28"/>
        </w:rPr>
        <w:t>ệ</w:t>
      </w:r>
      <w:r>
        <w:rPr>
          <w:rFonts w:ascii="Cambria" w:eastAsia="Cambria" w:hAnsi="Cambria" w:cs="Cambria"/>
          <w:color w:val="000000"/>
          <w:sz w:val="28"/>
          <w:szCs w:val="28"/>
        </w:rPr>
        <w:t xml:space="preserve"> thông tin, Ch</w:t>
      </w:r>
      <w:r>
        <w:rPr>
          <w:rFonts w:ascii="Cambria" w:eastAsia="Cambria" w:hAnsi="Cambria" w:cs="Cambria"/>
          <w:color w:val="000000"/>
          <w:sz w:val="28"/>
          <w:szCs w:val="28"/>
        </w:rPr>
        <w:t>ủ</w:t>
      </w:r>
      <w:r>
        <w:rPr>
          <w:rFonts w:ascii="Cambria" w:eastAsia="Cambria" w:hAnsi="Cambria" w:cs="Cambria"/>
          <w:color w:val="000000"/>
          <w:sz w:val="28"/>
          <w:szCs w:val="28"/>
        </w:rPr>
        <w:t xml:space="preserve"> đ</w:t>
      </w:r>
      <w:r>
        <w:rPr>
          <w:rFonts w:ascii="Cambria" w:eastAsia="Cambria" w:hAnsi="Cambria" w:cs="Cambria"/>
          <w:color w:val="000000"/>
          <w:sz w:val="28"/>
          <w:szCs w:val="28"/>
        </w:rPr>
        <w:t>ầ</w:t>
      </w:r>
      <w:r>
        <w:rPr>
          <w:rFonts w:ascii="Cambria" w:eastAsia="Cambria" w:hAnsi="Cambria" w:cs="Cambria"/>
          <w:color w:val="000000"/>
          <w:sz w:val="28"/>
          <w:szCs w:val="28"/>
        </w:rPr>
        <w:t>u tư quy</w:t>
      </w:r>
      <w:r>
        <w:rPr>
          <w:rFonts w:ascii="Cambria" w:eastAsia="Cambria" w:hAnsi="Cambria" w:cs="Cambria"/>
          <w:color w:val="000000"/>
          <w:sz w:val="28"/>
          <w:szCs w:val="28"/>
        </w:rPr>
        <w:t>ế</w:t>
      </w:r>
      <w:r>
        <w:rPr>
          <w:rFonts w:ascii="Cambria" w:eastAsia="Cambria" w:hAnsi="Cambria" w:cs="Cambria"/>
          <w:color w:val="000000"/>
          <w:sz w:val="28"/>
          <w:szCs w:val="28"/>
        </w:rPr>
        <w:t>t đ</w:t>
      </w:r>
      <w:r>
        <w:rPr>
          <w:rFonts w:ascii="Cambria" w:eastAsia="Cambria" w:hAnsi="Cambria" w:cs="Cambria"/>
          <w:color w:val="000000"/>
          <w:sz w:val="28"/>
          <w:szCs w:val="28"/>
        </w:rPr>
        <w:t>ị</w:t>
      </w:r>
      <w:r>
        <w:rPr>
          <w:rFonts w:ascii="Cambria" w:eastAsia="Cambria" w:hAnsi="Cambria" w:cs="Cambria"/>
          <w:color w:val="000000"/>
          <w:sz w:val="28"/>
          <w:szCs w:val="28"/>
        </w:rPr>
        <w:t>nh l</w:t>
      </w:r>
      <w:r>
        <w:rPr>
          <w:rFonts w:ascii="Cambria" w:eastAsia="Cambria" w:hAnsi="Cambria" w:cs="Cambria"/>
          <w:color w:val="000000"/>
          <w:sz w:val="28"/>
          <w:szCs w:val="28"/>
        </w:rPr>
        <w:t>ự</w:t>
      </w:r>
      <w:r>
        <w:rPr>
          <w:rFonts w:ascii="Cambria" w:eastAsia="Cambria" w:hAnsi="Cambria" w:cs="Cambria"/>
          <w:color w:val="000000"/>
          <w:sz w:val="28"/>
          <w:szCs w:val="28"/>
        </w:rPr>
        <w:t>a ch</w:t>
      </w:r>
      <w:r>
        <w:rPr>
          <w:rFonts w:ascii="Cambria" w:eastAsia="Cambria" w:hAnsi="Cambria" w:cs="Cambria"/>
          <w:color w:val="000000"/>
          <w:sz w:val="28"/>
          <w:szCs w:val="28"/>
        </w:rPr>
        <w:t>ọ</w:t>
      </w:r>
      <w:r>
        <w:rPr>
          <w:rFonts w:ascii="Cambria" w:eastAsia="Cambria" w:hAnsi="Cambria" w:cs="Cambria"/>
          <w:color w:val="000000"/>
          <w:sz w:val="28"/>
          <w:szCs w:val="28"/>
        </w:rPr>
        <w:t>n hình th</w:t>
      </w:r>
      <w:r>
        <w:rPr>
          <w:rFonts w:ascii="Cambria" w:eastAsia="Cambria" w:hAnsi="Cambria" w:cs="Cambria"/>
          <w:color w:val="000000"/>
          <w:sz w:val="28"/>
          <w:szCs w:val="28"/>
        </w:rPr>
        <w:t>ứ</w:t>
      </w:r>
      <w:r>
        <w:rPr>
          <w:rFonts w:ascii="Cambria" w:eastAsia="Cambria" w:hAnsi="Cambria" w:cs="Cambria"/>
          <w:color w:val="000000"/>
          <w:sz w:val="28"/>
          <w:szCs w:val="28"/>
        </w:rPr>
        <w:t>c qu</w:t>
      </w:r>
      <w:r>
        <w:rPr>
          <w:rFonts w:ascii="Cambria" w:eastAsia="Cambria" w:hAnsi="Cambria" w:cs="Cambria"/>
          <w:color w:val="000000"/>
          <w:sz w:val="28"/>
          <w:szCs w:val="28"/>
        </w:rPr>
        <w:t>ả</w:t>
      </w:r>
      <w:r>
        <w:rPr>
          <w:rFonts w:ascii="Cambria" w:eastAsia="Cambria" w:hAnsi="Cambria" w:cs="Cambria"/>
          <w:color w:val="000000"/>
          <w:sz w:val="28"/>
          <w:szCs w:val="28"/>
        </w:rPr>
        <w:t>n lý: Ch</w:t>
      </w:r>
      <w:r>
        <w:rPr>
          <w:rFonts w:ascii="Cambria" w:eastAsia="Cambria" w:hAnsi="Cambria" w:cs="Cambria"/>
          <w:color w:val="000000"/>
          <w:sz w:val="28"/>
          <w:szCs w:val="28"/>
        </w:rPr>
        <w:t>ủ</w:t>
      </w:r>
      <w:r>
        <w:rPr>
          <w:rFonts w:ascii="Cambria" w:eastAsia="Cambria" w:hAnsi="Cambria" w:cs="Cambria"/>
          <w:color w:val="000000"/>
          <w:sz w:val="28"/>
          <w:szCs w:val="28"/>
        </w:rPr>
        <w:t xml:space="preserve"> đ</w:t>
      </w:r>
      <w:r>
        <w:rPr>
          <w:rFonts w:ascii="Cambria" w:eastAsia="Cambria" w:hAnsi="Cambria" w:cs="Cambria"/>
          <w:color w:val="000000"/>
          <w:sz w:val="28"/>
          <w:szCs w:val="28"/>
        </w:rPr>
        <w:t>ầ</w:t>
      </w:r>
      <w:r>
        <w:rPr>
          <w:rFonts w:ascii="Cambria" w:eastAsia="Cambria" w:hAnsi="Cambria" w:cs="Cambria"/>
          <w:color w:val="000000"/>
          <w:sz w:val="28"/>
          <w:szCs w:val="28"/>
        </w:rPr>
        <w:t>u tư thuê tư v</w:t>
      </w:r>
      <w:r>
        <w:rPr>
          <w:rFonts w:ascii="Cambria" w:eastAsia="Cambria" w:hAnsi="Cambria" w:cs="Cambria"/>
          <w:color w:val="000000"/>
          <w:sz w:val="28"/>
          <w:szCs w:val="28"/>
        </w:rPr>
        <w:t>ấ</w:t>
      </w:r>
      <w:r>
        <w:rPr>
          <w:rFonts w:ascii="Cambria" w:eastAsia="Cambria" w:hAnsi="Cambria" w:cs="Cambria"/>
          <w:color w:val="000000"/>
          <w:sz w:val="28"/>
          <w:szCs w:val="28"/>
        </w:rPr>
        <w:t>n qu</w:t>
      </w:r>
      <w:r>
        <w:rPr>
          <w:rFonts w:ascii="Cambria" w:eastAsia="Cambria" w:hAnsi="Cambria" w:cs="Cambria"/>
          <w:color w:val="000000"/>
          <w:sz w:val="28"/>
          <w:szCs w:val="28"/>
        </w:rPr>
        <w:t>ả</w:t>
      </w:r>
      <w:r>
        <w:rPr>
          <w:rFonts w:ascii="Cambria" w:eastAsia="Cambria" w:hAnsi="Cambria" w:cs="Cambria"/>
          <w:color w:val="000000"/>
          <w:sz w:val="28"/>
          <w:szCs w:val="28"/>
        </w:rPr>
        <w:t>n lý ho</w:t>
      </w:r>
      <w:r>
        <w:rPr>
          <w:rFonts w:ascii="Cambria" w:eastAsia="Cambria" w:hAnsi="Cambria" w:cs="Cambria"/>
          <w:color w:val="000000"/>
          <w:sz w:val="28"/>
          <w:szCs w:val="28"/>
        </w:rPr>
        <w:t>ạ</w:t>
      </w:r>
      <w:r>
        <w:rPr>
          <w:rFonts w:ascii="Cambria" w:eastAsia="Cambria" w:hAnsi="Cambria" w:cs="Cambria"/>
          <w:color w:val="000000"/>
          <w:sz w:val="28"/>
          <w:szCs w:val="28"/>
        </w:rPr>
        <w:t>t đ</w:t>
      </w:r>
      <w:r>
        <w:rPr>
          <w:rFonts w:ascii="Cambria" w:eastAsia="Cambria" w:hAnsi="Cambria" w:cs="Cambria"/>
          <w:color w:val="000000"/>
          <w:sz w:val="28"/>
          <w:szCs w:val="28"/>
        </w:rPr>
        <w:t>ộ</w:t>
      </w:r>
      <w:r>
        <w:rPr>
          <w:rFonts w:ascii="Cambria" w:eastAsia="Cambria" w:hAnsi="Cambria" w:cs="Cambria"/>
          <w:color w:val="000000"/>
          <w:sz w:val="28"/>
          <w:szCs w:val="28"/>
        </w:rPr>
        <w:t xml:space="preserve">ng </w:t>
      </w:r>
      <w:r>
        <w:rPr>
          <w:rFonts w:ascii="Cambria" w:eastAsia="Cambria" w:hAnsi="Cambria" w:cs="Cambria"/>
          <w:color w:val="000000"/>
          <w:sz w:val="28"/>
          <w:szCs w:val="28"/>
        </w:rPr>
        <w:t>ứ</w:t>
      </w:r>
      <w:r>
        <w:rPr>
          <w:rFonts w:ascii="Cambria" w:eastAsia="Cambria" w:hAnsi="Cambria" w:cs="Cambria"/>
          <w:color w:val="000000"/>
          <w:sz w:val="28"/>
          <w:szCs w:val="28"/>
        </w:rPr>
        <w:t>ng d</w:t>
      </w:r>
      <w:r>
        <w:rPr>
          <w:rFonts w:ascii="Cambria" w:eastAsia="Cambria" w:hAnsi="Cambria" w:cs="Cambria"/>
          <w:color w:val="000000"/>
          <w:sz w:val="28"/>
          <w:szCs w:val="28"/>
        </w:rPr>
        <w:t>ụ</w:t>
      </w:r>
      <w:r>
        <w:rPr>
          <w:rFonts w:ascii="Cambria" w:eastAsia="Cambria" w:hAnsi="Cambria" w:cs="Cambria"/>
          <w:color w:val="000000"/>
          <w:sz w:val="28"/>
          <w:szCs w:val="28"/>
        </w:rPr>
        <w:t>ng công ngh</w:t>
      </w:r>
      <w:r>
        <w:rPr>
          <w:rFonts w:ascii="Cambria" w:eastAsia="Cambria" w:hAnsi="Cambria" w:cs="Cambria"/>
          <w:color w:val="000000"/>
          <w:sz w:val="28"/>
          <w:szCs w:val="28"/>
        </w:rPr>
        <w:t>ệ</w:t>
      </w:r>
      <w:r>
        <w:rPr>
          <w:rFonts w:ascii="Cambria" w:eastAsia="Cambria" w:hAnsi="Cambria" w:cs="Cambria"/>
          <w:color w:val="000000"/>
          <w:sz w:val="28"/>
          <w:szCs w:val="28"/>
        </w:rPr>
        <w:t xml:space="preserve"> thông tin.</w:t>
      </w:r>
    </w:p>
    <w:p w14:paraId="1D2879BD" w14:textId="77777777" w:rsidR="00B40AAF" w:rsidRDefault="00746E6D">
      <w:pPr>
        <w:pStyle w:val="Heading1"/>
        <w:numPr>
          <w:ilvl w:val="0"/>
          <w:numId w:val="15"/>
        </w:numPr>
        <w:tabs>
          <w:tab w:val="left" w:pos="993"/>
        </w:tabs>
        <w:spacing w:after="0"/>
        <w:ind w:firstLine="709"/>
        <w:rPr>
          <w:sz w:val="28"/>
          <w:szCs w:val="28"/>
        </w:rPr>
      </w:pPr>
      <w:bookmarkStart w:id="196" w:name="_heading=h.46ad4c2" w:colFirst="0" w:colLast="0"/>
      <w:bookmarkEnd w:id="196"/>
      <w:r>
        <w:rPr>
          <w:sz w:val="28"/>
          <w:szCs w:val="28"/>
        </w:rPr>
        <w:lastRenderedPageBreak/>
        <w:t>K</w:t>
      </w:r>
      <w:r>
        <w:rPr>
          <w:sz w:val="28"/>
          <w:szCs w:val="28"/>
        </w:rPr>
        <w:t>Ế</w:t>
      </w:r>
      <w:r>
        <w:rPr>
          <w:sz w:val="28"/>
          <w:szCs w:val="28"/>
        </w:rPr>
        <w:t>T LU</w:t>
      </w:r>
      <w:r>
        <w:rPr>
          <w:sz w:val="28"/>
          <w:szCs w:val="28"/>
        </w:rPr>
        <w:t>Ậ</w:t>
      </w:r>
      <w:r>
        <w:rPr>
          <w:sz w:val="28"/>
          <w:szCs w:val="28"/>
        </w:rPr>
        <w:t>N VÀ KI</w:t>
      </w:r>
      <w:r>
        <w:rPr>
          <w:sz w:val="28"/>
          <w:szCs w:val="28"/>
        </w:rPr>
        <w:t>Ế</w:t>
      </w:r>
      <w:r>
        <w:rPr>
          <w:sz w:val="28"/>
          <w:szCs w:val="28"/>
        </w:rPr>
        <w:t>N NGH</w:t>
      </w:r>
      <w:r>
        <w:rPr>
          <w:sz w:val="28"/>
          <w:szCs w:val="28"/>
        </w:rPr>
        <w:t>Ị</w:t>
      </w:r>
    </w:p>
    <w:p w14:paraId="34D30FBE" w14:textId="77777777" w:rsidR="00B40AAF" w:rsidRDefault="00746E6D">
      <w:pPr>
        <w:pStyle w:val="Heading2"/>
        <w:numPr>
          <w:ilvl w:val="1"/>
          <w:numId w:val="15"/>
        </w:numPr>
        <w:tabs>
          <w:tab w:val="left" w:pos="993"/>
        </w:tabs>
        <w:spacing w:after="0"/>
        <w:ind w:firstLine="709"/>
      </w:pPr>
      <w:bookmarkStart w:id="197" w:name="_heading=h.2lfnejv" w:colFirst="0" w:colLast="0"/>
      <w:bookmarkEnd w:id="197"/>
      <w:r>
        <w:t>Đ</w:t>
      </w:r>
      <w:r>
        <w:t>ề</w:t>
      </w:r>
      <w:r>
        <w:t xml:space="preserve"> xu</w:t>
      </w:r>
      <w:r>
        <w:t>ấ</w:t>
      </w:r>
      <w:r>
        <w:t>t</w:t>
      </w:r>
    </w:p>
    <w:p w14:paraId="200FBBD3" w14:textId="77777777" w:rsidR="00B40AAF" w:rsidRDefault="00746E6D">
      <w:pPr>
        <w:pBdr>
          <w:top w:val="nil"/>
          <w:left w:val="nil"/>
          <w:bottom w:val="nil"/>
          <w:right w:val="nil"/>
          <w:between w:val="nil"/>
        </w:pBdr>
        <w:tabs>
          <w:tab w:val="left" w:pos="993"/>
        </w:tabs>
        <w:spacing w:before="120" w:after="0"/>
        <w:ind w:firstLine="709"/>
        <w:rPr>
          <w:rFonts w:ascii="Cambria" w:eastAsia="Cambria" w:hAnsi="Cambria" w:cs="Cambria"/>
          <w:color w:val="000000"/>
          <w:sz w:val="28"/>
          <w:szCs w:val="28"/>
        </w:rPr>
      </w:pPr>
      <w:r>
        <w:rPr>
          <w:rFonts w:ascii="Cambria" w:eastAsia="Cambria" w:hAnsi="Cambria" w:cs="Cambria"/>
          <w:color w:val="000000"/>
          <w:sz w:val="28"/>
          <w:szCs w:val="28"/>
        </w:rPr>
        <w:t>Nhà th</w:t>
      </w:r>
      <w:r>
        <w:rPr>
          <w:rFonts w:ascii="Cambria" w:eastAsia="Cambria" w:hAnsi="Cambria" w:cs="Cambria"/>
          <w:color w:val="000000"/>
          <w:sz w:val="28"/>
          <w:szCs w:val="28"/>
        </w:rPr>
        <w:t>ầ</w:t>
      </w:r>
      <w:r>
        <w:rPr>
          <w:rFonts w:ascii="Cambria" w:eastAsia="Cambria" w:hAnsi="Cambria" w:cs="Cambria"/>
          <w:color w:val="000000"/>
          <w:sz w:val="28"/>
          <w:szCs w:val="28"/>
        </w:rPr>
        <w:t>u thi công có ngh</w:t>
      </w:r>
      <w:r>
        <w:rPr>
          <w:rFonts w:ascii="Cambria" w:eastAsia="Cambria" w:hAnsi="Cambria" w:cs="Cambria"/>
          <w:color w:val="000000"/>
          <w:sz w:val="28"/>
          <w:szCs w:val="28"/>
        </w:rPr>
        <w:t>ĩ</w:t>
      </w:r>
      <w:r>
        <w:rPr>
          <w:rFonts w:ascii="Cambria" w:eastAsia="Cambria" w:hAnsi="Cambria" w:cs="Cambria"/>
          <w:color w:val="000000"/>
          <w:sz w:val="28"/>
          <w:szCs w:val="28"/>
        </w:rPr>
        <w:t>a v</w:t>
      </w:r>
      <w:r>
        <w:rPr>
          <w:rFonts w:ascii="Cambria" w:eastAsia="Cambria" w:hAnsi="Cambria" w:cs="Cambria"/>
          <w:color w:val="000000"/>
          <w:sz w:val="28"/>
          <w:szCs w:val="28"/>
        </w:rPr>
        <w:t>ụ</w:t>
      </w:r>
      <w:r>
        <w:rPr>
          <w:rFonts w:ascii="Cambria" w:eastAsia="Cambria" w:hAnsi="Cambria" w:cs="Cambria"/>
          <w:color w:val="000000"/>
          <w:sz w:val="28"/>
          <w:szCs w:val="28"/>
        </w:rPr>
        <w:t xml:space="preserve"> l</w:t>
      </w:r>
      <w:r>
        <w:rPr>
          <w:rFonts w:ascii="Cambria" w:eastAsia="Cambria" w:hAnsi="Cambria" w:cs="Cambria"/>
          <w:color w:val="000000"/>
          <w:sz w:val="28"/>
          <w:szCs w:val="28"/>
        </w:rPr>
        <w:t>ậ</w:t>
      </w:r>
      <w:r>
        <w:rPr>
          <w:rFonts w:ascii="Cambria" w:eastAsia="Cambria" w:hAnsi="Cambria" w:cs="Cambria"/>
          <w:color w:val="000000"/>
          <w:sz w:val="28"/>
          <w:szCs w:val="28"/>
        </w:rPr>
        <w:t>p ti</w:t>
      </w:r>
      <w:r>
        <w:rPr>
          <w:rFonts w:ascii="Cambria" w:eastAsia="Cambria" w:hAnsi="Cambria" w:cs="Cambria"/>
          <w:color w:val="000000"/>
          <w:sz w:val="28"/>
          <w:szCs w:val="28"/>
        </w:rPr>
        <w:t>ế</w:t>
      </w:r>
      <w:r>
        <w:rPr>
          <w:rFonts w:ascii="Cambria" w:eastAsia="Cambria" w:hAnsi="Cambria" w:cs="Cambria"/>
          <w:color w:val="000000"/>
          <w:sz w:val="28"/>
          <w:szCs w:val="28"/>
        </w:rPr>
        <w:t>n đ</w:t>
      </w:r>
      <w:r>
        <w:rPr>
          <w:rFonts w:ascii="Cambria" w:eastAsia="Cambria" w:hAnsi="Cambria" w:cs="Cambria"/>
          <w:color w:val="000000"/>
          <w:sz w:val="28"/>
          <w:szCs w:val="28"/>
        </w:rPr>
        <w:t>ộ</w:t>
      </w:r>
      <w:r>
        <w:rPr>
          <w:rFonts w:ascii="Cambria" w:eastAsia="Cambria" w:hAnsi="Cambria" w:cs="Cambria"/>
          <w:color w:val="000000"/>
          <w:sz w:val="28"/>
          <w:szCs w:val="28"/>
        </w:rPr>
        <w:t xml:space="preserve">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chi ti</w:t>
      </w:r>
      <w:r>
        <w:rPr>
          <w:rFonts w:ascii="Cambria" w:eastAsia="Cambria" w:hAnsi="Cambria" w:cs="Cambria"/>
          <w:color w:val="000000"/>
          <w:sz w:val="28"/>
          <w:szCs w:val="28"/>
        </w:rPr>
        <w:t>ế</w:t>
      </w:r>
      <w:r>
        <w:rPr>
          <w:rFonts w:ascii="Cambria" w:eastAsia="Cambria" w:hAnsi="Cambria" w:cs="Cambria"/>
          <w:color w:val="000000"/>
          <w:sz w:val="28"/>
          <w:szCs w:val="28"/>
        </w:rPr>
        <w:t>t, b</w:t>
      </w:r>
      <w:r>
        <w:rPr>
          <w:rFonts w:ascii="Cambria" w:eastAsia="Cambria" w:hAnsi="Cambria" w:cs="Cambria"/>
          <w:color w:val="000000"/>
          <w:sz w:val="28"/>
          <w:szCs w:val="28"/>
        </w:rPr>
        <w:t>ố</w:t>
      </w:r>
      <w:r>
        <w:rPr>
          <w:rFonts w:ascii="Cambria" w:eastAsia="Cambria" w:hAnsi="Cambria" w:cs="Cambria"/>
          <w:color w:val="000000"/>
          <w:sz w:val="28"/>
          <w:szCs w:val="28"/>
        </w:rPr>
        <w:t xml:space="preserve"> trí xen k</w:t>
      </w:r>
      <w:r>
        <w:rPr>
          <w:rFonts w:ascii="Cambria" w:eastAsia="Cambria" w:hAnsi="Cambria" w:cs="Cambria"/>
          <w:color w:val="000000"/>
          <w:sz w:val="28"/>
          <w:szCs w:val="28"/>
        </w:rPr>
        <w:t>ẽ</w:t>
      </w:r>
      <w:r>
        <w:rPr>
          <w:rFonts w:ascii="Cambria" w:eastAsia="Cambria" w:hAnsi="Cambria" w:cs="Cambria"/>
          <w:color w:val="000000"/>
          <w:sz w:val="28"/>
          <w:szCs w:val="28"/>
        </w:rPr>
        <w:t xml:space="preserve"> k</w:t>
      </w:r>
      <w:r>
        <w:rPr>
          <w:rFonts w:ascii="Cambria" w:eastAsia="Cambria" w:hAnsi="Cambria" w:cs="Cambria"/>
          <w:color w:val="000000"/>
          <w:sz w:val="28"/>
          <w:szCs w:val="28"/>
        </w:rPr>
        <w:t>ế</w:t>
      </w:r>
      <w:r>
        <w:rPr>
          <w:rFonts w:ascii="Cambria" w:eastAsia="Cambria" w:hAnsi="Cambria" w:cs="Cambria"/>
          <w:color w:val="000000"/>
          <w:sz w:val="28"/>
          <w:szCs w:val="28"/>
        </w:rPr>
        <w:t>t h</w:t>
      </w:r>
      <w:r>
        <w:rPr>
          <w:rFonts w:ascii="Cambria" w:eastAsia="Cambria" w:hAnsi="Cambria" w:cs="Cambria"/>
          <w:color w:val="000000"/>
          <w:sz w:val="28"/>
          <w:szCs w:val="28"/>
        </w:rPr>
        <w:t>ợ</w:t>
      </w:r>
      <w:r>
        <w:rPr>
          <w:rFonts w:ascii="Cambria" w:eastAsia="Cambria" w:hAnsi="Cambria" w:cs="Cambria"/>
          <w:color w:val="000000"/>
          <w:sz w:val="28"/>
          <w:szCs w:val="28"/>
        </w:rPr>
        <w:t>p các công vi</w:t>
      </w:r>
      <w:r>
        <w:rPr>
          <w:rFonts w:ascii="Cambria" w:eastAsia="Cambria" w:hAnsi="Cambria" w:cs="Cambria"/>
          <w:color w:val="000000"/>
          <w:sz w:val="28"/>
          <w:szCs w:val="28"/>
        </w:rPr>
        <w:t>ệ</w:t>
      </w:r>
      <w:r>
        <w:rPr>
          <w:rFonts w:ascii="Cambria" w:eastAsia="Cambria" w:hAnsi="Cambria" w:cs="Cambria"/>
          <w:color w:val="000000"/>
          <w:sz w:val="28"/>
          <w:szCs w:val="28"/>
        </w:rPr>
        <w:t>c c</w:t>
      </w:r>
      <w:r>
        <w:rPr>
          <w:rFonts w:ascii="Cambria" w:eastAsia="Cambria" w:hAnsi="Cambria" w:cs="Cambria"/>
          <w:color w:val="000000"/>
          <w:sz w:val="28"/>
          <w:szCs w:val="28"/>
        </w:rPr>
        <w:t>ầ</w:t>
      </w:r>
      <w:r>
        <w:rPr>
          <w:rFonts w:ascii="Cambria" w:eastAsia="Cambria" w:hAnsi="Cambria" w:cs="Cambria"/>
          <w:color w:val="000000"/>
          <w:sz w:val="28"/>
          <w:szCs w:val="28"/>
        </w:rPr>
        <w:t>n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nhưng ph</w:t>
      </w:r>
      <w:r>
        <w:rPr>
          <w:rFonts w:ascii="Cambria" w:eastAsia="Cambria" w:hAnsi="Cambria" w:cs="Cambria"/>
          <w:color w:val="000000"/>
          <w:sz w:val="28"/>
          <w:szCs w:val="28"/>
        </w:rPr>
        <w:t>ả</w:t>
      </w:r>
      <w:r>
        <w:rPr>
          <w:rFonts w:ascii="Cambria" w:eastAsia="Cambria" w:hAnsi="Cambria" w:cs="Cambria"/>
          <w:color w:val="000000"/>
          <w:sz w:val="28"/>
          <w:szCs w:val="28"/>
        </w:rPr>
        <w:t>i b</w:t>
      </w:r>
      <w:r>
        <w:rPr>
          <w:rFonts w:ascii="Cambria" w:eastAsia="Cambria" w:hAnsi="Cambria" w:cs="Cambria"/>
          <w:color w:val="000000"/>
          <w:sz w:val="28"/>
          <w:szCs w:val="28"/>
        </w:rPr>
        <w:t>ả</w:t>
      </w:r>
      <w:r>
        <w:rPr>
          <w:rFonts w:ascii="Cambria" w:eastAsia="Cambria" w:hAnsi="Cambria" w:cs="Cambria"/>
          <w:color w:val="000000"/>
          <w:sz w:val="28"/>
          <w:szCs w:val="28"/>
        </w:rPr>
        <w:t>o đ</w:t>
      </w:r>
      <w:r>
        <w:rPr>
          <w:rFonts w:ascii="Cambria" w:eastAsia="Cambria" w:hAnsi="Cambria" w:cs="Cambria"/>
          <w:color w:val="000000"/>
          <w:sz w:val="28"/>
          <w:szCs w:val="28"/>
        </w:rPr>
        <w:t>ả</w:t>
      </w:r>
      <w:r>
        <w:rPr>
          <w:rFonts w:ascii="Cambria" w:eastAsia="Cambria" w:hAnsi="Cambria" w:cs="Cambria"/>
          <w:color w:val="000000"/>
          <w:sz w:val="28"/>
          <w:szCs w:val="28"/>
        </w:rPr>
        <w:t>m phù h</w:t>
      </w:r>
      <w:r>
        <w:rPr>
          <w:rFonts w:ascii="Cambria" w:eastAsia="Cambria" w:hAnsi="Cambria" w:cs="Cambria"/>
          <w:color w:val="000000"/>
          <w:sz w:val="28"/>
          <w:szCs w:val="28"/>
        </w:rPr>
        <w:t>ợ</w:t>
      </w:r>
      <w:r>
        <w:rPr>
          <w:rFonts w:ascii="Cambria" w:eastAsia="Cambria" w:hAnsi="Cambria" w:cs="Cambria"/>
          <w:color w:val="000000"/>
          <w:sz w:val="28"/>
          <w:szCs w:val="28"/>
        </w:rPr>
        <w:t>p v</w:t>
      </w:r>
      <w:r>
        <w:rPr>
          <w:rFonts w:ascii="Cambria" w:eastAsia="Cambria" w:hAnsi="Cambria" w:cs="Cambria"/>
          <w:color w:val="000000"/>
          <w:sz w:val="28"/>
          <w:szCs w:val="28"/>
        </w:rPr>
        <w:t>ớ</w:t>
      </w:r>
      <w:r>
        <w:rPr>
          <w:rFonts w:ascii="Cambria" w:eastAsia="Cambria" w:hAnsi="Cambria" w:cs="Cambria"/>
          <w:color w:val="000000"/>
          <w:sz w:val="28"/>
          <w:szCs w:val="28"/>
        </w:rPr>
        <w:t>i t</w:t>
      </w:r>
      <w:r>
        <w:rPr>
          <w:rFonts w:ascii="Cambria" w:eastAsia="Cambria" w:hAnsi="Cambria" w:cs="Cambria"/>
          <w:color w:val="000000"/>
          <w:sz w:val="28"/>
          <w:szCs w:val="28"/>
        </w:rPr>
        <w:t>ổ</w:t>
      </w:r>
      <w:r>
        <w:rPr>
          <w:rFonts w:ascii="Cambria" w:eastAsia="Cambria" w:hAnsi="Cambria" w:cs="Cambria"/>
          <w:color w:val="000000"/>
          <w:sz w:val="28"/>
          <w:szCs w:val="28"/>
        </w:rPr>
        <w:t>ng ti</w:t>
      </w:r>
      <w:r>
        <w:rPr>
          <w:rFonts w:ascii="Cambria" w:eastAsia="Cambria" w:hAnsi="Cambria" w:cs="Cambria"/>
          <w:color w:val="000000"/>
          <w:sz w:val="28"/>
          <w:szCs w:val="28"/>
        </w:rPr>
        <w:t>ế</w:t>
      </w:r>
      <w:r>
        <w:rPr>
          <w:rFonts w:ascii="Cambria" w:eastAsia="Cambria" w:hAnsi="Cambria" w:cs="Cambria"/>
          <w:color w:val="000000"/>
          <w:sz w:val="28"/>
          <w:szCs w:val="28"/>
        </w:rPr>
        <w:t>n đ</w:t>
      </w:r>
      <w:r>
        <w:rPr>
          <w:rFonts w:ascii="Cambria" w:eastAsia="Cambria" w:hAnsi="Cambria" w:cs="Cambria"/>
          <w:color w:val="000000"/>
          <w:sz w:val="28"/>
          <w:szCs w:val="28"/>
        </w:rPr>
        <w:t>ộ</w:t>
      </w:r>
      <w:r>
        <w:rPr>
          <w:rFonts w:ascii="Cambria" w:eastAsia="Cambria" w:hAnsi="Cambria" w:cs="Cambria"/>
          <w:color w:val="000000"/>
          <w:sz w:val="28"/>
          <w:szCs w:val="28"/>
        </w:rPr>
        <w:t xml:space="preserve"> đã đư</w:t>
      </w:r>
      <w:r>
        <w:rPr>
          <w:rFonts w:ascii="Cambria" w:eastAsia="Cambria" w:hAnsi="Cambria" w:cs="Cambria"/>
          <w:color w:val="000000"/>
          <w:sz w:val="28"/>
          <w:szCs w:val="28"/>
        </w:rPr>
        <w:t>ợ</w:t>
      </w:r>
      <w:r>
        <w:rPr>
          <w:rFonts w:ascii="Cambria" w:eastAsia="Cambria" w:hAnsi="Cambria" w:cs="Cambria"/>
          <w:color w:val="000000"/>
          <w:sz w:val="28"/>
          <w:szCs w:val="28"/>
        </w:rPr>
        <w:t>c phê duy</w:t>
      </w:r>
      <w:r>
        <w:rPr>
          <w:rFonts w:ascii="Cambria" w:eastAsia="Cambria" w:hAnsi="Cambria" w:cs="Cambria"/>
          <w:color w:val="000000"/>
          <w:sz w:val="28"/>
          <w:szCs w:val="28"/>
        </w:rPr>
        <w:t>ệ</w:t>
      </w:r>
      <w:r>
        <w:rPr>
          <w:rFonts w:ascii="Cambria" w:eastAsia="Cambria" w:hAnsi="Cambria" w:cs="Cambria"/>
          <w:color w:val="000000"/>
          <w:sz w:val="28"/>
          <w:szCs w:val="28"/>
        </w:rPr>
        <w:t>t. Ki</w:t>
      </w:r>
      <w:r>
        <w:rPr>
          <w:rFonts w:ascii="Cambria" w:eastAsia="Cambria" w:hAnsi="Cambria" w:cs="Cambria"/>
          <w:color w:val="000000"/>
          <w:sz w:val="28"/>
          <w:szCs w:val="28"/>
        </w:rPr>
        <w:t>ể</w:t>
      </w:r>
      <w:r>
        <w:rPr>
          <w:rFonts w:ascii="Cambria" w:eastAsia="Cambria" w:hAnsi="Cambria" w:cs="Cambria"/>
          <w:color w:val="000000"/>
          <w:sz w:val="28"/>
          <w:szCs w:val="28"/>
        </w:rPr>
        <w:t>m tra đánh giá m</w:t>
      </w:r>
      <w:r>
        <w:rPr>
          <w:rFonts w:ascii="Cambria" w:eastAsia="Cambria" w:hAnsi="Cambria" w:cs="Cambria"/>
          <w:color w:val="000000"/>
          <w:sz w:val="28"/>
          <w:szCs w:val="28"/>
        </w:rPr>
        <w:t>ứ</w:t>
      </w:r>
      <w:r>
        <w:rPr>
          <w:rFonts w:ascii="Cambria" w:eastAsia="Cambria" w:hAnsi="Cambria" w:cs="Cambria"/>
          <w:color w:val="000000"/>
          <w:sz w:val="28"/>
          <w:szCs w:val="28"/>
        </w:rPr>
        <w:t>c đ</w:t>
      </w:r>
      <w:r>
        <w:rPr>
          <w:rFonts w:ascii="Cambria" w:eastAsia="Cambria" w:hAnsi="Cambria" w:cs="Cambria"/>
          <w:color w:val="000000"/>
          <w:sz w:val="28"/>
          <w:szCs w:val="28"/>
        </w:rPr>
        <w:t>ộ</w:t>
      </w:r>
      <w:r>
        <w:rPr>
          <w:rFonts w:ascii="Cambria" w:eastAsia="Cambria" w:hAnsi="Cambria" w:cs="Cambria"/>
          <w:color w:val="000000"/>
          <w:sz w:val="28"/>
          <w:szCs w:val="28"/>
        </w:rPr>
        <w:t xml:space="preserve"> an toàn thông tin c</w:t>
      </w:r>
      <w:r>
        <w:rPr>
          <w:rFonts w:ascii="Cambria" w:eastAsia="Cambria" w:hAnsi="Cambria" w:cs="Cambria"/>
          <w:color w:val="000000"/>
          <w:sz w:val="28"/>
          <w:szCs w:val="28"/>
        </w:rPr>
        <w:t>ủ</w:t>
      </w:r>
      <w:r>
        <w:rPr>
          <w:rFonts w:ascii="Cambria" w:eastAsia="Cambria" w:hAnsi="Cambria" w:cs="Cambria"/>
          <w:color w:val="000000"/>
          <w:sz w:val="28"/>
          <w:szCs w:val="28"/>
        </w:rPr>
        <w:t>a H</w:t>
      </w:r>
      <w:r>
        <w:rPr>
          <w:rFonts w:ascii="Cambria" w:eastAsia="Cambria" w:hAnsi="Cambria" w:cs="Cambria"/>
          <w:color w:val="000000"/>
          <w:sz w:val="28"/>
          <w:szCs w:val="28"/>
        </w:rPr>
        <w:t>ệ</w:t>
      </w:r>
      <w:r>
        <w:rPr>
          <w:rFonts w:ascii="Cambria" w:eastAsia="Cambria" w:hAnsi="Cambria" w:cs="Cambria"/>
          <w:color w:val="000000"/>
          <w:sz w:val="28"/>
          <w:szCs w:val="28"/>
        </w:rPr>
        <w:t xml:space="preserve"> th</w:t>
      </w:r>
      <w:r>
        <w:rPr>
          <w:rFonts w:ascii="Cambria" w:eastAsia="Cambria" w:hAnsi="Cambria" w:cs="Cambria"/>
          <w:color w:val="000000"/>
          <w:sz w:val="28"/>
          <w:szCs w:val="28"/>
        </w:rPr>
        <w:t>ố</w:t>
      </w:r>
      <w:r>
        <w:rPr>
          <w:rFonts w:ascii="Cambria" w:eastAsia="Cambria" w:hAnsi="Cambria" w:cs="Cambria"/>
          <w:color w:val="000000"/>
          <w:sz w:val="28"/>
          <w:szCs w:val="28"/>
        </w:rPr>
        <w:t>ng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w:t>
      </w:r>
    </w:p>
    <w:p w14:paraId="16A5524A" w14:textId="77777777" w:rsidR="00B40AAF" w:rsidRDefault="00746E6D">
      <w:pPr>
        <w:pBdr>
          <w:top w:val="nil"/>
          <w:left w:val="nil"/>
          <w:bottom w:val="nil"/>
          <w:right w:val="nil"/>
          <w:between w:val="nil"/>
        </w:pBdr>
        <w:tabs>
          <w:tab w:val="left" w:pos="993"/>
        </w:tabs>
        <w:spacing w:before="120" w:after="0"/>
        <w:ind w:firstLine="709"/>
        <w:rPr>
          <w:rFonts w:ascii="Cambria" w:eastAsia="Cambria" w:hAnsi="Cambria" w:cs="Cambria"/>
          <w:color w:val="000000"/>
          <w:sz w:val="28"/>
          <w:szCs w:val="28"/>
        </w:rPr>
      </w:pPr>
      <w:r>
        <w:rPr>
          <w:rFonts w:ascii="Cambria" w:eastAsia="Cambria" w:hAnsi="Cambria" w:cs="Cambria"/>
          <w:color w:val="000000"/>
          <w:sz w:val="28"/>
          <w:szCs w:val="28"/>
        </w:rPr>
        <w:t>Ch</w:t>
      </w:r>
      <w:r>
        <w:rPr>
          <w:rFonts w:ascii="Cambria" w:eastAsia="Cambria" w:hAnsi="Cambria" w:cs="Cambria"/>
          <w:color w:val="000000"/>
          <w:sz w:val="28"/>
          <w:szCs w:val="28"/>
        </w:rPr>
        <w:t>ủ</w:t>
      </w:r>
      <w:r>
        <w:rPr>
          <w:rFonts w:ascii="Cambria" w:eastAsia="Cambria" w:hAnsi="Cambria" w:cs="Cambria"/>
          <w:color w:val="000000"/>
          <w:sz w:val="28"/>
          <w:szCs w:val="28"/>
        </w:rPr>
        <w:t xml:space="preserve"> đ</w:t>
      </w:r>
      <w:r>
        <w:rPr>
          <w:rFonts w:ascii="Cambria" w:eastAsia="Cambria" w:hAnsi="Cambria" w:cs="Cambria"/>
          <w:color w:val="000000"/>
          <w:sz w:val="28"/>
          <w:szCs w:val="28"/>
        </w:rPr>
        <w:t>ầ</w:t>
      </w:r>
      <w:r>
        <w:rPr>
          <w:rFonts w:ascii="Cambria" w:eastAsia="Cambria" w:hAnsi="Cambria" w:cs="Cambria"/>
          <w:color w:val="000000"/>
          <w:sz w:val="28"/>
          <w:szCs w:val="28"/>
        </w:rPr>
        <w:t>u tư, đơn v</w:t>
      </w:r>
      <w:r>
        <w:rPr>
          <w:rFonts w:ascii="Cambria" w:eastAsia="Cambria" w:hAnsi="Cambria" w:cs="Cambria"/>
          <w:color w:val="000000"/>
          <w:sz w:val="28"/>
          <w:szCs w:val="28"/>
        </w:rPr>
        <w:t>ị</w:t>
      </w:r>
      <w:r>
        <w:rPr>
          <w:rFonts w:ascii="Cambria" w:eastAsia="Cambria" w:hAnsi="Cambria" w:cs="Cambria"/>
          <w:color w:val="000000"/>
          <w:sz w:val="28"/>
          <w:szCs w:val="28"/>
        </w:rPr>
        <w:t xml:space="preserve"> giám sát công tác tr</w:t>
      </w:r>
      <w:r>
        <w:rPr>
          <w:rFonts w:ascii="Cambria" w:eastAsia="Cambria" w:hAnsi="Cambria" w:cs="Cambria"/>
          <w:color w:val="000000"/>
          <w:sz w:val="28"/>
          <w:szCs w:val="28"/>
        </w:rPr>
        <w:t>i</w:t>
      </w:r>
      <w:r>
        <w:rPr>
          <w:rFonts w:ascii="Cambria" w:eastAsia="Cambria" w:hAnsi="Cambria" w:cs="Cambria"/>
          <w:color w:val="000000"/>
          <w:sz w:val="28"/>
          <w:szCs w:val="28"/>
        </w:rPr>
        <w:t>ể</w:t>
      </w:r>
      <w:r>
        <w:rPr>
          <w:rFonts w:ascii="Cambria" w:eastAsia="Cambria" w:hAnsi="Cambria" w:cs="Cambria"/>
          <w:color w:val="000000"/>
          <w:sz w:val="28"/>
          <w:szCs w:val="28"/>
        </w:rPr>
        <w:t>n khai và các bên liên quan có trách nhi</w:t>
      </w:r>
      <w:r>
        <w:rPr>
          <w:rFonts w:ascii="Cambria" w:eastAsia="Cambria" w:hAnsi="Cambria" w:cs="Cambria"/>
          <w:color w:val="000000"/>
          <w:sz w:val="28"/>
          <w:szCs w:val="28"/>
        </w:rPr>
        <w:t>ệ</w:t>
      </w:r>
      <w:r>
        <w:rPr>
          <w:rFonts w:ascii="Cambria" w:eastAsia="Cambria" w:hAnsi="Cambria" w:cs="Cambria"/>
          <w:color w:val="000000"/>
          <w:sz w:val="28"/>
          <w:szCs w:val="28"/>
        </w:rPr>
        <w:t>m theo dõi, giám sát và đi</w:t>
      </w:r>
      <w:r>
        <w:rPr>
          <w:rFonts w:ascii="Cambria" w:eastAsia="Cambria" w:hAnsi="Cambria" w:cs="Cambria"/>
          <w:color w:val="000000"/>
          <w:sz w:val="28"/>
          <w:szCs w:val="28"/>
        </w:rPr>
        <w:t>ề</w:t>
      </w:r>
      <w:r>
        <w:rPr>
          <w:rFonts w:ascii="Cambria" w:eastAsia="Cambria" w:hAnsi="Cambria" w:cs="Cambria"/>
          <w:color w:val="000000"/>
          <w:sz w:val="28"/>
          <w:szCs w:val="28"/>
        </w:rPr>
        <w:t>u ch</w:t>
      </w:r>
      <w:r>
        <w:rPr>
          <w:rFonts w:ascii="Cambria" w:eastAsia="Cambria" w:hAnsi="Cambria" w:cs="Cambria"/>
          <w:color w:val="000000"/>
          <w:sz w:val="28"/>
          <w:szCs w:val="28"/>
        </w:rPr>
        <w:t>ỉ</w:t>
      </w:r>
      <w:r>
        <w:rPr>
          <w:rFonts w:ascii="Cambria" w:eastAsia="Cambria" w:hAnsi="Cambria" w:cs="Cambria"/>
          <w:color w:val="000000"/>
          <w:sz w:val="28"/>
          <w:szCs w:val="28"/>
        </w:rPr>
        <w:t>nh ti</w:t>
      </w:r>
      <w:r>
        <w:rPr>
          <w:rFonts w:ascii="Cambria" w:eastAsia="Cambria" w:hAnsi="Cambria" w:cs="Cambria"/>
          <w:color w:val="000000"/>
          <w:sz w:val="28"/>
          <w:szCs w:val="28"/>
        </w:rPr>
        <w:t>ế</w:t>
      </w:r>
      <w:r>
        <w:rPr>
          <w:rFonts w:ascii="Cambria" w:eastAsia="Cambria" w:hAnsi="Cambria" w:cs="Cambria"/>
          <w:color w:val="000000"/>
          <w:sz w:val="28"/>
          <w:szCs w:val="28"/>
        </w:rPr>
        <w:t>n đ</w:t>
      </w:r>
      <w:r>
        <w:rPr>
          <w:rFonts w:ascii="Cambria" w:eastAsia="Cambria" w:hAnsi="Cambria" w:cs="Cambria"/>
          <w:color w:val="000000"/>
          <w:sz w:val="28"/>
          <w:szCs w:val="28"/>
        </w:rPr>
        <w:t>ộ</w:t>
      </w:r>
      <w:r>
        <w:rPr>
          <w:rFonts w:ascii="Cambria" w:eastAsia="Cambria" w:hAnsi="Cambria" w:cs="Cambria"/>
          <w:color w:val="000000"/>
          <w:sz w:val="28"/>
          <w:szCs w:val="28"/>
        </w:rPr>
        <w:t xml:space="preserve"> trong trư</w:t>
      </w:r>
      <w:r>
        <w:rPr>
          <w:rFonts w:ascii="Cambria" w:eastAsia="Cambria" w:hAnsi="Cambria" w:cs="Cambria"/>
          <w:color w:val="000000"/>
          <w:sz w:val="28"/>
          <w:szCs w:val="28"/>
        </w:rPr>
        <w:t>ờ</w:t>
      </w:r>
      <w:r>
        <w:rPr>
          <w:rFonts w:ascii="Cambria" w:eastAsia="Cambria" w:hAnsi="Cambria" w:cs="Cambria"/>
          <w:color w:val="000000"/>
          <w:sz w:val="28"/>
          <w:szCs w:val="28"/>
        </w:rPr>
        <w:t>ng h</w:t>
      </w:r>
      <w:r>
        <w:rPr>
          <w:rFonts w:ascii="Cambria" w:eastAsia="Cambria" w:hAnsi="Cambria" w:cs="Cambria"/>
          <w:color w:val="000000"/>
          <w:sz w:val="28"/>
          <w:szCs w:val="28"/>
        </w:rPr>
        <w:t>ợ</w:t>
      </w:r>
      <w:r>
        <w:rPr>
          <w:rFonts w:ascii="Cambria" w:eastAsia="Cambria" w:hAnsi="Cambria" w:cs="Cambria"/>
          <w:color w:val="000000"/>
          <w:sz w:val="28"/>
          <w:szCs w:val="28"/>
        </w:rPr>
        <w:t>p ti</w:t>
      </w:r>
      <w:r>
        <w:rPr>
          <w:rFonts w:ascii="Cambria" w:eastAsia="Cambria" w:hAnsi="Cambria" w:cs="Cambria"/>
          <w:color w:val="000000"/>
          <w:sz w:val="28"/>
          <w:szCs w:val="28"/>
        </w:rPr>
        <w:t>ế</w:t>
      </w:r>
      <w:r>
        <w:rPr>
          <w:rFonts w:ascii="Cambria" w:eastAsia="Cambria" w:hAnsi="Cambria" w:cs="Cambria"/>
          <w:color w:val="000000"/>
          <w:sz w:val="28"/>
          <w:szCs w:val="28"/>
        </w:rPr>
        <w:t>n đ</w:t>
      </w:r>
      <w:r>
        <w:rPr>
          <w:rFonts w:ascii="Cambria" w:eastAsia="Cambria" w:hAnsi="Cambria" w:cs="Cambria"/>
          <w:color w:val="000000"/>
          <w:sz w:val="28"/>
          <w:szCs w:val="28"/>
        </w:rPr>
        <w:t>ộ</w:t>
      </w:r>
      <w:r>
        <w:rPr>
          <w:rFonts w:ascii="Cambria" w:eastAsia="Cambria" w:hAnsi="Cambria" w:cs="Cambria"/>
          <w:color w:val="000000"/>
          <w:sz w:val="28"/>
          <w:szCs w:val="28"/>
        </w:rPr>
        <w:t xml:space="preserve"> </w:t>
      </w:r>
      <w:r>
        <w:rPr>
          <w:rFonts w:ascii="Cambria" w:eastAsia="Cambria" w:hAnsi="Cambria" w:cs="Cambria"/>
          <w:color w:val="000000"/>
          <w:sz w:val="28"/>
          <w:szCs w:val="28"/>
        </w:rPr>
        <w:t>ở</w:t>
      </w:r>
      <w:r>
        <w:rPr>
          <w:rFonts w:ascii="Cambria" w:eastAsia="Cambria" w:hAnsi="Cambria" w:cs="Cambria"/>
          <w:color w:val="000000"/>
          <w:sz w:val="28"/>
          <w:szCs w:val="28"/>
        </w:rPr>
        <w:t xml:space="preserve"> m</w:t>
      </w:r>
      <w:r>
        <w:rPr>
          <w:rFonts w:ascii="Cambria" w:eastAsia="Cambria" w:hAnsi="Cambria" w:cs="Cambria"/>
          <w:color w:val="000000"/>
          <w:sz w:val="28"/>
          <w:szCs w:val="28"/>
        </w:rPr>
        <w:t>ộ</w:t>
      </w:r>
      <w:r>
        <w:rPr>
          <w:rFonts w:ascii="Cambria" w:eastAsia="Cambria" w:hAnsi="Cambria" w:cs="Cambria"/>
          <w:color w:val="000000"/>
          <w:sz w:val="28"/>
          <w:szCs w:val="28"/>
        </w:rPr>
        <w:t>t s</w:t>
      </w:r>
      <w:r>
        <w:rPr>
          <w:rFonts w:ascii="Cambria" w:eastAsia="Cambria" w:hAnsi="Cambria" w:cs="Cambria"/>
          <w:color w:val="000000"/>
          <w:sz w:val="28"/>
          <w:szCs w:val="28"/>
        </w:rPr>
        <w:t>ố</w:t>
      </w:r>
      <w:r>
        <w:rPr>
          <w:rFonts w:ascii="Cambria" w:eastAsia="Cambria" w:hAnsi="Cambria" w:cs="Cambria"/>
          <w:color w:val="000000"/>
          <w:sz w:val="28"/>
          <w:szCs w:val="28"/>
        </w:rPr>
        <w:t xml:space="preserve"> giai đo</w:t>
      </w:r>
      <w:r>
        <w:rPr>
          <w:rFonts w:ascii="Cambria" w:eastAsia="Cambria" w:hAnsi="Cambria" w:cs="Cambria"/>
          <w:color w:val="000000"/>
          <w:sz w:val="28"/>
          <w:szCs w:val="28"/>
        </w:rPr>
        <w:t>ạ</w:t>
      </w:r>
      <w:r>
        <w:rPr>
          <w:rFonts w:ascii="Cambria" w:eastAsia="Cambria" w:hAnsi="Cambria" w:cs="Cambria"/>
          <w:color w:val="000000"/>
          <w:sz w:val="28"/>
          <w:szCs w:val="28"/>
        </w:rPr>
        <w:t>n b</w:t>
      </w:r>
      <w:r>
        <w:rPr>
          <w:rFonts w:ascii="Cambria" w:eastAsia="Cambria" w:hAnsi="Cambria" w:cs="Cambria"/>
          <w:color w:val="000000"/>
          <w:sz w:val="28"/>
          <w:szCs w:val="28"/>
        </w:rPr>
        <w:t>ị</w:t>
      </w:r>
      <w:r>
        <w:rPr>
          <w:rFonts w:ascii="Cambria" w:eastAsia="Cambria" w:hAnsi="Cambria" w:cs="Cambria"/>
          <w:color w:val="000000"/>
          <w:sz w:val="28"/>
          <w:szCs w:val="28"/>
        </w:rPr>
        <w:t xml:space="preserve"> kéo dài nhưng không đư</w:t>
      </w:r>
      <w:r>
        <w:rPr>
          <w:rFonts w:ascii="Cambria" w:eastAsia="Cambria" w:hAnsi="Cambria" w:cs="Cambria"/>
          <w:color w:val="000000"/>
          <w:sz w:val="28"/>
          <w:szCs w:val="28"/>
        </w:rPr>
        <w:t>ợ</w:t>
      </w:r>
      <w:r>
        <w:rPr>
          <w:rFonts w:ascii="Cambria" w:eastAsia="Cambria" w:hAnsi="Cambria" w:cs="Cambria"/>
          <w:color w:val="000000"/>
          <w:sz w:val="28"/>
          <w:szCs w:val="28"/>
        </w:rPr>
        <w:t xml:space="preserve">c làm </w:t>
      </w:r>
      <w:r>
        <w:rPr>
          <w:rFonts w:ascii="Cambria" w:eastAsia="Cambria" w:hAnsi="Cambria" w:cs="Cambria"/>
          <w:color w:val="000000"/>
          <w:sz w:val="28"/>
          <w:szCs w:val="28"/>
        </w:rPr>
        <w:t>ả</w:t>
      </w:r>
      <w:r>
        <w:rPr>
          <w:rFonts w:ascii="Cambria" w:eastAsia="Cambria" w:hAnsi="Cambria" w:cs="Cambria"/>
          <w:color w:val="000000"/>
          <w:sz w:val="28"/>
          <w:szCs w:val="28"/>
        </w:rPr>
        <w:t>nh hư</w:t>
      </w:r>
      <w:r>
        <w:rPr>
          <w:rFonts w:ascii="Cambria" w:eastAsia="Cambria" w:hAnsi="Cambria" w:cs="Cambria"/>
          <w:color w:val="000000"/>
          <w:sz w:val="28"/>
          <w:szCs w:val="28"/>
        </w:rPr>
        <w:t>ở</w:t>
      </w:r>
      <w:r>
        <w:rPr>
          <w:rFonts w:ascii="Cambria" w:eastAsia="Cambria" w:hAnsi="Cambria" w:cs="Cambria"/>
          <w:color w:val="000000"/>
          <w:sz w:val="28"/>
          <w:szCs w:val="28"/>
        </w:rPr>
        <w:t>ng đ</w:t>
      </w:r>
      <w:r>
        <w:rPr>
          <w:rFonts w:ascii="Cambria" w:eastAsia="Cambria" w:hAnsi="Cambria" w:cs="Cambria"/>
          <w:color w:val="000000"/>
          <w:sz w:val="28"/>
          <w:szCs w:val="28"/>
        </w:rPr>
        <w:t>ế</w:t>
      </w:r>
      <w:r>
        <w:rPr>
          <w:rFonts w:ascii="Cambria" w:eastAsia="Cambria" w:hAnsi="Cambria" w:cs="Cambria"/>
          <w:color w:val="000000"/>
          <w:sz w:val="28"/>
          <w:szCs w:val="28"/>
        </w:rPr>
        <w:t>n t</w:t>
      </w:r>
      <w:r>
        <w:rPr>
          <w:rFonts w:ascii="Cambria" w:eastAsia="Cambria" w:hAnsi="Cambria" w:cs="Cambria"/>
          <w:color w:val="000000"/>
          <w:sz w:val="28"/>
          <w:szCs w:val="28"/>
        </w:rPr>
        <w:t>ổ</w:t>
      </w:r>
      <w:r>
        <w:rPr>
          <w:rFonts w:ascii="Cambria" w:eastAsia="Cambria" w:hAnsi="Cambria" w:cs="Cambria"/>
          <w:color w:val="000000"/>
          <w:sz w:val="28"/>
          <w:szCs w:val="28"/>
        </w:rPr>
        <w:t>ng ti</w:t>
      </w:r>
      <w:r>
        <w:rPr>
          <w:rFonts w:ascii="Cambria" w:eastAsia="Cambria" w:hAnsi="Cambria" w:cs="Cambria"/>
          <w:color w:val="000000"/>
          <w:sz w:val="28"/>
          <w:szCs w:val="28"/>
        </w:rPr>
        <w:t>ế</w:t>
      </w:r>
      <w:r>
        <w:rPr>
          <w:rFonts w:ascii="Cambria" w:eastAsia="Cambria" w:hAnsi="Cambria" w:cs="Cambria"/>
          <w:color w:val="000000"/>
          <w:sz w:val="28"/>
          <w:szCs w:val="28"/>
        </w:rPr>
        <w:t>n đ</w:t>
      </w:r>
      <w:r>
        <w:rPr>
          <w:rFonts w:ascii="Cambria" w:eastAsia="Cambria" w:hAnsi="Cambria" w:cs="Cambria"/>
          <w:color w:val="000000"/>
          <w:sz w:val="28"/>
          <w:szCs w:val="28"/>
        </w:rPr>
        <w:t>ộ</w:t>
      </w:r>
      <w:r>
        <w:rPr>
          <w:rFonts w:ascii="Cambria" w:eastAsia="Cambria" w:hAnsi="Cambria" w:cs="Cambria"/>
          <w:color w:val="000000"/>
          <w:sz w:val="28"/>
          <w:szCs w:val="28"/>
        </w:rPr>
        <w:t xml:space="preserve"> c</w:t>
      </w:r>
      <w:r>
        <w:rPr>
          <w:rFonts w:ascii="Cambria" w:eastAsia="Cambria" w:hAnsi="Cambria" w:cs="Cambria"/>
          <w:color w:val="000000"/>
          <w:sz w:val="28"/>
          <w:szCs w:val="28"/>
        </w:rPr>
        <w:t>ủ</w:t>
      </w:r>
      <w:r>
        <w:rPr>
          <w:rFonts w:ascii="Cambria" w:eastAsia="Cambria" w:hAnsi="Cambria" w:cs="Cambria"/>
          <w:color w:val="000000"/>
          <w:sz w:val="28"/>
          <w:szCs w:val="28"/>
        </w:rPr>
        <w:t>a Ho</w:t>
      </w:r>
      <w:r>
        <w:rPr>
          <w:rFonts w:ascii="Cambria" w:eastAsia="Cambria" w:hAnsi="Cambria" w:cs="Cambria"/>
          <w:color w:val="000000"/>
          <w:sz w:val="28"/>
          <w:szCs w:val="28"/>
        </w:rPr>
        <w:t>ạ</w:t>
      </w:r>
      <w:r>
        <w:rPr>
          <w:rFonts w:ascii="Cambria" w:eastAsia="Cambria" w:hAnsi="Cambria" w:cs="Cambria"/>
          <w:color w:val="000000"/>
          <w:sz w:val="28"/>
          <w:szCs w:val="28"/>
        </w:rPr>
        <w:t>t đ</w:t>
      </w:r>
      <w:r>
        <w:rPr>
          <w:rFonts w:ascii="Cambria" w:eastAsia="Cambria" w:hAnsi="Cambria" w:cs="Cambria"/>
          <w:color w:val="000000"/>
          <w:sz w:val="28"/>
          <w:szCs w:val="28"/>
        </w:rPr>
        <w:t>ộ</w:t>
      </w:r>
      <w:r>
        <w:rPr>
          <w:rFonts w:ascii="Cambria" w:eastAsia="Cambria" w:hAnsi="Cambria" w:cs="Cambria"/>
          <w:color w:val="000000"/>
          <w:sz w:val="28"/>
          <w:szCs w:val="28"/>
        </w:rPr>
        <w:t xml:space="preserve">ng </w:t>
      </w:r>
      <w:r>
        <w:rPr>
          <w:rFonts w:ascii="Cambria" w:eastAsia="Cambria" w:hAnsi="Cambria" w:cs="Cambria"/>
          <w:color w:val="000000"/>
          <w:sz w:val="28"/>
          <w:szCs w:val="28"/>
        </w:rPr>
        <w:t>ứ</w:t>
      </w:r>
      <w:r>
        <w:rPr>
          <w:rFonts w:ascii="Cambria" w:eastAsia="Cambria" w:hAnsi="Cambria" w:cs="Cambria"/>
          <w:color w:val="000000"/>
          <w:sz w:val="28"/>
          <w:szCs w:val="28"/>
        </w:rPr>
        <w:t>ng d</w:t>
      </w:r>
      <w:r>
        <w:rPr>
          <w:rFonts w:ascii="Cambria" w:eastAsia="Cambria" w:hAnsi="Cambria" w:cs="Cambria"/>
          <w:color w:val="000000"/>
          <w:sz w:val="28"/>
          <w:szCs w:val="28"/>
        </w:rPr>
        <w:t>ụ</w:t>
      </w:r>
      <w:r>
        <w:rPr>
          <w:rFonts w:ascii="Cambria" w:eastAsia="Cambria" w:hAnsi="Cambria" w:cs="Cambria"/>
          <w:color w:val="000000"/>
          <w:sz w:val="28"/>
          <w:szCs w:val="28"/>
        </w:rPr>
        <w:t>ng công ngh</w:t>
      </w:r>
      <w:r>
        <w:rPr>
          <w:rFonts w:ascii="Cambria" w:eastAsia="Cambria" w:hAnsi="Cambria" w:cs="Cambria"/>
          <w:color w:val="000000"/>
          <w:sz w:val="28"/>
          <w:szCs w:val="28"/>
        </w:rPr>
        <w:t>ệ</w:t>
      </w:r>
      <w:r>
        <w:rPr>
          <w:rFonts w:ascii="Cambria" w:eastAsia="Cambria" w:hAnsi="Cambria" w:cs="Cambria"/>
          <w:color w:val="000000"/>
          <w:sz w:val="28"/>
          <w:szCs w:val="28"/>
        </w:rPr>
        <w:t xml:space="preserve"> thông tin.</w:t>
      </w:r>
    </w:p>
    <w:p w14:paraId="5F52A30B" w14:textId="77777777" w:rsidR="00B40AAF" w:rsidRDefault="00746E6D">
      <w:pPr>
        <w:pBdr>
          <w:top w:val="nil"/>
          <w:left w:val="nil"/>
          <w:bottom w:val="nil"/>
          <w:right w:val="nil"/>
          <w:between w:val="nil"/>
        </w:pBdr>
        <w:tabs>
          <w:tab w:val="left" w:pos="993"/>
        </w:tabs>
        <w:spacing w:before="120" w:after="0"/>
        <w:ind w:firstLine="709"/>
        <w:rPr>
          <w:rFonts w:ascii="Cambria" w:eastAsia="Cambria" w:hAnsi="Cambria" w:cs="Cambria"/>
          <w:color w:val="000000"/>
          <w:sz w:val="28"/>
          <w:szCs w:val="28"/>
        </w:rPr>
      </w:pPr>
      <w:r>
        <w:rPr>
          <w:rFonts w:ascii="Cambria" w:eastAsia="Cambria" w:hAnsi="Cambria" w:cs="Cambria"/>
          <w:color w:val="000000"/>
          <w:sz w:val="28"/>
          <w:szCs w:val="28"/>
        </w:rPr>
        <w:t>Khuy</w:t>
      </w:r>
      <w:r>
        <w:rPr>
          <w:rFonts w:ascii="Cambria" w:eastAsia="Cambria" w:hAnsi="Cambria" w:cs="Cambria"/>
          <w:color w:val="000000"/>
          <w:sz w:val="28"/>
          <w:szCs w:val="28"/>
        </w:rPr>
        <w:t>ế</w:t>
      </w:r>
      <w:r>
        <w:rPr>
          <w:rFonts w:ascii="Cambria" w:eastAsia="Cambria" w:hAnsi="Cambria" w:cs="Cambria"/>
          <w:color w:val="000000"/>
          <w:sz w:val="28"/>
          <w:szCs w:val="28"/>
        </w:rPr>
        <w:t>n khích vi</w:t>
      </w:r>
      <w:r>
        <w:rPr>
          <w:rFonts w:ascii="Cambria" w:eastAsia="Cambria" w:hAnsi="Cambria" w:cs="Cambria"/>
          <w:color w:val="000000"/>
          <w:sz w:val="28"/>
          <w:szCs w:val="28"/>
        </w:rPr>
        <w:t>ệ</w:t>
      </w:r>
      <w:r>
        <w:rPr>
          <w:rFonts w:ascii="Cambria" w:eastAsia="Cambria" w:hAnsi="Cambria" w:cs="Cambria"/>
          <w:color w:val="000000"/>
          <w:sz w:val="28"/>
          <w:szCs w:val="28"/>
        </w:rPr>
        <w:t>c đ</w:t>
      </w:r>
      <w:r>
        <w:rPr>
          <w:rFonts w:ascii="Cambria" w:eastAsia="Cambria" w:hAnsi="Cambria" w:cs="Cambria"/>
          <w:color w:val="000000"/>
          <w:sz w:val="28"/>
          <w:szCs w:val="28"/>
        </w:rPr>
        <w:t>ẩ</w:t>
      </w:r>
      <w:r>
        <w:rPr>
          <w:rFonts w:ascii="Cambria" w:eastAsia="Cambria" w:hAnsi="Cambria" w:cs="Cambria"/>
          <w:color w:val="000000"/>
          <w:sz w:val="28"/>
          <w:szCs w:val="28"/>
        </w:rPr>
        <w:t>y n</w:t>
      </w:r>
      <w:r>
        <w:rPr>
          <w:rFonts w:ascii="Cambria" w:eastAsia="Cambria" w:hAnsi="Cambria" w:cs="Cambria"/>
          <w:color w:val="000000"/>
          <w:sz w:val="28"/>
          <w:szCs w:val="28"/>
        </w:rPr>
        <w:t>hanh ti</w:t>
      </w:r>
      <w:r>
        <w:rPr>
          <w:rFonts w:ascii="Cambria" w:eastAsia="Cambria" w:hAnsi="Cambria" w:cs="Cambria"/>
          <w:color w:val="000000"/>
          <w:sz w:val="28"/>
          <w:szCs w:val="28"/>
        </w:rPr>
        <w:t>ế</w:t>
      </w:r>
      <w:r>
        <w:rPr>
          <w:rFonts w:ascii="Cambria" w:eastAsia="Cambria" w:hAnsi="Cambria" w:cs="Cambria"/>
          <w:color w:val="000000"/>
          <w:sz w:val="28"/>
          <w:szCs w:val="28"/>
        </w:rPr>
        <w:t>n đ</w:t>
      </w:r>
      <w:r>
        <w:rPr>
          <w:rFonts w:ascii="Cambria" w:eastAsia="Cambria" w:hAnsi="Cambria" w:cs="Cambria"/>
          <w:color w:val="000000"/>
          <w:sz w:val="28"/>
          <w:szCs w:val="28"/>
        </w:rPr>
        <w:t>ộ</w:t>
      </w:r>
      <w:r>
        <w:rPr>
          <w:rFonts w:ascii="Cambria" w:eastAsia="Cambria" w:hAnsi="Cambria" w:cs="Cambria"/>
          <w:color w:val="000000"/>
          <w:sz w:val="28"/>
          <w:szCs w:val="28"/>
        </w:rPr>
        <w:t xml:space="preserve"> th</w:t>
      </w:r>
      <w:r>
        <w:rPr>
          <w:rFonts w:ascii="Cambria" w:eastAsia="Cambria" w:hAnsi="Cambria" w:cs="Cambria"/>
          <w:color w:val="000000"/>
          <w:sz w:val="28"/>
          <w:szCs w:val="28"/>
        </w:rPr>
        <w:t>ự</w:t>
      </w:r>
      <w:r>
        <w:rPr>
          <w:rFonts w:ascii="Cambria" w:eastAsia="Cambria" w:hAnsi="Cambria" w:cs="Cambria"/>
          <w:color w:val="000000"/>
          <w:sz w:val="28"/>
          <w:szCs w:val="28"/>
        </w:rPr>
        <w:t>c hi</w:t>
      </w:r>
      <w:r>
        <w:rPr>
          <w:rFonts w:ascii="Cambria" w:eastAsia="Cambria" w:hAnsi="Cambria" w:cs="Cambria"/>
          <w:color w:val="000000"/>
          <w:sz w:val="28"/>
          <w:szCs w:val="28"/>
        </w:rPr>
        <w:t>ệ</w:t>
      </w:r>
      <w:r>
        <w:rPr>
          <w:rFonts w:ascii="Cambria" w:eastAsia="Cambria" w:hAnsi="Cambria" w:cs="Cambria"/>
          <w:color w:val="000000"/>
          <w:sz w:val="28"/>
          <w:szCs w:val="28"/>
        </w:rPr>
        <w:t>n ho</w:t>
      </w:r>
      <w:r>
        <w:rPr>
          <w:rFonts w:ascii="Cambria" w:eastAsia="Cambria" w:hAnsi="Cambria" w:cs="Cambria"/>
          <w:color w:val="000000"/>
          <w:sz w:val="28"/>
          <w:szCs w:val="28"/>
        </w:rPr>
        <w:t>ạ</w:t>
      </w:r>
      <w:r>
        <w:rPr>
          <w:rFonts w:ascii="Cambria" w:eastAsia="Cambria" w:hAnsi="Cambria" w:cs="Cambria"/>
          <w:color w:val="000000"/>
          <w:sz w:val="28"/>
          <w:szCs w:val="28"/>
        </w:rPr>
        <w:t>t đ</w:t>
      </w:r>
      <w:r>
        <w:rPr>
          <w:rFonts w:ascii="Cambria" w:eastAsia="Cambria" w:hAnsi="Cambria" w:cs="Cambria"/>
          <w:color w:val="000000"/>
          <w:sz w:val="28"/>
          <w:szCs w:val="28"/>
        </w:rPr>
        <w:t>ộ</w:t>
      </w:r>
      <w:r>
        <w:rPr>
          <w:rFonts w:ascii="Cambria" w:eastAsia="Cambria" w:hAnsi="Cambria" w:cs="Cambria"/>
          <w:color w:val="000000"/>
          <w:sz w:val="28"/>
          <w:szCs w:val="28"/>
        </w:rPr>
        <w:t xml:space="preserve">ng </w:t>
      </w:r>
      <w:r>
        <w:rPr>
          <w:rFonts w:ascii="Cambria" w:eastAsia="Cambria" w:hAnsi="Cambria" w:cs="Cambria"/>
          <w:color w:val="000000"/>
          <w:sz w:val="28"/>
          <w:szCs w:val="28"/>
        </w:rPr>
        <w:t>ứ</w:t>
      </w:r>
      <w:r>
        <w:rPr>
          <w:rFonts w:ascii="Cambria" w:eastAsia="Cambria" w:hAnsi="Cambria" w:cs="Cambria"/>
          <w:color w:val="000000"/>
          <w:sz w:val="28"/>
          <w:szCs w:val="28"/>
        </w:rPr>
        <w:t>ng d</w:t>
      </w:r>
      <w:r>
        <w:rPr>
          <w:rFonts w:ascii="Cambria" w:eastAsia="Cambria" w:hAnsi="Cambria" w:cs="Cambria"/>
          <w:color w:val="000000"/>
          <w:sz w:val="28"/>
          <w:szCs w:val="28"/>
        </w:rPr>
        <w:t>ụ</w:t>
      </w:r>
      <w:r>
        <w:rPr>
          <w:rFonts w:ascii="Cambria" w:eastAsia="Cambria" w:hAnsi="Cambria" w:cs="Cambria"/>
          <w:color w:val="000000"/>
          <w:sz w:val="28"/>
          <w:szCs w:val="28"/>
        </w:rPr>
        <w:t>ng công ngh</w:t>
      </w:r>
      <w:r>
        <w:rPr>
          <w:rFonts w:ascii="Cambria" w:eastAsia="Cambria" w:hAnsi="Cambria" w:cs="Cambria"/>
          <w:color w:val="000000"/>
          <w:sz w:val="28"/>
          <w:szCs w:val="28"/>
        </w:rPr>
        <w:t>ệ</w:t>
      </w:r>
      <w:r>
        <w:rPr>
          <w:rFonts w:ascii="Cambria" w:eastAsia="Cambria" w:hAnsi="Cambria" w:cs="Cambria"/>
          <w:color w:val="000000"/>
          <w:sz w:val="28"/>
          <w:szCs w:val="28"/>
        </w:rPr>
        <w:t xml:space="preserve"> thông tin trên cơ s</w:t>
      </w:r>
      <w:r>
        <w:rPr>
          <w:rFonts w:ascii="Cambria" w:eastAsia="Cambria" w:hAnsi="Cambria" w:cs="Cambria"/>
          <w:color w:val="000000"/>
          <w:sz w:val="28"/>
          <w:szCs w:val="28"/>
        </w:rPr>
        <w:t>ở</w:t>
      </w:r>
      <w:r>
        <w:rPr>
          <w:rFonts w:ascii="Cambria" w:eastAsia="Cambria" w:hAnsi="Cambria" w:cs="Cambria"/>
          <w:color w:val="000000"/>
          <w:sz w:val="28"/>
          <w:szCs w:val="28"/>
        </w:rPr>
        <w:t xml:space="preserve"> b</w:t>
      </w:r>
      <w:r>
        <w:rPr>
          <w:rFonts w:ascii="Cambria" w:eastAsia="Cambria" w:hAnsi="Cambria" w:cs="Cambria"/>
          <w:color w:val="000000"/>
          <w:sz w:val="28"/>
          <w:szCs w:val="28"/>
        </w:rPr>
        <w:t>ả</w:t>
      </w:r>
      <w:r>
        <w:rPr>
          <w:rFonts w:ascii="Cambria" w:eastAsia="Cambria" w:hAnsi="Cambria" w:cs="Cambria"/>
          <w:color w:val="000000"/>
          <w:sz w:val="28"/>
          <w:szCs w:val="28"/>
        </w:rPr>
        <w:t>o đ</w:t>
      </w:r>
      <w:r>
        <w:rPr>
          <w:rFonts w:ascii="Cambria" w:eastAsia="Cambria" w:hAnsi="Cambria" w:cs="Cambria"/>
          <w:color w:val="000000"/>
          <w:sz w:val="28"/>
          <w:szCs w:val="28"/>
        </w:rPr>
        <w:t>ả</w:t>
      </w:r>
      <w:r>
        <w:rPr>
          <w:rFonts w:ascii="Cambria" w:eastAsia="Cambria" w:hAnsi="Cambria" w:cs="Cambria"/>
          <w:color w:val="000000"/>
          <w:sz w:val="28"/>
          <w:szCs w:val="28"/>
        </w:rPr>
        <w:t>m ch</w:t>
      </w:r>
      <w:r>
        <w:rPr>
          <w:rFonts w:ascii="Cambria" w:eastAsia="Cambria" w:hAnsi="Cambria" w:cs="Cambria"/>
          <w:color w:val="000000"/>
          <w:sz w:val="28"/>
          <w:szCs w:val="28"/>
        </w:rPr>
        <w:t>ấ</w:t>
      </w:r>
      <w:r>
        <w:rPr>
          <w:rFonts w:ascii="Cambria" w:eastAsia="Cambria" w:hAnsi="Cambria" w:cs="Cambria"/>
          <w:color w:val="000000"/>
          <w:sz w:val="28"/>
          <w:szCs w:val="28"/>
        </w:rPr>
        <w:t>t lư</w:t>
      </w:r>
      <w:r>
        <w:rPr>
          <w:rFonts w:ascii="Cambria" w:eastAsia="Cambria" w:hAnsi="Cambria" w:cs="Cambria"/>
          <w:color w:val="000000"/>
          <w:sz w:val="28"/>
          <w:szCs w:val="28"/>
        </w:rPr>
        <w:t>ợ</w:t>
      </w:r>
      <w:r>
        <w:rPr>
          <w:rFonts w:ascii="Cambria" w:eastAsia="Cambria" w:hAnsi="Cambria" w:cs="Cambria"/>
          <w:color w:val="000000"/>
          <w:sz w:val="28"/>
          <w:szCs w:val="28"/>
        </w:rPr>
        <w:t>ng đ</w:t>
      </w:r>
      <w:r>
        <w:rPr>
          <w:rFonts w:ascii="Cambria" w:eastAsia="Cambria" w:hAnsi="Cambria" w:cs="Cambria"/>
          <w:color w:val="000000"/>
          <w:sz w:val="28"/>
          <w:szCs w:val="28"/>
        </w:rPr>
        <w:t>ầ</w:t>
      </w:r>
      <w:r>
        <w:rPr>
          <w:rFonts w:ascii="Cambria" w:eastAsia="Cambria" w:hAnsi="Cambria" w:cs="Cambria"/>
          <w:color w:val="000000"/>
          <w:sz w:val="28"/>
          <w:szCs w:val="28"/>
        </w:rPr>
        <w:t>u tư.</w:t>
      </w:r>
    </w:p>
    <w:p w14:paraId="0045C5C0" w14:textId="77777777" w:rsidR="00B40AAF" w:rsidRDefault="00746E6D">
      <w:pPr>
        <w:pStyle w:val="Heading2"/>
        <w:numPr>
          <w:ilvl w:val="1"/>
          <w:numId w:val="15"/>
        </w:numPr>
        <w:tabs>
          <w:tab w:val="left" w:pos="993"/>
        </w:tabs>
        <w:spacing w:after="0"/>
        <w:ind w:firstLine="709"/>
      </w:pPr>
      <w:bookmarkStart w:id="198" w:name="_heading=h.10kxoro" w:colFirst="0" w:colLast="0"/>
      <w:bookmarkEnd w:id="198"/>
      <w:r>
        <w:t>Ki</w:t>
      </w:r>
      <w:r>
        <w:t>ế</w:t>
      </w:r>
      <w:r>
        <w:t>n ngh</w:t>
      </w:r>
      <w:r>
        <w:t>ị</w:t>
      </w:r>
    </w:p>
    <w:p w14:paraId="0FC007AE" w14:textId="77777777" w:rsidR="00B40AAF" w:rsidRDefault="00746E6D">
      <w:pPr>
        <w:pBdr>
          <w:top w:val="nil"/>
          <w:left w:val="nil"/>
          <w:bottom w:val="nil"/>
          <w:right w:val="nil"/>
          <w:between w:val="nil"/>
        </w:pBdr>
        <w:tabs>
          <w:tab w:val="left" w:pos="993"/>
        </w:tabs>
        <w:spacing w:before="120" w:after="0"/>
        <w:ind w:firstLine="709"/>
        <w:rPr>
          <w:rFonts w:ascii="Cambria" w:eastAsia="Cambria" w:hAnsi="Cambria" w:cs="Cambria"/>
          <w:color w:val="000000"/>
          <w:sz w:val="28"/>
          <w:szCs w:val="28"/>
        </w:rPr>
      </w:pPr>
      <w:r>
        <w:rPr>
          <w:rFonts w:ascii="Cambria" w:eastAsia="Cambria" w:hAnsi="Cambria" w:cs="Cambria"/>
          <w:color w:val="000000"/>
          <w:sz w:val="28"/>
          <w:szCs w:val="28"/>
        </w:rPr>
        <w:t>Trên cơ c</w:t>
      </w:r>
      <w:r>
        <w:rPr>
          <w:rFonts w:ascii="Cambria" w:eastAsia="Cambria" w:hAnsi="Cambria" w:cs="Cambria"/>
          <w:color w:val="000000"/>
          <w:sz w:val="28"/>
          <w:szCs w:val="28"/>
        </w:rPr>
        <w:t>ở</w:t>
      </w:r>
      <w:r>
        <w:rPr>
          <w:rFonts w:ascii="Cambria" w:eastAsia="Cambria" w:hAnsi="Cambria" w:cs="Cambria"/>
          <w:color w:val="000000"/>
          <w:sz w:val="28"/>
          <w:szCs w:val="28"/>
        </w:rPr>
        <w:t xml:space="preserve"> xem xét, đánh giá m</w:t>
      </w:r>
      <w:r>
        <w:rPr>
          <w:rFonts w:ascii="Cambria" w:eastAsia="Cambria" w:hAnsi="Cambria" w:cs="Cambria"/>
          <w:color w:val="000000"/>
          <w:sz w:val="28"/>
          <w:szCs w:val="28"/>
        </w:rPr>
        <w:t>ộ</w:t>
      </w:r>
      <w:r>
        <w:rPr>
          <w:rFonts w:ascii="Cambria" w:eastAsia="Cambria" w:hAnsi="Cambria" w:cs="Cambria"/>
          <w:color w:val="000000"/>
          <w:sz w:val="28"/>
          <w:szCs w:val="28"/>
        </w:rPr>
        <w:t>t cách toàn di</w:t>
      </w:r>
      <w:r>
        <w:rPr>
          <w:rFonts w:ascii="Cambria" w:eastAsia="Cambria" w:hAnsi="Cambria" w:cs="Cambria"/>
          <w:color w:val="000000"/>
          <w:sz w:val="28"/>
          <w:szCs w:val="28"/>
        </w:rPr>
        <w:t>ệ</w:t>
      </w:r>
      <w:r>
        <w:rPr>
          <w:rFonts w:ascii="Cambria" w:eastAsia="Cambria" w:hAnsi="Cambria" w:cs="Cambria"/>
          <w:color w:val="000000"/>
          <w:sz w:val="28"/>
          <w:szCs w:val="28"/>
        </w:rPr>
        <w:t>n v</w:t>
      </w:r>
      <w:r>
        <w:rPr>
          <w:rFonts w:ascii="Cambria" w:eastAsia="Cambria" w:hAnsi="Cambria" w:cs="Cambria"/>
          <w:color w:val="000000"/>
          <w:sz w:val="28"/>
          <w:szCs w:val="28"/>
        </w:rPr>
        <w:t>ề</w:t>
      </w:r>
      <w:r>
        <w:rPr>
          <w:rFonts w:ascii="Cambria" w:eastAsia="Cambria" w:hAnsi="Cambria" w:cs="Cambria"/>
          <w:color w:val="000000"/>
          <w:sz w:val="28"/>
          <w:szCs w:val="28"/>
        </w:rPr>
        <w:t xml:space="preserve"> nhu c</w:t>
      </w:r>
      <w:r>
        <w:rPr>
          <w:rFonts w:ascii="Cambria" w:eastAsia="Cambria" w:hAnsi="Cambria" w:cs="Cambria"/>
          <w:color w:val="000000"/>
          <w:sz w:val="28"/>
          <w:szCs w:val="28"/>
        </w:rPr>
        <w:t>ầ</w:t>
      </w:r>
      <w:r>
        <w:rPr>
          <w:rFonts w:ascii="Cambria" w:eastAsia="Cambria" w:hAnsi="Cambria" w:cs="Cambria"/>
          <w:color w:val="000000"/>
          <w:sz w:val="28"/>
          <w:szCs w:val="28"/>
        </w:rPr>
        <w:t>u, hi</w:t>
      </w:r>
      <w:r>
        <w:rPr>
          <w:rFonts w:ascii="Cambria" w:eastAsia="Cambria" w:hAnsi="Cambria" w:cs="Cambria"/>
          <w:color w:val="000000"/>
          <w:sz w:val="28"/>
          <w:szCs w:val="28"/>
        </w:rPr>
        <w:t>ệ</w:t>
      </w:r>
      <w:r>
        <w:rPr>
          <w:rFonts w:ascii="Cambria" w:eastAsia="Cambria" w:hAnsi="Cambria" w:cs="Cambria"/>
          <w:color w:val="000000"/>
          <w:sz w:val="28"/>
          <w:szCs w:val="28"/>
        </w:rPr>
        <w:t>n tr</w:t>
      </w:r>
      <w:r>
        <w:rPr>
          <w:rFonts w:ascii="Cambria" w:eastAsia="Cambria" w:hAnsi="Cambria" w:cs="Cambria"/>
          <w:color w:val="000000"/>
          <w:sz w:val="28"/>
          <w:szCs w:val="28"/>
        </w:rPr>
        <w:t>ạ</w:t>
      </w:r>
      <w:r>
        <w:rPr>
          <w:rFonts w:ascii="Cambria" w:eastAsia="Cambria" w:hAnsi="Cambria" w:cs="Cambria"/>
          <w:color w:val="000000"/>
          <w:sz w:val="28"/>
          <w:szCs w:val="28"/>
        </w:rPr>
        <w:t>ng cũng như hi</w:t>
      </w:r>
      <w:r>
        <w:rPr>
          <w:rFonts w:ascii="Cambria" w:eastAsia="Cambria" w:hAnsi="Cambria" w:cs="Cambria"/>
          <w:color w:val="000000"/>
          <w:sz w:val="28"/>
          <w:szCs w:val="28"/>
        </w:rPr>
        <w:t>ệ</w:t>
      </w:r>
      <w:r>
        <w:rPr>
          <w:rFonts w:ascii="Cambria" w:eastAsia="Cambria" w:hAnsi="Cambria" w:cs="Cambria"/>
          <w:color w:val="000000"/>
          <w:sz w:val="28"/>
          <w:szCs w:val="28"/>
        </w:rPr>
        <w:t>u qu</w:t>
      </w:r>
      <w:r>
        <w:rPr>
          <w:rFonts w:ascii="Cambria" w:eastAsia="Cambria" w:hAnsi="Cambria" w:cs="Cambria"/>
          <w:color w:val="000000"/>
          <w:sz w:val="28"/>
          <w:szCs w:val="28"/>
        </w:rPr>
        <w:t>ả</w:t>
      </w:r>
      <w:r>
        <w:rPr>
          <w:rFonts w:ascii="Cambria" w:eastAsia="Cambria" w:hAnsi="Cambria" w:cs="Cambria"/>
          <w:color w:val="000000"/>
          <w:sz w:val="28"/>
          <w:szCs w:val="28"/>
        </w:rPr>
        <w:t xml:space="preserve"> đem l</w:t>
      </w:r>
      <w:r>
        <w:rPr>
          <w:rFonts w:ascii="Cambria" w:eastAsia="Cambria" w:hAnsi="Cambria" w:cs="Cambria"/>
          <w:color w:val="000000"/>
          <w:sz w:val="28"/>
          <w:szCs w:val="28"/>
        </w:rPr>
        <w:t>ạ</w:t>
      </w:r>
      <w:r>
        <w:rPr>
          <w:rFonts w:ascii="Cambria" w:eastAsia="Cambria" w:hAnsi="Cambria" w:cs="Cambria"/>
          <w:color w:val="000000"/>
          <w:sz w:val="28"/>
          <w:szCs w:val="28"/>
        </w:rPr>
        <w:t>i khi đ</w:t>
      </w:r>
      <w:r>
        <w:rPr>
          <w:rFonts w:ascii="Cambria" w:eastAsia="Cambria" w:hAnsi="Cambria" w:cs="Cambria"/>
          <w:color w:val="000000"/>
          <w:sz w:val="28"/>
          <w:szCs w:val="28"/>
        </w:rPr>
        <w:t>ầ</w:t>
      </w:r>
      <w:r>
        <w:rPr>
          <w:rFonts w:ascii="Cambria" w:eastAsia="Cambria" w:hAnsi="Cambria" w:cs="Cambria"/>
          <w:color w:val="000000"/>
          <w:sz w:val="28"/>
          <w:szCs w:val="28"/>
        </w:rPr>
        <w:t>u tư d</w:t>
      </w:r>
      <w:r>
        <w:rPr>
          <w:rFonts w:ascii="Cambria" w:eastAsia="Cambria" w:hAnsi="Cambria" w:cs="Cambria"/>
          <w:color w:val="000000"/>
          <w:sz w:val="28"/>
          <w:szCs w:val="28"/>
        </w:rPr>
        <w:t>ự</w:t>
      </w:r>
      <w:r>
        <w:rPr>
          <w:rFonts w:ascii="Cambria" w:eastAsia="Cambria" w:hAnsi="Cambria" w:cs="Cambria"/>
          <w:color w:val="000000"/>
          <w:sz w:val="28"/>
          <w:szCs w:val="28"/>
        </w:rPr>
        <w:t xml:space="preserve"> án và cũng là d</w:t>
      </w:r>
      <w:r>
        <w:rPr>
          <w:rFonts w:ascii="Cambria" w:eastAsia="Cambria" w:hAnsi="Cambria" w:cs="Cambria"/>
          <w:color w:val="000000"/>
          <w:sz w:val="28"/>
          <w:szCs w:val="28"/>
        </w:rPr>
        <w:t>ự</w:t>
      </w:r>
      <w:r>
        <w:rPr>
          <w:rFonts w:ascii="Cambria" w:eastAsia="Cambria" w:hAnsi="Cambria" w:cs="Cambria"/>
          <w:color w:val="000000"/>
          <w:sz w:val="28"/>
          <w:szCs w:val="28"/>
        </w:rPr>
        <w:t xml:space="preserve"> án có m</w:t>
      </w:r>
      <w:r>
        <w:rPr>
          <w:rFonts w:ascii="Cambria" w:eastAsia="Cambria" w:hAnsi="Cambria" w:cs="Cambria"/>
          <w:color w:val="000000"/>
          <w:sz w:val="28"/>
          <w:szCs w:val="28"/>
        </w:rPr>
        <w:t>ụ</w:t>
      </w:r>
      <w:r>
        <w:rPr>
          <w:rFonts w:ascii="Cambria" w:eastAsia="Cambria" w:hAnsi="Cambria" w:cs="Cambria"/>
          <w:color w:val="000000"/>
          <w:sz w:val="28"/>
          <w:szCs w:val="28"/>
        </w:rPr>
        <w:t>c tiêu đ</w:t>
      </w:r>
      <w:r>
        <w:rPr>
          <w:rFonts w:ascii="Cambria" w:eastAsia="Cambria" w:hAnsi="Cambria" w:cs="Cambria"/>
          <w:color w:val="000000"/>
          <w:sz w:val="28"/>
          <w:szCs w:val="28"/>
        </w:rPr>
        <w:t>ầ</w:t>
      </w:r>
      <w:r>
        <w:rPr>
          <w:rFonts w:ascii="Cambria" w:eastAsia="Cambria" w:hAnsi="Cambria" w:cs="Cambria"/>
          <w:color w:val="000000"/>
          <w:sz w:val="28"/>
          <w:szCs w:val="28"/>
        </w:rPr>
        <w:t>u</w:t>
      </w:r>
      <w:r>
        <w:rPr>
          <w:rFonts w:ascii="Cambria" w:eastAsia="Cambria" w:hAnsi="Cambria" w:cs="Cambria"/>
          <w:color w:val="000000"/>
          <w:sz w:val="28"/>
          <w:szCs w:val="28"/>
        </w:rPr>
        <w:t xml:space="preserve"> tư rõ ràng, có đ</w:t>
      </w:r>
      <w:r>
        <w:rPr>
          <w:rFonts w:ascii="Cambria" w:eastAsia="Cambria" w:hAnsi="Cambria" w:cs="Cambria"/>
          <w:color w:val="000000"/>
          <w:sz w:val="28"/>
          <w:szCs w:val="28"/>
        </w:rPr>
        <w:t>ố</w:t>
      </w:r>
      <w:r>
        <w:rPr>
          <w:rFonts w:ascii="Cambria" w:eastAsia="Cambria" w:hAnsi="Cambria" w:cs="Cambria"/>
          <w:color w:val="000000"/>
          <w:sz w:val="28"/>
          <w:szCs w:val="28"/>
        </w:rPr>
        <w:t>i tư</w:t>
      </w:r>
      <w:r>
        <w:rPr>
          <w:rFonts w:ascii="Cambria" w:eastAsia="Cambria" w:hAnsi="Cambria" w:cs="Cambria"/>
          <w:color w:val="000000"/>
          <w:sz w:val="28"/>
          <w:szCs w:val="28"/>
        </w:rPr>
        <w:t>ợ</w:t>
      </w:r>
      <w:r>
        <w:rPr>
          <w:rFonts w:ascii="Cambria" w:eastAsia="Cambria" w:hAnsi="Cambria" w:cs="Cambria"/>
          <w:color w:val="000000"/>
          <w:sz w:val="28"/>
          <w:szCs w:val="28"/>
        </w:rPr>
        <w:t>ng đ</w:t>
      </w:r>
      <w:r>
        <w:rPr>
          <w:rFonts w:ascii="Cambria" w:eastAsia="Cambria" w:hAnsi="Cambria" w:cs="Cambria"/>
          <w:color w:val="000000"/>
          <w:sz w:val="28"/>
          <w:szCs w:val="28"/>
        </w:rPr>
        <w:t>ầ</w:t>
      </w:r>
      <w:r>
        <w:rPr>
          <w:rFonts w:ascii="Cambria" w:eastAsia="Cambria" w:hAnsi="Cambria" w:cs="Cambria"/>
          <w:color w:val="000000"/>
          <w:sz w:val="28"/>
          <w:szCs w:val="28"/>
        </w:rPr>
        <w:t>u tư c</w:t>
      </w:r>
      <w:r>
        <w:rPr>
          <w:rFonts w:ascii="Cambria" w:eastAsia="Cambria" w:hAnsi="Cambria" w:cs="Cambria"/>
          <w:color w:val="000000"/>
          <w:sz w:val="28"/>
          <w:szCs w:val="28"/>
        </w:rPr>
        <w:t>ụ</w:t>
      </w:r>
      <w:r>
        <w:rPr>
          <w:rFonts w:ascii="Cambria" w:eastAsia="Cambria" w:hAnsi="Cambria" w:cs="Cambria"/>
          <w:color w:val="000000"/>
          <w:sz w:val="28"/>
          <w:szCs w:val="28"/>
        </w:rPr>
        <w:t xml:space="preserve"> th</w:t>
      </w:r>
      <w:r>
        <w:rPr>
          <w:rFonts w:ascii="Cambria" w:eastAsia="Cambria" w:hAnsi="Cambria" w:cs="Cambria"/>
          <w:color w:val="000000"/>
          <w:sz w:val="28"/>
          <w:szCs w:val="28"/>
        </w:rPr>
        <w:t>ể</w:t>
      </w:r>
      <w:r>
        <w:rPr>
          <w:rFonts w:ascii="Cambria" w:eastAsia="Cambria" w:hAnsi="Cambria" w:cs="Cambria"/>
          <w:color w:val="000000"/>
          <w:sz w:val="28"/>
          <w:szCs w:val="28"/>
        </w:rPr>
        <w:t xml:space="preserve">, đáp </w:t>
      </w:r>
      <w:r>
        <w:rPr>
          <w:rFonts w:ascii="Cambria" w:eastAsia="Cambria" w:hAnsi="Cambria" w:cs="Cambria"/>
          <w:color w:val="000000"/>
          <w:sz w:val="28"/>
          <w:szCs w:val="28"/>
        </w:rPr>
        <w:t>ứ</w:t>
      </w:r>
      <w:r>
        <w:rPr>
          <w:rFonts w:ascii="Cambria" w:eastAsia="Cambria" w:hAnsi="Cambria" w:cs="Cambria"/>
          <w:color w:val="000000"/>
          <w:sz w:val="28"/>
          <w:szCs w:val="28"/>
        </w:rPr>
        <w:t>ng đư</w:t>
      </w:r>
      <w:r>
        <w:rPr>
          <w:rFonts w:ascii="Cambria" w:eastAsia="Cambria" w:hAnsi="Cambria" w:cs="Cambria"/>
          <w:color w:val="000000"/>
          <w:sz w:val="28"/>
          <w:szCs w:val="28"/>
        </w:rPr>
        <w:t>ợ</w:t>
      </w:r>
      <w:r>
        <w:rPr>
          <w:rFonts w:ascii="Cambria" w:eastAsia="Cambria" w:hAnsi="Cambria" w:cs="Cambria"/>
          <w:color w:val="000000"/>
          <w:sz w:val="28"/>
          <w:szCs w:val="28"/>
        </w:rPr>
        <w:t>c các nhu c</w:t>
      </w:r>
      <w:r>
        <w:rPr>
          <w:rFonts w:ascii="Cambria" w:eastAsia="Cambria" w:hAnsi="Cambria" w:cs="Cambria"/>
          <w:color w:val="000000"/>
          <w:sz w:val="28"/>
          <w:szCs w:val="28"/>
        </w:rPr>
        <w:t>ầ</w:t>
      </w:r>
      <w:r>
        <w:rPr>
          <w:rFonts w:ascii="Cambria" w:eastAsia="Cambria" w:hAnsi="Cambria" w:cs="Cambria"/>
          <w:color w:val="000000"/>
          <w:sz w:val="28"/>
          <w:szCs w:val="28"/>
        </w:rPr>
        <w:t>u đ</w:t>
      </w:r>
      <w:r>
        <w:rPr>
          <w:rFonts w:ascii="Cambria" w:eastAsia="Cambria" w:hAnsi="Cambria" w:cs="Cambria"/>
          <w:color w:val="000000"/>
          <w:sz w:val="28"/>
          <w:szCs w:val="28"/>
        </w:rPr>
        <w:t>ặ</w:t>
      </w:r>
      <w:r>
        <w:rPr>
          <w:rFonts w:ascii="Cambria" w:eastAsia="Cambria" w:hAnsi="Cambria" w:cs="Cambria"/>
          <w:color w:val="000000"/>
          <w:sz w:val="28"/>
          <w:szCs w:val="28"/>
        </w:rPr>
        <w:t>t ra t</w:t>
      </w:r>
      <w:r>
        <w:rPr>
          <w:rFonts w:ascii="Cambria" w:eastAsia="Cambria" w:hAnsi="Cambria" w:cs="Cambria"/>
          <w:color w:val="000000"/>
          <w:sz w:val="28"/>
          <w:szCs w:val="28"/>
        </w:rPr>
        <w:t>ạ</w:t>
      </w:r>
      <w:r>
        <w:rPr>
          <w:rFonts w:ascii="Cambria" w:eastAsia="Cambria" w:hAnsi="Cambria" w:cs="Cambria"/>
          <w:color w:val="000000"/>
          <w:sz w:val="28"/>
          <w:szCs w:val="28"/>
        </w:rPr>
        <w:t>i các đơn v</w:t>
      </w:r>
      <w:r>
        <w:rPr>
          <w:rFonts w:ascii="Cambria" w:eastAsia="Cambria" w:hAnsi="Cambria" w:cs="Cambria"/>
          <w:color w:val="000000"/>
          <w:sz w:val="28"/>
          <w:szCs w:val="28"/>
        </w:rPr>
        <w:t>ị</w:t>
      </w:r>
      <w:r>
        <w:rPr>
          <w:rFonts w:ascii="Cambria" w:eastAsia="Cambria" w:hAnsi="Cambria" w:cs="Cambria"/>
          <w:color w:val="000000"/>
          <w:sz w:val="28"/>
          <w:szCs w:val="28"/>
        </w:rPr>
        <w:t>. Vì v</w:t>
      </w:r>
      <w:r>
        <w:rPr>
          <w:rFonts w:ascii="Cambria" w:eastAsia="Cambria" w:hAnsi="Cambria" w:cs="Cambria"/>
          <w:color w:val="000000"/>
          <w:sz w:val="28"/>
          <w:szCs w:val="28"/>
        </w:rPr>
        <w:t>ậ</w:t>
      </w:r>
      <w:r>
        <w:rPr>
          <w:rFonts w:ascii="Cambria" w:eastAsia="Cambria" w:hAnsi="Cambria" w:cs="Cambria"/>
          <w:color w:val="000000"/>
          <w:sz w:val="28"/>
          <w:szCs w:val="28"/>
        </w:rPr>
        <w:t>y, trên cơ s</w:t>
      </w:r>
      <w:r>
        <w:rPr>
          <w:rFonts w:ascii="Cambria" w:eastAsia="Cambria" w:hAnsi="Cambria" w:cs="Cambria"/>
          <w:color w:val="000000"/>
          <w:sz w:val="28"/>
          <w:szCs w:val="28"/>
        </w:rPr>
        <w:t>ở</w:t>
      </w:r>
      <w:r>
        <w:rPr>
          <w:rFonts w:ascii="Cambria" w:eastAsia="Cambria" w:hAnsi="Cambria" w:cs="Cambria"/>
          <w:color w:val="000000"/>
          <w:sz w:val="28"/>
          <w:szCs w:val="28"/>
        </w:rPr>
        <w:t xml:space="preserve"> nh</w:t>
      </w:r>
      <w:r>
        <w:rPr>
          <w:rFonts w:ascii="Cambria" w:eastAsia="Cambria" w:hAnsi="Cambria" w:cs="Cambria"/>
          <w:color w:val="000000"/>
          <w:sz w:val="28"/>
          <w:szCs w:val="28"/>
        </w:rPr>
        <w:t>ữ</w:t>
      </w:r>
      <w:r>
        <w:rPr>
          <w:rFonts w:ascii="Cambria" w:eastAsia="Cambria" w:hAnsi="Cambria" w:cs="Cambria"/>
          <w:color w:val="000000"/>
          <w:sz w:val="28"/>
          <w:szCs w:val="28"/>
        </w:rPr>
        <w:t>ng n</w:t>
      </w:r>
      <w:r>
        <w:rPr>
          <w:rFonts w:ascii="Cambria" w:eastAsia="Cambria" w:hAnsi="Cambria" w:cs="Cambria"/>
          <w:color w:val="000000"/>
          <w:sz w:val="28"/>
          <w:szCs w:val="28"/>
        </w:rPr>
        <w:t>ộ</w:t>
      </w:r>
      <w:r>
        <w:rPr>
          <w:rFonts w:ascii="Cambria" w:eastAsia="Cambria" w:hAnsi="Cambria" w:cs="Cambria"/>
          <w:color w:val="000000"/>
          <w:sz w:val="28"/>
          <w:szCs w:val="28"/>
        </w:rPr>
        <w:t>i dung phân tích nêu trên, kính trình lãnh đ</w:t>
      </w:r>
      <w:r>
        <w:rPr>
          <w:rFonts w:ascii="Cambria" w:eastAsia="Cambria" w:hAnsi="Cambria" w:cs="Cambria"/>
          <w:color w:val="000000"/>
          <w:sz w:val="28"/>
          <w:szCs w:val="28"/>
        </w:rPr>
        <w:t>ạ</w:t>
      </w:r>
      <w:r>
        <w:rPr>
          <w:rFonts w:ascii="Cambria" w:eastAsia="Cambria" w:hAnsi="Cambria" w:cs="Cambria"/>
          <w:color w:val="000000"/>
          <w:sz w:val="28"/>
          <w:szCs w:val="28"/>
        </w:rPr>
        <w:t>o xem xét, phê duy</w:t>
      </w:r>
      <w:r>
        <w:rPr>
          <w:rFonts w:ascii="Cambria" w:eastAsia="Cambria" w:hAnsi="Cambria" w:cs="Cambria"/>
          <w:color w:val="000000"/>
          <w:sz w:val="28"/>
          <w:szCs w:val="28"/>
        </w:rPr>
        <w:t>ệ</w:t>
      </w:r>
      <w:r>
        <w:rPr>
          <w:rFonts w:ascii="Cambria" w:eastAsia="Cambria" w:hAnsi="Cambria" w:cs="Cambria"/>
          <w:color w:val="000000"/>
          <w:sz w:val="28"/>
          <w:szCs w:val="28"/>
        </w:rPr>
        <w:t>t Đ</w:t>
      </w:r>
      <w:r>
        <w:rPr>
          <w:rFonts w:ascii="Cambria" w:eastAsia="Cambria" w:hAnsi="Cambria" w:cs="Cambria"/>
          <w:color w:val="000000"/>
          <w:sz w:val="28"/>
          <w:szCs w:val="28"/>
        </w:rPr>
        <w:t>ề</w:t>
      </w:r>
      <w:r>
        <w:rPr>
          <w:rFonts w:ascii="Cambria" w:eastAsia="Cambria" w:hAnsi="Cambria" w:cs="Cambria"/>
          <w:color w:val="000000"/>
          <w:sz w:val="28"/>
          <w:szCs w:val="28"/>
        </w:rPr>
        <w:t xml:space="preserve"> cương và d</w:t>
      </w:r>
      <w:r>
        <w:rPr>
          <w:rFonts w:ascii="Cambria" w:eastAsia="Cambria" w:hAnsi="Cambria" w:cs="Cambria"/>
          <w:color w:val="000000"/>
          <w:sz w:val="28"/>
          <w:szCs w:val="28"/>
        </w:rPr>
        <w:t>ự</w:t>
      </w:r>
      <w:r>
        <w:rPr>
          <w:rFonts w:ascii="Cambria" w:eastAsia="Cambria" w:hAnsi="Cambria" w:cs="Cambria"/>
          <w:color w:val="000000"/>
          <w:sz w:val="28"/>
          <w:szCs w:val="28"/>
        </w:rPr>
        <w:t xml:space="preserve"> toán chi ti</w:t>
      </w:r>
      <w:r>
        <w:rPr>
          <w:rFonts w:ascii="Cambria" w:eastAsia="Cambria" w:hAnsi="Cambria" w:cs="Cambria"/>
          <w:color w:val="000000"/>
          <w:sz w:val="28"/>
          <w:szCs w:val="28"/>
        </w:rPr>
        <w:t>ế</w:t>
      </w:r>
      <w:r>
        <w:rPr>
          <w:rFonts w:ascii="Cambria" w:eastAsia="Cambria" w:hAnsi="Cambria" w:cs="Cambria"/>
          <w:color w:val="000000"/>
          <w:sz w:val="28"/>
          <w:szCs w:val="28"/>
        </w:rPr>
        <w:t xml:space="preserve">t </w:t>
      </w:r>
      <w:r>
        <w:rPr>
          <w:rFonts w:ascii="Cambria" w:eastAsia="Cambria" w:hAnsi="Cambria" w:cs="Cambria"/>
          <w:i/>
          <w:color w:val="000000"/>
          <w:sz w:val="28"/>
          <w:szCs w:val="28"/>
        </w:rPr>
        <w:t>“Nâng c</w:t>
      </w:r>
      <w:r>
        <w:rPr>
          <w:rFonts w:ascii="Cambria" w:eastAsia="Cambria" w:hAnsi="Cambria" w:cs="Cambria"/>
          <w:i/>
          <w:color w:val="000000"/>
          <w:sz w:val="28"/>
          <w:szCs w:val="28"/>
        </w:rPr>
        <w:t>ấ</w:t>
      </w:r>
      <w:r>
        <w:rPr>
          <w:rFonts w:ascii="Cambria" w:eastAsia="Cambria" w:hAnsi="Cambria" w:cs="Cambria"/>
          <w:i/>
          <w:color w:val="000000"/>
          <w:sz w:val="28"/>
          <w:szCs w:val="28"/>
        </w:rPr>
        <w:t>p, xây d</w:t>
      </w:r>
      <w:r>
        <w:rPr>
          <w:rFonts w:ascii="Cambria" w:eastAsia="Cambria" w:hAnsi="Cambria" w:cs="Cambria"/>
          <w:i/>
          <w:color w:val="000000"/>
          <w:sz w:val="28"/>
          <w:szCs w:val="28"/>
        </w:rPr>
        <w:t>ự</w:t>
      </w:r>
      <w:r>
        <w:rPr>
          <w:rFonts w:ascii="Cambria" w:eastAsia="Cambria" w:hAnsi="Cambria" w:cs="Cambria"/>
          <w:i/>
          <w:color w:val="000000"/>
          <w:sz w:val="28"/>
          <w:szCs w:val="28"/>
        </w:rPr>
        <w:t>ng, hi</w:t>
      </w:r>
      <w:r>
        <w:rPr>
          <w:rFonts w:ascii="Cambria" w:eastAsia="Cambria" w:hAnsi="Cambria" w:cs="Cambria"/>
          <w:i/>
          <w:color w:val="000000"/>
          <w:sz w:val="28"/>
          <w:szCs w:val="28"/>
        </w:rPr>
        <w:t>ệ</w:t>
      </w:r>
      <w:r>
        <w:rPr>
          <w:rFonts w:ascii="Cambria" w:eastAsia="Cambria" w:hAnsi="Cambria" w:cs="Cambria"/>
          <w:i/>
          <w:color w:val="000000"/>
          <w:sz w:val="28"/>
          <w:szCs w:val="28"/>
        </w:rPr>
        <w:t>u ch</w:t>
      </w:r>
      <w:r>
        <w:rPr>
          <w:rFonts w:ascii="Cambria" w:eastAsia="Cambria" w:hAnsi="Cambria" w:cs="Cambria"/>
          <w:i/>
          <w:color w:val="000000"/>
          <w:sz w:val="28"/>
          <w:szCs w:val="28"/>
        </w:rPr>
        <w:t>ỉ</w:t>
      </w:r>
      <w:r>
        <w:rPr>
          <w:rFonts w:ascii="Cambria" w:eastAsia="Cambria" w:hAnsi="Cambria" w:cs="Cambria"/>
          <w:i/>
          <w:color w:val="000000"/>
          <w:sz w:val="28"/>
          <w:szCs w:val="28"/>
        </w:rPr>
        <w:t>nh và tri</w:t>
      </w:r>
      <w:r>
        <w:rPr>
          <w:rFonts w:ascii="Cambria" w:eastAsia="Cambria" w:hAnsi="Cambria" w:cs="Cambria"/>
          <w:i/>
          <w:color w:val="000000"/>
          <w:sz w:val="28"/>
          <w:szCs w:val="28"/>
        </w:rPr>
        <w:t>ể</w:t>
      </w:r>
      <w:r>
        <w:rPr>
          <w:rFonts w:ascii="Cambria" w:eastAsia="Cambria" w:hAnsi="Cambria" w:cs="Cambria"/>
          <w:i/>
          <w:color w:val="000000"/>
          <w:sz w:val="28"/>
          <w:szCs w:val="28"/>
        </w:rPr>
        <w:t>n khai</w:t>
      </w:r>
      <w:r>
        <w:rPr>
          <w:rFonts w:ascii="Cambria" w:eastAsia="Cambria" w:hAnsi="Cambria" w:cs="Cambria"/>
          <w:i/>
          <w:color w:val="000000"/>
          <w:sz w:val="28"/>
          <w:szCs w:val="28"/>
        </w:rPr>
        <w:t xml:space="preserve"> b</w:t>
      </w:r>
      <w:r>
        <w:rPr>
          <w:rFonts w:ascii="Cambria" w:eastAsia="Cambria" w:hAnsi="Cambria" w:cs="Cambria"/>
          <w:i/>
          <w:color w:val="000000"/>
          <w:sz w:val="28"/>
          <w:szCs w:val="28"/>
        </w:rPr>
        <w:t>ổ</w:t>
      </w:r>
      <w:r>
        <w:rPr>
          <w:rFonts w:ascii="Cambria" w:eastAsia="Cambria" w:hAnsi="Cambria" w:cs="Cambria"/>
          <w:i/>
          <w:color w:val="000000"/>
          <w:sz w:val="28"/>
          <w:szCs w:val="28"/>
        </w:rPr>
        <w:t xml:space="preserve"> sung các ph</w:t>
      </w:r>
      <w:r>
        <w:rPr>
          <w:rFonts w:ascii="Cambria" w:eastAsia="Cambria" w:hAnsi="Cambria" w:cs="Cambria"/>
          <w:i/>
          <w:color w:val="000000"/>
          <w:sz w:val="28"/>
          <w:szCs w:val="28"/>
        </w:rPr>
        <w:t>ầ</w:t>
      </w:r>
      <w:r>
        <w:rPr>
          <w:rFonts w:ascii="Cambria" w:eastAsia="Cambria" w:hAnsi="Cambria" w:cs="Cambria"/>
          <w:i/>
          <w:color w:val="000000"/>
          <w:sz w:val="28"/>
          <w:szCs w:val="28"/>
        </w:rPr>
        <w:t>n m</w:t>
      </w:r>
      <w:r>
        <w:rPr>
          <w:rFonts w:ascii="Cambria" w:eastAsia="Cambria" w:hAnsi="Cambria" w:cs="Cambria"/>
          <w:i/>
          <w:color w:val="000000"/>
          <w:sz w:val="28"/>
          <w:szCs w:val="28"/>
        </w:rPr>
        <w:t>ề</w:t>
      </w:r>
      <w:r>
        <w:rPr>
          <w:rFonts w:ascii="Cambria" w:eastAsia="Cambria" w:hAnsi="Cambria" w:cs="Cambria"/>
          <w:i/>
          <w:color w:val="000000"/>
          <w:sz w:val="28"/>
          <w:szCs w:val="28"/>
        </w:rPr>
        <w:t>m chuyên ngành t</w:t>
      </w:r>
      <w:r>
        <w:rPr>
          <w:rFonts w:ascii="Cambria" w:eastAsia="Cambria" w:hAnsi="Cambria" w:cs="Cambria"/>
          <w:i/>
          <w:color w:val="000000"/>
          <w:sz w:val="28"/>
          <w:szCs w:val="28"/>
        </w:rPr>
        <w:t>ạ</w:t>
      </w:r>
      <w:r>
        <w:rPr>
          <w:rFonts w:ascii="Cambria" w:eastAsia="Cambria" w:hAnsi="Cambria" w:cs="Cambria"/>
          <w:i/>
          <w:color w:val="000000"/>
          <w:sz w:val="28"/>
          <w:szCs w:val="28"/>
        </w:rPr>
        <w:t>i S</w:t>
      </w:r>
      <w:r>
        <w:rPr>
          <w:rFonts w:ascii="Cambria" w:eastAsia="Cambria" w:hAnsi="Cambria" w:cs="Cambria"/>
          <w:i/>
          <w:color w:val="000000"/>
          <w:sz w:val="28"/>
          <w:szCs w:val="28"/>
        </w:rPr>
        <w:t>ở</w:t>
      </w:r>
      <w:r>
        <w:rPr>
          <w:rFonts w:ascii="Cambria" w:eastAsia="Cambria" w:hAnsi="Cambria" w:cs="Cambria"/>
          <w:i/>
          <w:color w:val="000000"/>
          <w:sz w:val="28"/>
          <w:szCs w:val="28"/>
        </w:rPr>
        <w:t xml:space="preserve"> Xây d</w:t>
      </w:r>
      <w:r>
        <w:rPr>
          <w:rFonts w:ascii="Cambria" w:eastAsia="Cambria" w:hAnsi="Cambria" w:cs="Cambria"/>
          <w:i/>
          <w:color w:val="000000"/>
          <w:sz w:val="28"/>
          <w:szCs w:val="28"/>
        </w:rPr>
        <w:t>ự</w:t>
      </w:r>
      <w:r>
        <w:rPr>
          <w:rFonts w:ascii="Cambria" w:eastAsia="Cambria" w:hAnsi="Cambria" w:cs="Cambria"/>
          <w:i/>
          <w:color w:val="000000"/>
          <w:sz w:val="28"/>
          <w:szCs w:val="28"/>
        </w:rPr>
        <w:t>ng giai đo</w:t>
      </w:r>
      <w:r>
        <w:rPr>
          <w:rFonts w:ascii="Cambria" w:eastAsia="Cambria" w:hAnsi="Cambria" w:cs="Cambria"/>
          <w:i/>
          <w:color w:val="000000"/>
          <w:sz w:val="28"/>
          <w:szCs w:val="28"/>
        </w:rPr>
        <w:t>ạ</w:t>
      </w:r>
      <w:r>
        <w:rPr>
          <w:rFonts w:ascii="Cambria" w:eastAsia="Cambria" w:hAnsi="Cambria" w:cs="Cambria"/>
          <w:i/>
          <w:color w:val="000000"/>
          <w:sz w:val="28"/>
          <w:szCs w:val="28"/>
        </w:rPr>
        <w:t>n 2”</w:t>
      </w:r>
      <w:r>
        <w:rPr>
          <w:rFonts w:ascii="Cambria" w:eastAsia="Cambria" w:hAnsi="Cambria" w:cs="Cambria"/>
          <w:color w:val="000000"/>
          <w:sz w:val="28"/>
          <w:szCs w:val="28"/>
        </w:rPr>
        <w:t xml:space="preserve"> đ</w:t>
      </w:r>
      <w:r>
        <w:rPr>
          <w:rFonts w:ascii="Cambria" w:eastAsia="Cambria" w:hAnsi="Cambria" w:cs="Cambria"/>
          <w:color w:val="000000"/>
          <w:sz w:val="28"/>
          <w:szCs w:val="28"/>
        </w:rPr>
        <w:t>ể</w:t>
      </w:r>
      <w:r>
        <w:rPr>
          <w:rFonts w:ascii="Cambria" w:eastAsia="Cambria" w:hAnsi="Cambria" w:cs="Cambria"/>
          <w:color w:val="000000"/>
          <w:sz w:val="28"/>
          <w:szCs w:val="28"/>
        </w:rPr>
        <w:t xml:space="preserve"> ti</w:t>
      </w:r>
      <w:r>
        <w:rPr>
          <w:rFonts w:ascii="Cambria" w:eastAsia="Cambria" w:hAnsi="Cambria" w:cs="Cambria"/>
          <w:color w:val="000000"/>
          <w:sz w:val="28"/>
          <w:szCs w:val="28"/>
        </w:rPr>
        <w:t>ế</w:t>
      </w:r>
      <w:r>
        <w:rPr>
          <w:rFonts w:ascii="Cambria" w:eastAsia="Cambria" w:hAnsi="Cambria" w:cs="Cambria"/>
          <w:color w:val="000000"/>
          <w:sz w:val="28"/>
          <w:szCs w:val="28"/>
        </w:rPr>
        <w:t>n hành các bư</w:t>
      </w:r>
      <w:r>
        <w:rPr>
          <w:rFonts w:ascii="Cambria" w:eastAsia="Cambria" w:hAnsi="Cambria" w:cs="Cambria"/>
          <w:color w:val="000000"/>
          <w:sz w:val="28"/>
          <w:szCs w:val="28"/>
        </w:rPr>
        <w:t>ớ</w:t>
      </w:r>
      <w:r>
        <w:rPr>
          <w:rFonts w:ascii="Cambria" w:eastAsia="Cambria" w:hAnsi="Cambria" w:cs="Cambria"/>
          <w:color w:val="000000"/>
          <w:sz w:val="28"/>
          <w:szCs w:val="28"/>
        </w:rPr>
        <w:t>c ti</w:t>
      </w:r>
      <w:r>
        <w:rPr>
          <w:rFonts w:ascii="Cambria" w:eastAsia="Cambria" w:hAnsi="Cambria" w:cs="Cambria"/>
          <w:color w:val="000000"/>
          <w:sz w:val="28"/>
          <w:szCs w:val="28"/>
        </w:rPr>
        <w:t>ế</w:t>
      </w:r>
      <w:r>
        <w:rPr>
          <w:rFonts w:ascii="Cambria" w:eastAsia="Cambria" w:hAnsi="Cambria" w:cs="Cambria"/>
          <w:color w:val="000000"/>
          <w:sz w:val="28"/>
          <w:szCs w:val="28"/>
        </w:rPr>
        <w:t>p theo nh</w:t>
      </w:r>
      <w:r>
        <w:rPr>
          <w:rFonts w:ascii="Cambria" w:eastAsia="Cambria" w:hAnsi="Cambria" w:cs="Cambria"/>
          <w:color w:val="000000"/>
          <w:sz w:val="28"/>
          <w:szCs w:val="28"/>
        </w:rPr>
        <w:t>ằ</w:t>
      </w:r>
      <w:r>
        <w:rPr>
          <w:rFonts w:ascii="Cambria" w:eastAsia="Cambria" w:hAnsi="Cambria" w:cs="Cambria"/>
          <w:color w:val="000000"/>
          <w:sz w:val="28"/>
          <w:szCs w:val="28"/>
        </w:rPr>
        <w:t>m s</w:t>
      </w:r>
      <w:r>
        <w:rPr>
          <w:rFonts w:ascii="Cambria" w:eastAsia="Cambria" w:hAnsi="Cambria" w:cs="Cambria"/>
          <w:color w:val="000000"/>
          <w:sz w:val="28"/>
          <w:szCs w:val="28"/>
        </w:rPr>
        <w:t>ớ</w:t>
      </w:r>
      <w:r>
        <w:rPr>
          <w:rFonts w:ascii="Cambria" w:eastAsia="Cambria" w:hAnsi="Cambria" w:cs="Cambria"/>
          <w:color w:val="000000"/>
          <w:sz w:val="28"/>
          <w:szCs w:val="28"/>
        </w:rPr>
        <w:t>m đưa các ph</w:t>
      </w:r>
      <w:r>
        <w:rPr>
          <w:rFonts w:ascii="Cambria" w:eastAsia="Cambria" w:hAnsi="Cambria" w:cs="Cambria"/>
          <w:color w:val="000000"/>
          <w:sz w:val="28"/>
          <w:szCs w:val="28"/>
        </w:rPr>
        <w:t>ầ</w:t>
      </w:r>
      <w:r>
        <w:rPr>
          <w:rFonts w:ascii="Cambria" w:eastAsia="Cambria" w:hAnsi="Cambria" w:cs="Cambria"/>
          <w:color w:val="000000"/>
          <w:sz w:val="28"/>
          <w:szCs w:val="28"/>
        </w:rPr>
        <w:t>n m</w:t>
      </w:r>
      <w:r>
        <w:rPr>
          <w:rFonts w:ascii="Cambria" w:eastAsia="Cambria" w:hAnsi="Cambria" w:cs="Cambria"/>
          <w:color w:val="000000"/>
          <w:sz w:val="28"/>
          <w:szCs w:val="28"/>
        </w:rPr>
        <w:t>ề</w:t>
      </w:r>
      <w:r>
        <w:rPr>
          <w:rFonts w:ascii="Cambria" w:eastAsia="Cambria" w:hAnsi="Cambria" w:cs="Cambria"/>
          <w:color w:val="000000"/>
          <w:sz w:val="28"/>
          <w:szCs w:val="28"/>
        </w:rPr>
        <w:t>m này vào ho</w:t>
      </w:r>
      <w:r>
        <w:rPr>
          <w:rFonts w:ascii="Cambria" w:eastAsia="Cambria" w:hAnsi="Cambria" w:cs="Cambria"/>
          <w:color w:val="000000"/>
          <w:sz w:val="28"/>
          <w:szCs w:val="28"/>
        </w:rPr>
        <w:t>ạ</w:t>
      </w:r>
      <w:r>
        <w:rPr>
          <w:rFonts w:ascii="Cambria" w:eastAsia="Cambria" w:hAnsi="Cambria" w:cs="Cambria"/>
          <w:color w:val="000000"/>
          <w:sz w:val="28"/>
          <w:szCs w:val="28"/>
        </w:rPr>
        <w:t>t đ</w:t>
      </w:r>
      <w:r>
        <w:rPr>
          <w:rFonts w:ascii="Cambria" w:eastAsia="Cambria" w:hAnsi="Cambria" w:cs="Cambria"/>
          <w:color w:val="000000"/>
          <w:sz w:val="28"/>
          <w:szCs w:val="28"/>
        </w:rPr>
        <w:t>ộ</w:t>
      </w:r>
      <w:r>
        <w:rPr>
          <w:rFonts w:ascii="Cambria" w:eastAsia="Cambria" w:hAnsi="Cambria" w:cs="Cambria"/>
          <w:color w:val="000000"/>
          <w:sz w:val="28"/>
          <w:szCs w:val="28"/>
        </w:rPr>
        <w:t>ng.</w:t>
      </w:r>
    </w:p>
    <w:p w14:paraId="54F36924" w14:textId="77777777" w:rsidR="00B40AAF" w:rsidRDefault="00B40AAF"/>
    <w:sectPr w:rsidR="00B40AAF">
      <w:footerReference w:type="default" r:id="rId116"/>
      <w:pgSz w:w="11906" w:h="16838"/>
      <w:pgMar w:top="1259" w:right="1134" w:bottom="992" w:left="1559" w:header="851" w:footer="1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5EC1F" w14:textId="77777777" w:rsidR="00746E6D" w:rsidRDefault="00746E6D">
      <w:pPr>
        <w:spacing w:after="0" w:line="240" w:lineRule="auto"/>
      </w:pPr>
      <w:r>
        <w:separator/>
      </w:r>
    </w:p>
  </w:endnote>
  <w:endnote w:type="continuationSeparator" w:id="0">
    <w:p w14:paraId="0403C4D0" w14:textId="77777777" w:rsidR="00746E6D" w:rsidRDefault="00746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A3"/>
    <w:family w:val="modern"/>
    <w:pitch w:val="fixed"/>
    <w:sig w:usb0="E0002EFF" w:usb1="C0007843" w:usb2="00000009" w:usb3="00000000" w:csb0="000001FF" w:csb1="00000000"/>
  </w:font>
  <w:font w:name="Cambria">
    <w:panose1 w:val="02040503050406030204"/>
    <w:charset w:val="A3"/>
    <w:family w:val="roman"/>
    <w:pitch w:val="variable"/>
    <w:sig w:usb0="E00006FF" w:usb1="420024FF" w:usb2="02000000" w:usb3="00000000" w:csb0="0000019F" w:csb1="00000000"/>
  </w:font>
  <w:font w:name="Consolas">
    <w:panose1 w:val="020B0609020204030204"/>
    <w:charset w:val="A3"/>
    <w:family w:val="modern"/>
    <w:pitch w:val="fixed"/>
    <w:sig w:usb0="E00006FF" w:usb1="0000FCFF" w:usb2="00000001" w:usb3="00000000" w:csb0="0000019F" w:csb1="00000000"/>
  </w:font>
  <w:font w:name="Calibri">
    <w:panose1 w:val="020F05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Arial">
    <w:panose1 w:val="020B0604020202020204"/>
    <w:charset w:val="A3"/>
    <w:family w:val="swiss"/>
    <w:pitch w:val="variable"/>
    <w:sig w:usb0="E0002EFF" w:usb1="C000785B" w:usb2="00000009" w:usb3="00000000" w:csb0="000001FF" w:csb1="00000000"/>
  </w:font>
  <w:font w:name="Verdana">
    <w:panose1 w:val="020B0604030504040204"/>
    <w:charset w:val="A3"/>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nSouthern">
    <w:charset w:val="00"/>
    <w:family w:val="swiss"/>
    <w:pitch w:val="variable"/>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 w:name=".VnHelvetIns">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ArialH">
    <w:charset w:val="00"/>
    <w:family w:val="swiss"/>
    <w:pitch w:val="variable"/>
    <w:sig w:usb0="00000003" w:usb1="00000000" w:usb2="00000000" w:usb3="00000000" w:csb0="00000001" w:csb1="00000000"/>
  </w:font>
  <w:font w:name="CG Times">
    <w:charset w:val="00"/>
    <w:family w:val="roman"/>
    <w:pitch w:val="variable"/>
    <w:sig w:usb0="00000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imes New Roman Bold">
    <w:charset w:val="00"/>
    <w:family w:val="auto"/>
    <w:pitch w:val="variable"/>
    <w:sig w:usb0="00000000"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NI-Times">
    <w:charset w:val="00"/>
    <w:family w:val="auto"/>
    <w:pitch w:val="variable"/>
    <w:sig w:usb0="00000007" w:usb1="00000000" w:usb2="00000000" w:usb3="00000000" w:csb0="00000013" w:csb1="00000000"/>
  </w:font>
  <w:font w:name="Lucida Sans Unicode">
    <w:panose1 w:val="020B0602030504020204"/>
    <w:charset w:val="00"/>
    <w:family w:val="swiss"/>
    <w:pitch w:val="variable"/>
    <w:sig w:usb0="80000AFF" w:usb1="0000396B" w:usb2="00000000" w:usb3="00000000" w:csb0="000000BF" w:csb1="00000000"/>
  </w:font>
  <w:font w:name="Garamond">
    <w:panose1 w:val="020204040303010108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hruti">
    <w:panose1 w:val="02000500000000000000"/>
    <w:charset w:val="00"/>
    <w:family w:val="swiss"/>
    <w:pitch w:val="variable"/>
    <w:sig w:usb0="00040003" w:usb1="00000000" w:usb2="00000000" w:usb3="00000000" w:csb0="00000001" w:csb1="00000000"/>
  </w:font>
  <w:font w:name="DejaVu Sans">
    <w:charset w:val="80"/>
    <w:family w:val="auto"/>
    <w:pitch w:val="variable"/>
  </w:font>
  <w:font w:name="Times New (W1)">
    <w:charset w:val="00"/>
    <w:family w:val="auto"/>
    <w:pitch w:val="variable"/>
    <w:sig w:usb0="00000001" w:usb1="5000205A"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Helvetica">
    <w:panose1 w:val="020B0504020202020204"/>
    <w:charset w:val="00"/>
    <w:family w:val="swiss"/>
    <w:notTrueType/>
    <w:pitch w:val="variable"/>
    <w:sig w:usb0="00000003" w:usb1="00000000" w:usb2="00000000" w:usb3="00000000" w:csb0="00000001" w:csb1="00000000"/>
  </w:font>
  <w:font w:name="Times">
    <w:panose1 w:val="02020603050405020304"/>
    <w:charset w:val="A3"/>
    <w:family w:val="roman"/>
    <w:pitch w:val="variable"/>
    <w:sig w:usb0="E0002EFF" w:usb1="C000785B" w:usb2="00000009" w:usb3="00000000" w:csb0="000001FF" w:csb1="00000000"/>
  </w:font>
  <w:font w:name=".VnCooperH">
    <w:charset w:val="00"/>
    <w:family w:val="swiss"/>
    <w:pitch w:val="variable"/>
    <w:sig w:usb0="00000003" w:usb1="00000000" w:usb2="00000000" w:usb3="00000000" w:csb0="00000001" w:csb1="00000000"/>
  </w:font>
  <w:font w:name="BatangChe">
    <w:charset w:val="81"/>
    <w:family w:val="modern"/>
    <w:pitch w:val="fixed"/>
    <w:sig w:usb0="B00002AF" w:usb1="69D77CFB" w:usb2="00000030" w:usb3="00000000" w:csb0="0008009F" w:csb1="00000000"/>
  </w:font>
  <w:font w:name="VNI-Helve">
    <w:charset w:val="00"/>
    <w:family w:val="auto"/>
    <w:pitch w:val="variable"/>
    <w:sig w:usb0="00000003" w:usb1="00000000" w:usb2="00000000" w:usb3="00000000" w:csb0="00000001" w:csb1="00000000"/>
  </w:font>
  <w:font w:name="VNI-Helve-Condense">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ras Light ITC">
    <w:charset w:val="00"/>
    <w:family w:val="swiss"/>
    <w:pitch w:val="variable"/>
    <w:sig w:usb0="00000003" w:usb1="00000000" w:usb2="00000000" w:usb3="00000000" w:csb0="00000001" w:csb1="00000000"/>
  </w:font>
  <w:font w:name="Gill Sans">
    <w:charset w:val="B1"/>
    <w:family w:val="swiss"/>
    <w:pitch w:val="variable"/>
    <w:sig w:usb0="80000A67" w:usb1="00000000" w:usb2="00000000" w:usb3="00000000" w:csb0="000001F7" w:csb1="00000000"/>
  </w:font>
  <w:font w:name="Sabon LT Std">
    <w:panose1 w:val="00000000000000000000"/>
    <w:charset w:val="00"/>
    <w:family w:val="roman"/>
    <w:notTrueType/>
    <w:pitch w:val="variable"/>
    <w:sig w:usb0="00000003" w:usb1="00000000" w:usb2="00000000" w:usb3="00000000" w:csb0="00000001" w:csb1="00000000"/>
  </w:font>
  <w:font w:name="Frutiger LT Std 45 Light">
    <w:panose1 w:val="00000000000000000000"/>
    <w:charset w:val="00"/>
    <w:family w:val="swiss"/>
    <w:notTrueType/>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VNTime">
    <w:charset w:val="00"/>
    <w:family w:val="auto"/>
    <w:pitch w:val="variable"/>
    <w:sig w:usb0="00000003" w:usb1="00000000" w:usb2="00000000" w:usb3="00000000" w:csb0="00000001" w:csb1="00000000"/>
  </w:font>
  <w:font w:name="VN Time">
    <w:charset w:val="01"/>
    <w:family w:val="roman"/>
    <w:pitch w:val="variable"/>
  </w:font>
  <w:font w:name="Helvetica Neue Light">
    <w:charset w:val="00"/>
    <w:family w:val="auto"/>
    <w:pitch w:val="variable"/>
    <w:sig w:usb0="00000001" w:usb1="5000205B" w:usb2="00000002" w:usb3="00000000" w:csb0="00000007" w:csb1="00000000"/>
  </w:font>
  <w:font w:name=".VnArial Narrow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VnBlack">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E8809" w14:textId="7EBE5F9B" w:rsidR="00B40AAF" w:rsidRDefault="00746E6D">
    <w:pPr>
      <w:pBdr>
        <w:top w:val="single" w:sz="4" w:space="0" w:color="A5A5A5"/>
        <w:left w:val="nil"/>
        <w:bottom w:val="nil"/>
        <w:right w:val="nil"/>
        <w:between w:val="nil"/>
      </w:pBdr>
      <w:tabs>
        <w:tab w:val="center" w:pos="4513"/>
        <w:tab w:val="right" w:pos="9026"/>
      </w:tabs>
      <w:jc w:val="right"/>
      <w:rPr>
        <w:color w:val="000000"/>
        <w:sz w:val="24"/>
        <w:szCs w:val="24"/>
      </w:rPr>
    </w:pPr>
    <w:r>
      <w:rPr>
        <w:b/>
        <w:color w:val="000000"/>
        <w:sz w:val="24"/>
        <w:szCs w:val="24"/>
      </w:rPr>
      <w:t xml:space="preserve">Trang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A37CFA">
      <w:rPr>
        <w:b/>
        <w:noProof/>
        <w:color w:val="000000"/>
        <w:sz w:val="24"/>
        <w:szCs w:val="24"/>
      </w:rPr>
      <w:t>2</w:t>
    </w:r>
    <w:r>
      <w:rPr>
        <w:b/>
        <w:color w:val="000000"/>
        <w:sz w:val="24"/>
        <w:szCs w:val="24"/>
      </w:rPr>
      <w:fldChar w:fldCharType="end"/>
    </w:r>
    <w:r>
      <w:rPr>
        <w:b/>
        <w:color w:val="000000"/>
        <w:sz w:val="24"/>
        <w:szCs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A2B6A" w14:textId="77777777" w:rsidR="00B40AAF" w:rsidRDefault="00746E6D">
    <w:pPr>
      <w:pBdr>
        <w:top w:val="single" w:sz="4" w:space="1" w:color="A5A5A5"/>
        <w:left w:val="nil"/>
        <w:bottom w:val="nil"/>
        <w:right w:val="nil"/>
        <w:between w:val="nil"/>
      </w:pBdr>
      <w:tabs>
        <w:tab w:val="center" w:pos="4513"/>
        <w:tab w:val="right" w:pos="9026"/>
      </w:tabs>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Pr>
        <w:color w:val="000000"/>
        <w:sz w:val="24"/>
        <w:szCs w:val="24"/>
      </w:rPr>
      <w:fldChar w:fldCharType="end"/>
    </w:r>
  </w:p>
  <w:p w14:paraId="20D06AA3" w14:textId="77777777" w:rsidR="00B40AAF" w:rsidRDefault="00B40AAF">
    <w:pPr>
      <w:widowControl w:val="0"/>
      <w:pBdr>
        <w:top w:val="nil"/>
        <w:left w:val="nil"/>
        <w:bottom w:val="nil"/>
        <w:right w:val="nil"/>
        <w:between w:val="nil"/>
      </w:pBdr>
      <w:spacing w:after="0"/>
      <w:jc w:val="left"/>
      <w:rPr>
        <w:color w:val="000000"/>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2D4BF" w14:textId="6866ACE0" w:rsidR="00B40AAF" w:rsidRDefault="00746E6D">
    <w:pPr>
      <w:pBdr>
        <w:top w:val="single" w:sz="4" w:space="1" w:color="A5A5A5"/>
        <w:left w:val="nil"/>
        <w:bottom w:val="nil"/>
        <w:right w:val="nil"/>
        <w:between w:val="nil"/>
      </w:pBdr>
      <w:tabs>
        <w:tab w:val="center" w:pos="4513"/>
        <w:tab w:val="right" w:pos="9026"/>
      </w:tabs>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A37CFA">
      <w:rPr>
        <w:noProof/>
        <w:color w:val="000000"/>
        <w:sz w:val="24"/>
        <w:szCs w:val="24"/>
      </w:rPr>
      <w:t>11</w:t>
    </w:r>
    <w:r>
      <w:rPr>
        <w:color w:val="000000"/>
        <w:sz w:val="24"/>
        <w:szCs w:val="24"/>
      </w:rPr>
      <w:fldChar w:fldCharType="end"/>
    </w:r>
  </w:p>
  <w:p w14:paraId="17387224" w14:textId="77777777" w:rsidR="00B40AAF" w:rsidRDefault="00B40AAF">
    <w:pPr>
      <w:widowControl w:val="0"/>
      <w:pBdr>
        <w:top w:val="nil"/>
        <w:left w:val="nil"/>
        <w:bottom w:val="nil"/>
        <w:right w:val="nil"/>
        <w:between w:val="nil"/>
      </w:pBdr>
      <w:spacing w:after="0"/>
      <w:jc w:val="left"/>
      <w:rPr>
        <w:color w:val="000000"/>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37999" w14:textId="77777777" w:rsidR="00B40AAF" w:rsidRDefault="00746E6D">
    <w:pPr>
      <w:pBdr>
        <w:top w:val="single" w:sz="4" w:space="1" w:color="A5A5A5"/>
        <w:left w:val="nil"/>
        <w:bottom w:val="nil"/>
        <w:right w:val="nil"/>
        <w:between w:val="nil"/>
      </w:pBdr>
      <w:tabs>
        <w:tab w:val="center" w:pos="4513"/>
        <w:tab w:val="right" w:pos="9026"/>
      </w:tabs>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Pr>
        <w:color w:val="000000"/>
        <w:sz w:val="24"/>
        <w:szCs w:val="24"/>
      </w:rPr>
      <w:fldChar w:fldCharType="end"/>
    </w:r>
  </w:p>
  <w:p w14:paraId="72CC9FCC" w14:textId="77777777" w:rsidR="00B40AAF" w:rsidRDefault="00B40AAF">
    <w:pPr>
      <w:widowControl w:val="0"/>
      <w:pBdr>
        <w:top w:val="nil"/>
        <w:left w:val="nil"/>
        <w:bottom w:val="nil"/>
        <w:right w:val="nil"/>
        <w:between w:val="nil"/>
      </w:pBdr>
      <w:spacing w:after="0"/>
      <w:jc w:val="left"/>
      <w:rPr>
        <w:color w:val="000000"/>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23770" w14:textId="4602F90C" w:rsidR="00B40AAF" w:rsidRDefault="00746E6D">
    <w:pPr>
      <w:pBdr>
        <w:top w:val="single" w:sz="4" w:space="1" w:color="A5A5A5"/>
        <w:left w:val="nil"/>
        <w:bottom w:val="nil"/>
        <w:right w:val="nil"/>
        <w:between w:val="nil"/>
      </w:pBdr>
      <w:tabs>
        <w:tab w:val="center" w:pos="4513"/>
        <w:tab w:val="right" w:pos="9026"/>
      </w:tabs>
      <w:jc w:val="right"/>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A37CFA">
      <w:rPr>
        <w:noProof/>
        <w:color w:val="000000"/>
        <w:sz w:val="24"/>
        <w:szCs w:val="24"/>
      </w:rPr>
      <w:t>136</w:t>
    </w:r>
    <w:r>
      <w:rPr>
        <w:color w:val="000000"/>
        <w:sz w:val="24"/>
        <w:szCs w:val="24"/>
      </w:rPr>
      <w:fldChar w:fldCharType="end"/>
    </w:r>
  </w:p>
  <w:p w14:paraId="78859C40" w14:textId="77777777" w:rsidR="00B40AAF" w:rsidRDefault="00B40AAF">
    <w:pPr>
      <w:widowControl w:val="0"/>
      <w:pBdr>
        <w:top w:val="nil"/>
        <w:left w:val="nil"/>
        <w:bottom w:val="nil"/>
        <w:right w:val="nil"/>
        <w:between w:val="nil"/>
      </w:pBdr>
      <w:spacing w:after="0"/>
      <w:jc w:val="left"/>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1A535" w14:textId="77777777" w:rsidR="00746E6D" w:rsidRDefault="00746E6D">
      <w:pPr>
        <w:spacing w:after="0" w:line="240" w:lineRule="auto"/>
      </w:pPr>
      <w:r>
        <w:separator/>
      </w:r>
    </w:p>
  </w:footnote>
  <w:footnote w:type="continuationSeparator" w:id="0">
    <w:p w14:paraId="7E38DCAB" w14:textId="77777777" w:rsidR="00746E6D" w:rsidRDefault="00746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E5FA9" w14:textId="77777777" w:rsidR="00B40AAF" w:rsidRDefault="00B40AAF">
    <w:pPr>
      <w:widowControl w:val="0"/>
      <w:pBdr>
        <w:top w:val="nil"/>
        <w:left w:val="nil"/>
        <w:bottom w:val="nil"/>
        <w:right w:val="nil"/>
        <w:between w:val="nil"/>
      </w:pBdr>
      <w:spacing w:after="0"/>
      <w:jc w:val="left"/>
    </w:pPr>
  </w:p>
  <w:tbl>
    <w:tblPr>
      <w:tblStyle w:val="afff3"/>
      <w:tblW w:w="9926" w:type="dxa"/>
      <w:tblBorders>
        <w:bottom w:val="single" w:sz="4" w:space="0" w:color="808080"/>
      </w:tblBorders>
      <w:tblLayout w:type="fixed"/>
      <w:tblLook w:val="0400" w:firstRow="0" w:lastRow="0" w:firstColumn="0" w:lastColumn="0" w:noHBand="0" w:noVBand="1"/>
    </w:tblPr>
    <w:tblGrid>
      <w:gridCol w:w="9926"/>
    </w:tblGrid>
    <w:tr w:rsidR="00B40AAF" w14:paraId="46B1EF1E" w14:textId="77777777">
      <w:trPr>
        <w:trHeight w:val="565"/>
      </w:trPr>
      <w:tc>
        <w:tcPr>
          <w:tcW w:w="9926" w:type="dxa"/>
          <w:shd w:val="clear" w:color="auto" w:fill="auto"/>
        </w:tcPr>
        <w:p w14:paraId="0378A72C" w14:textId="77777777" w:rsidR="00B40AAF" w:rsidRDefault="00746E6D">
          <w:pPr>
            <w:pBdr>
              <w:top w:val="nil"/>
              <w:left w:val="nil"/>
              <w:bottom w:val="nil"/>
              <w:right w:val="nil"/>
              <w:between w:val="nil"/>
            </w:pBdr>
            <w:tabs>
              <w:tab w:val="center" w:pos="4513"/>
              <w:tab w:val="right" w:pos="9026"/>
            </w:tabs>
            <w:jc w:val="right"/>
            <w:rPr>
              <w:i/>
              <w:color w:val="808080"/>
              <w:sz w:val="22"/>
              <w:szCs w:val="22"/>
            </w:rPr>
          </w:pPr>
          <w:r>
            <w:rPr>
              <w:i/>
              <w:color w:val="000000"/>
              <w:sz w:val="22"/>
              <w:szCs w:val="22"/>
            </w:rPr>
            <w:t>Đề cương và dự toán chi tiết hoạt động ứng dụng công nghệ thông tin “Nâng cấp, xây dựng, hiệu chỉnh và triển khai bổ sung các phần mềm chuyên ngành tại Sở Xây dựng giai đoạn 2”</w:t>
          </w:r>
        </w:p>
      </w:tc>
    </w:tr>
  </w:tbl>
  <w:p w14:paraId="332F2B37" w14:textId="77777777" w:rsidR="00B40AAF" w:rsidRDefault="00B40AAF">
    <w:pPr>
      <w:pBdr>
        <w:top w:val="single" w:sz="4" w:space="1" w:color="A5A5A5"/>
        <w:left w:val="nil"/>
        <w:bottom w:val="nil"/>
        <w:right w:val="nil"/>
        <w:between w:val="nil"/>
      </w:pBdr>
      <w:tabs>
        <w:tab w:val="center" w:pos="4513"/>
        <w:tab w:val="right" w:pos="9026"/>
      </w:tabs>
      <w:jc w:val="right"/>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3299"/>
    <w:multiLevelType w:val="multilevel"/>
    <w:tmpl w:val="C700CDDC"/>
    <w:lvl w:ilvl="0">
      <w:numFmt w:val="bullet"/>
      <w:pStyle w:val="Buttlet1"/>
      <w:lvlText w:val="-"/>
      <w:lvlJc w:val="left"/>
      <w:pPr>
        <w:ind w:left="1800" w:hanging="360"/>
      </w:pPr>
      <w:rPr>
        <w:rFonts w:ascii="Times New Roman" w:eastAsia="Times New Roman" w:hAnsi="Times New Roman" w:cs="Times New Roman"/>
        <w:color w:val="000000"/>
        <w:sz w:val="24"/>
        <w:szCs w:val="24"/>
      </w:rPr>
    </w:lvl>
    <w:lvl w:ilvl="1">
      <w:start w:val="1"/>
      <w:numFmt w:val="bullet"/>
      <w:lvlText w:val="●"/>
      <w:lvlJc w:val="left"/>
      <w:pPr>
        <w:ind w:left="2520" w:hanging="360"/>
      </w:pPr>
      <w:rPr>
        <w:rFonts w:ascii="Noto Sans Symbols" w:eastAsia="Noto Sans Symbols" w:hAnsi="Noto Sans Symbols" w:cs="Noto Sans Symbols"/>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 w15:restartNumberingAfterBreak="0">
    <w:nsid w:val="025F1CE4"/>
    <w:multiLevelType w:val="multilevel"/>
    <w:tmpl w:val="347A9EB0"/>
    <w:lvl w:ilvl="0">
      <w:start w:val="1"/>
      <w:numFmt w:val="bullet"/>
      <w:pStyle w:val="Indent2"/>
      <w:lvlText w:val="o"/>
      <w:lvlJc w:val="left"/>
      <w:pPr>
        <w:ind w:left="0" w:firstLine="431"/>
      </w:pPr>
      <w:rPr>
        <w:rFonts w:ascii="Courier New" w:eastAsia="Courier New" w:hAnsi="Courier New" w:cs="Courier New"/>
      </w:rPr>
    </w:lvl>
    <w:lvl w:ilvl="1">
      <w:start w:val="1"/>
      <w:numFmt w:val="bullet"/>
      <w:lvlText w:val="o"/>
      <w:lvlJc w:val="left"/>
      <w:pPr>
        <w:ind w:left="1871" w:hanging="360"/>
      </w:pPr>
      <w:rPr>
        <w:rFonts w:ascii="Courier New" w:eastAsia="Courier New" w:hAnsi="Courier New" w:cs="Courier New"/>
      </w:rPr>
    </w:lvl>
    <w:lvl w:ilvl="2">
      <w:start w:val="1"/>
      <w:numFmt w:val="bullet"/>
      <w:lvlText w:val="▪"/>
      <w:lvlJc w:val="left"/>
      <w:pPr>
        <w:ind w:left="2591" w:hanging="360"/>
      </w:pPr>
      <w:rPr>
        <w:rFonts w:ascii="Noto Sans Symbols" w:eastAsia="Noto Sans Symbols" w:hAnsi="Noto Sans Symbols" w:cs="Noto Sans Symbols"/>
      </w:rPr>
    </w:lvl>
    <w:lvl w:ilvl="3">
      <w:start w:val="1"/>
      <w:numFmt w:val="bullet"/>
      <w:lvlText w:val="●"/>
      <w:lvlJc w:val="left"/>
      <w:pPr>
        <w:ind w:left="3311" w:hanging="360"/>
      </w:pPr>
      <w:rPr>
        <w:rFonts w:ascii="Noto Sans Symbols" w:eastAsia="Noto Sans Symbols" w:hAnsi="Noto Sans Symbols" w:cs="Noto Sans Symbols"/>
      </w:rPr>
    </w:lvl>
    <w:lvl w:ilvl="4">
      <w:start w:val="1"/>
      <w:numFmt w:val="bullet"/>
      <w:lvlText w:val="o"/>
      <w:lvlJc w:val="left"/>
      <w:pPr>
        <w:ind w:left="4031" w:hanging="360"/>
      </w:pPr>
      <w:rPr>
        <w:rFonts w:ascii="Courier New" w:eastAsia="Courier New" w:hAnsi="Courier New" w:cs="Courier New"/>
      </w:rPr>
    </w:lvl>
    <w:lvl w:ilvl="5">
      <w:start w:val="1"/>
      <w:numFmt w:val="bullet"/>
      <w:lvlText w:val="▪"/>
      <w:lvlJc w:val="left"/>
      <w:pPr>
        <w:ind w:left="4751" w:hanging="360"/>
      </w:pPr>
      <w:rPr>
        <w:rFonts w:ascii="Noto Sans Symbols" w:eastAsia="Noto Sans Symbols" w:hAnsi="Noto Sans Symbols" w:cs="Noto Sans Symbols"/>
      </w:rPr>
    </w:lvl>
    <w:lvl w:ilvl="6">
      <w:start w:val="1"/>
      <w:numFmt w:val="bullet"/>
      <w:lvlText w:val="●"/>
      <w:lvlJc w:val="left"/>
      <w:pPr>
        <w:ind w:left="5471" w:hanging="360"/>
      </w:pPr>
      <w:rPr>
        <w:rFonts w:ascii="Noto Sans Symbols" w:eastAsia="Noto Sans Symbols" w:hAnsi="Noto Sans Symbols" w:cs="Noto Sans Symbols"/>
      </w:rPr>
    </w:lvl>
    <w:lvl w:ilvl="7">
      <w:start w:val="1"/>
      <w:numFmt w:val="bullet"/>
      <w:lvlText w:val="o"/>
      <w:lvlJc w:val="left"/>
      <w:pPr>
        <w:ind w:left="6191" w:hanging="360"/>
      </w:pPr>
      <w:rPr>
        <w:rFonts w:ascii="Courier New" w:eastAsia="Courier New" w:hAnsi="Courier New" w:cs="Courier New"/>
      </w:rPr>
    </w:lvl>
    <w:lvl w:ilvl="8">
      <w:start w:val="1"/>
      <w:numFmt w:val="bullet"/>
      <w:lvlText w:val="▪"/>
      <w:lvlJc w:val="left"/>
      <w:pPr>
        <w:ind w:left="6911" w:hanging="360"/>
      </w:pPr>
      <w:rPr>
        <w:rFonts w:ascii="Noto Sans Symbols" w:eastAsia="Noto Sans Symbols" w:hAnsi="Noto Sans Symbols" w:cs="Noto Sans Symbols"/>
      </w:rPr>
    </w:lvl>
  </w:abstractNum>
  <w:abstractNum w:abstractNumId="2" w15:restartNumberingAfterBreak="0">
    <w:nsid w:val="0EFF7A74"/>
    <w:multiLevelType w:val="multilevel"/>
    <w:tmpl w:val="0A92C970"/>
    <w:lvl w:ilvl="0">
      <w:start w:val="1"/>
      <w:numFmt w:val="bullet"/>
      <w:pStyle w:val="ListNumber2"/>
      <w:lvlText w:val="­"/>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3345B45"/>
    <w:multiLevelType w:val="multilevel"/>
    <w:tmpl w:val="4F5609EA"/>
    <w:lvl w:ilvl="0">
      <w:start w:val="1"/>
      <w:numFmt w:val="bullet"/>
      <w:pStyle w:val="bulleted1"/>
      <w:lvlText w:val="o"/>
      <w:lvlJc w:val="left"/>
      <w:pPr>
        <w:ind w:left="0" w:firstLine="431"/>
      </w:pPr>
      <w:rPr>
        <w:rFonts w:ascii="Courier New" w:eastAsia="Courier New" w:hAnsi="Courier New" w:cs="Courier New"/>
      </w:rPr>
    </w:lvl>
    <w:lvl w:ilvl="1">
      <w:start w:val="1"/>
      <w:numFmt w:val="bullet"/>
      <w:lvlText w:val="o"/>
      <w:lvlJc w:val="left"/>
      <w:pPr>
        <w:ind w:left="1871" w:hanging="360"/>
      </w:pPr>
      <w:rPr>
        <w:rFonts w:ascii="Courier New" w:eastAsia="Courier New" w:hAnsi="Courier New" w:cs="Courier New"/>
      </w:rPr>
    </w:lvl>
    <w:lvl w:ilvl="2">
      <w:start w:val="1"/>
      <w:numFmt w:val="bullet"/>
      <w:lvlText w:val="▪"/>
      <w:lvlJc w:val="left"/>
      <w:pPr>
        <w:ind w:left="2591" w:hanging="360"/>
      </w:pPr>
      <w:rPr>
        <w:rFonts w:ascii="Noto Sans Symbols" w:eastAsia="Noto Sans Symbols" w:hAnsi="Noto Sans Symbols" w:cs="Noto Sans Symbols"/>
      </w:rPr>
    </w:lvl>
    <w:lvl w:ilvl="3">
      <w:start w:val="1"/>
      <w:numFmt w:val="bullet"/>
      <w:lvlText w:val="●"/>
      <w:lvlJc w:val="left"/>
      <w:pPr>
        <w:ind w:left="3311" w:hanging="360"/>
      </w:pPr>
      <w:rPr>
        <w:rFonts w:ascii="Noto Sans Symbols" w:eastAsia="Noto Sans Symbols" w:hAnsi="Noto Sans Symbols" w:cs="Noto Sans Symbols"/>
      </w:rPr>
    </w:lvl>
    <w:lvl w:ilvl="4">
      <w:start w:val="1"/>
      <w:numFmt w:val="bullet"/>
      <w:lvlText w:val="o"/>
      <w:lvlJc w:val="left"/>
      <w:pPr>
        <w:ind w:left="4031" w:hanging="360"/>
      </w:pPr>
      <w:rPr>
        <w:rFonts w:ascii="Courier New" w:eastAsia="Courier New" w:hAnsi="Courier New" w:cs="Courier New"/>
      </w:rPr>
    </w:lvl>
    <w:lvl w:ilvl="5">
      <w:start w:val="1"/>
      <w:numFmt w:val="bullet"/>
      <w:lvlText w:val="▪"/>
      <w:lvlJc w:val="left"/>
      <w:pPr>
        <w:ind w:left="4751" w:hanging="360"/>
      </w:pPr>
      <w:rPr>
        <w:rFonts w:ascii="Noto Sans Symbols" w:eastAsia="Noto Sans Symbols" w:hAnsi="Noto Sans Symbols" w:cs="Noto Sans Symbols"/>
      </w:rPr>
    </w:lvl>
    <w:lvl w:ilvl="6">
      <w:start w:val="1"/>
      <w:numFmt w:val="bullet"/>
      <w:lvlText w:val="●"/>
      <w:lvlJc w:val="left"/>
      <w:pPr>
        <w:ind w:left="5471" w:hanging="360"/>
      </w:pPr>
      <w:rPr>
        <w:rFonts w:ascii="Noto Sans Symbols" w:eastAsia="Noto Sans Symbols" w:hAnsi="Noto Sans Symbols" w:cs="Noto Sans Symbols"/>
      </w:rPr>
    </w:lvl>
    <w:lvl w:ilvl="7">
      <w:start w:val="1"/>
      <w:numFmt w:val="bullet"/>
      <w:lvlText w:val="o"/>
      <w:lvlJc w:val="left"/>
      <w:pPr>
        <w:ind w:left="6191" w:hanging="360"/>
      </w:pPr>
      <w:rPr>
        <w:rFonts w:ascii="Courier New" w:eastAsia="Courier New" w:hAnsi="Courier New" w:cs="Courier New"/>
      </w:rPr>
    </w:lvl>
    <w:lvl w:ilvl="8">
      <w:start w:val="1"/>
      <w:numFmt w:val="bullet"/>
      <w:lvlText w:val="▪"/>
      <w:lvlJc w:val="left"/>
      <w:pPr>
        <w:ind w:left="6911" w:hanging="360"/>
      </w:pPr>
      <w:rPr>
        <w:rFonts w:ascii="Noto Sans Symbols" w:eastAsia="Noto Sans Symbols" w:hAnsi="Noto Sans Symbols" w:cs="Noto Sans Symbols"/>
      </w:rPr>
    </w:lvl>
  </w:abstractNum>
  <w:abstractNum w:abstractNumId="4" w15:restartNumberingAfterBreak="0">
    <w:nsid w:val="140C4C18"/>
    <w:multiLevelType w:val="multilevel"/>
    <w:tmpl w:val="E2AA3918"/>
    <w:lvl w:ilvl="0">
      <w:start w:val="1"/>
      <w:numFmt w:val="upperRoman"/>
      <w:lvlText w:val="%1."/>
      <w:lvlJc w:val="right"/>
      <w:pPr>
        <w:ind w:left="0" w:firstLine="0"/>
      </w:pPr>
    </w:lvl>
    <w:lvl w:ilvl="1">
      <w:start w:val="1"/>
      <w:numFmt w:val="decimal"/>
      <w:lvlText w:val="%1.%2."/>
      <w:lvlJc w:val="left"/>
      <w:pPr>
        <w:ind w:left="0" w:firstLine="0"/>
      </w:pPr>
    </w:lvl>
    <w:lvl w:ilvl="2">
      <w:start w:val="1"/>
      <w:numFmt w:val="decimal"/>
      <w:lvlText w:val="%1.%2.%3"/>
      <w:lvlJc w:val="left"/>
      <w:pPr>
        <w:ind w:left="568" w:firstLine="0"/>
      </w:pPr>
    </w:lvl>
    <w:lvl w:ilvl="3">
      <w:start w:val="1"/>
      <w:numFmt w:val="decimal"/>
      <w:lvlText w:val="%1.%2.%3.%4"/>
      <w:lvlJc w:val="left"/>
      <w:pPr>
        <w:ind w:left="852" w:firstLine="0"/>
      </w:pPr>
    </w:lvl>
    <w:lvl w:ilvl="4">
      <w:start w:val="1"/>
      <w:numFmt w:val="decimal"/>
      <w:lvlText w:val="%1.%2.%3.%4.%5"/>
      <w:lvlJc w:val="left"/>
      <w:pPr>
        <w:ind w:left="1136" w:firstLine="0"/>
      </w:pPr>
    </w:lvl>
    <w:lvl w:ilvl="5">
      <w:start w:val="1"/>
      <w:numFmt w:val="decimal"/>
      <w:lvlText w:val="%1.%2.%3.%4.%5.%6"/>
      <w:lvlJc w:val="left"/>
      <w:pPr>
        <w:ind w:left="1420" w:firstLine="0"/>
      </w:pPr>
    </w:lvl>
    <w:lvl w:ilvl="6">
      <w:start w:val="1"/>
      <w:numFmt w:val="decimal"/>
      <w:lvlText w:val="%1.%2.%3.%4.%5.%6.%7"/>
      <w:lvlJc w:val="left"/>
      <w:pPr>
        <w:ind w:left="1704" w:firstLine="0"/>
      </w:pPr>
    </w:lvl>
    <w:lvl w:ilvl="7">
      <w:start w:val="1"/>
      <w:numFmt w:val="decimal"/>
      <w:lvlText w:val="%1.%2.%3.%4.%5.%6.%7.%8"/>
      <w:lvlJc w:val="left"/>
      <w:pPr>
        <w:ind w:left="1988" w:firstLine="0"/>
      </w:pPr>
    </w:lvl>
    <w:lvl w:ilvl="8">
      <w:start w:val="1"/>
      <w:numFmt w:val="decimal"/>
      <w:lvlText w:val="%1.%2.%3.%4.%5.%6.%7.%8.%9"/>
      <w:lvlJc w:val="left"/>
      <w:pPr>
        <w:ind w:left="2272" w:firstLine="0"/>
      </w:pPr>
    </w:lvl>
  </w:abstractNum>
  <w:abstractNum w:abstractNumId="5" w15:restartNumberingAfterBreak="0">
    <w:nsid w:val="14966C06"/>
    <w:multiLevelType w:val="multilevel"/>
    <w:tmpl w:val="E7D4306E"/>
    <w:lvl w:ilvl="0">
      <w:start w:val="1"/>
      <w:numFmt w:val="decimal"/>
      <w:pStyle w:val="ListBullet2"/>
      <w:lvlText w:val="%1"/>
      <w:lvlJc w:val="left"/>
      <w:pPr>
        <w:ind w:left="0" w:firstLine="0"/>
      </w:pPr>
      <w:rPr>
        <w:rFonts w:ascii="Times New Roman" w:eastAsia="Times New Roman" w:hAnsi="Times New Roman" w:cs="Times New Roman"/>
        <w:b w:val="0"/>
        <w:i w:val="0"/>
        <w:sz w:val="26"/>
        <w:szCs w:val="26"/>
      </w:rPr>
    </w:lvl>
    <w:lvl w:ilvl="1">
      <w:start w:val="1"/>
      <w:numFmt w:val="lowerLetter"/>
      <w:lvlText w:val="%2."/>
      <w:lvlJc w:val="left"/>
      <w:pPr>
        <w:ind w:left="0" w:firstLine="0"/>
      </w:pPr>
    </w:lvl>
    <w:lvl w:ilvl="2">
      <w:start w:val="1"/>
      <w:numFmt w:val="lowerRoman"/>
      <w:lvlText w:val="%3."/>
      <w:lvlJc w:val="right"/>
      <w:pPr>
        <w:ind w:left="0" w:firstLine="0"/>
      </w:pPr>
    </w:lvl>
    <w:lvl w:ilvl="3">
      <w:start w:val="1"/>
      <w:numFmt w:val="decimal"/>
      <w:lvlText w:val="%4."/>
      <w:lvlJc w:val="left"/>
      <w:pPr>
        <w:ind w:left="0" w:firstLine="0"/>
      </w:pPr>
    </w:lvl>
    <w:lvl w:ilvl="4">
      <w:start w:val="1"/>
      <w:numFmt w:val="lowerLetter"/>
      <w:lvlText w:val="%5."/>
      <w:lvlJc w:val="left"/>
      <w:pPr>
        <w:ind w:left="0" w:firstLine="0"/>
      </w:pPr>
    </w:lvl>
    <w:lvl w:ilvl="5">
      <w:start w:val="1"/>
      <w:numFmt w:val="lowerRoman"/>
      <w:lvlText w:val="%6."/>
      <w:lvlJc w:val="righ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right"/>
      <w:pPr>
        <w:ind w:left="0" w:firstLine="0"/>
      </w:pPr>
    </w:lvl>
  </w:abstractNum>
  <w:abstractNum w:abstractNumId="6" w15:restartNumberingAfterBreak="0">
    <w:nsid w:val="164620BD"/>
    <w:multiLevelType w:val="multilevel"/>
    <w:tmpl w:val="6B24BBD4"/>
    <w:lvl w:ilvl="0">
      <w:start w:val="1"/>
      <w:numFmt w:val="bullet"/>
      <w:pStyle w:val="ListNumber5"/>
      <w:lvlText w:val="­"/>
      <w:lvlJc w:val="left"/>
      <w:pPr>
        <w:ind w:left="1287" w:hanging="360"/>
      </w:pPr>
      <w:rPr>
        <w:rFonts w:ascii="Courier New" w:eastAsia="Courier New" w:hAnsi="Courier New" w:cs="Courier New"/>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7" w15:restartNumberingAfterBreak="0">
    <w:nsid w:val="1B485D86"/>
    <w:multiLevelType w:val="multilevel"/>
    <w:tmpl w:val="2D0205B4"/>
    <w:lvl w:ilvl="0">
      <w:start w:val="1"/>
      <w:numFmt w:val="upperRoman"/>
      <w:pStyle w:val="ListNumber"/>
      <w:lvlText w:val="%1."/>
      <w:lvlJc w:val="right"/>
      <w:pPr>
        <w:ind w:left="0" w:firstLine="0"/>
      </w:pPr>
    </w:lvl>
    <w:lvl w:ilvl="1">
      <w:start w:val="1"/>
      <w:numFmt w:val="decimal"/>
      <w:lvlText w:val="%1.%2."/>
      <w:lvlJc w:val="left"/>
      <w:pPr>
        <w:ind w:left="0" w:firstLine="0"/>
      </w:pPr>
    </w:lvl>
    <w:lvl w:ilvl="2">
      <w:start w:val="1"/>
      <w:numFmt w:val="decimal"/>
      <w:lvlText w:val="%1.%2.%3"/>
      <w:lvlJc w:val="left"/>
      <w:pPr>
        <w:ind w:left="568" w:firstLine="0"/>
      </w:pPr>
    </w:lvl>
    <w:lvl w:ilvl="3">
      <w:start w:val="1"/>
      <w:numFmt w:val="decimal"/>
      <w:lvlText w:val="%1.%2.%3.%4"/>
      <w:lvlJc w:val="left"/>
      <w:pPr>
        <w:ind w:left="852" w:firstLine="0"/>
      </w:pPr>
    </w:lvl>
    <w:lvl w:ilvl="4">
      <w:start w:val="1"/>
      <w:numFmt w:val="decimal"/>
      <w:lvlText w:val="%1.%2.%3.%4.%5"/>
      <w:lvlJc w:val="left"/>
      <w:pPr>
        <w:ind w:left="1136" w:firstLine="0"/>
      </w:pPr>
    </w:lvl>
    <w:lvl w:ilvl="5">
      <w:start w:val="1"/>
      <w:numFmt w:val="decimal"/>
      <w:lvlText w:val="%1.%2.%3.%4.%5.%6"/>
      <w:lvlJc w:val="left"/>
      <w:pPr>
        <w:ind w:left="1420" w:firstLine="0"/>
      </w:pPr>
    </w:lvl>
    <w:lvl w:ilvl="6">
      <w:start w:val="1"/>
      <w:numFmt w:val="decimal"/>
      <w:lvlText w:val="%1.%2.%3.%4.%5.%6.%7"/>
      <w:lvlJc w:val="left"/>
      <w:pPr>
        <w:ind w:left="1704" w:firstLine="0"/>
      </w:pPr>
    </w:lvl>
    <w:lvl w:ilvl="7">
      <w:start w:val="1"/>
      <w:numFmt w:val="decimal"/>
      <w:lvlText w:val="%1.%2.%3.%4.%5.%6.%7.%8"/>
      <w:lvlJc w:val="left"/>
      <w:pPr>
        <w:ind w:left="1988" w:firstLine="0"/>
      </w:pPr>
    </w:lvl>
    <w:lvl w:ilvl="8">
      <w:start w:val="1"/>
      <w:numFmt w:val="decimal"/>
      <w:lvlText w:val="%1.%2.%3.%4.%5.%6.%7.%8.%9"/>
      <w:lvlJc w:val="left"/>
      <w:pPr>
        <w:ind w:left="2272" w:firstLine="0"/>
      </w:pPr>
    </w:lvl>
  </w:abstractNum>
  <w:abstractNum w:abstractNumId="8" w15:restartNumberingAfterBreak="0">
    <w:nsid w:val="1E5C6879"/>
    <w:multiLevelType w:val="multilevel"/>
    <w:tmpl w:val="4BF8BAD2"/>
    <w:lvl w:ilvl="0">
      <w:numFmt w:val="bullet"/>
      <w:pStyle w:val="StyleBlueBefore6p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1F2331AB"/>
    <w:multiLevelType w:val="multilevel"/>
    <w:tmpl w:val="61985F76"/>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F3E3257"/>
    <w:multiLevelType w:val="multilevel"/>
    <w:tmpl w:val="D046B4EC"/>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307720C"/>
    <w:multiLevelType w:val="multilevel"/>
    <w:tmpl w:val="11DEB3E0"/>
    <w:lvl w:ilvl="0">
      <w:start w:val="1"/>
      <w:numFmt w:val="upperRoman"/>
      <w:lvlText w:val="%1."/>
      <w:lvlJc w:val="right"/>
      <w:pPr>
        <w:ind w:left="0" w:firstLine="0"/>
      </w:pPr>
    </w:lvl>
    <w:lvl w:ilvl="1">
      <w:start w:val="1"/>
      <w:numFmt w:val="decimal"/>
      <w:lvlText w:val="%1.%2."/>
      <w:lvlJc w:val="left"/>
      <w:pPr>
        <w:ind w:left="0" w:firstLine="0"/>
      </w:pPr>
    </w:lvl>
    <w:lvl w:ilvl="2">
      <w:start w:val="1"/>
      <w:numFmt w:val="decimal"/>
      <w:lvlText w:val="%1.%2.%3"/>
      <w:lvlJc w:val="left"/>
      <w:pPr>
        <w:ind w:left="568" w:firstLine="0"/>
      </w:pPr>
    </w:lvl>
    <w:lvl w:ilvl="3">
      <w:start w:val="1"/>
      <w:numFmt w:val="decimal"/>
      <w:lvlText w:val="%1.%2.%3.%4"/>
      <w:lvlJc w:val="left"/>
      <w:pPr>
        <w:ind w:left="852" w:firstLine="0"/>
      </w:pPr>
    </w:lvl>
    <w:lvl w:ilvl="4">
      <w:start w:val="1"/>
      <w:numFmt w:val="decimal"/>
      <w:lvlText w:val="%1.%2.%3.%4.%5"/>
      <w:lvlJc w:val="left"/>
      <w:pPr>
        <w:ind w:left="1136" w:firstLine="0"/>
      </w:pPr>
    </w:lvl>
    <w:lvl w:ilvl="5">
      <w:start w:val="1"/>
      <w:numFmt w:val="decimal"/>
      <w:lvlText w:val="%1.%2.%3.%4.%5.%6"/>
      <w:lvlJc w:val="left"/>
      <w:pPr>
        <w:ind w:left="1420" w:firstLine="0"/>
      </w:pPr>
    </w:lvl>
    <w:lvl w:ilvl="6">
      <w:start w:val="1"/>
      <w:numFmt w:val="decimal"/>
      <w:lvlText w:val="%1.%2.%3.%4.%5.%6.%7"/>
      <w:lvlJc w:val="left"/>
      <w:pPr>
        <w:ind w:left="1704" w:firstLine="0"/>
      </w:pPr>
    </w:lvl>
    <w:lvl w:ilvl="7">
      <w:start w:val="1"/>
      <w:numFmt w:val="decimal"/>
      <w:lvlText w:val="%1.%2.%3.%4.%5.%6.%7.%8"/>
      <w:lvlJc w:val="left"/>
      <w:pPr>
        <w:ind w:left="1988" w:firstLine="0"/>
      </w:pPr>
    </w:lvl>
    <w:lvl w:ilvl="8">
      <w:start w:val="1"/>
      <w:numFmt w:val="decimal"/>
      <w:lvlText w:val="%1.%2.%3.%4.%5.%6.%7.%8.%9"/>
      <w:lvlJc w:val="left"/>
      <w:pPr>
        <w:ind w:left="2272" w:firstLine="0"/>
      </w:pPr>
    </w:lvl>
  </w:abstractNum>
  <w:abstractNum w:abstractNumId="12" w15:restartNumberingAfterBreak="0">
    <w:nsid w:val="234558E0"/>
    <w:multiLevelType w:val="multilevel"/>
    <w:tmpl w:val="87567F84"/>
    <w:lvl w:ilvl="0">
      <w:start w:val="1"/>
      <w:numFmt w:val="bullet"/>
      <w:pStyle w:val="Heading1"/>
      <w:lvlText w:val="o"/>
      <w:lvlJc w:val="left"/>
      <w:pPr>
        <w:ind w:left="1368" w:hanging="359"/>
      </w:pPr>
      <w:rPr>
        <w:rFonts w:ascii="Courier New" w:eastAsia="Courier New" w:hAnsi="Courier New" w:cs="Courier New"/>
        <w:color w:val="000000"/>
      </w:rPr>
    </w:lvl>
    <w:lvl w:ilvl="1">
      <w:start w:val="1"/>
      <w:numFmt w:val="bullet"/>
      <w:pStyle w:val="Heading2"/>
      <w:lvlText w:val="o"/>
      <w:lvlJc w:val="left"/>
      <w:pPr>
        <w:ind w:left="1440" w:hanging="360"/>
      </w:pPr>
      <w:rPr>
        <w:rFonts w:ascii="Courier New" w:eastAsia="Courier New" w:hAnsi="Courier New" w:cs="Courier New"/>
      </w:rPr>
    </w:lvl>
    <w:lvl w:ilvl="2">
      <w:start w:val="1"/>
      <w:numFmt w:val="bullet"/>
      <w:pStyle w:val="Heading3"/>
      <w:lvlText w:val="▪"/>
      <w:lvlJc w:val="left"/>
      <w:pPr>
        <w:ind w:left="2160" w:hanging="360"/>
      </w:pPr>
      <w:rPr>
        <w:rFonts w:ascii="Noto Sans Symbols" w:eastAsia="Noto Sans Symbols" w:hAnsi="Noto Sans Symbols" w:cs="Noto Sans Symbols"/>
      </w:rPr>
    </w:lvl>
    <w:lvl w:ilvl="3">
      <w:start w:val="1"/>
      <w:numFmt w:val="bullet"/>
      <w:pStyle w:val="Heading4"/>
      <w:lvlText w:val="●"/>
      <w:lvlJc w:val="left"/>
      <w:pPr>
        <w:ind w:left="2880" w:hanging="360"/>
      </w:pPr>
      <w:rPr>
        <w:rFonts w:ascii="Noto Sans Symbols" w:eastAsia="Noto Sans Symbols" w:hAnsi="Noto Sans Symbols" w:cs="Noto Sans Symbols"/>
      </w:rPr>
    </w:lvl>
    <w:lvl w:ilvl="4">
      <w:start w:val="1"/>
      <w:numFmt w:val="bullet"/>
      <w:pStyle w:val="Heading5"/>
      <w:lvlText w:val="o"/>
      <w:lvlJc w:val="left"/>
      <w:pPr>
        <w:ind w:left="3600" w:hanging="360"/>
      </w:pPr>
      <w:rPr>
        <w:rFonts w:ascii="Courier New" w:eastAsia="Courier New" w:hAnsi="Courier New" w:cs="Courier New"/>
      </w:rPr>
    </w:lvl>
    <w:lvl w:ilvl="5">
      <w:start w:val="1"/>
      <w:numFmt w:val="bullet"/>
      <w:pStyle w:val="Heading6"/>
      <w:lvlText w:val="▪"/>
      <w:lvlJc w:val="left"/>
      <w:pPr>
        <w:ind w:left="4320" w:hanging="360"/>
      </w:pPr>
      <w:rPr>
        <w:rFonts w:ascii="Noto Sans Symbols" w:eastAsia="Noto Sans Symbols" w:hAnsi="Noto Sans Symbols" w:cs="Noto Sans Symbols"/>
      </w:rPr>
    </w:lvl>
    <w:lvl w:ilvl="6">
      <w:start w:val="1"/>
      <w:numFmt w:val="bullet"/>
      <w:pStyle w:val="Heading7"/>
      <w:lvlText w:val="●"/>
      <w:lvlJc w:val="left"/>
      <w:pPr>
        <w:ind w:left="5040" w:hanging="360"/>
      </w:pPr>
      <w:rPr>
        <w:rFonts w:ascii="Noto Sans Symbols" w:eastAsia="Noto Sans Symbols" w:hAnsi="Noto Sans Symbols" w:cs="Noto Sans Symbols"/>
      </w:rPr>
    </w:lvl>
    <w:lvl w:ilvl="7">
      <w:start w:val="1"/>
      <w:numFmt w:val="bullet"/>
      <w:pStyle w:val="Heading8"/>
      <w:lvlText w:val="o"/>
      <w:lvlJc w:val="left"/>
      <w:pPr>
        <w:ind w:left="5760" w:hanging="360"/>
      </w:pPr>
      <w:rPr>
        <w:rFonts w:ascii="Courier New" w:eastAsia="Courier New" w:hAnsi="Courier New" w:cs="Courier New"/>
      </w:rPr>
    </w:lvl>
    <w:lvl w:ilvl="8">
      <w:start w:val="1"/>
      <w:numFmt w:val="bullet"/>
      <w:pStyle w:val="Heading9"/>
      <w:lvlText w:val="▪"/>
      <w:lvlJc w:val="left"/>
      <w:pPr>
        <w:ind w:left="6480" w:hanging="360"/>
      </w:pPr>
      <w:rPr>
        <w:rFonts w:ascii="Noto Sans Symbols" w:eastAsia="Noto Sans Symbols" w:hAnsi="Noto Sans Symbols" w:cs="Noto Sans Symbols"/>
      </w:rPr>
    </w:lvl>
  </w:abstractNum>
  <w:abstractNum w:abstractNumId="13" w15:restartNumberingAfterBreak="0">
    <w:nsid w:val="29B66881"/>
    <w:multiLevelType w:val="multilevel"/>
    <w:tmpl w:val="C5F4C52C"/>
    <w:lvl w:ilvl="0">
      <w:start w:val="1"/>
      <w:numFmt w:val="bullet"/>
      <w:pStyle w:val="ListNumber3"/>
      <w:lvlText w:val="­"/>
      <w:lvlJc w:val="left"/>
      <w:pPr>
        <w:ind w:left="2346"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A78787E"/>
    <w:multiLevelType w:val="multilevel"/>
    <w:tmpl w:val="873ED5D8"/>
    <w:lvl w:ilvl="0">
      <w:start w:val="1"/>
      <w:numFmt w:val="upperRoman"/>
      <w:lvlText w:val="%1."/>
      <w:lvlJc w:val="left"/>
      <w:pPr>
        <w:ind w:left="4613" w:hanging="360"/>
      </w:pPr>
      <w:rPr>
        <w:b/>
      </w:rPr>
    </w:lvl>
    <w:lvl w:ilvl="1">
      <w:start w:val="1"/>
      <w:numFmt w:val="decimal"/>
      <w:lvlText w:val="%1.%2"/>
      <w:lvlJc w:val="left"/>
      <w:pPr>
        <w:ind w:left="9791" w:hanging="576"/>
      </w:pPr>
      <w:rPr>
        <w:b/>
        <w:i w:val="0"/>
      </w:rPr>
    </w:lvl>
    <w:lvl w:ilvl="2">
      <w:start w:val="1"/>
      <w:numFmt w:val="decimal"/>
      <w:lvlText w:val="%1.%2.%3"/>
      <w:lvlJc w:val="left"/>
      <w:pPr>
        <w:ind w:left="1288" w:hanging="719"/>
      </w:pPr>
      <w:rPr>
        <w:b/>
        <w:i w:val="0"/>
        <w:color w:val="000000"/>
      </w:rPr>
    </w:lvl>
    <w:lvl w:ilvl="3">
      <w:start w:val="1"/>
      <w:numFmt w:val="decimal"/>
      <w:lvlText w:val="%1.%2.%3.%4"/>
      <w:lvlJc w:val="left"/>
      <w:pPr>
        <w:ind w:left="2934" w:hanging="864"/>
      </w:pPr>
    </w:lvl>
    <w:lvl w:ilvl="4">
      <w:start w:val="1"/>
      <w:numFmt w:val="lowerLetter"/>
      <w:lvlText w:val="%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31F40A82"/>
    <w:multiLevelType w:val="multilevel"/>
    <w:tmpl w:val="A0520B30"/>
    <w:lvl w:ilvl="0">
      <w:numFmt w:val="bullet"/>
      <w:pStyle w:val="ListBullet4"/>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9E12731"/>
    <w:multiLevelType w:val="multilevel"/>
    <w:tmpl w:val="65D63D04"/>
    <w:lvl w:ilvl="0">
      <w:numFmt w:val="bullet"/>
      <w:lvlText w:val="-"/>
      <w:lvlJc w:val="left"/>
      <w:pPr>
        <w:ind w:left="720" w:hanging="360"/>
      </w:pPr>
      <w:rPr>
        <w:rFonts w:ascii="Times New Roman" w:eastAsia="Times New Roman" w:hAnsi="Times New Roman" w:cs="Times New Roman"/>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D244BBF"/>
    <w:multiLevelType w:val="multilevel"/>
    <w:tmpl w:val="3D30CD92"/>
    <w:lvl w:ilvl="0">
      <w:numFmt w:val="bullet"/>
      <w:pStyle w:val="Bullet2"/>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1396CE4"/>
    <w:multiLevelType w:val="multilevel"/>
    <w:tmpl w:val="8FF4231E"/>
    <w:lvl w:ilvl="0">
      <w:numFmt w:val="bullet"/>
      <w:pStyle w:val="Indent3"/>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4A771AB"/>
    <w:multiLevelType w:val="multilevel"/>
    <w:tmpl w:val="1846A98E"/>
    <w:lvl w:ilvl="0">
      <w:start w:val="1"/>
      <w:numFmt w:val="decimal"/>
      <w:pStyle w:val="StyleNormalIndentArialLeft07After6pt"/>
      <w:lvlText w:val="%1."/>
      <w:lvlJc w:val="left"/>
      <w:pPr>
        <w:tabs>
          <w:tab w:val="num" w:pos="720"/>
        </w:tabs>
        <w:ind w:left="720" w:hanging="720"/>
      </w:pPr>
    </w:lvl>
    <w:lvl w:ilvl="1">
      <w:start w:val="1"/>
      <w:numFmt w:val="decimal"/>
      <w:pStyle w:val="M2"/>
      <w:lvlText w:val="%2."/>
      <w:lvlJc w:val="left"/>
      <w:pPr>
        <w:tabs>
          <w:tab w:val="num" w:pos="1440"/>
        </w:tabs>
        <w:ind w:left="1440" w:hanging="720"/>
      </w:pPr>
    </w:lvl>
    <w:lvl w:ilvl="2">
      <w:start w:val="1"/>
      <w:numFmt w:val="decimal"/>
      <w:pStyle w:val="M3"/>
      <w:lvlText w:val="%3."/>
      <w:lvlJc w:val="left"/>
      <w:pPr>
        <w:tabs>
          <w:tab w:val="num" w:pos="2160"/>
        </w:tabs>
        <w:ind w:left="2160" w:hanging="720"/>
      </w:pPr>
    </w:lvl>
    <w:lvl w:ilvl="3">
      <w:start w:val="1"/>
      <w:numFmt w:val="decimal"/>
      <w:pStyle w:val="M4Char"/>
      <w:lvlText w:val="%4."/>
      <w:lvlJc w:val="left"/>
      <w:pPr>
        <w:tabs>
          <w:tab w:val="num" w:pos="2880"/>
        </w:tabs>
        <w:ind w:left="2880" w:hanging="720"/>
      </w:pPr>
    </w:lvl>
    <w:lvl w:ilvl="4">
      <w:start w:val="1"/>
      <w:numFmt w:val="decimal"/>
      <w:pStyle w:val="M5"/>
      <w:lvlText w:val="%5."/>
      <w:lvlJc w:val="left"/>
      <w:pPr>
        <w:tabs>
          <w:tab w:val="num" w:pos="3600"/>
        </w:tabs>
        <w:ind w:left="3600" w:hanging="720"/>
      </w:pPr>
    </w:lvl>
    <w:lvl w:ilvl="5">
      <w:start w:val="1"/>
      <w:numFmt w:val="decimal"/>
      <w:pStyle w:val="FISHeading6"/>
      <w:lvlText w:val="%6."/>
      <w:lvlJc w:val="left"/>
      <w:pPr>
        <w:tabs>
          <w:tab w:val="num" w:pos="4320"/>
        </w:tabs>
        <w:ind w:left="4320" w:hanging="720"/>
      </w:pPr>
    </w:lvl>
    <w:lvl w:ilvl="6">
      <w:start w:val="1"/>
      <w:numFmt w:val="decimal"/>
      <w:pStyle w:val="4-Mcanh"/>
      <w:lvlText w:val="%7."/>
      <w:lvlJc w:val="left"/>
      <w:pPr>
        <w:tabs>
          <w:tab w:val="num" w:pos="5040"/>
        </w:tabs>
        <w:ind w:left="5040" w:hanging="720"/>
      </w:pPr>
    </w:lvl>
    <w:lvl w:ilvl="7">
      <w:start w:val="1"/>
      <w:numFmt w:val="decimal"/>
      <w:pStyle w:val="EbitH8"/>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491E59A5"/>
    <w:multiLevelType w:val="multilevel"/>
    <w:tmpl w:val="B0FE6D38"/>
    <w:lvl w:ilvl="0">
      <w:start w:val="1"/>
      <w:numFmt w:val="bullet"/>
      <w:pStyle w:val="A5"/>
      <w:lvlText w:val="o"/>
      <w:lvlJc w:val="left"/>
      <w:pPr>
        <w:ind w:left="0" w:firstLine="431"/>
      </w:pPr>
      <w:rPr>
        <w:rFonts w:ascii="Courier New" w:eastAsia="Courier New" w:hAnsi="Courier New" w:cs="Courier New"/>
      </w:rPr>
    </w:lvl>
    <w:lvl w:ilvl="1">
      <w:start w:val="1"/>
      <w:numFmt w:val="bullet"/>
      <w:lvlText w:val="o"/>
      <w:lvlJc w:val="left"/>
      <w:pPr>
        <w:ind w:left="1871" w:hanging="360"/>
      </w:pPr>
      <w:rPr>
        <w:rFonts w:ascii="Courier New" w:eastAsia="Courier New" w:hAnsi="Courier New" w:cs="Courier New"/>
      </w:rPr>
    </w:lvl>
    <w:lvl w:ilvl="2">
      <w:start w:val="1"/>
      <w:numFmt w:val="bullet"/>
      <w:lvlText w:val="▪"/>
      <w:lvlJc w:val="left"/>
      <w:pPr>
        <w:ind w:left="2591" w:hanging="360"/>
      </w:pPr>
      <w:rPr>
        <w:rFonts w:ascii="Noto Sans Symbols" w:eastAsia="Noto Sans Symbols" w:hAnsi="Noto Sans Symbols" w:cs="Noto Sans Symbols"/>
      </w:rPr>
    </w:lvl>
    <w:lvl w:ilvl="3">
      <w:start w:val="1"/>
      <w:numFmt w:val="bullet"/>
      <w:lvlText w:val="●"/>
      <w:lvlJc w:val="left"/>
      <w:pPr>
        <w:ind w:left="3311" w:hanging="360"/>
      </w:pPr>
      <w:rPr>
        <w:rFonts w:ascii="Noto Sans Symbols" w:eastAsia="Noto Sans Symbols" w:hAnsi="Noto Sans Symbols" w:cs="Noto Sans Symbols"/>
      </w:rPr>
    </w:lvl>
    <w:lvl w:ilvl="4">
      <w:start w:val="1"/>
      <w:numFmt w:val="bullet"/>
      <w:lvlText w:val="o"/>
      <w:lvlJc w:val="left"/>
      <w:pPr>
        <w:ind w:left="4031" w:hanging="360"/>
      </w:pPr>
      <w:rPr>
        <w:rFonts w:ascii="Courier New" w:eastAsia="Courier New" w:hAnsi="Courier New" w:cs="Courier New"/>
      </w:rPr>
    </w:lvl>
    <w:lvl w:ilvl="5">
      <w:start w:val="1"/>
      <w:numFmt w:val="bullet"/>
      <w:lvlText w:val="▪"/>
      <w:lvlJc w:val="left"/>
      <w:pPr>
        <w:ind w:left="4751" w:hanging="360"/>
      </w:pPr>
      <w:rPr>
        <w:rFonts w:ascii="Noto Sans Symbols" w:eastAsia="Noto Sans Symbols" w:hAnsi="Noto Sans Symbols" w:cs="Noto Sans Symbols"/>
      </w:rPr>
    </w:lvl>
    <w:lvl w:ilvl="6">
      <w:start w:val="1"/>
      <w:numFmt w:val="bullet"/>
      <w:lvlText w:val="●"/>
      <w:lvlJc w:val="left"/>
      <w:pPr>
        <w:ind w:left="5471" w:hanging="360"/>
      </w:pPr>
      <w:rPr>
        <w:rFonts w:ascii="Noto Sans Symbols" w:eastAsia="Noto Sans Symbols" w:hAnsi="Noto Sans Symbols" w:cs="Noto Sans Symbols"/>
      </w:rPr>
    </w:lvl>
    <w:lvl w:ilvl="7">
      <w:start w:val="1"/>
      <w:numFmt w:val="bullet"/>
      <w:lvlText w:val="o"/>
      <w:lvlJc w:val="left"/>
      <w:pPr>
        <w:ind w:left="6191" w:hanging="360"/>
      </w:pPr>
      <w:rPr>
        <w:rFonts w:ascii="Courier New" w:eastAsia="Courier New" w:hAnsi="Courier New" w:cs="Courier New"/>
      </w:rPr>
    </w:lvl>
    <w:lvl w:ilvl="8">
      <w:start w:val="1"/>
      <w:numFmt w:val="bullet"/>
      <w:lvlText w:val="▪"/>
      <w:lvlJc w:val="left"/>
      <w:pPr>
        <w:ind w:left="6911" w:hanging="360"/>
      </w:pPr>
      <w:rPr>
        <w:rFonts w:ascii="Noto Sans Symbols" w:eastAsia="Noto Sans Symbols" w:hAnsi="Noto Sans Symbols" w:cs="Noto Sans Symbols"/>
      </w:rPr>
    </w:lvl>
  </w:abstractNum>
  <w:abstractNum w:abstractNumId="21" w15:restartNumberingAfterBreak="0">
    <w:nsid w:val="4BE13E04"/>
    <w:multiLevelType w:val="multilevel"/>
    <w:tmpl w:val="A0881A74"/>
    <w:lvl w:ilvl="0">
      <w:numFmt w:val="bullet"/>
      <w:lvlText w:val="-"/>
      <w:lvlJc w:val="left"/>
      <w:pPr>
        <w:ind w:left="720" w:hanging="360"/>
      </w:pPr>
      <w:rPr>
        <w:rFonts w:ascii="Times New Roman" w:eastAsia="Times New Roman" w:hAnsi="Times New Roman" w:cs="Times New Roman"/>
      </w:rPr>
    </w:lvl>
    <w:lvl w:ilvl="1">
      <w:start w:val="1"/>
      <w:numFmt w:val="bullet"/>
      <w:pStyle w:val="Indent1"/>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EA56217"/>
    <w:multiLevelType w:val="multilevel"/>
    <w:tmpl w:val="B70CB564"/>
    <w:lvl w:ilvl="0">
      <w:start w:val="1"/>
      <w:numFmt w:val="decimal"/>
      <w:pStyle w:val="ListBullet5"/>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A16665"/>
    <w:multiLevelType w:val="multilevel"/>
    <w:tmpl w:val="DE8883A2"/>
    <w:lvl w:ilvl="0">
      <w:numFmt w:val="bullet"/>
      <w:pStyle w:val="Bullet3"/>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E0E054F"/>
    <w:multiLevelType w:val="multilevel"/>
    <w:tmpl w:val="C890C158"/>
    <w:lvl w:ilvl="0">
      <w:numFmt w:val="bullet"/>
      <w:pStyle w:val="Bullet"/>
      <w:lvlText w:val="-"/>
      <w:lvlJc w:val="left"/>
      <w:pPr>
        <w:ind w:left="1800" w:hanging="360"/>
      </w:pPr>
      <w:rPr>
        <w:rFonts w:ascii="Times New Roman" w:eastAsia="Times New Roman" w:hAnsi="Times New Roman" w:cs="Times New Roman"/>
        <w:color w:val="000000"/>
        <w:sz w:val="24"/>
        <w:szCs w:val="24"/>
      </w:rPr>
    </w:lvl>
    <w:lvl w:ilvl="1">
      <w:start w:val="1"/>
      <w:numFmt w:val="bullet"/>
      <w:lvlText w:val="●"/>
      <w:lvlJc w:val="left"/>
      <w:pPr>
        <w:ind w:left="2520" w:hanging="360"/>
      </w:pPr>
      <w:rPr>
        <w:rFonts w:ascii="Noto Sans Symbols" w:eastAsia="Noto Sans Symbols" w:hAnsi="Noto Sans Symbols" w:cs="Noto Sans Symbols"/>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5" w15:restartNumberingAfterBreak="0">
    <w:nsid w:val="6EF9245A"/>
    <w:multiLevelType w:val="multilevel"/>
    <w:tmpl w:val="7F44E8A8"/>
    <w:lvl w:ilvl="0">
      <w:start w:val="1"/>
      <w:numFmt w:val="bullet"/>
      <w:pStyle w:val="ListNumber4"/>
      <w:lvlText w:val="❖"/>
      <w:lvlJc w:val="left"/>
      <w:pPr>
        <w:ind w:left="107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6" w15:restartNumberingAfterBreak="0">
    <w:nsid w:val="6FCA6E35"/>
    <w:multiLevelType w:val="multilevel"/>
    <w:tmpl w:val="79A42A74"/>
    <w:lvl w:ilvl="0">
      <w:start w:val="1"/>
      <w:numFmt w:val="upperRoman"/>
      <w:pStyle w:val="ListBullet"/>
      <w:lvlText w:val="%1."/>
      <w:lvlJc w:val="right"/>
      <w:pPr>
        <w:ind w:left="0" w:firstLine="0"/>
      </w:pPr>
    </w:lvl>
    <w:lvl w:ilvl="1">
      <w:start w:val="1"/>
      <w:numFmt w:val="decimal"/>
      <w:lvlText w:val="%1.%2."/>
      <w:lvlJc w:val="left"/>
      <w:pPr>
        <w:ind w:left="0" w:firstLine="0"/>
      </w:pPr>
    </w:lvl>
    <w:lvl w:ilvl="2">
      <w:start w:val="1"/>
      <w:numFmt w:val="decimal"/>
      <w:lvlText w:val="%1.%2.%3"/>
      <w:lvlJc w:val="left"/>
      <w:pPr>
        <w:ind w:left="568" w:firstLine="0"/>
      </w:pPr>
    </w:lvl>
    <w:lvl w:ilvl="3">
      <w:start w:val="1"/>
      <w:numFmt w:val="decimal"/>
      <w:lvlText w:val="%1.%2.%3.%4"/>
      <w:lvlJc w:val="left"/>
      <w:pPr>
        <w:ind w:left="852" w:firstLine="0"/>
      </w:pPr>
    </w:lvl>
    <w:lvl w:ilvl="4">
      <w:start w:val="1"/>
      <w:numFmt w:val="decimal"/>
      <w:lvlText w:val="%1.%2.%3.%4.%5"/>
      <w:lvlJc w:val="left"/>
      <w:pPr>
        <w:ind w:left="1136" w:firstLine="0"/>
      </w:pPr>
    </w:lvl>
    <w:lvl w:ilvl="5">
      <w:start w:val="1"/>
      <w:numFmt w:val="decimal"/>
      <w:lvlText w:val="%1.%2.%3.%4.%5.%6"/>
      <w:lvlJc w:val="left"/>
      <w:pPr>
        <w:ind w:left="1420" w:firstLine="0"/>
      </w:pPr>
    </w:lvl>
    <w:lvl w:ilvl="6">
      <w:start w:val="1"/>
      <w:numFmt w:val="decimal"/>
      <w:lvlText w:val="%1.%2.%3.%4.%5.%6.%7"/>
      <w:lvlJc w:val="left"/>
      <w:pPr>
        <w:ind w:left="1704" w:firstLine="0"/>
      </w:pPr>
    </w:lvl>
    <w:lvl w:ilvl="7">
      <w:start w:val="1"/>
      <w:numFmt w:val="decimal"/>
      <w:lvlText w:val="%1.%2.%3.%4.%5.%6.%7.%8"/>
      <w:lvlJc w:val="left"/>
      <w:pPr>
        <w:ind w:left="1988" w:firstLine="0"/>
      </w:pPr>
    </w:lvl>
    <w:lvl w:ilvl="8">
      <w:start w:val="1"/>
      <w:numFmt w:val="decimal"/>
      <w:lvlText w:val="%1.%2.%3.%4.%5.%6.%7.%8.%9"/>
      <w:lvlJc w:val="left"/>
      <w:pPr>
        <w:ind w:left="2272" w:firstLine="0"/>
      </w:pPr>
    </w:lvl>
  </w:abstractNum>
  <w:abstractNum w:abstractNumId="27" w15:restartNumberingAfterBreak="0">
    <w:nsid w:val="70B94426"/>
    <w:multiLevelType w:val="multilevel"/>
    <w:tmpl w:val="6B9E208E"/>
    <w:lvl w:ilvl="0">
      <w:start w:val="1"/>
      <w:numFmt w:val="bullet"/>
      <w:pStyle w:val="BulletBlue"/>
      <w:lvlText w:val="●"/>
      <w:lvlJc w:val="left"/>
      <w:pPr>
        <w:ind w:left="360" w:hanging="360"/>
      </w:pPr>
      <w:rPr>
        <w:rFonts w:ascii="Noto Sans Symbols" w:eastAsia="Noto Sans Symbols" w:hAnsi="Noto Sans Symbols" w:cs="Noto Sans Symbols"/>
        <w:sz w:val="24"/>
        <w:szCs w:val="24"/>
      </w:rPr>
    </w:lvl>
    <w:lvl w:ilvl="1">
      <w:start w:val="1"/>
      <w:numFmt w:val="decimal"/>
      <w:lvlText w:val="%2."/>
      <w:lvlJc w:val="left"/>
      <w:pPr>
        <w:ind w:left="2007" w:hanging="360"/>
      </w:pPr>
      <w:rPr>
        <w:sz w:val="24"/>
        <w:szCs w:val="24"/>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8" w15:restartNumberingAfterBreak="0">
    <w:nsid w:val="79160A4A"/>
    <w:multiLevelType w:val="multilevel"/>
    <w:tmpl w:val="E5DEF18A"/>
    <w:lvl w:ilvl="0">
      <w:numFmt w:val="bullet"/>
      <w:pStyle w:val="Bullet20"/>
      <w:lvlText w:val="˗"/>
      <w:lvlJc w:val="left"/>
      <w:pPr>
        <w:ind w:left="0" w:firstLine="431"/>
      </w:pPr>
      <w:rPr>
        <w:rFonts w:ascii="Times New Roman" w:eastAsia="Times New Roman" w:hAnsi="Times New Roman" w:cs="Times New Roman"/>
      </w:rPr>
    </w:lvl>
    <w:lvl w:ilvl="1">
      <w:start w:val="1"/>
      <w:numFmt w:val="bullet"/>
      <w:lvlText w:val="o"/>
      <w:lvlJc w:val="left"/>
      <w:pPr>
        <w:ind w:left="1871" w:hanging="360"/>
      </w:pPr>
      <w:rPr>
        <w:rFonts w:ascii="Courier New" w:eastAsia="Courier New" w:hAnsi="Courier New" w:cs="Courier New"/>
      </w:rPr>
    </w:lvl>
    <w:lvl w:ilvl="2">
      <w:start w:val="1"/>
      <w:numFmt w:val="bullet"/>
      <w:lvlText w:val="▪"/>
      <w:lvlJc w:val="left"/>
      <w:pPr>
        <w:ind w:left="2591" w:hanging="360"/>
      </w:pPr>
      <w:rPr>
        <w:rFonts w:ascii="Noto Sans Symbols" w:eastAsia="Noto Sans Symbols" w:hAnsi="Noto Sans Symbols" w:cs="Noto Sans Symbols"/>
      </w:rPr>
    </w:lvl>
    <w:lvl w:ilvl="3">
      <w:start w:val="1"/>
      <w:numFmt w:val="bullet"/>
      <w:lvlText w:val="●"/>
      <w:lvlJc w:val="left"/>
      <w:pPr>
        <w:ind w:left="3311" w:hanging="360"/>
      </w:pPr>
      <w:rPr>
        <w:rFonts w:ascii="Noto Sans Symbols" w:eastAsia="Noto Sans Symbols" w:hAnsi="Noto Sans Symbols" w:cs="Noto Sans Symbols"/>
      </w:rPr>
    </w:lvl>
    <w:lvl w:ilvl="4">
      <w:start w:val="1"/>
      <w:numFmt w:val="bullet"/>
      <w:lvlText w:val="o"/>
      <w:lvlJc w:val="left"/>
      <w:pPr>
        <w:ind w:left="4031" w:hanging="360"/>
      </w:pPr>
      <w:rPr>
        <w:rFonts w:ascii="Courier New" w:eastAsia="Courier New" w:hAnsi="Courier New" w:cs="Courier New"/>
      </w:rPr>
    </w:lvl>
    <w:lvl w:ilvl="5">
      <w:start w:val="1"/>
      <w:numFmt w:val="bullet"/>
      <w:lvlText w:val="▪"/>
      <w:lvlJc w:val="left"/>
      <w:pPr>
        <w:ind w:left="4751" w:hanging="360"/>
      </w:pPr>
      <w:rPr>
        <w:rFonts w:ascii="Noto Sans Symbols" w:eastAsia="Noto Sans Symbols" w:hAnsi="Noto Sans Symbols" w:cs="Noto Sans Symbols"/>
      </w:rPr>
    </w:lvl>
    <w:lvl w:ilvl="6">
      <w:start w:val="1"/>
      <w:numFmt w:val="bullet"/>
      <w:lvlText w:val="●"/>
      <w:lvlJc w:val="left"/>
      <w:pPr>
        <w:ind w:left="5471" w:hanging="360"/>
      </w:pPr>
      <w:rPr>
        <w:rFonts w:ascii="Noto Sans Symbols" w:eastAsia="Noto Sans Symbols" w:hAnsi="Noto Sans Symbols" w:cs="Noto Sans Symbols"/>
      </w:rPr>
    </w:lvl>
    <w:lvl w:ilvl="7">
      <w:start w:val="1"/>
      <w:numFmt w:val="bullet"/>
      <w:lvlText w:val="o"/>
      <w:lvlJc w:val="left"/>
      <w:pPr>
        <w:ind w:left="6191" w:hanging="360"/>
      </w:pPr>
      <w:rPr>
        <w:rFonts w:ascii="Courier New" w:eastAsia="Courier New" w:hAnsi="Courier New" w:cs="Courier New"/>
      </w:rPr>
    </w:lvl>
    <w:lvl w:ilvl="8">
      <w:start w:val="1"/>
      <w:numFmt w:val="bullet"/>
      <w:lvlText w:val="▪"/>
      <w:lvlJc w:val="left"/>
      <w:pPr>
        <w:ind w:left="6911" w:hanging="360"/>
      </w:pPr>
      <w:rPr>
        <w:rFonts w:ascii="Noto Sans Symbols" w:eastAsia="Noto Sans Symbols" w:hAnsi="Noto Sans Symbols" w:cs="Noto Sans Symbols"/>
      </w:rPr>
    </w:lvl>
  </w:abstractNum>
  <w:abstractNum w:abstractNumId="29" w15:restartNumberingAfterBreak="0">
    <w:nsid w:val="7ACB07FD"/>
    <w:multiLevelType w:val="multilevel"/>
    <w:tmpl w:val="6810CCB6"/>
    <w:lvl w:ilvl="0">
      <w:numFmt w:val="bullet"/>
      <w:pStyle w:val="-"/>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7D6E2946"/>
    <w:multiLevelType w:val="multilevel"/>
    <w:tmpl w:val="2AC63ECE"/>
    <w:lvl w:ilvl="0">
      <w:start w:val="1"/>
      <w:numFmt w:val="bullet"/>
      <w:pStyle w:val="ButlletNumber"/>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6"/>
  </w:num>
  <w:num w:numId="2">
    <w:abstractNumId w:val="5"/>
  </w:num>
  <w:num w:numId="3">
    <w:abstractNumId w:val="15"/>
  </w:num>
  <w:num w:numId="4">
    <w:abstractNumId w:val="22"/>
  </w:num>
  <w:num w:numId="5">
    <w:abstractNumId w:val="7"/>
  </w:num>
  <w:num w:numId="6">
    <w:abstractNumId w:val="2"/>
  </w:num>
  <w:num w:numId="7">
    <w:abstractNumId w:val="13"/>
  </w:num>
  <w:num w:numId="8">
    <w:abstractNumId w:val="25"/>
  </w:num>
  <w:num w:numId="9">
    <w:abstractNumId w:val="6"/>
  </w:num>
  <w:num w:numId="10">
    <w:abstractNumId w:val="12"/>
  </w:num>
  <w:num w:numId="11">
    <w:abstractNumId w:val="14"/>
  </w:num>
  <w:num w:numId="12">
    <w:abstractNumId w:val="16"/>
  </w:num>
  <w:num w:numId="13">
    <w:abstractNumId w:val="10"/>
  </w:num>
  <w:num w:numId="14">
    <w:abstractNumId w:val="11"/>
  </w:num>
  <w:num w:numId="15">
    <w:abstractNumId w:val="4"/>
  </w:num>
  <w:num w:numId="16">
    <w:abstractNumId w:val="24"/>
  </w:num>
  <w:num w:numId="17">
    <w:abstractNumId w:val="0"/>
  </w:num>
  <w:num w:numId="18">
    <w:abstractNumId w:val="28"/>
  </w:num>
  <w:num w:numId="19">
    <w:abstractNumId w:val="30"/>
  </w:num>
  <w:num w:numId="20">
    <w:abstractNumId w:val="27"/>
  </w:num>
  <w:num w:numId="21">
    <w:abstractNumId w:val="8"/>
  </w:num>
  <w:num w:numId="22">
    <w:abstractNumId w:val="21"/>
  </w:num>
  <w:num w:numId="23">
    <w:abstractNumId w:val="3"/>
  </w:num>
  <w:num w:numId="24">
    <w:abstractNumId w:val="23"/>
  </w:num>
  <w:num w:numId="25">
    <w:abstractNumId w:val="17"/>
  </w:num>
  <w:num w:numId="26">
    <w:abstractNumId w:val="29"/>
  </w:num>
  <w:num w:numId="27">
    <w:abstractNumId w:val="1"/>
  </w:num>
  <w:num w:numId="28">
    <w:abstractNumId w:val="9"/>
  </w:num>
  <w:num w:numId="29">
    <w:abstractNumId w:val="20"/>
  </w:num>
  <w:num w:numId="30">
    <w:abstractNumId w:val="18"/>
  </w:num>
  <w:num w:numId="31">
    <w:abstractNumId w:val="19"/>
  </w:num>
  <w:num w:numId="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AAF"/>
    <w:rsid w:val="00746E6D"/>
    <w:rsid w:val="00A37CFA"/>
    <w:rsid w:val="00B40AAF"/>
    <w:rsid w:val="00CE7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7"/>
    <o:shapelayout v:ext="edit">
      <o:idmap v:ext="edit" data="1"/>
      <o:rules v:ext="edit">
        <o:r id="V:Rule1" type="connector" idref="#_x0000_s1076"/>
      </o:rules>
    </o:shapelayout>
  </w:shapeDefaults>
  <w:decimalSymbol w:val="."/>
  <w:listSeparator w:val=","/>
  <w14:docId w14:val="1501BD0D"/>
  <w15:docId w15:val="{52D9165D-4936-4FC5-94FC-E4895667F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404040"/>
        <w:sz w:val="26"/>
        <w:szCs w:val="26"/>
        <w:lang w:val="vi-VN"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404040" w:themeColor="text1" w:themeTint="BF"/>
    </w:rPr>
  </w:style>
  <w:style w:type="paragraph" w:styleId="Heading1">
    <w:name w:val="heading 1"/>
    <w:aliases w:val="H1,Heading 1(Report Only),Chapter,Heading 1(Report Only)1,Chapter1,DO NOT USE_h1,Level 1 Topic Heading,h1,R1,H11,H12,H111,H13,H112,H14,H113,H15,H114,H16,H115,H17,H116,H18,H117,H19,H118,H110,H119,H120,H1110,H121,H1111,H131,H1121,H141,H1131,H151"/>
    <w:basedOn w:val="Normal"/>
    <w:next w:val="Normal"/>
    <w:link w:val="Heading1Char"/>
    <w:uiPriority w:val="9"/>
    <w:qFormat/>
    <w:rsid w:val="00020B98"/>
    <w:pPr>
      <w:keepNext/>
      <w:keepLines/>
      <w:numPr>
        <w:numId w:val="10"/>
      </w:numPr>
      <w:tabs>
        <w:tab w:val="left" w:pos="709"/>
      </w:tabs>
      <w:spacing w:before="120" w:after="120"/>
      <w:outlineLvl w:val="0"/>
    </w:pPr>
    <w:rPr>
      <w:rFonts w:asciiTheme="majorHAnsi" w:eastAsiaTheme="majorEastAsia" w:hAnsiTheme="majorHAnsi" w:cstheme="majorBidi"/>
      <w:b/>
      <w:bCs/>
      <w:color w:val="auto"/>
      <w:sz w:val="32"/>
      <w:szCs w:val="32"/>
      <w:lang w:val="en-US"/>
    </w:rPr>
  </w:style>
  <w:style w:type="paragraph" w:styleId="Heading2">
    <w:name w:val="heading 2"/>
    <w:aliases w:val="l2 Char,H2 Char,h21 Char,h2 Char,l2,H2,h21,h2,h21 Char Char,Heading 2 Char1,Heading 2 Char Char,l2 Char Char,H2 Char Char,h2 Char Char,l2 Char1,H2 Char1,h21 Char1,h2 Char1,h21 Char Char Char Char Char,h21 Char Char Char Char,2,c,1.1,HD2,A,chn"/>
    <w:basedOn w:val="Normal"/>
    <w:next w:val="Normal"/>
    <w:link w:val="Heading2Char"/>
    <w:uiPriority w:val="9"/>
    <w:unhideWhenUsed/>
    <w:qFormat/>
    <w:rsid w:val="00B91494"/>
    <w:pPr>
      <w:keepNext/>
      <w:keepLines/>
      <w:numPr>
        <w:ilvl w:val="1"/>
        <w:numId w:val="10"/>
      </w:numPr>
      <w:spacing w:before="120" w:after="120"/>
      <w:outlineLvl w:val="1"/>
    </w:pPr>
    <w:rPr>
      <w:rFonts w:asciiTheme="majorHAnsi" w:eastAsiaTheme="majorEastAsia" w:hAnsiTheme="majorHAnsi" w:cstheme="majorBidi"/>
      <w:b/>
      <w:bCs/>
      <w:color w:val="auto"/>
      <w:sz w:val="28"/>
      <w:lang w:val="en-US"/>
    </w:rPr>
  </w:style>
  <w:style w:type="paragraph" w:styleId="Heading3">
    <w:name w:val="heading 3"/>
    <w:aliases w:val="h3,h31,H3,d,Heading 3 Char1 Char,Heading 3 Char Char Char,h3 Char Char Char,h31 Char Char Char,h3 Char1 Char,h31 Char1 Char,h3 Char,h31 Char,Heading 3 Char1 Char1,Heading 3 Char Char Char1,Heading 3 Char1 Char Char Char1,3,E3,heading 3,Title2"/>
    <w:basedOn w:val="Normal"/>
    <w:next w:val="Normal"/>
    <w:link w:val="Heading3Char"/>
    <w:uiPriority w:val="9"/>
    <w:unhideWhenUsed/>
    <w:qFormat/>
    <w:pPr>
      <w:keepNext/>
      <w:keepLines/>
      <w:numPr>
        <w:ilvl w:val="2"/>
        <w:numId w:val="10"/>
      </w:numPr>
      <w:spacing w:before="120" w:after="120"/>
      <w:outlineLvl w:val="2"/>
    </w:pPr>
    <w:rPr>
      <w:rFonts w:asciiTheme="majorHAnsi" w:eastAsiaTheme="majorEastAsia" w:hAnsiTheme="majorHAnsi" w:cstheme="majorBidi"/>
      <w:b/>
      <w:bCs/>
      <w:color w:val="365F91" w:themeColor="accent1" w:themeShade="BF"/>
      <w:sz w:val="28"/>
    </w:rPr>
  </w:style>
  <w:style w:type="paragraph" w:styleId="Heading4">
    <w:name w:val="heading 4"/>
    <w:aliases w:val="h4 Char,h41 Char Char Char Char,h4,h41,l4+toc4,Normal4,I4,l4,Header 4,ITT t4,PA Micro Section,4,heading,heading 4 + Indent: Left 0.5 in,heading 4,Title4,h:4,TITRE 4,Forbidden,tcl,tablecapl,dash,Heading Four,Level 4,4H,list 4,mh1,Char,Heading4"/>
    <w:basedOn w:val="Normal"/>
    <w:next w:val="Normal"/>
    <w:link w:val="Heading4Char"/>
    <w:uiPriority w:val="9"/>
    <w:unhideWhenUsed/>
    <w:qFormat/>
    <w:pPr>
      <w:keepNext/>
      <w:keepLines/>
      <w:numPr>
        <w:ilvl w:val="3"/>
        <w:numId w:val="10"/>
      </w:numPr>
      <w:spacing w:before="120" w:after="120"/>
      <w:ind w:left="850"/>
      <w:outlineLvl w:val="3"/>
    </w:pPr>
    <w:rPr>
      <w:rFonts w:asciiTheme="majorHAnsi" w:eastAsiaTheme="majorEastAsia" w:hAnsiTheme="majorHAnsi" w:cstheme="majorBidi"/>
      <w:b/>
      <w:bCs/>
      <w:i/>
      <w:iCs/>
      <w:sz w:val="28"/>
    </w:rPr>
  </w:style>
  <w:style w:type="paragraph" w:styleId="Heading5">
    <w:name w:val="heading 5"/>
    <w:aliases w:val="Heading 5(unused),Heading51,Heading52,Heading511,Heading53,Heading512,5,H5-Heading 5,h5,l5,heading5,Heading54,Heading513,Heading521,Heading5111,Heading531,Heading5121,51,H5-Heading 51,h51,l51,heading51,Heading55,Heading514,Heading522"/>
    <w:basedOn w:val="Normal"/>
    <w:next w:val="Normal"/>
    <w:link w:val="Heading5Char"/>
    <w:uiPriority w:val="9"/>
    <w:semiHidden/>
    <w:unhideWhenUsed/>
    <w:qFormat/>
    <w:pPr>
      <w:keepNext/>
      <w:keepLines/>
      <w:numPr>
        <w:ilvl w:val="4"/>
        <w:numId w:val="10"/>
      </w:numPr>
      <w:spacing w:before="200"/>
      <w:outlineLvl w:val="4"/>
    </w:pPr>
    <w:rPr>
      <w:rFonts w:asciiTheme="majorHAnsi" w:eastAsiaTheme="majorEastAsia" w:hAnsiTheme="majorHAnsi" w:cstheme="majorBidi"/>
      <w:color w:val="243F60" w:themeColor="accent1" w:themeShade="7F"/>
    </w:rPr>
  </w:style>
  <w:style w:type="paragraph" w:styleId="Heading6">
    <w:name w:val="heading 6"/>
    <w:aliases w:val="L6,H6,Heading6,Heading61,Heading62,Heading611,Heading63,Heading612,6,h6,Requirement,Heading64,Heading613,Heading621,Heading6111,Heading631,Heading6121,61,h61,Requirement1,Heading65,Heading614,Heading622,Heading6112,Heading632,Heading6122,62"/>
    <w:basedOn w:val="Normal"/>
    <w:next w:val="Normal"/>
    <w:link w:val="Heading6Char"/>
    <w:uiPriority w:val="9"/>
    <w:semiHidden/>
    <w:unhideWhenUsed/>
    <w:qFormat/>
    <w:pPr>
      <w:keepNext/>
      <w:keepLines/>
      <w:numPr>
        <w:ilvl w:val="5"/>
        <w:numId w:val="10"/>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aliases w:val="L7,Heading 7(unused),letter list,7,req3,heading 7,H7,ITT t7,PA Appendix Major,l7,lettered list,letter list1,lettered list1,letter list2,lettered list2,letter list11,lettered list11,letter list3,lettered list3,letter list12,lettered list12,h7"/>
    <w:basedOn w:val="Normal"/>
    <w:next w:val="Normal"/>
    <w:link w:val="Heading7Char"/>
    <w:uiPriority w:val="9"/>
    <w:unhideWhenUsed/>
    <w:qFormat/>
    <w:pPr>
      <w:keepNext/>
      <w:keepLines/>
      <w:numPr>
        <w:ilvl w:val="6"/>
        <w:numId w:val="10"/>
      </w:numPr>
      <w:spacing w:before="200"/>
      <w:outlineLvl w:val="6"/>
    </w:pPr>
    <w:rPr>
      <w:rFonts w:asciiTheme="majorHAnsi" w:eastAsiaTheme="majorEastAsia" w:hAnsiTheme="majorHAnsi" w:cstheme="majorBidi"/>
      <w:i/>
      <w:iCs/>
    </w:rPr>
  </w:style>
  <w:style w:type="paragraph" w:styleId="Heading8">
    <w:name w:val="heading 8"/>
    <w:aliases w:val="Heading 8(unused),action,8,r,requirement,req2,Reference List,heading 8,ITT t8,PA Appendix Minor,l8,action1,action2,action11,action3,action4,action5,action6,action7,action12,action21,action111,action31,action8,action13,action22, action,ctp,tt"/>
    <w:basedOn w:val="Normal"/>
    <w:next w:val="Normal"/>
    <w:link w:val="Heading8Char"/>
    <w:uiPriority w:val="9"/>
    <w:unhideWhenUsed/>
    <w:qFormat/>
    <w:pPr>
      <w:keepNext/>
      <w:keepLines/>
      <w:numPr>
        <w:ilvl w:val="7"/>
        <w:numId w:val="10"/>
      </w:numPr>
      <w:spacing w:before="200"/>
      <w:outlineLvl w:val="7"/>
    </w:pPr>
    <w:rPr>
      <w:rFonts w:asciiTheme="majorHAnsi" w:eastAsiaTheme="majorEastAsia" w:hAnsiTheme="majorHAnsi" w:cstheme="majorBidi"/>
      <w:sz w:val="20"/>
      <w:szCs w:val="20"/>
    </w:rPr>
  </w:style>
  <w:style w:type="paragraph" w:styleId="Heading9">
    <w:name w:val="heading 9"/>
    <w:aliases w:val="Heading 9(unused),progress,App Heading,Titre 10,9,rb,req bullet,req1,heading 9,ITT t9,l9,progress1,progress2,progress11,progress3,progress4,progress5,progress6,progress7,progress12,progress21,progress111,progress31,progress8, progress,ctc,ft"/>
    <w:basedOn w:val="Normal"/>
    <w:next w:val="Normal"/>
    <w:link w:val="Heading9Char"/>
    <w:uiPriority w:val="9"/>
    <w:unhideWhenUsed/>
    <w:qFormat/>
    <w:pPr>
      <w:keepNext/>
      <w:keepLines/>
      <w:numPr>
        <w:ilvl w:val="8"/>
        <w:numId w:val="10"/>
      </w:numPr>
      <w:spacing w:before="20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itleTable"/>
    <w:basedOn w:val="Normal"/>
    <w:next w:val="Normal"/>
    <w:link w:val="TitleChar"/>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aliases w:val="H1 Char,Heading 1(Report Only) Char,Chapter Char,Heading 1(Report Only)1 Char,Chapter1 Char,DO NOT USE_h1 Char,Level 1 Topic Heading Char,h1 Char,R1 Char,H11 Char,H12 Char,H111 Char,H13 Char,H112 Char,H14 Char,H113 Char,H15 Char,H114 Char"/>
    <w:basedOn w:val="DefaultParagraphFont"/>
    <w:link w:val="Heading1"/>
    <w:uiPriority w:val="9"/>
    <w:rsid w:val="00020B98"/>
    <w:rPr>
      <w:rFonts w:asciiTheme="majorHAnsi" w:eastAsiaTheme="majorEastAsia" w:hAnsiTheme="majorHAnsi" w:cstheme="majorBidi"/>
      <w:b/>
      <w:bCs/>
      <w:color w:val="auto"/>
      <w:sz w:val="32"/>
      <w:szCs w:val="32"/>
      <w:lang w:val="en-US"/>
    </w:rPr>
  </w:style>
  <w:style w:type="character" w:customStyle="1" w:styleId="Heading2Char">
    <w:name w:val="Heading 2 Char"/>
    <w:aliases w:val="l2 Char Char1,H2 Char Char1,h21 Char Char1,h2 Char Char1,l2 Char2,H2 Char2,h21 Char2,h2 Char2,h21 Char Char Char,Heading 2 Char1 Char,Heading 2 Char Char Char,l2 Char Char Char,H2 Char Char Char,h2 Char Char Char,l2 Char1 Char,2 Char"/>
    <w:basedOn w:val="DefaultParagraphFont"/>
    <w:link w:val="Heading2"/>
    <w:uiPriority w:val="9"/>
    <w:qFormat/>
    <w:rsid w:val="00B91494"/>
    <w:rPr>
      <w:rFonts w:asciiTheme="majorHAnsi" w:eastAsiaTheme="majorEastAsia" w:hAnsiTheme="majorHAnsi" w:cstheme="majorBidi"/>
      <w:b/>
      <w:bCs/>
      <w:color w:val="auto"/>
      <w:sz w:val="28"/>
      <w:lang w:val="en-US"/>
    </w:rPr>
  </w:style>
  <w:style w:type="character" w:customStyle="1" w:styleId="Heading3Char">
    <w:name w:val="Heading 3 Char"/>
    <w:aliases w:val="h3 Char1,h31 Char1,H3 Char,d Char,Heading 3 Char1 Char Char,Heading 3 Char Char Char Char,h3 Char Char Char Char,h31 Char Char Char Char,h3 Char1 Char Char,h31 Char1 Char Char,h3 Char Char,h31 Char Char,Heading 3 Char1 Char1 Char,3 Char"/>
    <w:basedOn w:val="DefaultParagraphFont"/>
    <w:link w:val="Heading3"/>
    <w:uiPriority w:val="9"/>
    <w:rPr>
      <w:rFonts w:asciiTheme="majorHAnsi" w:eastAsiaTheme="majorEastAsia" w:hAnsiTheme="majorHAnsi" w:cstheme="majorBidi"/>
      <w:b/>
      <w:bCs/>
      <w:color w:val="365F91" w:themeColor="accent1" w:themeShade="BF"/>
      <w:sz w:val="28"/>
    </w:rPr>
  </w:style>
  <w:style w:type="character" w:customStyle="1" w:styleId="Heading4Char">
    <w:name w:val="Heading 4 Char"/>
    <w:aliases w:val="h4 Char Char,h41 Char Char Char Char Char,h4 Char1,h41 Char,l4+toc4 Char,Normal4 Char,I4 Char,l4 Char,Header 4 Char,ITT t4 Char,PA Micro Section Char,4 Char,heading Char,heading 4 + Indent: Left 0.5 in Char,heading 4 Char,Title4 Char"/>
    <w:basedOn w:val="DefaultParagraphFont"/>
    <w:link w:val="Heading4"/>
    <w:uiPriority w:val="9"/>
    <w:rPr>
      <w:rFonts w:asciiTheme="majorHAnsi" w:eastAsiaTheme="majorEastAsia" w:hAnsiTheme="majorHAnsi" w:cstheme="majorBidi"/>
      <w:b/>
      <w:bCs/>
      <w:i/>
      <w:iCs/>
      <w:color w:val="404040" w:themeColor="text1" w:themeTint="BF"/>
      <w:sz w:val="28"/>
    </w:rPr>
  </w:style>
  <w:style w:type="character" w:customStyle="1" w:styleId="Heading5Char">
    <w:name w:val="Heading 5 Char"/>
    <w:aliases w:val="Heading 5(unused) Char,Heading51 Char,Heading52 Char,Heading511 Char,Heading53 Char,Heading512 Char,5 Char,H5-Heading 5 Char,h5 Char,l5 Char,heading5 Char,Heading54 Char,Heading513 Char,Heading521 Char,Heading5111 Char,Heading531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aliases w:val="L6 Char,H6 Char,Heading6 Char,Heading61 Char,Heading62 Char,Heading611 Char,Heading63 Char,Heading612 Char,6 Char,h6 Char,Requirement Char,Heading64 Char,Heading613 Char,Heading621 Char,Heading6111 Char,Heading631 Char,Heading6121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aliases w:val="L7 Char,Heading 7(unused) Char,letter list Char,7 Char,req3 Char,heading 7 Char,H7 Char,ITT t7 Char,PA Appendix Major Char,l7 Char,lettered list Char,letter list1 Char,lettered list1 Char,letter list2 Char,lettered list2 Char,h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aliases w:val="Heading 8(unused) Char,action Char,8 Char,r Char,requirement Char,req2 Char,Reference List Char,heading 8 Char,ITT t8 Char,PA Appendix Minor Char,l8 Char,action1 Char,action2 Char,action11 Char,action3 Char,action4 Char,action5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aliases w:val="Heading 9(unused) Char,progress Char,App Heading Char,Titre 10 Char,9 Char,rb Char,req bullet Char,req1 Char,heading 9 Char,ITT t9 Char,l9 Char,progress1 Char,progress2 Char,progress11 Char,progress3 Char,progress4 Char,progress5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ListParagraph">
    <w:name w:val="List Paragraph"/>
    <w:aliases w:val="List Paragraph 1,My checklist,bullet,List Paragraph1,bullet 1,Bullet L1,Colorful List - Accent 11,List Paragraph11,Bullet List,FooterText,numbered,Paragraphe de liste,VNA - List Paragraph,1.,lp1,lp11,Norm,liet ke,Paragraph,Cấp1,List A"/>
    <w:basedOn w:val="Normal"/>
    <w:link w:val="ListParagraphChar"/>
    <w:uiPriority w:val="34"/>
    <w:qFormat/>
    <w:pPr>
      <w:ind w:left="720"/>
      <w:contextualSpacing/>
    </w:pPr>
  </w:style>
  <w:style w:type="character" w:customStyle="1" w:styleId="ListParagraphChar">
    <w:name w:val="List Paragraph Char"/>
    <w:aliases w:val="List Paragraph 1 Char,My checklist Char,bullet Char,List Paragraph1 Char,bullet 1 Char,Bullet L1 Char,Colorful List - Accent 11 Char,List Paragraph11 Char,Bullet List Char,FooterText Char,numbered Char,Paragraphe de liste Char"/>
    <w:link w:val="ListParagraph"/>
    <w:uiPriority w:val="34"/>
    <w:qFormat/>
    <w:rPr>
      <w:rFonts w:ascii="Times New Roman" w:hAnsi="Times New Roman"/>
      <w:color w:val="404040" w:themeColor="text1" w:themeTint="BF"/>
      <w:sz w:val="26"/>
    </w:rPr>
  </w:style>
  <w:style w:type="paragraph" w:styleId="NoSpacing">
    <w:name w:val="No Spacing"/>
    <w:link w:val="NoSpacingChar"/>
    <w:uiPriority w:val="1"/>
    <w:qFormat/>
    <w:pPr>
      <w:spacing w:after="0" w:line="240" w:lineRule="auto"/>
      <w:ind w:firstLine="720"/>
    </w:pPr>
    <w:rPr>
      <w:b/>
      <w:color w:val="auto"/>
    </w:rPr>
  </w:style>
  <w:style w:type="character" w:customStyle="1" w:styleId="NoSpacingChar">
    <w:name w:val="No Spacing Char"/>
    <w:basedOn w:val="DefaultParagraphFont"/>
    <w:link w:val="NoSpacing"/>
    <w:uiPriority w:val="1"/>
    <w:rPr>
      <w:rFonts w:ascii="Times New Roman" w:hAnsi="Times New Roman"/>
      <w:b/>
      <w:color w:val="auto"/>
      <w:sz w:val="26"/>
    </w:rPr>
  </w:style>
  <w:style w:type="paragraph" w:styleId="PlainText">
    <w:name w:val="Plain Text"/>
    <w:basedOn w:val="Normal"/>
    <w:link w:val="PlainTextChar"/>
    <w:uiPriority w:val="99"/>
    <w:unhideWhenUsed/>
    <w:rPr>
      <w:rFonts w:ascii="Consolas" w:hAnsi="Consolas" w:cs="Consolas"/>
      <w:sz w:val="21"/>
      <w:szCs w:val="21"/>
    </w:rPr>
  </w:style>
  <w:style w:type="character" w:customStyle="1" w:styleId="PlainTextChar">
    <w:name w:val="Plain Text Char"/>
    <w:basedOn w:val="DefaultParagraphFont"/>
    <w:link w:val="PlainText"/>
    <w:uiPriority w:val="99"/>
    <w:rPr>
      <w:rFonts w:ascii="Consolas" w:hAnsi="Consolas" w:cs="Consolas"/>
      <w:b w:val="0"/>
      <w:color w:val="auto"/>
      <w:sz w:val="21"/>
      <w:szCs w:val="21"/>
    </w:rPr>
  </w:style>
  <w:style w:type="paragraph" w:styleId="NormalIndent">
    <w:name w:val="Normal Indent"/>
    <w:aliases w:val="Normal Indent Char1 Char,Normal Indent Char1 Char Char Char Char Char Char Char Char Char Char Char1 Char Char Char Char,Normal Indent Char Char,Normal Indent Char1 Char Char Char Char Char Char Char Char Char Char, Char Char"/>
    <w:basedOn w:val="Normal"/>
    <w:link w:val="NormalIndentChar2"/>
    <w:unhideWhenUsed/>
    <w:pPr>
      <w:ind w:left="720"/>
    </w:pPr>
  </w:style>
  <w:style w:type="paragraph" w:styleId="NormalWeb">
    <w:name w:val="Normal (Web)"/>
    <w:basedOn w:val="Normal"/>
    <w:link w:val="NormalWebChar"/>
    <w:uiPriority w:val="99"/>
    <w:unhideWhenUsed/>
    <w:qFormat/>
    <w:rPr>
      <w:sz w:val="24"/>
      <w:szCs w:val="24"/>
    </w:rPr>
  </w:style>
  <w:style w:type="paragraph" w:styleId="BlockText">
    <w:name w:val="Block Text"/>
    <w:basedOn w:val="Normal"/>
    <w:unhideWhenUsed/>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asciiTheme="minorHAnsi" w:eastAsiaTheme="minorEastAsia" w:hAnsiTheme="minorHAnsi" w:cstheme="minorBidi"/>
      <w:i/>
      <w:iCs/>
      <w:color w:val="4F81BD" w:themeColor="accent1"/>
    </w:rPr>
  </w:style>
  <w:style w:type="paragraph" w:styleId="BodyText">
    <w:name w:val="Body Text"/>
    <w:aliases w:val=" Char,Body Text Char1 Char,Body Text Char1 Char Char Char Char,Body Text Char1 Char Char,Body Text1 Char,bt Char Char Char Char Char Char Char,bt Char Char Char Char Char Char Char Char Char Char Char Char"/>
    <w:basedOn w:val="Normal"/>
    <w:link w:val="BodyTextChar"/>
    <w:unhideWhenUsed/>
    <w:pPr>
      <w:spacing w:before="60" w:after="60"/>
      <w:ind w:firstLine="567"/>
    </w:pPr>
    <w:rPr>
      <w:color w:val="262626" w:themeColor="text1" w:themeTint="D9"/>
    </w:rPr>
  </w:style>
  <w:style w:type="character" w:customStyle="1" w:styleId="BodyTextChar">
    <w:name w:val="Body Text Char"/>
    <w:aliases w:val=" Char Char1,Body Text Char1 Char Char2,Body Text Char1 Char Char Char Char Char1,Body Text Char1 Char Char Char1,Body Text1 Char Char1,bt Char Char Char Char Char Char Char Char"/>
    <w:basedOn w:val="DefaultParagraphFont"/>
    <w:link w:val="BodyText"/>
    <w:rPr>
      <w:rFonts w:ascii="Times New Roman" w:hAnsi="Times New Roman"/>
      <w:color w:val="262626" w:themeColor="text1" w:themeTint="D9"/>
      <w:sz w:val="26"/>
    </w:rPr>
  </w:style>
  <w:style w:type="paragraph" w:styleId="DocumentMap">
    <w:name w:val="Document Map"/>
    <w:basedOn w:val="Normal"/>
    <w:link w:val="DocumentMapChar"/>
    <w:uiPriority w:val="99"/>
    <w:unhideWhenUsed/>
    <w:rPr>
      <w:rFonts w:ascii="Tahoma" w:hAnsi="Tahoma" w:cs="Tahoma"/>
      <w:sz w:val="16"/>
      <w:szCs w:val="16"/>
    </w:rPr>
  </w:style>
  <w:style w:type="character" w:customStyle="1" w:styleId="DocumentMapChar">
    <w:name w:val="Document Map Char"/>
    <w:basedOn w:val="DefaultParagraphFont"/>
    <w:link w:val="DocumentMap"/>
    <w:uiPriority w:val="99"/>
    <w:rPr>
      <w:rFonts w:ascii="Tahoma" w:hAnsi="Tahoma" w:cs="Tahoma"/>
      <w:b w:val="0"/>
      <w:color w:val="auto"/>
      <w:sz w:val="16"/>
      <w:szCs w:val="16"/>
    </w:rPr>
  </w:style>
  <w:style w:type="paragraph" w:styleId="ListBullet">
    <w:name w:val="List Bullet"/>
    <w:aliases w:val="List Bullet 1, Char Char Char Char Char Char Char Char Char Char Char Char Char Char Char Char Char Char Char Char Char Char Char Char Char"/>
    <w:basedOn w:val="Normal"/>
    <w:link w:val="ListBulletChar"/>
    <w:uiPriority w:val="99"/>
    <w:unhideWhenUsed/>
    <w:pPr>
      <w:numPr>
        <w:numId w:val="1"/>
      </w:numPr>
      <w:ind w:left="357" w:hanging="357"/>
      <w:contextualSpacing/>
    </w:pPr>
  </w:style>
  <w:style w:type="paragraph" w:styleId="ListBullet2">
    <w:name w:val="List Bullet 2"/>
    <w:basedOn w:val="Normal"/>
    <w:unhideWhenUsed/>
    <w:pPr>
      <w:numPr>
        <w:numId w:val="2"/>
      </w:numPr>
      <w:contextualSpacing/>
    </w:pPr>
  </w:style>
  <w:style w:type="paragraph" w:styleId="ListBullet3">
    <w:name w:val="List Bullet 3"/>
    <w:basedOn w:val="Normal"/>
    <w:unhideWhenUsed/>
    <w:pPr>
      <w:contextualSpacing/>
    </w:pPr>
  </w:style>
  <w:style w:type="paragraph" w:styleId="ListBullet4">
    <w:name w:val="List Bullet 4"/>
    <w:basedOn w:val="Normal"/>
    <w:unhideWhenUsed/>
    <w:pPr>
      <w:numPr>
        <w:numId w:val="3"/>
      </w:numPr>
      <w:tabs>
        <w:tab w:val="num" w:pos="360"/>
      </w:tabs>
      <w:ind w:left="0" w:firstLine="0"/>
      <w:contextualSpacing/>
    </w:pPr>
  </w:style>
  <w:style w:type="paragraph" w:styleId="ListBullet5">
    <w:name w:val="List Bullet 5"/>
    <w:basedOn w:val="Normal"/>
    <w:unhideWhenUsed/>
    <w:pPr>
      <w:numPr>
        <w:numId w:val="4"/>
      </w:numPr>
      <w:spacing w:before="60" w:after="60"/>
      <w:contextualSpacing/>
    </w:pPr>
  </w:style>
  <w:style w:type="paragraph" w:styleId="ListContinue">
    <w:name w:val="List Continue"/>
    <w:basedOn w:val="Normal"/>
    <w:unhideWhenUsed/>
    <w:pPr>
      <w:spacing w:after="120"/>
      <w:ind w:left="283"/>
      <w:contextualSpacing/>
    </w:pPr>
  </w:style>
  <w:style w:type="paragraph" w:styleId="ListContinue2">
    <w:name w:val="List Continue 2"/>
    <w:basedOn w:val="Normal"/>
    <w:unhideWhenUsed/>
    <w:pPr>
      <w:spacing w:after="120"/>
      <w:ind w:left="566"/>
      <w:contextualSpacing/>
    </w:pPr>
  </w:style>
  <w:style w:type="paragraph" w:styleId="ListContinue3">
    <w:name w:val="List Continue 3"/>
    <w:basedOn w:val="Normal"/>
    <w:unhideWhenUsed/>
    <w:pPr>
      <w:spacing w:after="120"/>
      <w:ind w:left="849"/>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Number4">
    <w:name w:val="List Number 4"/>
    <w:basedOn w:val="Normal"/>
    <w:unhideWhenUsed/>
    <w:pPr>
      <w:numPr>
        <w:numId w:val="8"/>
      </w:numPr>
      <w:contextualSpacing/>
    </w:pPr>
  </w:style>
  <w:style w:type="paragraph" w:styleId="ListNumber5">
    <w:name w:val="List Number 5"/>
    <w:basedOn w:val="Normal"/>
    <w:unhideWhenUsed/>
    <w:pPr>
      <w:numPr>
        <w:numId w:val="9"/>
      </w:numPr>
      <w:contextualSpacing/>
    </w:pPr>
  </w:style>
  <w:style w:type="paragraph" w:styleId="MacroText">
    <w:name w:val="macro"/>
    <w:link w:val="MacroTextChar"/>
    <w:uiPriority w:val="99"/>
    <w:unhideWhenUse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s="Consolas"/>
      <w:color w:val="auto"/>
      <w:sz w:val="20"/>
      <w:szCs w:val="20"/>
    </w:rPr>
  </w:style>
  <w:style w:type="character" w:customStyle="1" w:styleId="MacroTextChar">
    <w:name w:val="Macro Text Char"/>
    <w:basedOn w:val="DefaultParagraphFont"/>
    <w:link w:val="MacroText"/>
    <w:uiPriority w:val="99"/>
    <w:rPr>
      <w:rFonts w:ascii="Consolas" w:hAnsi="Consolas" w:cs="Consolas"/>
      <w:color w:val="auto"/>
      <w:sz w:val="20"/>
      <w:szCs w:val="20"/>
    </w:rPr>
  </w:style>
  <w:style w:type="paragraph" w:styleId="BodyText2">
    <w:name w:val="Body Text 2"/>
    <w:basedOn w:val="Normal"/>
    <w:link w:val="BodyText2Char"/>
    <w:unhideWhenUsed/>
    <w:pPr>
      <w:spacing w:before="60" w:after="60"/>
      <w:ind w:left="567"/>
    </w:pPr>
    <w:rPr>
      <w:i/>
      <w:u w:val="single"/>
    </w:rPr>
  </w:style>
  <w:style w:type="character" w:customStyle="1" w:styleId="BodyText2Char">
    <w:name w:val="Body Text 2 Char"/>
    <w:basedOn w:val="DefaultParagraphFont"/>
    <w:link w:val="BodyText2"/>
    <w:rPr>
      <w:rFonts w:ascii="Times New Roman" w:hAnsi="Times New Roman"/>
      <w:i/>
      <w:color w:val="auto"/>
      <w:sz w:val="26"/>
      <w:u w:val="single"/>
    </w:rPr>
  </w:style>
  <w:style w:type="paragraph" w:styleId="BodyText3">
    <w:name w:val="Body Text 3"/>
    <w:basedOn w:val="Normal"/>
    <w:link w:val="BodyText3Char"/>
    <w:unhideWhenUsed/>
    <w:pPr>
      <w:spacing w:before="60" w:after="60"/>
      <w:ind w:left="567"/>
    </w:pPr>
    <w:rPr>
      <w:b/>
      <w:szCs w:val="16"/>
    </w:rPr>
  </w:style>
  <w:style w:type="character" w:customStyle="1" w:styleId="BodyText3Char">
    <w:name w:val="Body Text 3 Char"/>
    <w:basedOn w:val="DefaultParagraphFont"/>
    <w:link w:val="BodyText3"/>
    <w:rPr>
      <w:rFonts w:ascii="Times New Roman" w:hAnsi="Times New Roman"/>
      <w:b/>
      <w:color w:val="404040" w:themeColor="text1" w:themeTint="BF"/>
      <w:sz w:val="26"/>
      <w:szCs w:val="16"/>
    </w:rPr>
  </w:style>
  <w:style w:type="paragraph" w:styleId="TOCHeading">
    <w:name w:val="TOC Heading"/>
    <w:basedOn w:val="Heading1"/>
    <w:next w:val="Normal"/>
    <w:uiPriority w:val="39"/>
    <w:unhideWhenUsed/>
    <w:qFormat/>
    <w:pPr>
      <w:numPr>
        <w:numId w:val="0"/>
      </w:numPr>
      <w:jc w:val="center"/>
      <w:outlineLvl w:val="9"/>
    </w:pPr>
  </w:style>
  <w:style w:type="paragraph" w:styleId="TOC9">
    <w:name w:val="toc 9"/>
    <w:basedOn w:val="Normal"/>
    <w:next w:val="Normal"/>
    <w:autoRedefine/>
    <w:uiPriority w:val="39"/>
    <w:unhideWhenUsed/>
    <w:pPr>
      <w:ind w:left="2080"/>
    </w:pPr>
    <w:rPr>
      <w:rFonts w:asciiTheme="minorHAnsi" w:hAnsiTheme="minorHAnsi" w:cstheme="minorHAnsi"/>
      <w:sz w:val="20"/>
      <w:szCs w:val="20"/>
    </w:rPr>
  </w:style>
  <w:style w:type="paragraph" w:styleId="BodyTextIndent">
    <w:name w:val="Body Text Indent"/>
    <w:aliases w:val="Body Text Indent Char Char,Body Text Indent Char Char Char Char Char Char,Body Text Indent Char Char Char,Body Text Indent Char Char Char Char Char Char Char Char Char Char"/>
    <w:basedOn w:val="Normal"/>
    <w:link w:val="BodyTextIndentChar"/>
    <w:unhideWhenUsed/>
    <w:pPr>
      <w:spacing w:after="120"/>
      <w:ind w:left="283"/>
    </w:pPr>
  </w:style>
  <w:style w:type="character" w:customStyle="1" w:styleId="BodyTextIndentChar">
    <w:name w:val="Body Text Indent Char"/>
    <w:aliases w:val="Body Text Indent Char Char Char2,Body Text Indent Char Char Char Char Char Char Char1,Body Text Indent Char Char Char Char1,Body Text Indent Char Char Char Char Char Char Char Char Char Char Char"/>
    <w:basedOn w:val="DefaultParagraphFont"/>
    <w:link w:val="BodyTextIndent"/>
    <w:rPr>
      <w:rFonts w:ascii="Times New Roman" w:hAnsi="Times New Roman"/>
      <w:color w:val="auto"/>
      <w:sz w:val="26"/>
    </w:rPr>
  </w:style>
  <w:style w:type="paragraph" w:styleId="BodyTextIndent3">
    <w:name w:val="Body Text Indent 3"/>
    <w:basedOn w:val="Normal"/>
    <w:link w:val="BodyTextIndent3Char"/>
    <w:unhideWhenUsed/>
    <w:pPr>
      <w:spacing w:after="120"/>
      <w:ind w:left="283"/>
    </w:pPr>
    <w:rPr>
      <w:sz w:val="16"/>
      <w:szCs w:val="16"/>
    </w:rPr>
  </w:style>
  <w:style w:type="character" w:customStyle="1" w:styleId="BodyTextIndent3Char">
    <w:name w:val="Body Text Indent 3 Char"/>
    <w:basedOn w:val="DefaultParagraphFont"/>
    <w:link w:val="BodyTextIndent3"/>
    <w:rPr>
      <w:rFonts w:ascii="Times New Roman" w:hAnsi="Times New Roman"/>
      <w:color w:val="auto"/>
      <w:sz w:val="16"/>
      <w:szCs w:val="16"/>
    </w:rPr>
  </w:style>
  <w:style w:type="paragraph" w:styleId="BodyTextIndent2">
    <w:name w:val="Body Text Indent 2"/>
    <w:basedOn w:val="Normal"/>
    <w:link w:val="BodyTextIndent2Char"/>
    <w:uiPriority w:val="99"/>
    <w:unhideWhenUsed/>
    <w:pPr>
      <w:spacing w:after="120" w:line="480" w:lineRule="auto"/>
      <w:ind w:left="283"/>
    </w:pPr>
  </w:style>
  <w:style w:type="character" w:customStyle="1" w:styleId="BodyTextIndent2Char">
    <w:name w:val="Body Text Indent 2 Char"/>
    <w:basedOn w:val="DefaultParagraphFont"/>
    <w:link w:val="BodyTextIndent2"/>
    <w:uiPriority w:val="99"/>
    <w:rPr>
      <w:rFonts w:ascii="Times New Roman" w:hAnsi="Times New Roman"/>
      <w:color w:val="auto"/>
      <w:sz w:val="2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hAnsi="Times New Roman"/>
      <w:color w:val="auto"/>
      <w:sz w:val="20"/>
      <w:szCs w:val="20"/>
    </w:rPr>
  </w:style>
  <w:style w:type="paragraph" w:styleId="Index3">
    <w:name w:val="index 3"/>
    <w:basedOn w:val="Normal"/>
    <w:next w:val="Normal"/>
    <w:autoRedefine/>
    <w:uiPriority w:val="99"/>
    <w:unhideWhenUsed/>
    <w:pPr>
      <w:ind w:left="780" w:hanging="260"/>
    </w:pPr>
  </w:style>
  <w:style w:type="paragraph" w:styleId="Index6">
    <w:name w:val="index 6"/>
    <w:basedOn w:val="Normal"/>
    <w:next w:val="Normal"/>
    <w:autoRedefine/>
    <w:uiPriority w:val="99"/>
    <w:unhideWhenUsed/>
    <w:pPr>
      <w:ind w:left="1560" w:hanging="260"/>
    </w:pPr>
  </w:style>
  <w:style w:type="character" w:styleId="LineNumber">
    <w:name w:val="line number"/>
    <w:basedOn w:val="DefaultParagraphFont"/>
    <w:uiPriority w:val="99"/>
    <w:unhideWhenUsed/>
  </w:style>
  <w:style w:type="paragraph" w:styleId="MessageHeader">
    <w:name w:val="Message Header"/>
    <w:basedOn w:val="Normal"/>
    <w:link w:val="MessageHeaderChar"/>
    <w:unhideWhenUse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color w:val="auto"/>
      <w:sz w:val="24"/>
      <w:szCs w:val="24"/>
      <w:shd w:val="pct20" w:color="auto" w:fill="auto"/>
    </w:rPr>
  </w:style>
  <w:style w:type="paragraph" w:styleId="NoteHeading">
    <w:name w:val="Note Heading"/>
    <w:basedOn w:val="Normal"/>
    <w:next w:val="Normal"/>
    <w:link w:val="NoteHeadingChar"/>
    <w:unhideWhenUsed/>
  </w:style>
  <w:style w:type="character" w:customStyle="1" w:styleId="NoteHeadingChar">
    <w:name w:val="Note Heading Char"/>
    <w:basedOn w:val="DefaultParagraphFont"/>
    <w:link w:val="NoteHeading"/>
    <w:rPr>
      <w:rFonts w:ascii="Times New Roman" w:hAnsi="Times New Roman"/>
      <w:color w:val="auto"/>
      <w:sz w:val="26"/>
    </w:rPr>
  </w:style>
  <w:style w:type="paragraph" w:styleId="Salutation">
    <w:name w:val="Salutation"/>
    <w:basedOn w:val="Normal"/>
    <w:next w:val="Normal"/>
    <w:link w:val="SalutationChar"/>
    <w:unhideWhenUsed/>
  </w:style>
  <w:style w:type="character" w:customStyle="1" w:styleId="SalutationChar">
    <w:name w:val="Salutation Char"/>
    <w:basedOn w:val="DefaultParagraphFont"/>
    <w:link w:val="Salutation"/>
    <w:rPr>
      <w:rFonts w:ascii="Times New Roman" w:hAnsi="Times New Roman"/>
      <w:color w:val="auto"/>
      <w:sz w:val="26"/>
    </w:rPr>
  </w:style>
  <w:style w:type="paragraph" w:styleId="TableofFigures">
    <w:name w:val="table of figures"/>
    <w:basedOn w:val="Normal"/>
    <w:next w:val="Normal"/>
    <w:unhideWhenUsed/>
  </w:style>
  <w:style w:type="paragraph" w:styleId="CommentSubject">
    <w:name w:val="annotation subject"/>
    <w:basedOn w:val="CommentText"/>
    <w:next w:val="CommentText"/>
    <w:link w:val="CommentSubjectChar"/>
    <w:uiPriority w:val="99"/>
    <w:unhideWhenUsed/>
    <w:rPr>
      <w:b/>
      <w:bCs/>
    </w:rPr>
  </w:style>
  <w:style w:type="character" w:customStyle="1" w:styleId="CommentSubjectChar">
    <w:name w:val="Comment Subject Char"/>
    <w:basedOn w:val="CommentTextChar"/>
    <w:link w:val="CommentSubject"/>
    <w:uiPriority w:val="99"/>
    <w:rPr>
      <w:rFonts w:ascii="Times New Roman" w:hAnsi="Times New Roman"/>
      <w:b/>
      <w:bCs/>
      <w:color w:val="auto"/>
      <w:sz w:val="20"/>
      <w:szCs w:val="20"/>
    </w:rPr>
  </w:style>
  <w:style w:type="character" w:styleId="CommentReference">
    <w:name w:val="annotation reference"/>
    <w:basedOn w:val="DefaultParagraphFont"/>
    <w:uiPriority w:val="99"/>
    <w:unhideWhenUsed/>
    <w:rPr>
      <w:sz w:val="16"/>
      <w:szCs w:val="16"/>
    </w:rPr>
  </w:style>
  <w:style w:type="paragraph" w:styleId="Caption">
    <w:name w:val="caption"/>
    <w:aliases w:val="Figures,Appendix A,cp"/>
    <w:basedOn w:val="Normal"/>
    <w:next w:val="Normal"/>
    <w:link w:val="CaptionChar"/>
    <w:unhideWhenUsed/>
    <w:qFormat/>
    <w:rsid w:val="00BE318D"/>
    <w:rPr>
      <w:bCs/>
      <w:color w:val="auto"/>
      <w:sz w:val="28"/>
      <w:szCs w:val="18"/>
    </w:rPr>
  </w:style>
  <w:style w:type="character" w:customStyle="1" w:styleId="CaptionChar">
    <w:name w:val="Caption Char"/>
    <w:aliases w:val="Figures Char,Appendix A Char,cp Char"/>
    <w:link w:val="Caption"/>
    <w:locked/>
    <w:rsid w:val="00BE318D"/>
    <w:rPr>
      <w:rFonts w:ascii="Times New Roman" w:hAnsi="Times New Roman"/>
      <w:bCs/>
      <w:color w:val="auto"/>
      <w:szCs w:val="18"/>
    </w:rPr>
  </w:style>
  <w:style w:type="character" w:styleId="BookTitle">
    <w:name w:val="Book Title"/>
    <w:basedOn w:val="DefaultParagraphFont"/>
    <w:uiPriority w:val="33"/>
    <w:qFormat/>
    <w:rPr>
      <w:b/>
      <w:bCs/>
      <w:smallCaps/>
      <w:spacing w:val="5"/>
    </w:rPr>
  </w:style>
  <w:style w:type="character" w:styleId="Strong">
    <w:name w:val="Strong"/>
    <w:aliases w:val=".Strong"/>
    <w:basedOn w:val="DefaultParagraphFont"/>
    <w:uiPriority w:val="22"/>
    <w:qFormat/>
    <w:rPr>
      <w:b/>
      <w:bCs/>
    </w:rPr>
  </w:style>
  <w:style w:type="character" w:styleId="Emphasis">
    <w:name w:val="Emphasis"/>
    <w:basedOn w:val="DefaultParagraphFont"/>
    <w:uiPriority w:val="20"/>
    <w:qFormat/>
    <w:rPr>
      <w:i/>
      <w:iCs/>
    </w:rPr>
  </w:style>
  <w:style w:type="paragraph" w:styleId="Subtitle">
    <w:name w:val="Subtitle"/>
    <w:basedOn w:val="Normal"/>
    <w:next w:val="Normal"/>
    <w:link w:val="SubtitleChar"/>
    <w:uiPriority w:val="11"/>
    <w:qFormat/>
    <w:rPr>
      <w:rFonts w:ascii="Cambria" w:eastAsia="Cambria" w:hAnsi="Cambria" w:cs="Cambria"/>
      <w:i/>
      <w:color w:val="4F81BD"/>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customStyle="1" w:styleId="TitleChar">
    <w:name w:val="Title Char"/>
    <w:aliases w:val="TitleTable Char"/>
    <w:basedOn w:val="DefaultParagraphFont"/>
    <w:link w:val="Title"/>
    <w:rPr>
      <w:rFonts w:asciiTheme="majorHAnsi" w:eastAsiaTheme="majorEastAsia" w:hAnsiTheme="majorHAnsi" w:cstheme="majorBidi"/>
      <w:color w:val="17365D" w:themeColor="text2" w:themeShade="BF"/>
      <w:spacing w:val="5"/>
      <w:kern w:val="28"/>
      <w:sz w:val="52"/>
      <w:szCs w:val="52"/>
    </w:rPr>
  </w:style>
  <w:style w:type="paragraph" w:styleId="Header">
    <w:name w:val="header"/>
    <w:aliases w:val="h,Header/Footer,header odd,Hyphen,sbv"/>
    <w:basedOn w:val="Normal"/>
    <w:link w:val="HeaderChar"/>
    <w:unhideWhenUsed/>
    <w:pPr>
      <w:tabs>
        <w:tab w:val="center" w:pos="4513"/>
        <w:tab w:val="right" w:pos="9026"/>
      </w:tabs>
      <w:jc w:val="right"/>
    </w:pPr>
    <w:rPr>
      <w:i/>
      <w:color w:val="808080" w:themeColor="background1" w:themeShade="80"/>
      <w:sz w:val="22"/>
    </w:rPr>
  </w:style>
  <w:style w:type="character" w:customStyle="1" w:styleId="HeaderChar">
    <w:name w:val="Header Char"/>
    <w:aliases w:val="h Char,Header/Footer Char,header odd Char,Hyphen Char,sbv Char1"/>
    <w:basedOn w:val="DefaultParagraphFont"/>
    <w:link w:val="Header"/>
    <w:rPr>
      <w:rFonts w:ascii="Times New Roman" w:hAnsi="Times New Roman"/>
      <w:i/>
      <w:color w:val="808080" w:themeColor="background1" w:themeShade="80"/>
      <w:sz w:val="22"/>
    </w:rPr>
  </w:style>
  <w:style w:type="paragraph" w:styleId="Footer">
    <w:name w:val="footer"/>
    <w:aliases w:val="nms Footer"/>
    <w:basedOn w:val="Normal"/>
    <w:link w:val="FooterChar"/>
    <w:autoRedefine/>
    <w:uiPriority w:val="99"/>
    <w:unhideWhenUsed/>
    <w:qFormat/>
    <w:rsid w:val="00133B96"/>
    <w:pPr>
      <w:pBdr>
        <w:top w:val="single" w:sz="4" w:space="1" w:color="A5A5A5" w:themeColor="background1" w:themeShade="A5"/>
      </w:pBdr>
      <w:tabs>
        <w:tab w:val="center" w:pos="4513"/>
        <w:tab w:val="right" w:pos="9026"/>
      </w:tabs>
      <w:jc w:val="right"/>
    </w:pPr>
    <w:rPr>
      <w:color w:val="auto"/>
      <w:sz w:val="24"/>
      <w:szCs w:val="32"/>
      <w:lang w:val="en-US"/>
    </w:rPr>
  </w:style>
  <w:style w:type="character" w:customStyle="1" w:styleId="FooterChar">
    <w:name w:val="Footer Char"/>
    <w:aliases w:val="nms Footer Char"/>
    <w:basedOn w:val="DefaultParagraphFont"/>
    <w:link w:val="Footer"/>
    <w:uiPriority w:val="99"/>
    <w:rsid w:val="00133B96"/>
    <w:rPr>
      <w:rFonts w:ascii="Times New Roman" w:hAnsi="Times New Roman"/>
      <w:color w:val="auto"/>
      <w:sz w:val="24"/>
      <w:szCs w:val="32"/>
      <w:lang w:val="en-US"/>
    </w:rPr>
  </w:style>
  <w:style w:type="paragraph" w:styleId="BalloonText">
    <w:name w:val="Balloon Text"/>
    <w:basedOn w:val="Normal"/>
    <w:link w:val="BalloonTextChar"/>
    <w:uiPriority w:val="99"/>
    <w:unhideWhenUsed/>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color w:val="auto"/>
      <w:sz w:val="16"/>
      <w:szCs w:val="16"/>
    </w:rPr>
  </w:style>
  <w:style w:type="character" w:styleId="PageNumber">
    <w:name w:val="page number"/>
    <w:basedOn w:val="DefaultParagraphFont"/>
  </w:style>
  <w:style w:type="paragraph" w:styleId="TOC1">
    <w:name w:val="toc 1"/>
    <w:aliases w:val="TOC 1-Level1"/>
    <w:basedOn w:val="Normal"/>
    <w:next w:val="Normal"/>
    <w:link w:val="TOC1Char"/>
    <w:autoRedefine/>
    <w:uiPriority w:val="39"/>
    <w:unhideWhenUsed/>
    <w:qFormat/>
    <w:rsid w:val="00A80286"/>
    <w:pPr>
      <w:tabs>
        <w:tab w:val="right" w:leader="dot" w:pos="9627"/>
      </w:tabs>
      <w:spacing w:before="120"/>
    </w:pPr>
    <w:rPr>
      <w:rFonts w:cstheme="minorHAnsi"/>
      <w:b/>
      <w:bCs/>
      <w:sz w:val="24"/>
      <w:szCs w:val="24"/>
    </w:rPr>
  </w:style>
  <w:style w:type="paragraph" w:styleId="TOC2">
    <w:name w:val="toc 2"/>
    <w:basedOn w:val="Normal"/>
    <w:next w:val="Normal"/>
    <w:link w:val="TOC2Char"/>
    <w:autoRedefine/>
    <w:uiPriority w:val="39"/>
    <w:unhideWhenUsed/>
    <w:qFormat/>
    <w:pPr>
      <w:ind w:left="260"/>
    </w:pPr>
    <w:rPr>
      <w:rFonts w:cstheme="minorHAnsi"/>
      <w:b/>
      <w:bCs/>
      <w:sz w:val="22"/>
      <w:szCs w:val="22"/>
    </w:rPr>
  </w:style>
  <w:style w:type="paragraph" w:styleId="TOC3">
    <w:name w:val="toc 3"/>
    <w:basedOn w:val="Normal"/>
    <w:next w:val="Normal"/>
    <w:autoRedefine/>
    <w:uiPriority w:val="39"/>
    <w:unhideWhenUsed/>
    <w:qFormat/>
    <w:pPr>
      <w:ind w:left="520"/>
    </w:pPr>
    <w:rPr>
      <w:rFonts w:cstheme="minorHAnsi"/>
      <w:sz w:val="22"/>
      <w:szCs w:val="22"/>
    </w:rPr>
  </w:style>
  <w:style w:type="character" w:styleId="Hyperlink">
    <w:name w:val="Hyperlink"/>
    <w:aliases w:val=" Char Char27"/>
    <w:basedOn w:val="DefaultParagraphFont"/>
    <w:uiPriority w:val="99"/>
    <w:unhideWhenUsed/>
    <w:qFormat/>
    <w:rPr>
      <w:color w:val="0000FF" w:themeColor="hyperlink"/>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single space,fn"/>
    <w:basedOn w:val="Normal"/>
    <w:link w:val="FootnoteTextChar"/>
    <w:uiPriority w:val="99"/>
    <w:unhideWhenUsed/>
    <w:qFormat/>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fn Char"/>
    <w:basedOn w:val="DefaultParagraphFont"/>
    <w:link w:val="FootnoteText"/>
    <w:uiPriority w:val="99"/>
    <w:qFormat/>
    <w:rPr>
      <w:rFonts w:ascii="Times New Roman" w:hAnsi="Times New Roman"/>
      <w:color w:val="auto"/>
      <w:sz w:val="20"/>
      <w:szCs w:val="20"/>
    </w:rPr>
  </w:style>
  <w:style w:type="character" w:styleId="FootnoteReference">
    <w:name w:val="footnote reference"/>
    <w:aliases w:val="ftref,16 Point,Superscript 6 Point,Superscript 6 Point + 11 pt,Footnote,Footnote text,BearingPoint,fr,Footnote Text1,f,Ref,de nota al pie,Footnote + Arial,10 pt,Black,Footnote Text11,(NECG) Footnote Reference, BVI fnr,footnote ref,R"/>
    <w:basedOn w:val="DefaultParagraphFont"/>
    <w:uiPriority w:val="99"/>
    <w:unhideWhenUsed/>
    <w:qFormat/>
    <w:rPr>
      <w:vertAlign w:val="superscript"/>
    </w:rPr>
  </w:style>
  <w:style w:type="table" w:styleId="TableGrid">
    <w:name w:val="Table Grid"/>
    <w:aliases w:val="HRT Table Style,FPT_Table"/>
    <w:basedOn w:val="TableNormal"/>
    <w:uiPriority w:val="5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link w:val="DefaultChar"/>
    <w:pPr>
      <w:widowControl w:val="0"/>
      <w:autoSpaceDE w:val="0"/>
      <w:autoSpaceDN w:val="0"/>
      <w:adjustRightInd w:val="0"/>
      <w:spacing w:before="120" w:after="120" w:line="300" w:lineRule="atLeast"/>
      <w:ind w:firstLine="709"/>
    </w:pPr>
    <w:rPr>
      <w:color w:val="000000"/>
      <w:szCs w:val="24"/>
      <w:lang w:val="en-US"/>
    </w:rPr>
  </w:style>
  <w:style w:type="character" w:styleId="FollowedHyperlink">
    <w:name w:val="FollowedHyperlink"/>
    <w:basedOn w:val="DefaultParagraphFont"/>
    <w:uiPriority w:val="99"/>
    <w:unhideWhenUsed/>
    <w:rPr>
      <w:color w:val="800080"/>
      <w:u w:val="single"/>
    </w:rPr>
  </w:style>
  <w:style w:type="paragraph" w:customStyle="1" w:styleId="xl126">
    <w:name w:val="xl126"/>
    <w:basedOn w:val="Normal"/>
    <w:pPr>
      <w:spacing w:before="100" w:beforeAutospacing="1" w:after="100" w:afterAutospacing="1"/>
      <w:textAlignment w:val="center"/>
    </w:pPr>
    <w:rPr>
      <w:color w:val="auto"/>
      <w:sz w:val="24"/>
      <w:szCs w:val="24"/>
      <w:lang w:val="en-GB" w:eastAsia="en-GB"/>
    </w:rPr>
  </w:style>
  <w:style w:type="paragraph" w:customStyle="1" w:styleId="xl127">
    <w:name w:val="xl127"/>
    <w:basedOn w:val="Normal"/>
    <w:pPr>
      <w:spacing w:before="100" w:beforeAutospacing="1" w:after="100" w:afterAutospacing="1"/>
      <w:textAlignment w:val="center"/>
    </w:pPr>
    <w:rPr>
      <w:color w:val="404040"/>
      <w:sz w:val="18"/>
      <w:szCs w:val="18"/>
      <w:lang w:val="en-GB" w:eastAsia="en-GB"/>
    </w:rPr>
  </w:style>
  <w:style w:type="paragraph" w:customStyle="1" w:styleId="xl128">
    <w:name w:val="xl128"/>
    <w:basedOn w:val="Normal"/>
    <w:pPr>
      <w:spacing w:before="100" w:beforeAutospacing="1" w:after="100" w:afterAutospacing="1"/>
      <w:textAlignment w:val="center"/>
    </w:pPr>
    <w:rPr>
      <w:b/>
      <w:bCs/>
      <w:color w:val="404040"/>
      <w:sz w:val="18"/>
      <w:szCs w:val="18"/>
      <w:lang w:val="en-GB" w:eastAsia="en-GB"/>
    </w:rPr>
  </w:style>
  <w:style w:type="paragraph" w:customStyle="1" w:styleId="xl129">
    <w:name w:val="xl129"/>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color w:val="404040"/>
      <w:sz w:val="18"/>
      <w:szCs w:val="18"/>
      <w:lang w:val="en-GB" w:eastAsia="en-GB"/>
    </w:rPr>
  </w:style>
  <w:style w:type="paragraph" w:customStyle="1" w:styleId="xl130">
    <w:name w:val="xl130"/>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textAlignment w:val="center"/>
    </w:pPr>
    <w:rPr>
      <w:color w:val="404040"/>
      <w:sz w:val="18"/>
      <w:szCs w:val="18"/>
      <w:lang w:val="en-GB" w:eastAsia="en-GB"/>
    </w:rPr>
  </w:style>
  <w:style w:type="paragraph" w:customStyle="1" w:styleId="xl131">
    <w:name w:val="xl131"/>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color w:val="404040"/>
      <w:sz w:val="18"/>
      <w:szCs w:val="18"/>
      <w:lang w:val="en-GB" w:eastAsia="en-GB"/>
    </w:rPr>
  </w:style>
  <w:style w:type="paragraph" w:customStyle="1" w:styleId="xl132">
    <w:name w:val="xl132"/>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color w:val="404040"/>
      <w:sz w:val="18"/>
      <w:szCs w:val="18"/>
      <w:lang w:val="en-GB" w:eastAsia="en-GB"/>
    </w:rPr>
  </w:style>
  <w:style w:type="paragraph" w:customStyle="1" w:styleId="xl133">
    <w:name w:val="xl133"/>
    <w:basedOn w:val="Normal"/>
    <w:pPr>
      <w:pBdr>
        <w:top w:val="single" w:sz="4" w:space="0" w:color="808080"/>
        <w:left w:val="single" w:sz="4" w:space="0" w:color="808080"/>
        <w:bottom w:val="single" w:sz="4" w:space="0" w:color="808080"/>
        <w:right w:val="single" w:sz="4" w:space="0" w:color="808080"/>
      </w:pBdr>
      <w:shd w:val="clear" w:color="000000" w:fill="FFFFFF"/>
      <w:spacing w:before="100" w:beforeAutospacing="1" w:after="100" w:afterAutospacing="1"/>
      <w:jc w:val="right"/>
      <w:textAlignment w:val="center"/>
    </w:pPr>
    <w:rPr>
      <w:color w:val="404040"/>
      <w:sz w:val="18"/>
      <w:szCs w:val="18"/>
      <w:lang w:val="en-GB" w:eastAsia="en-GB"/>
    </w:rPr>
  </w:style>
  <w:style w:type="paragraph" w:customStyle="1" w:styleId="xl134">
    <w:name w:val="xl134"/>
    <w:basedOn w:val="Normal"/>
    <w:pPr>
      <w:pBdr>
        <w:top w:val="single" w:sz="4" w:space="0" w:color="808080"/>
        <w:left w:val="single" w:sz="4" w:space="0" w:color="808080"/>
        <w:bottom w:val="single" w:sz="4" w:space="0" w:color="808080"/>
        <w:right w:val="single" w:sz="4" w:space="0" w:color="808080"/>
      </w:pBdr>
      <w:shd w:val="clear" w:color="000000" w:fill="FFFFFF"/>
      <w:spacing w:before="100" w:beforeAutospacing="1" w:after="100" w:afterAutospacing="1"/>
      <w:jc w:val="right"/>
      <w:textAlignment w:val="center"/>
    </w:pPr>
    <w:rPr>
      <w:color w:val="404040"/>
      <w:sz w:val="18"/>
      <w:szCs w:val="18"/>
      <w:lang w:val="en-GB" w:eastAsia="en-GB"/>
    </w:rPr>
  </w:style>
  <w:style w:type="paragraph" w:customStyle="1" w:styleId="xl135">
    <w:name w:val="xl135"/>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color w:val="404040"/>
      <w:sz w:val="18"/>
      <w:szCs w:val="18"/>
      <w:lang w:val="en-GB" w:eastAsia="en-GB"/>
    </w:rPr>
  </w:style>
  <w:style w:type="paragraph" w:customStyle="1" w:styleId="xl136">
    <w:name w:val="xl136"/>
    <w:basedOn w:val="Normal"/>
    <w:pPr>
      <w:spacing w:before="100" w:beforeAutospacing="1" w:after="100" w:afterAutospacing="1"/>
      <w:jc w:val="right"/>
      <w:textAlignment w:val="center"/>
    </w:pPr>
    <w:rPr>
      <w:color w:val="404040"/>
      <w:sz w:val="18"/>
      <w:szCs w:val="18"/>
      <w:lang w:val="en-GB" w:eastAsia="en-GB"/>
    </w:rPr>
  </w:style>
  <w:style w:type="paragraph" w:customStyle="1" w:styleId="xl137">
    <w:name w:val="xl137"/>
    <w:basedOn w:val="Normal"/>
    <w:pPr>
      <w:pBdr>
        <w:top w:val="single" w:sz="4" w:space="0" w:color="808080"/>
        <w:left w:val="single" w:sz="4" w:space="0" w:color="808080"/>
        <w:bottom w:val="single" w:sz="4" w:space="0" w:color="808080"/>
        <w:right w:val="single" w:sz="4" w:space="0" w:color="808080"/>
      </w:pBdr>
      <w:shd w:val="clear" w:color="000000" w:fill="FFFFFF"/>
      <w:spacing w:before="100" w:beforeAutospacing="1" w:after="100" w:afterAutospacing="1"/>
      <w:jc w:val="center"/>
      <w:textAlignment w:val="center"/>
    </w:pPr>
    <w:rPr>
      <w:color w:val="404040"/>
      <w:sz w:val="18"/>
      <w:szCs w:val="18"/>
      <w:lang w:val="en-GB" w:eastAsia="en-GB"/>
    </w:rPr>
  </w:style>
  <w:style w:type="paragraph" w:customStyle="1" w:styleId="xl138">
    <w:name w:val="xl138"/>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color w:val="404040"/>
      <w:sz w:val="18"/>
      <w:szCs w:val="18"/>
      <w:lang w:val="en-GB" w:eastAsia="en-GB"/>
    </w:rPr>
  </w:style>
  <w:style w:type="paragraph" w:customStyle="1" w:styleId="xl139">
    <w:name w:val="xl139"/>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textAlignment w:val="center"/>
    </w:pPr>
    <w:rPr>
      <w:color w:val="404040"/>
      <w:sz w:val="18"/>
      <w:szCs w:val="18"/>
      <w:lang w:val="en-GB" w:eastAsia="en-GB"/>
    </w:rPr>
  </w:style>
  <w:style w:type="paragraph" w:customStyle="1" w:styleId="xl140">
    <w:name w:val="xl140"/>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color w:val="404040"/>
      <w:sz w:val="18"/>
      <w:szCs w:val="18"/>
      <w:lang w:val="en-GB" w:eastAsia="en-GB"/>
    </w:rPr>
  </w:style>
  <w:style w:type="paragraph" w:customStyle="1" w:styleId="xl141">
    <w:name w:val="xl141"/>
    <w:basedOn w:val="Normal"/>
    <w:pPr>
      <w:pBdr>
        <w:top w:val="single" w:sz="4" w:space="0" w:color="808080"/>
        <w:left w:val="single" w:sz="4" w:space="0" w:color="808080"/>
        <w:bottom w:val="single" w:sz="4" w:space="0" w:color="808080"/>
        <w:right w:val="single" w:sz="4" w:space="0" w:color="808080"/>
      </w:pBdr>
      <w:shd w:val="clear" w:color="000000" w:fill="FFFFFF"/>
      <w:spacing w:before="100" w:beforeAutospacing="1" w:after="100" w:afterAutospacing="1"/>
      <w:jc w:val="center"/>
      <w:textAlignment w:val="center"/>
    </w:pPr>
    <w:rPr>
      <w:color w:val="404040"/>
      <w:sz w:val="18"/>
      <w:szCs w:val="18"/>
      <w:lang w:val="en-GB" w:eastAsia="en-GB"/>
    </w:rPr>
  </w:style>
  <w:style w:type="paragraph" w:customStyle="1" w:styleId="xl142">
    <w:name w:val="xl142"/>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color w:val="404040"/>
      <w:sz w:val="18"/>
      <w:szCs w:val="18"/>
      <w:lang w:val="en-GB" w:eastAsia="en-GB"/>
    </w:rPr>
  </w:style>
  <w:style w:type="paragraph" w:customStyle="1" w:styleId="xl143">
    <w:name w:val="xl143"/>
    <w:basedOn w:val="Normal"/>
    <w:pPr>
      <w:spacing w:before="100" w:beforeAutospacing="1" w:after="100" w:afterAutospacing="1"/>
      <w:jc w:val="center"/>
      <w:textAlignment w:val="center"/>
    </w:pPr>
    <w:rPr>
      <w:color w:val="404040"/>
      <w:sz w:val="18"/>
      <w:szCs w:val="18"/>
      <w:lang w:val="en-GB" w:eastAsia="en-GB"/>
    </w:rPr>
  </w:style>
  <w:style w:type="paragraph" w:customStyle="1" w:styleId="xl144">
    <w:name w:val="xl144"/>
    <w:basedOn w:val="Normal"/>
    <w:pPr>
      <w:pBdr>
        <w:top w:val="single" w:sz="4" w:space="0" w:color="808080"/>
        <w:left w:val="single" w:sz="4" w:space="0" w:color="808080"/>
        <w:bottom w:val="single" w:sz="4" w:space="0" w:color="808080"/>
        <w:right w:val="single" w:sz="4" w:space="0" w:color="808080"/>
      </w:pBdr>
      <w:shd w:val="clear" w:color="000000" w:fill="FFFFFF"/>
      <w:spacing w:before="100" w:beforeAutospacing="1" w:after="100" w:afterAutospacing="1"/>
      <w:jc w:val="center"/>
      <w:textAlignment w:val="center"/>
    </w:pPr>
    <w:rPr>
      <w:color w:val="404040"/>
      <w:sz w:val="18"/>
      <w:szCs w:val="18"/>
      <w:lang w:val="en-GB" w:eastAsia="en-GB"/>
    </w:rPr>
  </w:style>
  <w:style w:type="paragraph" w:customStyle="1" w:styleId="xl145">
    <w:name w:val="xl145"/>
    <w:basedOn w:val="Normal"/>
    <w:pPr>
      <w:spacing w:before="100" w:beforeAutospacing="1" w:after="100" w:afterAutospacing="1"/>
      <w:textAlignment w:val="center"/>
    </w:pPr>
    <w:rPr>
      <w:b/>
      <w:bCs/>
      <w:color w:val="262626"/>
      <w:sz w:val="18"/>
      <w:szCs w:val="18"/>
      <w:lang w:val="en-GB" w:eastAsia="en-GB"/>
    </w:rPr>
  </w:style>
  <w:style w:type="paragraph" w:customStyle="1" w:styleId="xl146">
    <w:name w:val="xl146"/>
    <w:basedOn w:val="Normal"/>
    <w:pPr>
      <w:pBdr>
        <w:top w:val="single" w:sz="4" w:space="0" w:color="808080"/>
        <w:left w:val="single" w:sz="4" w:space="0" w:color="808080"/>
        <w:bottom w:val="single" w:sz="4" w:space="0" w:color="808080"/>
        <w:right w:val="single" w:sz="4" w:space="0" w:color="808080"/>
      </w:pBdr>
      <w:shd w:val="clear" w:color="000000" w:fill="C5D9F1"/>
      <w:spacing w:before="100" w:beforeAutospacing="1" w:after="100" w:afterAutospacing="1"/>
      <w:jc w:val="center"/>
      <w:textAlignment w:val="center"/>
    </w:pPr>
    <w:rPr>
      <w:b/>
      <w:bCs/>
      <w:color w:val="404040"/>
      <w:sz w:val="18"/>
      <w:szCs w:val="18"/>
      <w:lang w:val="en-GB" w:eastAsia="en-GB"/>
    </w:rPr>
  </w:style>
  <w:style w:type="paragraph" w:customStyle="1" w:styleId="xl147">
    <w:name w:val="xl147"/>
    <w:basedOn w:val="Normal"/>
    <w:pPr>
      <w:pBdr>
        <w:top w:val="single" w:sz="4" w:space="0" w:color="808080"/>
        <w:left w:val="single" w:sz="4" w:space="0" w:color="808080"/>
        <w:bottom w:val="single" w:sz="4" w:space="0" w:color="808080"/>
        <w:right w:val="single" w:sz="4" w:space="0" w:color="808080"/>
      </w:pBdr>
      <w:shd w:val="clear" w:color="000000" w:fill="C5D9F1"/>
      <w:spacing w:before="100" w:beforeAutospacing="1" w:after="100" w:afterAutospacing="1"/>
      <w:jc w:val="center"/>
      <w:textAlignment w:val="center"/>
    </w:pPr>
    <w:rPr>
      <w:color w:val="404040"/>
      <w:sz w:val="18"/>
      <w:szCs w:val="18"/>
      <w:lang w:val="en-GB" w:eastAsia="en-GB"/>
    </w:rPr>
  </w:style>
  <w:style w:type="paragraph" w:customStyle="1" w:styleId="xl148">
    <w:name w:val="xl148"/>
    <w:basedOn w:val="Normal"/>
    <w:pPr>
      <w:pBdr>
        <w:top w:val="single" w:sz="4" w:space="0" w:color="808080"/>
        <w:left w:val="single" w:sz="4" w:space="0" w:color="808080"/>
        <w:bottom w:val="single" w:sz="4" w:space="0" w:color="808080"/>
        <w:right w:val="single" w:sz="4" w:space="0" w:color="808080"/>
      </w:pBdr>
      <w:shd w:val="clear" w:color="000000" w:fill="C5D9F1"/>
      <w:spacing w:before="100" w:beforeAutospacing="1" w:after="100" w:afterAutospacing="1"/>
      <w:jc w:val="center"/>
      <w:textAlignment w:val="center"/>
    </w:pPr>
    <w:rPr>
      <w:color w:val="404040"/>
      <w:sz w:val="18"/>
      <w:szCs w:val="18"/>
      <w:lang w:val="en-GB" w:eastAsia="en-GB"/>
    </w:rPr>
  </w:style>
  <w:style w:type="paragraph" w:customStyle="1" w:styleId="xl149">
    <w:name w:val="xl149"/>
    <w:basedOn w:val="Normal"/>
    <w:pPr>
      <w:pBdr>
        <w:top w:val="single" w:sz="4" w:space="0" w:color="808080"/>
        <w:left w:val="single" w:sz="4" w:space="0" w:color="808080"/>
        <w:bottom w:val="single" w:sz="4" w:space="0" w:color="808080"/>
        <w:right w:val="single" w:sz="4" w:space="0" w:color="808080"/>
      </w:pBdr>
      <w:shd w:val="clear" w:color="000000" w:fill="C5D9F1"/>
      <w:spacing w:before="100" w:beforeAutospacing="1" w:after="100" w:afterAutospacing="1"/>
      <w:jc w:val="right"/>
      <w:textAlignment w:val="center"/>
    </w:pPr>
    <w:rPr>
      <w:color w:val="404040"/>
      <w:sz w:val="18"/>
      <w:szCs w:val="18"/>
      <w:lang w:val="en-GB" w:eastAsia="en-GB"/>
    </w:rPr>
  </w:style>
  <w:style w:type="paragraph" w:customStyle="1" w:styleId="xl150">
    <w:name w:val="xl150"/>
    <w:basedOn w:val="Normal"/>
    <w:pPr>
      <w:pBdr>
        <w:top w:val="single" w:sz="4" w:space="0" w:color="808080"/>
        <w:left w:val="single" w:sz="4" w:space="0" w:color="808080"/>
        <w:bottom w:val="single" w:sz="4" w:space="0" w:color="808080"/>
        <w:right w:val="single" w:sz="4" w:space="0" w:color="808080"/>
      </w:pBdr>
      <w:shd w:val="clear" w:color="000000" w:fill="8DB4E2"/>
      <w:spacing w:before="100" w:beforeAutospacing="1" w:after="100" w:afterAutospacing="1"/>
      <w:jc w:val="center"/>
      <w:textAlignment w:val="center"/>
    </w:pPr>
    <w:rPr>
      <w:b/>
      <w:bCs/>
      <w:color w:val="404040"/>
      <w:sz w:val="18"/>
      <w:szCs w:val="18"/>
      <w:lang w:val="en-GB" w:eastAsia="en-GB"/>
    </w:rPr>
  </w:style>
  <w:style w:type="paragraph" w:customStyle="1" w:styleId="xl151">
    <w:name w:val="xl151"/>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color w:val="404040"/>
      <w:sz w:val="18"/>
      <w:szCs w:val="18"/>
      <w:lang w:val="en-GB" w:eastAsia="en-GB"/>
    </w:rPr>
  </w:style>
  <w:style w:type="paragraph" w:customStyle="1" w:styleId="xl152">
    <w:name w:val="xl152"/>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color w:val="404040"/>
      <w:sz w:val="18"/>
      <w:szCs w:val="18"/>
      <w:lang w:val="en-GB" w:eastAsia="en-GB"/>
    </w:rPr>
  </w:style>
  <w:style w:type="paragraph" w:customStyle="1" w:styleId="BodyText20">
    <w:name w:val="Body Text2"/>
    <w:basedOn w:val="Normal"/>
    <w:uiPriority w:val="99"/>
    <w:pPr>
      <w:spacing w:before="120" w:line="312" w:lineRule="auto"/>
      <w:ind w:left="360"/>
    </w:pPr>
    <w:rPr>
      <w:color w:val="auto"/>
      <w:kern w:val="28"/>
    </w:rPr>
  </w:style>
  <w:style w:type="paragraph" w:customStyle="1" w:styleId="font5">
    <w:name w:val="font5"/>
    <w:basedOn w:val="Normal"/>
    <w:pPr>
      <w:spacing w:before="100" w:beforeAutospacing="1" w:after="100" w:afterAutospacing="1"/>
    </w:pPr>
    <w:rPr>
      <w:color w:val="404040"/>
      <w:lang w:val="en-GB" w:eastAsia="en-GB"/>
    </w:rPr>
  </w:style>
  <w:style w:type="paragraph" w:customStyle="1" w:styleId="xl70">
    <w:name w:val="xl70"/>
    <w:basedOn w:val="Normal"/>
    <w:pPr>
      <w:spacing w:before="100" w:beforeAutospacing="1" w:after="100" w:afterAutospacing="1"/>
    </w:pPr>
    <w:rPr>
      <w:color w:val="404040"/>
      <w:sz w:val="24"/>
      <w:szCs w:val="24"/>
      <w:lang w:val="en-GB" w:eastAsia="en-GB"/>
    </w:rPr>
  </w:style>
  <w:style w:type="paragraph" w:customStyle="1" w:styleId="xl71">
    <w:name w:val="xl71"/>
    <w:basedOn w:val="Normal"/>
    <w:pPr>
      <w:spacing w:before="100" w:beforeAutospacing="1" w:after="100" w:afterAutospacing="1"/>
      <w:textAlignment w:val="center"/>
    </w:pPr>
    <w:rPr>
      <w:color w:val="404040"/>
      <w:lang w:val="en-GB" w:eastAsia="en-GB"/>
    </w:rPr>
  </w:style>
  <w:style w:type="paragraph" w:customStyle="1" w:styleId="xl72">
    <w:name w:val="xl72"/>
    <w:basedOn w:val="Normal"/>
    <w:pPr>
      <w:spacing w:before="100" w:beforeAutospacing="1" w:after="100" w:afterAutospacing="1"/>
      <w:jc w:val="center"/>
      <w:textAlignment w:val="center"/>
    </w:pPr>
    <w:rPr>
      <w:color w:val="404040"/>
      <w:lang w:val="en-GB" w:eastAsia="en-GB"/>
    </w:rPr>
  </w:style>
  <w:style w:type="paragraph" w:customStyle="1" w:styleId="xl73">
    <w:name w:val="xl73"/>
    <w:basedOn w:val="Normal"/>
    <w:pPr>
      <w:spacing w:before="100" w:beforeAutospacing="1" w:after="100" w:afterAutospacing="1"/>
      <w:textAlignment w:val="center"/>
    </w:pPr>
    <w:rPr>
      <w:color w:val="404040"/>
      <w:lang w:val="en-GB" w:eastAsia="en-GB"/>
    </w:rPr>
  </w:style>
  <w:style w:type="paragraph" w:customStyle="1" w:styleId="xl74">
    <w:name w:val="xl74"/>
    <w:basedOn w:val="Normal"/>
    <w:pPr>
      <w:spacing w:before="100" w:beforeAutospacing="1" w:after="100" w:afterAutospacing="1"/>
      <w:textAlignment w:val="center"/>
    </w:pPr>
    <w:rPr>
      <w:b/>
      <w:bCs/>
      <w:color w:val="404040"/>
      <w:lang w:val="en-GB" w:eastAsia="en-GB"/>
    </w:rPr>
  </w:style>
  <w:style w:type="paragraph" w:customStyle="1" w:styleId="xl75">
    <w:name w:val="xl75"/>
    <w:basedOn w:val="Normal"/>
    <w:pPr>
      <w:spacing w:before="100" w:beforeAutospacing="1" w:after="100" w:afterAutospacing="1"/>
      <w:textAlignment w:val="center"/>
    </w:pPr>
    <w:rPr>
      <w:b/>
      <w:bCs/>
      <w:color w:val="404040"/>
      <w:lang w:val="en-GB" w:eastAsia="en-GB"/>
    </w:rPr>
  </w:style>
  <w:style w:type="paragraph" w:customStyle="1" w:styleId="xl76">
    <w:name w:val="xl76"/>
    <w:basedOn w:val="Normal"/>
    <w:pPr>
      <w:spacing w:before="100" w:beforeAutospacing="1" w:after="100" w:afterAutospacing="1"/>
      <w:jc w:val="right"/>
      <w:textAlignment w:val="center"/>
    </w:pPr>
    <w:rPr>
      <w:b/>
      <w:bCs/>
      <w:color w:val="404040"/>
      <w:lang w:val="en-GB" w:eastAsia="en-GB"/>
    </w:rPr>
  </w:style>
  <w:style w:type="paragraph" w:customStyle="1" w:styleId="xl77">
    <w:name w:val="xl77"/>
    <w:basedOn w:val="Normal"/>
    <w:pPr>
      <w:spacing w:before="100" w:beforeAutospacing="1" w:after="100" w:afterAutospacing="1"/>
      <w:jc w:val="right"/>
      <w:textAlignment w:val="center"/>
    </w:pPr>
    <w:rPr>
      <w:color w:val="404040"/>
      <w:lang w:val="en-GB" w:eastAsia="en-GB"/>
    </w:rPr>
  </w:style>
  <w:style w:type="paragraph" w:customStyle="1" w:styleId="xl78">
    <w:name w:val="xl78"/>
    <w:basedOn w:val="Normal"/>
    <w:pPr>
      <w:spacing w:before="100" w:beforeAutospacing="1" w:after="100" w:afterAutospacing="1"/>
      <w:jc w:val="right"/>
      <w:textAlignment w:val="center"/>
    </w:pPr>
    <w:rPr>
      <w:b/>
      <w:bCs/>
      <w:color w:val="404040"/>
      <w:lang w:val="en-GB" w:eastAsia="en-GB"/>
    </w:rPr>
  </w:style>
  <w:style w:type="paragraph" w:customStyle="1" w:styleId="xl79">
    <w:name w:val="xl79"/>
    <w:basedOn w:val="Normal"/>
    <w:pPr>
      <w:spacing w:before="100" w:beforeAutospacing="1" w:after="100" w:afterAutospacing="1"/>
      <w:jc w:val="right"/>
      <w:textAlignment w:val="center"/>
    </w:pPr>
    <w:rPr>
      <w:color w:val="404040"/>
      <w:lang w:val="en-GB" w:eastAsia="en-GB"/>
    </w:rPr>
  </w:style>
  <w:style w:type="paragraph" w:customStyle="1" w:styleId="xl80">
    <w:name w:val="xl80"/>
    <w:basedOn w:val="Normal"/>
    <w:pPr>
      <w:spacing w:before="100" w:beforeAutospacing="1" w:after="100" w:afterAutospacing="1"/>
      <w:jc w:val="center"/>
      <w:textAlignment w:val="center"/>
    </w:pPr>
    <w:rPr>
      <w:b/>
      <w:bCs/>
      <w:color w:val="404040"/>
      <w:lang w:val="en-GB" w:eastAsia="en-GB"/>
    </w:rPr>
  </w:style>
  <w:style w:type="paragraph" w:customStyle="1" w:styleId="xl81">
    <w:name w:val="xl81"/>
    <w:basedOn w:val="Normal"/>
    <w:pPr>
      <w:spacing w:before="100" w:beforeAutospacing="1" w:after="100" w:afterAutospacing="1"/>
      <w:jc w:val="right"/>
      <w:textAlignment w:val="center"/>
    </w:pPr>
    <w:rPr>
      <w:b/>
      <w:bCs/>
      <w:color w:val="404040"/>
      <w:lang w:val="en-GB" w:eastAsia="en-GB"/>
    </w:rPr>
  </w:style>
  <w:style w:type="paragraph" w:customStyle="1" w:styleId="xl82">
    <w:name w:val="xl82"/>
    <w:basedOn w:val="Normal"/>
    <w:pPr>
      <w:spacing w:before="100" w:beforeAutospacing="1" w:after="100" w:afterAutospacing="1"/>
      <w:textAlignment w:val="center"/>
    </w:pPr>
    <w:rPr>
      <w:color w:val="404040"/>
      <w:lang w:val="en-GB" w:eastAsia="en-GB"/>
    </w:rPr>
  </w:style>
  <w:style w:type="paragraph" w:customStyle="1" w:styleId="xl83">
    <w:name w:val="xl83"/>
    <w:basedOn w:val="Normal"/>
    <w:pPr>
      <w:spacing w:before="100" w:beforeAutospacing="1" w:after="100" w:afterAutospacing="1"/>
      <w:textAlignment w:val="center"/>
    </w:pPr>
    <w:rPr>
      <w:b/>
      <w:bCs/>
      <w:i/>
      <w:iCs/>
      <w:color w:val="404040"/>
      <w:lang w:val="en-GB" w:eastAsia="en-GB"/>
    </w:rPr>
  </w:style>
  <w:style w:type="paragraph" w:customStyle="1" w:styleId="xl84">
    <w:name w:val="xl84"/>
    <w:basedOn w:val="Normal"/>
    <w:pPr>
      <w:spacing w:before="100" w:beforeAutospacing="1" w:after="100" w:afterAutospacing="1"/>
      <w:jc w:val="center"/>
      <w:textAlignment w:val="center"/>
    </w:pPr>
    <w:rPr>
      <w:b/>
      <w:bCs/>
      <w:i/>
      <w:iCs/>
      <w:color w:val="404040"/>
      <w:lang w:val="en-GB" w:eastAsia="en-GB"/>
    </w:rPr>
  </w:style>
  <w:style w:type="paragraph" w:customStyle="1" w:styleId="xl85">
    <w:name w:val="xl85"/>
    <w:basedOn w:val="Normal"/>
    <w:pPr>
      <w:spacing w:before="100" w:beforeAutospacing="1" w:after="100" w:afterAutospacing="1"/>
      <w:jc w:val="right"/>
      <w:textAlignment w:val="center"/>
    </w:pPr>
    <w:rPr>
      <w:b/>
      <w:bCs/>
      <w:i/>
      <w:iCs/>
      <w:color w:val="404040"/>
      <w:lang w:val="en-GB" w:eastAsia="en-GB"/>
    </w:rPr>
  </w:style>
  <w:style w:type="paragraph" w:customStyle="1" w:styleId="xl86">
    <w:name w:val="xl86"/>
    <w:basedOn w:val="Normal"/>
    <w:pPr>
      <w:spacing w:before="100" w:beforeAutospacing="1" w:after="100" w:afterAutospacing="1"/>
    </w:pPr>
    <w:rPr>
      <w:rFonts w:ascii=".VnTime" w:hAnsi=".VnTime"/>
      <w:color w:val="404040"/>
      <w:sz w:val="20"/>
      <w:szCs w:val="20"/>
      <w:lang w:val="en-GB" w:eastAsia="en-GB"/>
    </w:rPr>
  </w:style>
  <w:style w:type="paragraph" w:customStyle="1" w:styleId="xl87">
    <w:name w:val="xl87"/>
    <w:basedOn w:val="Normal"/>
    <w:pPr>
      <w:spacing w:before="100" w:beforeAutospacing="1" w:after="100" w:afterAutospacing="1"/>
      <w:jc w:val="right"/>
      <w:textAlignment w:val="center"/>
    </w:pPr>
    <w:rPr>
      <w:b/>
      <w:bCs/>
      <w:i/>
      <w:iCs/>
      <w:color w:val="404040"/>
      <w:lang w:val="en-GB" w:eastAsia="en-GB"/>
    </w:rPr>
  </w:style>
  <w:style w:type="paragraph" w:customStyle="1" w:styleId="xl88">
    <w:name w:val="xl88"/>
    <w:basedOn w:val="Normal"/>
    <w:pPr>
      <w:spacing w:before="100" w:beforeAutospacing="1" w:after="100" w:afterAutospacing="1"/>
      <w:textAlignment w:val="center"/>
    </w:pPr>
    <w:rPr>
      <w:color w:val="404040"/>
      <w:lang w:val="en-GB" w:eastAsia="en-GB"/>
    </w:rPr>
  </w:style>
  <w:style w:type="paragraph" w:customStyle="1" w:styleId="xl89">
    <w:name w:val="xl89"/>
    <w:basedOn w:val="Normal"/>
    <w:pPr>
      <w:spacing w:before="100" w:beforeAutospacing="1" w:after="100" w:afterAutospacing="1"/>
      <w:textAlignment w:val="center"/>
    </w:pPr>
    <w:rPr>
      <w:i/>
      <w:iCs/>
      <w:color w:val="404040"/>
      <w:lang w:val="en-GB" w:eastAsia="en-GB"/>
    </w:rPr>
  </w:style>
  <w:style w:type="paragraph" w:customStyle="1" w:styleId="xl90">
    <w:name w:val="xl90"/>
    <w:basedOn w:val="Normal"/>
    <w:pPr>
      <w:spacing w:before="100" w:beforeAutospacing="1" w:after="100" w:afterAutospacing="1"/>
      <w:jc w:val="center"/>
      <w:textAlignment w:val="top"/>
    </w:pPr>
    <w:rPr>
      <w:color w:val="404040"/>
      <w:lang w:val="en-GB" w:eastAsia="en-GB"/>
    </w:rPr>
  </w:style>
  <w:style w:type="paragraph" w:customStyle="1" w:styleId="xl91">
    <w:name w:val="xl91"/>
    <w:basedOn w:val="Normal"/>
    <w:pPr>
      <w:spacing w:before="100" w:beforeAutospacing="1" w:after="100" w:afterAutospacing="1"/>
      <w:textAlignment w:val="center"/>
    </w:pPr>
    <w:rPr>
      <w:color w:val="404040"/>
      <w:lang w:val="en-GB" w:eastAsia="en-GB"/>
    </w:rPr>
  </w:style>
  <w:style w:type="paragraph" w:customStyle="1" w:styleId="xl92">
    <w:name w:val="xl92"/>
    <w:basedOn w:val="Normal"/>
    <w:pPr>
      <w:pBdr>
        <w:top w:val="single" w:sz="4" w:space="0" w:color="808080"/>
        <w:left w:val="single" w:sz="4" w:space="0" w:color="808080"/>
        <w:bottom w:val="single" w:sz="4" w:space="0" w:color="808080"/>
        <w:right w:val="single" w:sz="4" w:space="0" w:color="808080"/>
      </w:pBdr>
      <w:shd w:val="clear" w:color="000000" w:fill="B8CCE4"/>
      <w:spacing w:before="100" w:beforeAutospacing="1" w:after="100" w:afterAutospacing="1"/>
      <w:jc w:val="center"/>
      <w:textAlignment w:val="center"/>
    </w:pPr>
    <w:rPr>
      <w:b/>
      <w:bCs/>
      <w:color w:val="404040"/>
      <w:lang w:val="en-GB" w:eastAsia="en-GB"/>
    </w:rPr>
  </w:style>
  <w:style w:type="paragraph" w:customStyle="1" w:styleId="xl93">
    <w:name w:val="xl93"/>
    <w:basedOn w:val="Normal"/>
    <w:pPr>
      <w:pBdr>
        <w:top w:val="single" w:sz="4" w:space="0" w:color="808080"/>
        <w:left w:val="single" w:sz="4" w:space="0" w:color="808080"/>
        <w:bottom w:val="single" w:sz="4" w:space="0" w:color="808080"/>
        <w:right w:val="single" w:sz="4" w:space="0" w:color="808080"/>
      </w:pBdr>
      <w:shd w:val="clear" w:color="000000" w:fill="8DB4E2"/>
      <w:spacing w:before="100" w:beforeAutospacing="1" w:after="100" w:afterAutospacing="1"/>
      <w:jc w:val="center"/>
      <w:textAlignment w:val="center"/>
    </w:pPr>
    <w:rPr>
      <w:b/>
      <w:bCs/>
      <w:color w:val="404040"/>
      <w:lang w:val="en-GB" w:eastAsia="en-GB"/>
    </w:rPr>
  </w:style>
  <w:style w:type="paragraph" w:customStyle="1" w:styleId="xl94">
    <w:name w:val="xl94"/>
    <w:basedOn w:val="Normal"/>
    <w:pPr>
      <w:pBdr>
        <w:top w:val="single" w:sz="4" w:space="0" w:color="808080"/>
        <w:left w:val="single" w:sz="4" w:space="0" w:color="808080"/>
        <w:right w:val="single" w:sz="4" w:space="0" w:color="808080"/>
      </w:pBdr>
      <w:shd w:val="clear" w:color="000000" w:fill="B8CCE4"/>
      <w:spacing w:before="100" w:beforeAutospacing="1" w:after="100" w:afterAutospacing="1"/>
      <w:jc w:val="center"/>
      <w:textAlignment w:val="center"/>
    </w:pPr>
    <w:rPr>
      <w:b/>
      <w:bCs/>
      <w:color w:val="404040"/>
      <w:lang w:val="en-GB" w:eastAsia="en-GB"/>
    </w:rPr>
  </w:style>
  <w:style w:type="paragraph" w:customStyle="1" w:styleId="xl95">
    <w:name w:val="xl95"/>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color w:val="404040"/>
      <w:lang w:val="en-GB" w:eastAsia="en-GB"/>
    </w:rPr>
  </w:style>
  <w:style w:type="paragraph" w:customStyle="1" w:styleId="xl96">
    <w:name w:val="xl96"/>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textAlignment w:val="center"/>
    </w:pPr>
    <w:rPr>
      <w:color w:val="404040"/>
      <w:lang w:val="en-GB" w:eastAsia="en-GB"/>
    </w:rPr>
  </w:style>
  <w:style w:type="paragraph" w:customStyle="1" w:styleId="xl97">
    <w:name w:val="xl97"/>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textAlignment w:val="center"/>
    </w:pPr>
    <w:rPr>
      <w:color w:val="404040"/>
      <w:lang w:val="en-GB" w:eastAsia="en-GB"/>
    </w:rPr>
  </w:style>
  <w:style w:type="paragraph" w:customStyle="1" w:styleId="xl98">
    <w:name w:val="xl98"/>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textAlignment w:val="center"/>
    </w:pPr>
    <w:rPr>
      <w:color w:val="404040"/>
      <w:lang w:val="en-GB" w:eastAsia="en-GB"/>
    </w:rPr>
  </w:style>
  <w:style w:type="paragraph" w:customStyle="1" w:styleId="xl99">
    <w:name w:val="xl99"/>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textAlignment w:val="center"/>
    </w:pPr>
    <w:rPr>
      <w:color w:val="404040"/>
      <w:lang w:val="en-GB" w:eastAsia="en-GB"/>
    </w:rPr>
  </w:style>
  <w:style w:type="paragraph" w:customStyle="1" w:styleId="xl100">
    <w:name w:val="xl100"/>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textAlignment w:val="center"/>
    </w:pPr>
    <w:rPr>
      <w:i/>
      <w:iCs/>
      <w:color w:val="404040"/>
      <w:u w:val="single"/>
      <w:lang w:val="en-GB" w:eastAsia="en-GB"/>
    </w:rPr>
  </w:style>
  <w:style w:type="paragraph" w:customStyle="1" w:styleId="xl101">
    <w:name w:val="xl101"/>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color w:val="404040"/>
      <w:lang w:val="en-GB" w:eastAsia="en-GB"/>
    </w:rPr>
  </w:style>
  <w:style w:type="paragraph" w:customStyle="1" w:styleId="xl102">
    <w:name w:val="xl102"/>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color w:val="404040"/>
      <w:lang w:val="en-GB" w:eastAsia="en-GB"/>
    </w:rPr>
  </w:style>
  <w:style w:type="paragraph" w:customStyle="1" w:styleId="xl103">
    <w:name w:val="xl103"/>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textAlignment w:val="center"/>
    </w:pPr>
    <w:rPr>
      <w:color w:val="404040"/>
      <w:lang w:val="en-GB" w:eastAsia="en-GB"/>
    </w:rPr>
  </w:style>
  <w:style w:type="paragraph" w:customStyle="1" w:styleId="xl104">
    <w:name w:val="xl104"/>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jc w:val="right"/>
    </w:pPr>
    <w:rPr>
      <w:color w:val="404040"/>
      <w:lang w:val="en-GB" w:eastAsia="en-GB"/>
    </w:rPr>
  </w:style>
  <w:style w:type="paragraph" w:customStyle="1" w:styleId="xl105">
    <w:name w:val="xl105"/>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color w:val="404040"/>
      <w:lang w:val="en-GB" w:eastAsia="en-GB"/>
    </w:rPr>
  </w:style>
  <w:style w:type="paragraph" w:customStyle="1" w:styleId="xl106">
    <w:name w:val="xl106"/>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textAlignment w:val="center"/>
    </w:pPr>
    <w:rPr>
      <w:i/>
      <w:iCs/>
      <w:color w:val="404040"/>
      <w:u w:val="single"/>
      <w:lang w:val="en-GB" w:eastAsia="en-GB"/>
    </w:rPr>
  </w:style>
  <w:style w:type="paragraph" w:customStyle="1" w:styleId="xl107">
    <w:name w:val="xl107"/>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i/>
      <w:iCs/>
      <w:color w:val="404040"/>
      <w:lang w:val="en-GB" w:eastAsia="en-GB"/>
    </w:rPr>
  </w:style>
  <w:style w:type="paragraph" w:customStyle="1" w:styleId="xl108">
    <w:name w:val="xl108"/>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textAlignment w:val="center"/>
    </w:pPr>
    <w:rPr>
      <w:b/>
      <w:bCs/>
      <w:color w:val="404040"/>
      <w:lang w:val="en-GB" w:eastAsia="en-GB"/>
    </w:rPr>
  </w:style>
  <w:style w:type="paragraph" w:customStyle="1" w:styleId="xl109">
    <w:name w:val="xl109"/>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b/>
      <w:bCs/>
      <w:color w:val="404040"/>
      <w:lang w:val="en-GB" w:eastAsia="en-GB"/>
    </w:rPr>
  </w:style>
  <w:style w:type="paragraph" w:customStyle="1" w:styleId="xl110">
    <w:name w:val="xl110"/>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b/>
      <w:bCs/>
      <w:color w:val="404040"/>
      <w:lang w:val="en-GB" w:eastAsia="en-GB"/>
    </w:rPr>
  </w:style>
  <w:style w:type="paragraph" w:customStyle="1" w:styleId="xl111">
    <w:name w:val="xl111"/>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jc w:val="right"/>
    </w:pPr>
    <w:rPr>
      <w:color w:val="404040"/>
      <w:lang w:val="en-GB" w:eastAsia="en-GB"/>
    </w:rPr>
  </w:style>
  <w:style w:type="paragraph" w:customStyle="1" w:styleId="xl112">
    <w:name w:val="xl112"/>
    <w:basedOn w:val="Normal"/>
    <w:pPr>
      <w:spacing w:before="100" w:beforeAutospacing="1" w:after="100" w:afterAutospacing="1"/>
      <w:jc w:val="right"/>
      <w:textAlignment w:val="center"/>
    </w:pPr>
    <w:rPr>
      <w:i/>
      <w:iCs/>
      <w:color w:val="404040"/>
      <w:lang w:val="en-GB" w:eastAsia="en-GB"/>
    </w:rPr>
  </w:style>
  <w:style w:type="paragraph" w:customStyle="1" w:styleId="xl113">
    <w:name w:val="xl113"/>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textAlignment w:val="center"/>
    </w:pPr>
    <w:rPr>
      <w:i/>
      <w:iCs/>
      <w:color w:val="404040"/>
      <w:u w:val="single"/>
      <w:lang w:val="en-GB" w:eastAsia="en-GB"/>
    </w:rPr>
  </w:style>
  <w:style w:type="paragraph" w:customStyle="1" w:styleId="xl114">
    <w:name w:val="xl114"/>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b/>
      <w:bCs/>
      <w:color w:val="404040"/>
      <w:lang w:val="en-GB" w:eastAsia="en-GB"/>
    </w:rPr>
  </w:style>
  <w:style w:type="paragraph" w:customStyle="1" w:styleId="xl115">
    <w:name w:val="xl115"/>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b/>
      <w:bCs/>
      <w:color w:val="404040"/>
      <w:lang w:val="en-GB" w:eastAsia="en-GB"/>
    </w:rPr>
  </w:style>
  <w:style w:type="paragraph" w:customStyle="1" w:styleId="xl116">
    <w:name w:val="xl116"/>
    <w:basedOn w:val="Normal"/>
    <w:pPr>
      <w:pBdr>
        <w:top w:val="single" w:sz="4" w:space="0" w:color="808080"/>
        <w:left w:val="single" w:sz="4" w:space="0" w:color="808080"/>
        <w:bottom w:val="single" w:sz="4" w:space="0" w:color="808080"/>
        <w:right w:val="single" w:sz="4" w:space="0" w:color="808080"/>
      </w:pBdr>
      <w:shd w:val="clear" w:color="000000" w:fill="B8CCE4"/>
      <w:spacing w:before="100" w:beforeAutospacing="1" w:after="100" w:afterAutospacing="1"/>
      <w:jc w:val="center"/>
      <w:textAlignment w:val="center"/>
    </w:pPr>
    <w:rPr>
      <w:b/>
      <w:bCs/>
      <w:color w:val="404040"/>
      <w:lang w:val="en-GB" w:eastAsia="en-GB"/>
    </w:rPr>
  </w:style>
  <w:style w:type="paragraph" w:customStyle="1" w:styleId="xl117">
    <w:name w:val="xl117"/>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color w:val="404040"/>
      <w:lang w:val="en-GB" w:eastAsia="en-GB"/>
    </w:rPr>
  </w:style>
  <w:style w:type="paragraph" w:customStyle="1" w:styleId="xl118">
    <w:name w:val="xl118"/>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textAlignment w:val="center"/>
    </w:pPr>
    <w:rPr>
      <w:b/>
      <w:bCs/>
      <w:i/>
      <w:iCs/>
      <w:color w:val="404040"/>
      <w:lang w:val="en-GB" w:eastAsia="en-GB"/>
    </w:rPr>
  </w:style>
  <w:style w:type="paragraph" w:customStyle="1" w:styleId="xl119">
    <w:name w:val="xl119"/>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b/>
      <w:bCs/>
      <w:i/>
      <w:iCs/>
      <w:color w:val="404040"/>
      <w:lang w:val="en-GB" w:eastAsia="en-GB"/>
    </w:rPr>
  </w:style>
  <w:style w:type="paragraph" w:customStyle="1" w:styleId="xl120">
    <w:name w:val="xl120"/>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b/>
      <w:bCs/>
      <w:i/>
      <w:iCs/>
      <w:color w:val="404040"/>
      <w:lang w:val="en-GB" w:eastAsia="en-GB"/>
    </w:rPr>
  </w:style>
  <w:style w:type="paragraph" w:customStyle="1" w:styleId="xl121">
    <w:name w:val="xl121"/>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b/>
      <w:bCs/>
      <w:i/>
      <w:iCs/>
      <w:color w:val="404040"/>
      <w:lang w:val="en-GB" w:eastAsia="en-GB"/>
    </w:rPr>
  </w:style>
  <w:style w:type="paragraph" w:customStyle="1" w:styleId="xl122">
    <w:name w:val="xl122"/>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textAlignment w:val="top"/>
    </w:pPr>
    <w:rPr>
      <w:i/>
      <w:iCs/>
      <w:color w:val="404040"/>
      <w:u w:val="single"/>
      <w:lang w:val="en-GB" w:eastAsia="en-GB"/>
    </w:rPr>
  </w:style>
  <w:style w:type="paragraph" w:customStyle="1" w:styleId="xl123">
    <w:name w:val="xl123"/>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top"/>
    </w:pPr>
    <w:rPr>
      <w:color w:val="404040"/>
      <w:lang w:val="en-GB" w:eastAsia="en-GB"/>
    </w:rPr>
  </w:style>
  <w:style w:type="paragraph" w:customStyle="1" w:styleId="xl124">
    <w:name w:val="xl124"/>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textAlignment w:val="top"/>
    </w:pPr>
    <w:rPr>
      <w:color w:val="404040"/>
      <w:lang w:val="en-GB" w:eastAsia="en-GB"/>
    </w:rPr>
  </w:style>
  <w:style w:type="paragraph" w:customStyle="1" w:styleId="xl125">
    <w:name w:val="xl125"/>
    <w:basedOn w:val="Normal"/>
    <w:pPr>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top"/>
    </w:pPr>
    <w:rPr>
      <w:color w:val="404040"/>
      <w:lang w:val="en-GB" w:eastAsia="en-GB"/>
    </w:rPr>
  </w:style>
  <w:style w:type="paragraph" w:styleId="TOC4">
    <w:name w:val="toc 4"/>
    <w:aliases w:val="TOC 4-Level4"/>
    <w:basedOn w:val="Normal"/>
    <w:next w:val="Normal"/>
    <w:link w:val="TOC4Char"/>
    <w:autoRedefine/>
    <w:uiPriority w:val="39"/>
    <w:unhideWhenUsed/>
    <w:pPr>
      <w:ind w:left="780"/>
    </w:pPr>
    <w:rPr>
      <w:rFonts w:asciiTheme="minorHAnsi" w:hAnsiTheme="minorHAnsi" w:cstheme="minorHAnsi"/>
      <w:sz w:val="20"/>
      <w:szCs w:val="20"/>
    </w:rPr>
  </w:style>
  <w:style w:type="paragraph" w:styleId="TOC5">
    <w:name w:val="toc 5"/>
    <w:basedOn w:val="Normal"/>
    <w:next w:val="Normal"/>
    <w:link w:val="TOC5Char"/>
    <w:autoRedefine/>
    <w:uiPriority w:val="39"/>
    <w:unhideWhenUsed/>
    <w:pPr>
      <w:ind w:left="1040"/>
    </w:pPr>
    <w:rPr>
      <w:rFonts w:asciiTheme="minorHAnsi" w:hAnsiTheme="minorHAnsi" w:cstheme="minorHAnsi"/>
      <w:sz w:val="20"/>
      <w:szCs w:val="20"/>
    </w:rPr>
  </w:style>
  <w:style w:type="paragraph" w:styleId="TOC6">
    <w:name w:val="toc 6"/>
    <w:basedOn w:val="Normal"/>
    <w:next w:val="Normal"/>
    <w:autoRedefine/>
    <w:uiPriority w:val="39"/>
    <w:unhideWhenUsed/>
    <w:pPr>
      <w:ind w:left="1300"/>
    </w:pPr>
    <w:rPr>
      <w:rFonts w:asciiTheme="minorHAnsi" w:hAnsiTheme="minorHAnsi" w:cstheme="minorHAnsi"/>
      <w:sz w:val="20"/>
      <w:szCs w:val="20"/>
    </w:rPr>
  </w:style>
  <w:style w:type="paragraph" w:styleId="TOC7">
    <w:name w:val="toc 7"/>
    <w:basedOn w:val="Normal"/>
    <w:next w:val="Normal"/>
    <w:autoRedefine/>
    <w:uiPriority w:val="39"/>
    <w:unhideWhenUsed/>
    <w:pPr>
      <w:ind w:left="1560"/>
    </w:pPr>
    <w:rPr>
      <w:rFonts w:asciiTheme="minorHAnsi" w:hAnsiTheme="minorHAnsi" w:cstheme="minorHAnsi"/>
      <w:sz w:val="20"/>
      <w:szCs w:val="20"/>
    </w:rPr>
  </w:style>
  <w:style w:type="paragraph" w:styleId="TOC8">
    <w:name w:val="toc 8"/>
    <w:basedOn w:val="Normal"/>
    <w:next w:val="Normal"/>
    <w:autoRedefine/>
    <w:uiPriority w:val="39"/>
    <w:unhideWhenUsed/>
    <w:pPr>
      <w:ind w:left="1820"/>
    </w:pPr>
    <w:rPr>
      <w:rFonts w:asciiTheme="minorHAnsi" w:hAnsiTheme="minorHAnsi" w:cstheme="minorHAnsi"/>
      <w:sz w:val="20"/>
      <w:szCs w:val="20"/>
    </w:rPr>
  </w:style>
  <w:style w:type="paragraph" w:customStyle="1" w:styleId="nd">
    <w:name w:val="nd"/>
    <w:basedOn w:val="Normal"/>
    <w:link w:val="ndChar"/>
    <w:pPr>
      <w:spacing w:before="80" w:after="80"/>
    </w:pPr>
    <w:rPr>
      <w:rFonts w:ascii="Arial" w:hAnsi="Arial"/>
      <w:color w:val="auto"/>
      <w:sz w:val="22"/>
      <w:szCs w:val="24"/>
      <w:lang w:eastAsia="vi-VN"/>
    </w:rPr>
  </w:style>
  <w:style w:type="character" w:customStyle="1" w:styleId="ndChar">
    <w:name w:val="nd Char"/>
    <w:basedOn w:val="DefaultParagraphFont"/>
    <w:link w:val="nd"/>
    <w:rPr>
      <w:rFonts w:eastAsia="Times New Roman"/>
      <w:color w:val="auto"/>
      <w:sz w:val="22"/>
      <w:szCs w:val="24"/>
      <w:lang w:eastAsia="vi-VN"/>
    </w:rPr>
  </w:style>
  <w:style w:type="paragraph" w:customStyle="1" w:styleId="Bd-1BodyText1">
    <w:name w:val="Bd-1 (BodyText 1)"/>
    <w:link w:val="Bd-1BodyText1Char"/>
    <w:qFormat/>
    <w:pPr>
      <w:keepNext/>
      <w:widowControl w:val="0"/>
      <w:adjustRightInd w:val="0"/>
      <w:snapToGrid w:val="0"/>
      <w:spacing w:before="120" w:after="0" w:line="312" w:lineRule="auto"/>
      <w:ind w:left="720"/>
      <w:textAlignment w:val="baseline"/>
    </w:pPr>
    <w:rPr>
      <w:rFonts w:ascii="Verdana" w:hAnsi="Verdana"/>
      <w:color w:val="auto"/>
      <w:sz w:val="22"/>
      <w:szCs w:val="20"/>
      <w:lang w:val="en-GB"/>
    </w:rPr>
  </w:style>
  <w:style w:type="character" w:customStyle="1" w:styleId="Bd-1BodyText1Char">
    <w:name w:val="Bd-1 (BodyText 1) Char"/>
    <w:basedOn w:val="DefaultParagraphFont"/>
    <w:link w:val="Bd-1BodyText1"/>
    <w:rPr>
      <w:rFonts w:ascii="Verdana" w:eastAsia="Times New Roman" w:hAnsi="Verdana"/>
      <w:color w:val="auto"/>
      <w:sz w:val="22"/>
      <w:szCs w:val="20"/>
      <w:lang w:val="en-GB"/>
    </w:rPr>
  </w:style>
  <w:style w:type="paragraph" w:customStyle="1" w:styleId="Bullet1">
    <w:name w:val="Bullet 1"/>
    <w:basedOn w:val="Normal"/>
    <w:uiPriority w:val="99"/>
    <w:qFormat/>
    <w:pPr>
      <w:spacing w:before="120" w:after="120" w:line="240" w:lineRule="auto"/>
    </w:pPr>
    <w:rPr>
      <w:rFonts w:eastAsiaTheme="minorEastAsia" w:cstheme="minorBidi"/>
      <w:color w:val="auto"/>
      <w:sz w:val="28"/>
      <w:szCs w:val="20"/>
      <w:lang w:val="en-US" w:eastAsia="ja-JP"/>
    </w:rPr>
  </w:style>
  <w:style w:type="paragraph" w:customStyle="1" w:styleId="InBox-B">
    <w:name w:val="In Box-B"/>
    <w:basedOn w:val="Normal"/>
    <w:pPr>
      <w:keepNext/>
      <w:keepLines/>
      <w:jc w:val="center"/>
    </w:pPr>
    <w:rPr>
      <w:rFonts w:ascii="Arial" w:hAnsi="Arial" w:cs="Arial"/>
      <w:b/>
      <w:bCs/>
      <w:color w:val="auto"/>
      <w:sz w:val="20"/>
      <w:szCs w:val="24"/>
      <w:lang w:val="en-US"/>
    </w:rPr>
  </w:style>
  <w:style w:type="numbering" w:customStyle="1" w:styleId="NoList1">
    <w:name w:val="No List1"/>
    <w:next w:val="NoList"/>
    <w:uiPriority w:val="99"/>
    <w:semiHidden/>
    <w:unhideWhenUsed/>
  </w:style>
  <w:style w:type="numbering" w:styleId="111111">
    <w:name w:val="Outline List 2"/>
    <w:basedOn w:val="NoList"/>
  </w:style>
  <w:style w:type="numbering" w:styleId="1ai">
    <w:name w:val="Outline List 1"/>
    <w:basedOn w:val="NoList"/>
  </w:style>
  <w:style w:type="numbering" w:styleId="ArticleSection">
    <w:name w:val="Outline List 3"/>
    <w:basedOn w:val="NoList"/>
  </w:style>
  <w:style w:type="paragraph" w:styleId="BodyTextFirstIndent">
    <w:name w:val="Body Text First Indent"/>
    <w:basedOn w:val="BodyText"/>
    <w:link w:val="BodyTextFirstIndentChar"/>
    <w:pPr>
      <w:spacing w:before="0" w:after="120"/>
      <w:ind w:firstLine="210"/>
    </w:pPr>
    <w:rPr>
      <w:rFonts w:eastAsia="MS Mincho"/>
      <w:color w:val="auto"/>
      <w:sz w:val="24"/>
      <w:szCs w:val="24"/>
      <w:lang w:eastAsia="ja-JP"/>
    </w:rPr>
  </w:style>
  <w:style w:type="character" w:customStyle="1" w:styleId="BodyTextFirstIndentChar">
    <w:name w:val="Body Text First Indent Char"/>
    <w:basedOn w:val="BodyTextChar"/>
    <w:link w:val="BodyTextFirstIndent"/>
    <w:rPr>
      <w:rFonts w:ascii="Times New Roman" w:eastAsia="MS Mincho" w:hAnsi="Times New Roman"/>
      <w:color w:val="auto"/>
      <w:sz w:val="24"/>
      <w:szCs w:val="24"/>
      <w:lang w:eastAsia="ja-JP"/>
    </w:rPr>
  </w:style>
  <w:style w:type="paragraph" w:styleId="BodyTextFirstIndent2">
    <w:name w:val="Body Text First Indent 2"/>
    <w:basedOn w:val="BodyTextIndent"/>
    <w:link w:val="BodyTextFirstIndent2Char"/>
    <w:pPr>
      <w:ind w:left="0" w:firstLine="210"/>
    </w:pPr>
    <w:rPr>
      <w:rFonts w:eastAsia="MS Mincho"/>
      <w:color w:val="auto"/>
      <w:sz w:val="24"/>
      <w:szCs w:val="24"/>
      <w:lang w:eastAsia="ja-JP"/>
    </w:rPr>
  </w:style>
  <w:style w:type="character" w:customStyle="1" w:styleId="BodyTextFirstIndent2Char">
    <w:name w:val="Body Text First Indent 2 Char"/>
    <w:basedOn w:val="BodyTextIndentChar"/>
    <w:link w:val="BodyTextFirstIndent2"/>
    <w:semiHidden/>
    <w:rPr>
      <w:rFonts w:ascii="Times New Roman" w:eastAsia="MS Mincho" w:hAnsi="Times New Roman"/>
      <w:color w:val="auto"/>
      <w:sz w:val="24"/>
      <w:szCs w:val="24"/>
      <w:lang w:eastAsia="ja-JP"/>
    </w:rPr>
  </w:style>
  <w:style w:type="paragraph" w:styleId="Closing">
    <w:name w:val="Closing"/>
    <w:basedOn w:val="Normal"/>
    <w:link w:val="ClosingChar"/>
    <w:semiHidden/>
    <w:pPr>
      <w:ind w:left="4320"/>
    </w:pPr>
    <w:rPr>
      <w:rFonts w:eastAsia="MS Mincho"/>
      <w:color w:val="auto"/>
      <w:sz w:val="24"/>
      <w:szCs w:val="24"/>
      <w:lang w:eastAsia="ja-JP"/>
    </w:rPr>
  </w:style>
  <w:style w:type="character" w:customStyle="1" w:styleId="ClosingChar">
    <w:name w:val="Closing Char"/>
    <w:basedOn w:val="DefaultParagraphFont"/>
    <w:link w:val="Closing"/>
    <w:semiHidden/>
    <w:rPr>
      <w:rFonts w:ascii="Times New Roman" w:eastAsia="MS Mincho" w:hAnsi="Times New Roman"/>
      <w:color w:val="auto"/>
      <w:sz w:val="24"/>
      <w:szCs w:val="24"/>
      <w:lang w:eastAsia="ja-JP"/>
    </w:rPr>
  </w:style>
  <w:style w:type="paragraph" w:styleId="Date">
    <w:name w:val="Date"/>
    <w:basedOn w:val="Normal"/>
    <w:next w:val="Normal"/>
    <w:link w:val="DateChar"/>
    <w:uiPriority w:val="99"/>
    <w:rPr>
      <w:rFonts w:eastAsia="MS Mincho"/>
      <w:color w:val="auto"/>
      <w:sz w:val="24"/>
      <w:szCs w:val="24"/>
      <w:lang w:eastAsia="ja-JP"/>
    </w:rPr>
  </w:style>
  <w:style w:type="character" w:customStyle="1" w:styleId="DateChar">
    <w:name w:val="Date Char"/>
    <w:basedOn w:val="DefaultParagraphFont"/>
    <w:link w:val="Date"/>
    <w:uiPriority w:val="99"/>
    <w:rPr>
      <w:rFonts w:ascii="Times New Roman" w:eastAsia="MS Mincho" w:hAnsi="Times New Roman"/>
      <w:color w:val="auto"/>
      <w:sz w:val="24"/>
      <w:szCs w:val="24"/>
      <w:lang w:eastAsia="ja-JP"/>
    </w:rPr>
  </w:style>
  <w:style w:type="paragraph" w:styleId="E-mailSignature">
    <w:name w:val="E-mail Signature"/>
    <w:basedOn w:val="Normal"/>
    <w:link w:val="E-mailSignatureChar"/>
    <w:semiHidden/>
    <w:rPr>
      <w:rFonts w:eastAsia="MS Mincho"/>
      <w:color w:val="auto"/>
      <w:sz w:val="24"/>
      <w:szCs w:val="24"/>
      <w:lang w:eastAsia="ja-JP"/>
    </w:rPr>
  </w:style>
  <w:style w:type="character" w:customStyle="1" w:styleId="E-mailSignatureChar">
    <w:name w:val="E-mail Signature Char"/>
    <w:basedOn w:val="DefaultParagraphFont"/>
    <w:link w:val="E-mailSignature"/>
    <w:semiHidden/>
    <w:rPr>
      <w:rFonts w:ascii="Times New Roman" w:eastAsia="MS Mincho" w:hAnsi="Times New Roman"/>
      <w:color w:val="auto"/>
      <w:sz w:val="24"/>
      <w:szCs w:val="24"/>
      <w:lang w:eastAsia="ja-JP"/>
    </w:rPr>
  </w:style>
  <w:style w:type="paragraph" w:styleId="EnvelopeAddress">
    <w:name w:val="envelope address"/>
    <w:basedOn w:val="Normal"/>
    <w:semiHidden/>
    <w:pPr>
      <w:framePr w:w="7920" w:h="1980" w:hRule="exact" w:hSpace="180" w:wrap="auto" w:hAnchor="page" w:xAlign="center" w:yAlign="bottom"/>
      <w:ind w:left="2880"/>
    </w:pPr>
    <w:rPr>
      <w:rFonts w:ascii="Arial" w:eastAsia="MS Mincho" w:hAnsi="Arial" w:cs="Arial"/>
      <w:color w:val="auto"/>
      <w:sz w:val="24"/>
      <w:szCs w:val="24"/>
      <w:lang w:val="en-US" w:eastAsia="ja-JP"/>
    </w:rPr>
  </w:style>
  <w:style w:type="paragraph" w:styleId="EnvelopeReturn">
    <w:name w:val="envelope return"/>
    <w:basedOn w:val="Normal"/>
    <w:semiHidden/>
    <w:rPr>
      <w:rFonts w:ascii="Arial" w:eastAsia="MS Mincho" w:hAnsi="Arial" w:cs="Arial"/>
      <w:color w:val="auto"/>
      <w:sz w:val="20"/>
      <w:szCs w:val="20"/>
      <w:lang w:val="en-US" w:eastAsia="ja-JP"/>
    </w:rPr>
  </w:style>
  <w:style w:type="character" w:styleId="HTMLAcronym">
    <w:name w:val="HTML Acronym"/>
    <w:semiHidden/>
  </w:style>
  <w:style w:type="paragraph" w:styleId="HTMLAddress">
    <w:name w:val="HTML Address"/>
    <w:basedOn w:val="Normal"/>
    <w:link w:val="HTMLAddressChar"/>
    <w:rPr>
      <w:rFonts w:eastAsia="MS Mincho"/>
      <w:i/>
      <w:iCs/>
      <w:color w:val="auto"/>
      <w:sz w:val="24"/>
      <w:szCs w:val="24"/>
      <w:lang w:eastAsia="ja-JP"/>
    </w:rPr>
  </w:style>
  <w:style w:type="character" w:customStyle="1" w:styleId="HTMLAddressChar">
    <w:name w:val="HTML Address Char"/>
    <w:basedOn w:val="DefaultParagraphFont"/>
    <w:link w:val="HTMLAddress"/>
    <w:rPr>
      <w:rFonts w:ascii="Times New Roman" w:eastAsia="MS Mincho" w:hAnsi="Times New Roman"/>
      <w:i/>
      <w:iCs/>
      <w:color w:val="auto"/>
      <w:sz w:val="24"/>
      <w:szCs w:val="24"/>
      <w:lang w:eastAsia="ja-JP"/>
    </w:rPr>
  </w:style>
  <w:style w:type="character" w:styleId="HTMLCite">
    <w:name w:val="HTML Cite"/>
    <w:semiHidden/>
    <w:rPr>
      <w:i/>
      <w:iCs/>
    </w:rPr>
  </w:style>
  <w:style w:type="character" w:styleId="HTMLCode">
    <w:name w:val="HTML Code"/>
    <w:semiHidden/>
    <w:rPr>
      <w:rFonts w:ascii="Courier New" w:hAnsi="Courier New" w:cs="Courier New"/>
      <w:sz w:val="20"/>
      <w:szCs w:val="20"/>
    </w:rPr>
  </w:style>
  <w:style w:type="character" w:styleId="HTMLDefinition">
    <w:name w:val="HTML Definition"/>
    <w:semiHidden/>
    <w:rPr>
      <w:i/>
      <w:iCs/>
    </w:rPr>
  </w:style>
  <w:style w:type="character" w:styleId="HTMLKeyboard">
    <w:name w:val="HTML Keyboard"/>
    <w:semiHidden/>
    <w:rPr>
      <w:rFonts w:ascii="Courier New" w:hAnsi="Courier New" w:cs="Courier New"/>
      <w:sz w:val="20"/>
      <w:szCs w:val="20"/>
    </w:rPr>
  </w:style>
  <w:style w:type="paragraph" w:styleId="HTMLPreformatted">
    <w:name w:val="HTML Preformatted"/>
    <w:basedOn w:val="Normal"/>
    <w:link w:val="HTMLPreformattedChar"/>
    <w:uiPriority w:val="99"/>
    <w:rPr>
      <w:rFonts w:ascii="Courier New" w:eastAsia="MS Mincho" w:hAnsi="Courier New"/>
      <w:color w:val="auto"/>
      <w:sz w:val="20"/>
      <w:szCs w:val="20"/>
      <w:lang w:eastAsia="ja-JP"/>
    </w:rPr>
  </w:style>
  <w:style w:type="character" w:customStyle="1" w:styleId="HTMLPreformattedChar">
    <w:name w:val="HTML Preformatted Char"/>
    <w:basedOn w:val="DefaultParagraphFont"/>
    <w:link w:val="HTMLPreformatted"/>
    <w:uiPriority w:val="99"/>
    <w:rPr>
      <w:rFonts w:ascii="Courier New" w:eastAsia="MS Mincho" w:hAnsi="Courier New"/>
      <w:color w:val="auto"/>
      <w:sz w:val="20"/>
      <w:szCs w:val="20"/>
      <w:lang w:eastAsia="ja-JP"/>
    </w:rPr>
  </w:style>
  <w:style w:type="character" w:styleId="HTMLSample">
    <w:name w:val="HTML Sample"/>
    <w:semiHidden/>
    <w:rPr>
      <w:rFonts w:ascii="Courier New" w:hAnsi="Courier New" w:cs="Courier New"/>
    </w:rPr>
  </w:style>
  <w:style w:type="character" w:styleId="HTMLTypewriter">
    <w:name w:val="HTML Typewriter"/>
    <w:semiHidden/>
    <w:rPr>
      <w:rFonts w:ascii="Courier New" w:hAnsi="Courier New" w:cs="Courier New"/>
      <w:sz w:val="20"/>
      <w:szCs w:val="20"/>
    </w:rPr>
  </w:style>
  <w:style w:type="character" w:styleId="HTMLVariable">
    <w:name w:val="HTML Variable"/>
    <w:semiHidden/>
    <w:rPr>
      <w:i/>
      <w:iCs/>
    </w:rPr>
  </w:style>
  <w:style w:type="paragraph" w:styleId="List">
    <w:name w:val="List"/>
    <w:basedOn w:val="Normal"/>
    <w:rPr>
      <w:rFonts w:eastAsia="MS Mincho"/>
      <w:color w:val="auto"/>
      <w:sz w:val="24"/>
      <w:szCs w:val="24"/>
      <w:lang w:val="en-US" w:eastAsia="ja-JP"/>
    </w:rPr>
  </w:style>
  <w:style w:type="paragraph" w:styleId="List2">
    <w:name w:val="List 2"/>
    <w:basedOn w:val="Normal"/>
    <w:uiPriority w:val="99"/>
    <w:pPr>
      <w:ind w:left="720"/>
    </w:pPr>
    <w:rPr>
      <w:rFonts w:eastAsia="MS Mincho"/>
      <w:color w:val="auto"/>
      <w:sz w:val="24"/>
      <w:szCs w:val="24"/>
      <w:lang w:val="en-US" w:eastAsia="ja-JP"/>
    </w:rPr>
  </w:style>
  <w:style w:type="paragraph" w:styleId="List3">
    <w:name w:val="List 3"/>
    <w:basedOn w:val="Normal"/>
    <w:pPr>
      <w:ind w:left="1080"/>
    </w:pPr>
    <w:rPr>
      <w:rFonts w:eastAsia="MS Mincho"/>
      <w:color w:val="auto"/>
      <w:sz w:val="24"/>
      <w:szCs w:val="24"/>
      <w:lang w:val="en-US" w:eastAsia="ja-JP"/>
    </w:rPr>
  </w:style>
  <w:style w:type="paragraph" w:styleId="List4">
    <w:name w:val="List 4"/>
    <w:basedOn w:val="Normal"/>
    <w:pPr>
      <w:ind w:left="1440"/>
    </w:pPr>
    <w:rPr>
      <w:rFonts w:eastAsia="MS Mincho"/>
      <w:color w:val="auto"/>
      <w:sz w:val="24"/>
      <w:szCs w:val="24"/>
      <w:lang w:val="en-US" w:eastAsia="ja-JP"/>
    </w:rPr>
  </w:style>
  <w:style w:type="paragraph" w:styleId="List5">
    <w:name w:val="List 5"/>
    <w:basedOn w:val="Normal"/>
    <w:pPr>
      <w:ind w:left="1800"/>
    </w:pPr>
    <w:rPr>
      <w:rFonts w:eastAsia="MS Mincho"/>
      <w:color w:val="auto"/>
      <w:sz w:val="24"/>
      <w:szCs w:val="24"/>
      <w:lang w:val="en-US" w:eastAsia="ja-JP"/>
    </w:rPr>
  </w:style>
  <w:style w:type="paragraph" w:styleId="ListContinue4">
    <w:name w:val="List Continue 4"/>
    <w:basedOn w:val="Normal"/>
    <w:semiHidden/>
    <w:pPr>
      <w:spacing w:after="120"/>
      <w:ind w:left="1440"/>
    </w:pPr>
    <w:rPr>
      <w:rFonts w:eastAsia="MS Mincho"/>
      <w:color w:val="auto"/>
      <w:sz w:val="24"/>
      <w:szCs w:val="24"/>
      <w:lang w:val="en-US" w:eastAsia="ja-JP"/>
    </w:rPr>
  </w:style>
  <w:style w:type="paragraph" w:styleId="ListContinue5">
    <w:name w:val="List Continue 5"/>
    <w:basedOn w:val="Normal"/>
    <w:semiHidden/>
    <w:pPr>
      <w:spacing w:after="120"/>
      <w:ind w:left="1800"/>
    </w:pPr>
    <w:rPr>
      <w:rFonts w:eastAsia="MS Mincho"/>
      <w:color w:val="auto"/>
      <w:sz w:val="24"/>
      <w:szCs w:val="24"/>
      <w:lang w:val="en-US" w:eastAsia="ja-JP"/>
    </w:rPr>
  </w:style>
  <w:style w:type="paragraph" w:styleId="Signature">
    <w:name w:val="Signature"/>
    <w:basedOn w:val="Normal"/>
    <w:link w:val="SignatureChar"/>
    <w:semiHidden/>
    <w:pPr>
      <w:ind w:left="4320"/>
    </w:pPr>
    <w:rPr>
      <w:rFonts w:eastAsia="MS Mincho"/>
      <w:color w:val="auto"/>
      <w:sz w:val="24"/>
      <w:szCs w:val="24"/>
      <w:lang w:eastAsia="ja-JP"/>
    </w:rPr>
  </w:style>
  <w:style w:type="character" w:customStyle="1" w:styleId="SignatureChar">
    <w:name w:val="Signature Char"/>
    <w:basedOn w:val="DefaultParagraphFont"/>
    <w:link w:val="Signature"/>
    <w:semiHidden/>
    <w:rPr>
      <w:rFonts w:ascii="Times New Roman" w:eastAsia="MS Mincho" w:hAnsi="Times New Roman"/>
      <w:color w:val="auto"/>
      <w:sz w:val="24"/>
      <w:szCs w:val="24"/>
      <w:lang w:eastAsia="ja-JP"/>
    </w:rPr>
  </w:style>
  <w:style w:type="table" w:styleId="Table3Deffects1">
    <w:name w:val="Table 3D effects 1"/>
    <w:basedOn w:val="TableNormal"/>
    <w:semiHidden/>
    <w:pPr>
      <w:spacing w:after="0" w:line="240" w:lineRule="auto"/>
    </w:pPr>
    <w:rPr>
      <w:color w:val="auto"/>
      <w:sz w:val="20"/>
      <w:szCs w:val="20"/>
      <w:lang w:val="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pPr>
      <w:spacing w:after="0" w:line="240" w:lineRule="auto"/>
    </w:pPr>
    <w:rPr>
      <w:color w:val="auto"/>
      <w:sz w:val="20"/>
      <w:szCs w:val="20"/>
      <w:lang w:val="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pPr>
      <w:spacing w:after="0" w:line="240" w:lineRule="auto"/>
    </w:pPr>
    <w:rPr>
      <w:color w:val="auto"/>
      <w:sz w:val="20"/>
      <w:szCs w:val="20"/>
      <w:lang w:val="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pPr>
      <w:spacing w:after="0" w:line="240" w:lineRule="auto"/>
    </w:pPr>
    <w:rPr>
      <w:color w:val="auto"/>
      <w:sz w:val="20"/>
      <w:szCs w:val="20"/>
      <w:lang w:val="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pPr>
      <w:spacing w:after="0" w:line="240" w:lineRule="auto"/>
    </w:pPr>
    <w:rPr>
      <w:color w:val="auto"/>
      <w:sz w:val="20"/>
      <w:szCs w:val="20"/>
      <w:lang w:val="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pPr>
      <w:spacing w:after="0" w:line="240" w:lineRule="auto"/>
    </w:pPr>
    <w:rPr>
      <w:color w:val="000080"/>
      <w:sz w:val="20"/>
      <w:szCs w:val="20"/>
      <w:lang w:val="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pPr>
      <w:spacing w:after="0" w:line="240" w:lineRule="auto"/>
    </w:pPr>
    <w:rPr>
      <w:color w:val="auto"/>
      <w:sz w:val="20"/>
      <w:szCs w:val="20"/>
      <w:lang w:val="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pPr>
      <w:spacing w:after="0" w:line="240" w:lineRule="auto"/>
    </w:pPr>
    <w:rPr>
      <w:color w:val="FFFFFF"/>
      <w:sz w:val="20"/>
      <w:szCs w:val="20"/>
      <w:lang w:val="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pPr>
      <w:spacing w:after="0" w:line="240" w:lineRule="auto"/>
    </w:pPr>
    <w:rPr>
      <w:color w:val="auto"/>
      <w:sz w:val="20"/>
      <w:szCs w:val="20"/>
      <w:lang w:val="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pPr>
      <w:spacing w:after="0" w:line="240" w:lineRule="auto"/>
    </w:pPr>
    <w:rPr>
      <w:color w:val="auto"/>
      <w:sz w:val="20"/>
      <w:szCs w:val="20"/>
      <w:lang w:val="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pPr>
      <w:spacing w:after="0" w:line="240" w:lineRule="auto"/>
    </w:pPr>
    <w:rPr>
      <w:b/>
      <w:bCs/>
      <w:color w:val="auto"/>
      <w:sz w:val="20"/>
      <w:szCs w:val="20"/>
      <w:lang w:val="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pPr>
      <w:spacing w:after="0" w:line="240" w:lineRule="auto"/>
    </w:pPr>
    <w:rPr>
      <w:b/>
      <w:bCs/>
      <w:color w:val="auto"/>
      <w:sz w:val="20"/>
      <w:szCs w:val="20"/>
      <w:lang w:val="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pPr>
      <w:spacing w:after="0" w:line="240" w:lineRule="auto"/>
    </w:pPr>
    <w:rPr>
      <w:b/>
      <w:bCs/>
      <w:color w:val="auto"/>
      <w:sz w:val="20"/>
      <w:szCs w:val="20"/>
      <w:lang w:val="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pPr>
      <w:spacing w:after="0" w:line="240" w:lineRule="auto"/>
    </w:pPr>
    <w:rPr>
      <w:color w:val="auto"/>
      <w:sz w:val="20"/>
      <w:szCs w:val="20"/>
      <w:lang w:val="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pPr>
      <w:spacing w:after="0" w:line="240" w:lineRule="auto"/>
    </w:pPr>
    <w:rPr>
      <w:color w:val="auto"/>
      <w:sz w:val="20"/>
      <w:szCs w:val="20"/>
      <w:lang w:val="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pPr>
      <w:spacing w:after="0" w:line="240" w:lineRule="auto"/>
    </w:pPr>
    <w:rPr>
      <w:color w:val="auto"/>
      <w:sz w:val="20"/>
      <w:szCs w:val="20"/>
      <w:lang w:val="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pPr>
      <w:spacing w:after="0" w:line="240" w:lineRule="auto"/>
    </w:pPr>
    <w:rPr>
      <w:color w:val="auto"/>
      <w:sz w:val="20"/>
      <w:szCs w:val="20"/>
      <w:lang w:val="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
    <w:name w:val="Table Grid1"/>
    <w:basedOn w:val="TableNormal"/>
    <w:next w:val="TableGrid"/>
    <w:pPr>
      <w:spacing w:after="0" w:line="240" w:lineRule="auto"/>
    </w:pPr>
    <w:rPr>
      <w:color w:val="auto"/>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0">
    <w:name w:val="Table Grid 1"/>
    <w:basedOn w:val="TableNormal"/>
    <w:pPr>
      <w:spacing w:after="0" w:line="240" w:lineRule="auto"/>
    </w:pPr>
    <w:rPr>
      <w:color w:val="auto"/>
      <w:sz w:val="20"/>
      <w:szCs w:val="20"/>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pPr>
      <w:spacing w:after="0" w:line="240" w:lineRule="auto"/>
    </w:pPr>
    <w:rPr>
      <w:color w:val="auto"/>
      <w:sz w:val="20"/>
      <w:szCs w:val="20"/>
      <w:lang w:val="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pPr>
      <w:spacing w:after="0" w:line="240" w:lineRule="auto"/>
    </w:pPr>
    <w:rPr>
      <w:color w:val="auto"/>
      <w:sz w:val="20"/>
      <w:szCs w:val="20"/>
      <w:lang w:val="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pPr>
      <w:spacing w:after="0" w:line="240" w:lineRule="auto"/>
    </w:pPr>
    <w:rPr>
      <w:color w:val="auto"/>
      <w:sz w:val="20"/>
      <w:szCs w:val="20"/>
      <w:lang w:val="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pPr>
      <w:spacing w:after="0" w:line="240" w:lineRule="auto"/>
    </w:pPr>
    <w:rPr>
      <w:color w:val="auto"/>
      <w:sz w:val="20"/>
      <w:szCs w:val="20"/>
      <w:lang w:val="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pPr>
      <w:spacing w:after="0" w:line="240" w:lineRule="auto"/>
    </w:pPr>
    <w:rPr>
      <w:color w:val="auto"/>
      <w:sz w:val="20"/>
      <w:szCs w:val="20"/>
      <w:lang w:val="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pPr>
      <w:spacing w:after="0" w:line="240" w:lineRule="auto"/>
    </w:pPr>
    <w:rPr>
      <w:b/>
      <w:bCs/>
      <w:color w:val="auto"/>
      <w:sz w:val="20"/>
      <w:szCs w:val="20"/>
      <w:lang w:val="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pPr>
      <w:spacing w:after="0" w:line="240" w:lineRule="auto"/>
    </w:pPr>
    <w:rPr>
      <w:color w:val="auto"/>
      <w:sz w:val="20"/>
      <w:szCs w:val="20"/>
      <w:lang w:val="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pPr>
      <w:spacing w:after="0" w:line="240" w:lineRule="auto"/>
    </w:pPr>
    <w:rPr>
      <w:color w:val="auto"/>
      <w:sz w:val="20"/>
      <w:szCs w:val="20"/>
      <w:lang w:val="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pPr>
      <w:spacing w:after="0" w:line="240" w:lineRule="auto"/>
    </w:pPr>
    <w:rPr>
      <w:color w:val="auto"/>
      <w:sz w:val="20"/>
      <w:szCs w:val="20"/>
      <w:lang w:val="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pPr>
      <w:spacing w:after="0" w:line="240" w:lineRule="auto"/>
    </w:pPr>
    <w:rPr>
      <w:color w:val="auto"/>
      <w:sz w:val="20"/>
      <w:szCs w:val="20"/>
      <w:lang w:val="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pPr>
      <w:spacing w:after="0" w:line="240" w:lineRule="auto"/>
    </w:pPr>
    <w:rPr>
      <w:color w:val="auto"/>
      <w:sz w:val="20"/>
      <w:szCs w:val="20"/>
      <w:lang w:val="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pPr>
      <w:spacing w:after="0" w:line="240" w:lineRule="auto"/>
    </w:pPr>
    <w:rPr>
      <w:color w:val="auto"/>
      <w:sz w:val="20"/>
      <w:szCs w:val="20"/>
      <w:lang w:val="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pPr>
      <w:spacing w:after="0" w:line="240" w:lineRule="auto"/>
    </w:pPr>
    <w:rPr>
      <w:color w:val="auto"/>
      <w:sz w:val="20"/>
      <w:szCs w:val="20"/>
      <w:lang w:val="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pPr>
      <w:spacing w:after="0" w:line="240" w:lineRule="auto"/>
    </w:pPr>
    <w:rPr>
      <w:color w:val="auto"/>
      <w:sz w:val="20"/>
      <w:szCs w:val="20"/>
      <w:lang w:val="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pPr>
      <w:spacing w:after="0" w:line="240" w:lineRule="auto"/>
    </w:pPr>
    <w:rPr>
      <w:color w:val="auto"/>
      <w:sz w:val="20"/>
      <w:szCs w:val="20"/>
      <w:lang w:val="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pPr>
      <w:spacing w:after="0" w:line="240" w:lineRule="auto"/>
    </w:pPr>
    <w:rPr>
      <w:color w:val="auto"/>
      <w:sz w:val="20"/>
      <w:szCs w:val="20"/>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pPr>
      <w:spacing w:after="0" w:line="240" w:lineRule="auto"/>
    </w:pPr>
    <w:rPr>
      <w:color w:val="auto"/>
      <w:sz w:val="20"/>
      <w:szCs w:val="20"/>
      <w:lang w:val="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pPr>
      <w:spacing w:after="0" w:line="240" w:lineRule="auto"/>
    </w:pPr>
    <w:rPr>
      <w:color w:val="auto"/>
      <w:sz w:val="20"/>
      <w:szCs w:val="20"/>
      <w:lang w:val="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pPr>
      <w:spacing w:after="0" w:line="240" w:lineRule="auto"/>
    </w:pPr>
    <w:rPr>
      <w:color w:val="auto"/>
      <w:sz w:val="20"/>
      <w:szCs w:val="20"/>
      <w:lang w:val="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pPr>
      <w:spacing w:after="0" w:line="240" w:lineRule="auto"/>
    </w:pPr>
    <w:rPr>
      <w:color w:val="auto"/>
      <w:sz w:val="20"/>
      <w:szCs w:val="20"/>
      <w:lang w:val="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pPr>
      <w:spacing w:after="0" w:line="240" w:lineRule="auto"/>
    </w:pPr>
    <w:rPr>
      <w:color w:val="auto"/>
      <w:sz w:val="20"/>
      <w:szCs w:val="20"/>
      <w:lang w:val="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pPr>
      <w:spacing w:after="0" w:line="240" w:lineRule="auto"/>
    </w:pPr>
    <w:rPr>
      <w:color w:val="auto"/>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pPr>
      <w:spacing w:after="0" w:line="240" w:lineRule="auto"/>
    </w:pPr>
    <w:rPr>
      <w:color w:val="auto"/>
      <w:sz w:val="20"/>
      <w:szCs w:val="20"/>
      <w:lang w:val="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pPr>
      <w:spacing w:after="0" w:line="240" w:lineRule="auto"/>
    </w:pPr>
    <w:rPr>
      <w:color w:val="auto"/>
      <w:sz w:val="20"/>
      <w:szCs w:val="20"/>
      <w:lang w:val="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pPr>
      <w:spacing w:after="0" w:line="240" w:lineRule="auto"/>
    </w:pPr>
    <w:rPr>
      <w:color w:val="auto"/>
      <w:sz w:val="20"/>
      <w:szCs w:val="20"/>
      <w:lang w:val="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ontent">
    <w:name w:val="Content"/>
    <w:basedOn w:val="Normal"/>
    <w:link w:val="ContentChar"/>
    <w:pPr>
      <w:spacing w:before="120"/>
      <w:ind w:firstLine="360"/>
    </w:pPr>
    <w:rPr>
      <w:rFonts w:eastAsia="MS Mincho"/>
      <w:color w:val="auto"/>
      <w:szCs w:val="24"/>
      <w:lang w:eastAsia="ja-JP"/>
    </w:rPr>
  </w:style>
  <w:style w:type="paragraph" w:customStyle="1" w:styleId="MUCLUC">
    <w:name w:val="MUCLUC"/>
    <w:basedOn w:val="Normal"/>
    <w:pPr>
      <w:spacing w:before="240" w:after="120" w:line="360" w:lineRule="auto"/>
      <w:jc w:val="center"/>
    </w:pPr>
    <w:rPr>
      <w:rFonts w:ascii="Arial" w:eastAsia="MS Mincho" w:hAnsi="Arial"/>
      <w:b/>
      <w:color w:val="auto"/>
      <w:sz w:val="32"/>
      <w:szCs w:val="24"/>
      <w:lang w:val="en-US" w:eastAsia="ja-JP"/>
    </w:rPr>
  </w:style>
  <w:style w:type="paragraph" w:customStyle="1" w:styleId="DATVANDE">
    <w:name w:val="DATVANDE"/>
    <w:basedOn w:val="Normal"/>
    <w:pPr>
      <w:jc w:val="center"/>
    </w:pPr>
    <w:rPr>
      <w:rFonts w:eastAsia="MS Mincho"/>
      <w:b/>
      <w:color w:val="auto"/>
      <w:sz w:val="36"/>
      <w:szCs w:val="24"/>
      <w:lang w:val="en-US" w:eastAsia="ja-JP"/>
    </w:rPr>
  </w:style>
  <w:style w:type="paragraph" w:customStyle="1" w:styleId="CharCharCharCharCharCharCharCharChar">
    <w:name w:val="Char Char Char Char Char Char Char Char Char"/>
    <w:basedOn w:val="Normal"/>
    <w:pPr>
      <w:spacing w:after="160" w:line="240" w:lineRule="exact"/>
    </w:pPr>
    <w:rPr>
      <w:rFonts w:ascii="Verdana" w:eastAsia="MS Mincho" w:hAnsi="Verdana"/>
      <w:color w:val="auto"/>
      <w:sz w:val="20"/>
      <w:lang w:val="en-US" w:eastAsia="ja-JP"/>
    </w:rPr>
  </w:style>
  <w:style w:type="paragraph" w:customStyle="1" w:styleId="TableContent">
    <w:name w:val="Table Content"/>
    <w:basedOn w:val="Normal"/>
    <w:link w:val="TableContentChar"/>
    <w:qFormat/>
    <w:pPr>
      <w:spacing w:line="312" w:lineRule="auto"/>
    </w:pPr>
    <w:rPr>
      <w:rFonts w:eastAsia="MS Mincho"/>
      <w:color w:val="auto"/>
      <w:szCs w:val="16"/>
      <w:lang w:val="en-US" w:eastAsia="ja-JP"/>
    </w:rPr>
  </w:style>
  <w:style w:type="paragraph" w:customStyle="1" w:styleId="HEADING">
    <w:name w:val="HEADING"/>
    <w:basedOn w:val="TOC1"/>
    <w:pPr>
      <w:tabs>
        <w:tab w:val="left" w:pos="432"/>
        <w:tab w:val="right" w:leader="dot" w:pos="8299"/>
        <w:tab w:val="right" w:leader="dot" w:pos="8928"/>
      </w:tabs>
      <w:spacing w:before="0" w:line="264" w:lineRule="auto"/>
      <w:jc w:val="center"/>
    </w:pPr>
    <w:rPr>
      <w:rFonts w:eastAsia="MS Mincho" w:cs="Times New Roman"/>
      <w:bCs w:val="0"/>
      <w:noProof/>
      <w:color w:val="auto"/>
      <w:sz w:val="36"/>
      <w:lang w:val="en-US" w:eastAsia="ja-JP"/>
    </w:rPr>
  </w:style>
  <w:style w:type="paragraph" w:customStyle="1" w:styleId="Bullet">
    <w:name w:val="Bullet"/>
    <w:basedOn w:val="Normal"/>
    <w:pPr>
      <w:numPr>
        <w:numId w:val="16"/>
      </w:numPr>
      <w:spacing w:before="120"/>
    </w:pPr>
    <w:rPr>
      <w:rFonts w:eastAsia="MS Mincho"/>
      <w:color w:val="auto"/>
      <w:szCs w:val="24"/>
      <w:lang w:val="en-US" w:eastAsia="ja-JP"/>
    </w:rPr>
  </w:style>
  <w:style w:type="character" w:customStyle="1" w:styleId="ContentChar">
    <w:name w:val="Content Char"/>
    <w:link w:val="Content"/>
    <w:rPr>
      <w:rFonts w:ascii="Times New Roman" w:eastAsia="MS Mincho" w:hAnsi="Times New Roman"/>
      <w:color w:val="auto"/>
      <w:sz w:val="26"/>
      <w:szCs w:val="24"/>
      <w:lang w:eastAsia="ja-JP"/>
    </w:rPr>
  </w:style>
  <w:style w:type="paragraph" w:customStyle="1" w:styleId="BaoCao">
    <w:name w:val="BaoCao"/>
    <w:basedOn w:val="Normal"/>
    <w:pPr>
      <w:jc w:val="center"/>
    </w:pPr>
    <w:rPr>
      <w:rFonts w:ascii="Arial" w:eastAsia="MS Mincho" w:hAnsi="Arial"/>
      <w:b/>
      <w:color w:val="auto"/>
      <w:szCs w:val="24"/>
      <w:lang w:val="en-US" w:eastAsia="ja-JP"/>
    </w:rPr>
  </w:style>
  <w:style w:type="paragraph" w:customStyle="1" w:styleId="PHULUC">
    <w:name w:val="PHULUC"/>
    <w:basedOn w:val="Normal"/>
    <w:pPr>
      <w:jc w:val="center"/>
    </w:pPr>
    <w:rPr>
      <w:rFonts w:eastAsia="MS Mincho"/>
      <w:b/>
      <w:color w:val="auto"/>
      <w:sz w:val="32"/>
      <w:szCs w:val="24"/>
      <w:lang w:val="en-US" w:eastAsia="ja-JP"/>
    </w:rPr>
  </w:style>
  <w:style w:type="paragraph" w:customStyle="1" w:styleId="Buttlet1">
    <w:name w:val="Buttlet1"/>
    <w:basedOn w:val="Content"/>
    <w:pPr>
      <w:numPr>
        <w:numId w:val="17"/>
      </w:numPr>
      <w:ind w:left="360" w:firstLine="0"/>
    </w:pPr>
  </w:style>
  <w:style w:type="paragraph" w:customStyle="1" w:styleId="ButlletNumber">
    <w:name w:val="Butllet Number"/>
    <w:basedOn w:val="Content"/>
    <w:pPr>
      <w:numPr>
        <w:numId w:val="19"/>
      </w:numPr>
      <w:tabs>
        <w:tab w:val="num" w:pos="360"/>
      </w:tabs>
      <w:ind w:left="360" w:firstLine="0"/>
    </w:pPr>
  </w:style>
  <w:style w:type="paragraph" w:customStyle="1" w:styleId="Bullet20">
    <w:name w:val="Bullet2"/>
    <w:basedOn w:val="Buttlet1"/>
    <w:link w:val="Bullet2Char"/>
    <w:qFormat/>
    <w:pPr>
      <w:numPr>
        <w:numId w:val="18"/>
      </w:numPr>
      <w:ind w:left="720" w:firstLine="0"/>
    </w:pPr>
  </w:style>
  <w:style w:type="paragraph" w:customStyle="1" w:styleId="CharChar2CharCharCharChar">
    <w:name w:val="Char Char2 Char Char Char Char"/>
    <w:basedOn w:val="Normal"/>
    <w:semiHidden/>
    <w:pPr>
      <w:spacing w:after="160" w:line="240" w:lineRule="exact"/>
    </w:pPr>
    <w:rPr>
      <w:rFonts w:ascii="Arial" w:eastAsia="MS Mincho" w:hAnsi="Arial"/>
      <w:color w:val="auto"/>
      <w:sz w:val="22"/>
      <w:szCs w:val="22"/>
      <w:lang w:val="en-US" w:eastAsia="ja-JP"/>
    </w:rPr>
  </w:style>
  <w:style w:type="paragraph" w:customStyle="1" w:styleId="Bullet10">
    <w:name w:val="Bullet1"/>
    <w:basedOn w:val="Normal"/>
    <w:link w:val="Bullet1Char"/>
    <w:qFormat/>
    <w:pPr>
      <w:tabs>
        <w:tab w:val="left" w:pos="680"/>
      </w:tabs>
      <w:spacing w:before="120" w:after="120" w:line="300" w:lineRule="atLeast"/>
      <w:ind w:left="720"/>
    </w:pPr>
    <w:rPr>
      <w:rFonts w:eastAsia="MS Mincho"/>
      <w:color w:val="auto"/>
      <w:lang w:val="en-US" w:eastAsia="ja-JP"/>
    </w:rPr>
  </w:style>
  <w:style w:type="character" w:customStyle="1" w:styleId="apple-converted-space">
    <w:name w:val="apple-converted-space"/>
  </w:style>
  <w:style w:type="paragraph" w:styleId="EndnoteText">
    <w:name w:val="endnote text"/>
    <w:basedOn w:val="Normal"/>
    <w:link w:val="EndnoteTextChar"/>
    <w:uiPriority w:val="99"/>
    <w:unhideWhenUsed/>
    <w:rPr>
      <w:rFonts w:eastAsia="MS Mincho"/>
      <w:color w:val="auto"/>
      <w:sz w:val="20"/>
      <w:szCs w:val="20"/>
      <w:lang w:eastAsia="ja-JP"/>
    </w:rPr>
  </w:style>
  <w:style w:type="character" w:customStyle="1" w:styleId="EndnoteTextChar">
    <w:name w:val="Endnote Text Char"/>
    <w:basedOn w:val="DefaultParagraphFont"/>
    <w:link w:val="EndnoteText"/>
    <w:uiPriority w:val="99"/>
    <w:rPr>
      <w:rFonts w:ascii="Times New Roman" w:eastAsia="MS Mincho" w:hAnsi="Times New Roman"/>
      <w:color w:val="auto"/>
      <w:sz w:val="20"/>
      <w:szCs w:val="20"/>
      <w:lang w:eastAsia="ja-JP"/>
    </w:rPr>
  </w:style>
  <w:style w:type="character" w:styleId="EndnoteReference">
    <w:name w:val="endnote reference"/>
    <w:uiPriority w:val="99"/>
    <w:unhideWhenUsed/>
    <w:rPr>
      <w:vertAlign w:val="superscript"/>
    </w:rPr>
  </w:style>
  <w:style w:type="paragraph" w:customStyle="1" w:styleId="font6">
    <w:name w:val="font6"/>
    <w:basedOn w:val="Normal"/>
    <w:pPr>
      <w:spacing w:before="100" w:beforeAutospacing="1" w:after="100" w:afterAutospacing="1"/>
    </w:pPr>
    <w:rPr>
      <w:color w:val="000000"/>
      <w:sz w:val="16"/>
      <w:szCs w:val="16"/>
      <w:lang w:val="en-US"/>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center"/>
      <w:textAlignment w:val="center"/>
    </w:pPr>
    <w:rPr>
      <w:b/>
      <w:bCs/>
      <w:color w:val="auto"/>
      <w:sz w:val="24"/>
      <w:szCs w:val="24"/>
      <w:lang w:val="en-US"/>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auto"/>
      <w:sz w:val="24"/>
      <w:szCs w:val="24"/>
      <w:lang w:val="en-US"/>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center"/>
      <w:textAlignment w:val="center"/>
    </w:pPr>
    <w:rPr>
      <w:b/>
      <w:bCs/>
      <w:color w:val="auto"/>
      <w:sz w:val="24"/>
      <w:szCs w:val="24"/>
      <w:lang w:val="en-US"/>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jc w:val="center"/>
      <w:textAlignment w:val="center"/>
    </w:pPr>
    <w:rPr>
      <w:color w:val="000000"/>
      <w:lang w:val="en-US"/>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hd w:val="clear" w:color="000000" w:fill="00B050"/>
      <w:spacing w:before="100" w:beforeAutospacing="1" w:after="100" w:afterAutospacing="1"/>
      <w:jc w:val="center"/>
      <w:textAlignment w:val="center"/>
    </w:pPr>
    <w:rPr>
      <w:b/>
      <w:bCs/>
      <w:color w:val="000000"/>
      <w:lang w:val="en-US"/>
    </w:rPr>
  </w:style>
  <w:style w:type="numbering" w:customStyle="1" w:styleId="NoList11">
    <w:name w:val="No List11"/>
    <w:next w:val="NoList"/>
    <w:uiPriority w:val="99"/>
    <w:semiHidden/>
    <w:unhideWhenUsed/>
  </w:style>
  <w:style w:type="paragraph" w:customStyle="1" w:styleId="xl63">
    <w:name w:val="xl63"/>
    <w:basedOn w:val="Normal"/>
    <w:pPr>
      <w:spacing w:before="100" w:beforeAutospacing="1" w:after="100" w:afterAutospacing="1"/>
      <w:jc w:val="center"/>
      <w:textAlignment w:val="center"/>
    </w:pPr>
    <w:rPr>
      <w:color w:val="auto"/>
      <w:sz w:val="24"/>
      <w:szCs w:val="24"/>
      <w:lang w:eastAsia="vi-VN"/>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auto"/>
      <w:sz w:val="24"/>
      <w:szCs w:val="24"/>
      <w:lang w:eastAsia="vi-VN"/>
    </w:rPr>
  </w:style>
  <w:style w:type="paragraph" w:customStyle="1" w:styleId="NormalBlue">
    <w:name w:val="Normal + Blue"/>
    <w:basedOn w:val="Normal"/>
    <w:pPr>
      <w:spacing w:before="120" w:after="120"/>
      <w:ind w:firstLine="431"/>
    </w:pPr>
    <w:rPr>
      <w:color w:val="0000FF"/>
      <w:szCs w:val="20"/>
      <w:lang w:val="en-US"/>
    </w:rPr>
  </w:style>
  <w:style w:type="character" w:customStyle="1" w:styleId="NormalBold">
    <w:name w:val="Normal + Bold"/>
    <w:basedOn w:val="DefaultParagraphFont"/>
    <w:rPr>
      <w:rFonts w:ascii="Arial" w:hAnsi="Arial"/>
      <w:b/>
      <w:bCs/>
    </w:rPr>
  </w:style>
  <w:style w:type="paragraph" w:customStyle="1" w:styleId="BulletBlue">
    <w:name w:val="Bullet + Blue"/>
    <w:basedOn w:val="Normal"/>
    <w:pPr>
      <w:numPr>
        <w:numId w:val="20"/>
      </w:numPr>
      <w:spacing w:before="120" w:after="120"/>
    </w:pPr>
    <w:rPr>
      <w:color w:val="0000FF"/>
      <w:szCs w:val="20"/>
      <w:lang w:val="en-US"/>
    </w:rPr>
  </w:style>
  <w:style w:type="character" w:customStyle="1" w:styleId="StyleNormalBold18ptNotBoldBlue">
    <w:name w:val="Style Normal + Bold + 18 pt Not Bold Blue"/>
    <w:basedOn w:val="NormalBold"/>
    <w:rPr>
      <w:rFonts w:ascii="Arial" w:hAnsi="Arial"/>
      <w:b/>
      <w:bCs/>
      <w:color w:val="666699"/>
      <w:sz w:val="36"/>
    </w:rPr>
  </w:style>
  <w:style w:type="paragraph" w:customStyle="1" w:styleId="StyleBlueBefore6pt">
    <w:name w:val="Style Blue Before:  6 pt"/>
    <w:basedOn w:val="Normal"/>
    <w:pPr>
      <w:numPr>
        <w:numId w:val="21"/>
      </w:numPr>
      <w:tabs>
        <w:tab w:val="left" w:pos="2880"/>
      </w:tabs>
      <w:spacing w:before="80" w:after="120"/>
      <w:ind w:left="2880"/>
    </w:pPr>
    <w:rPr>
      <w:color w:val="auto"/>
      <w:szCs w:val="20"/>
      <w:lang w:val="en-US"/>
    </w:rPr>
  </w:style>
  <w:style w:type="paragraph" w:customStyle="1" w:styleId="StyleLeft175">
    <w:name w:val="Style Left:  1.75&quot;"/>
    <w:basedOn w:val="Normal"/>
    <w:link w:val="StyleLeft175Char"/>
    <w:pPr>
      <w:tabs>
        <w:tab w:val="left" w:pos="2520"/>
      </w:tabs>
      <w:spacing w:before="120" w:after="120"/>
      <w:ind w:left="2520" w:firstLine="431"/>
    </w:pPr>
    <w:rPr>
      <w:color w:val="auto"/>
      <w:szCs w:val="20"/>
      <w:lang w:val="en-US"/>
    </w:rPr>
  </w:style>
  <w:style w:type="character" w:customStyle="1" w:styleId="StyleLeft175Char">
    <w:name w:val="Style Left:  1.75&quot; Char"/>
    <w:basedOn w:val="DefaultParagraphFont"/>
    <w:link w:val="StyleLeft175"/>
    <w:rPr>
      <w:rFonts w:ascii="Times New Roman" w:eastAsia="Times New Roman" w:hAnsi="Times New Roman"/>
      <w:color w:val="auto"/>
      <w:sz w:val="26"/>
      <w:szCs w:val="20"/>
      <w:lang w:val="en-US"/>
    </w:rPr>
  </w:style>
  <w:style w:type="character" w:customStyle="1" w:styleId="ListBulletChar">
    <w:name w:val="List Bullet Char"/>
    <w:aliases w:val="List Bullet 1 Char1, Char Char Char Char Char Char Char Char Char Char Char Char Char Char Char Char Char Char Char Char Char Char Char Char Char Char1"/>
    <w:basedOn w:val="DefaultParagraphFont"/>
    <w:link w:val="ListBullet"/>
    <w:uiPriority w:val="99"/>
    <w:rPr>
      <w:color w:val="404040" w:themeColor="text1" w:themeTint="BF"/>
    </w:rPr>
  </w:style>
  <w:style w:type="paragraph" w:customStyle="1" w:styleId="UserNormal1CharChar">
    <w:name w:val="User Normal 1 Char Char"/>
    <w:basedOn w:val="Normal"/>
    <w:pPr>
      <w:spacing w:before="60" w:after="60"/>
      <w:ind w:firstLine="431"/>
    </w:pPr>
    <w:rPr>
      <w:rFonts w:ascii=".VnSouthern" w:hAnsi=".VnSouthern"/>
      <w:color w:val="auto"/>
      <w:sz w:val="24"/>
      <w:szCs w:val="24"/>
      <w:lang w:val="en-US"/>
    </w:rPr>
  </w:style>
  <w:style w:type="paragraph" w:styleId="Index1">
    <w:name w:val="index 1"/>
    <w:basedOn w:val="Normal"/>
    <w:next w:val="Normal"/>
    <w:link w:val="Index1Char"/>
    <w:autoRedefine/>
    <w:qFormat/>
    <w:pPr>
      <w:spacing w:after="120"/>
      <w:ind w:left="260" w:hanging="260"/>
    </w:pPr>
    <w:rPr>
      <w:color w:val="auto"/>
      <w:szCs w:val="20"/>
      <w:lang w:val="en-US"/>
    </w:rPr>
  </w:style>
  <w:style w:type="paragraph" w:customStyle="1" w:styleId="Indent1">
    <w:name w:val="Indent 1"/>
    <w:basedOn w:val="Normal"/>
    <w:link w:val="Indent1CharChar"/>
    <w:qFormat/>
    <w:pPr>
      <w:numPr>
        <w:ilvl w:val="1"/>
        <w:numId w:val="22"/>
      </w:numPr>
      <w:tabs>
        <w:tab w:val="left" w:leader="dot" w:pos="9180"/>
      </w:tabs>
      <w:spacing w:before="120"/>
    </w:pPr>
    <w:rPr>
      <w:color w:val="auto"/>
      <w:sz w:val="24"/>
      <w:szCs w:val="24"/>
      <w:lang w:val="en-US"/>
    </w:rPr>
  </w:style>
  <w:style w:type="paragraph" w:customStyle="1" w:styleId="bulleted1">
    <w:name w:val="bulleted 1"/>
    <w:basedOn w:val="Normal"/>
    <w:link w:val="bulleted1Char"/>
    <w:pPr>
      <w:keepLines/>
      <w:numPr>
        <w:numId w:val="23"/>
      </w:numPr>
      <w:spacing w:before="120" w:after="120" w:line="288" w:lineRule="auto"/>
    </w:pPr>
    <w:rPr>
      <w:color w:val="auto"/>
      <w:szCs w:val="20"/>
      <w:lang w:val="en-GB"/>
    </w:rPr>
  </w:style>
  <w:style w:type="character" w:customStyle="1" w:styleId="bulleted1Char">
    <w:name w:val="bulleted 1 Char"/>
    <w:link w:val="bulleted1"/>
    <w:rPr>
      <w:color w:val="auto"/>
      <w:szCs w:val="20"/>
      <w:lang w:val="en-GB"/>
    </w:rPr>
  </w:style>
  <w:style w:type="character" w:customStyle="1" w:styleId="normalStyle12">
    <w:name w:val="normal Style 12"/>
    <w:rPr>
      <w:rFonts w:ascii="Times New Roman" w:hAnsi="Times New Roman"/>
      <w:sz w:val="24"/>
    </w:rPr>
  </w:style>
  <w:style w:type="paragraph" w:customStyle="1" w:styleId="CharCharChar">
    <w:name w:val="Char Char Char"/>
    <w:basedOn w:val="Normal"/>
    <w:autoRedefine/>
    <w:pPr>
      <w:spacing w:after="160" w:line="240" w:lineRule="exact"/>
      <w:ind w:firstLine="431"/>
    </w:pPr>
    <w:rPr>
      <w:rFonts w:ascii="Verdana" w:hAnsi="Verdana" w:cs="Verdana"/>
      <w:color w:val="auto"/>
      <w:sz w:val="20"/>
      <w:szCs w:val="20"/>
      <w:lang w:val="en-US"/>
    </w:rPr>
  </w:style>
  <w:style w:type="paragraph" w:customStyle="1" w:styleId="msonormal0">
    <w:name w:val="msonormal"/>
    <w:basedOn w:val="Normal"/>
    <w:pPr>
      <w:spacing w:before="100" w:beforeAutospacing="1" w:after="100" w:afterAutospacing="1"/>
    </w:pPr>
    <w:rPr>
      <w:color w:val="auto"/>
      <w:sz w:val="24"/>
      <w:szCs w:val="24"/>
      <w:lang w:val="en-US"/>
    </w:rPr>
  </w:style>
  <w:style w:type="paragraph" w:customStyle="1" w:styleId="Bullet2">
    <w:name w:val="Bullet 2"/>
    <w:basedOn w:val="ListParagraph"/>
    <w:link w:val="Bullet2CharChar"/>
    <w:uiPriority w:val="99"/>
    <w:qFormat/>
    <w:pPr>
      <w:numPr>
        <w:numId w:val="25"/>
      </w:numPr>
      <w:spacing w:before="120" w:after="120"/>
      <w:contextualSpacing w:val="0"/>
    </w:pPr>
    <w:rPr>
      <w:color w:val="auto"/>
      <w:sz w:val="28"/>
      <w:szCs w:val="20"/>
      <w:lang w:val="en-US"/>
    </w:rPr>
  </w:style>
  <w:style w:type="paragraph" w:customStyle="1" w:styleId="Bullet3">
    <w:name w:val="Bullet 3"/>
    <w:basedOn w:val="Normal"/>
    <w:uiPriority w:val="99"/>
    <w:qFormat/>
    <w:pPr>
      <w:numPr>
        <w:numId w:val="24"/>
      </w:numPr>
      <w:spacing w:before="120" w:after="120"/>
    </w:pPr>
    <w:rPr>
      <w:color w:val="auto"/>
      <w:sz w:val="28"/>
      <w:szCs w:val="20"/>
      <w:lang w:val="en-US"/>
    </w:rPr>
  </w:style>
  <w:style w:type="character" w:customStyle="1" w:styleId="fontstyle01">
    <w:name w:val="fontstyle01"/>
    <w:basedOn w:val="DefaultParagraphFont"/>
    <w:rPr>
      <w:rFonts w:ascii="TimesNewRomanPSMT" w:hAnsi="TimesNewRomanPSMT" w:hint="default"/>
      <w:b w:val="0"/>
      <w:bCs w:val="0"/>
      <w:i w:val="0"/>
      <w:iCs w:val="0"/>
      <w:color w:val="404040"/>
      <w:sz w:val="32"/>
      <w:szCs w:val="32"/>
    </w:rPr>
  </w:style>
  <w:style w:type="character" w:customStyle="1" w:styleId="Other">
    <w:name w:val="Other_"/>
    <w:basedOn w:val="DefaultParagraphFont"/>
    <w:link w:val="Other0"/>
    <w:rPr>
      <w:rFonts w:ascii="Times New Roman" w:eastAsia="Times New Roman" w:hAnsi="Times New Roman"/>
      <w:sz w:val="26"/>
      <w:szCs w:val="26"/>
    </w:rPr>
  </w:style>
  <w:style w:type="paragraph" w:customStyle="1" w:styleId="Other0">
    <w:name w:val="Other"/>
    <w:basedOn w:val="Normal"/>
    <w:link w:val="Other"/>
    <w:pPr>
      <w:widowControl w:val="0"/>
    </w:pPr>
    <w:rPr>
      <w:color w:val="0000FF"/>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BodyText0">
    <w:name w:val="BodyText"/>
    <w:basedOn w:val="BodyText"/>
    <w:link w:val="BodyTextChar0"/>
    <w:qFormat/>
    <w:pPr>
      <w:spacing w:before="120" w:after="120"/>
      <w:ind w:firstLine="360"/>
    </w:pPr>
    <w:rPr>
      <w:rFonts w:asciiTheme="majorHAnsi" w:hAnsiTheme="majorHAnsi" w:cstheme="majorHAnsi"/>
      <w:sz w:val="28"/>
      <w:lang w:val="en-US"/>
    </w:rPr>
  </w:style>
  <w:style w:type="character" w:customStyle="1" w:styleId="BodyTextChar0">
    <w:name w:val="BodyText Char"/>
    <w:basedOn w:val="BodyTextChar"/>
    <w:link w:val="BodyText0"/>
    <w:rPr>
      <w:rFonts w:asciiTheme="majorHAnsi" w:hAnsiTheme="majorHAnsi" w:cstheme="majorHAnsi"/>
      <w:color w:val="262626" w:themeColor="text1" w:themeTint="D9"/>
      <w:sz w:val="26"/>
      <w:szCs w:val="26"/>
      <w:lang w:val="en-US"/>
    </w:rPr>
  </w:style>
  <w:style w:type="paragraph" w:customStyle="1" w:styleId="-">
    <w:name w:val="-"/>
    <w:basedOn w:val="Normal"/>
    <w:qFormat/>
    <w:pPr>
      <w:numPr>
        <w:numId w:val="26"/>
      </w:numPr>
      <w:spacing w:after="0" w:line="240" w:lineRule="auto"/>
      <w:ind w:left="288" w:hanging="144"/>
    </w:pPr>
    <w:rPr>
      <w:rFonts w:asciiTheme="majorHAnsi" w:eastAsiaTheme="minorEastAsia" w:hAnsiTheme="majorHAnsi" w:cstheme="minorBidi"/>
      <w:color w:val="auto"/>
      <w:sz w:val="24"/>
      <w:szCs w:val="22"/>
      <w:lang w:val="en-US"/>
    </w:rPr>
  </w:style>
  <w:style w:type="paragraph" w:customStyle="1" w:styleId="Indent2">
    <w:name w:val="Indent2"/>
    <w:basedOn w:val="Normal"/>
    <w:link w:val="Indent2Char"/>
    <w:autoRedefine/>
    <w:pPr>
      <w:numPr>
        <w:numId w:val="27"/>
      </w:numPr>
      <w:tabs>
        <w:tab w:val="left" w:pos="1620"/>
      </w:tabs>
      <w:spacing w:before="120" w:after="120" w:line="312" w:lineRule="auto"/>
    </w:pPr>
    <w:rPr>
      <w:color w:val="auto"/>
      <w:lang w:val="en-US"/>
    </w:rPr>
  </w:style>
  <w:style w:type="character" w:customStyle="1" w:styleId="Bullet1Char">
    <w:name w:val="Bullet1 Char"/>
    <w:link w:val="Bullet10"/>
    <w:locked/>
    <w:rPr>
      <w:rFonts w:ascii="Times New Roman" w:eastAsia="MS Mincho" w:hAnsi="Times New Roman"/>
      <w:color w:val="auto"/>
      <w:sz w:val="26"/>
      <w:szCs w:val="26"/>
      <w:lang w:val="en-US" w:eastAsia="ja-JP"/>
    </w:rPr>
  </w:style>
  <w:style w:type="paragraph" w:customStyle="1" w:styleId="TableParagraph">
    <w:name w:val="Table Paragraph"/>
    <w:basedOn w:val="Normal"/>
    <w:uiPriority w:val="1"/>
    <w:qFormat/>
    <w:pPr>
      <w:widowControl w:val="0"/>
      <w:autoSpaceDE w:val="0"/>
      <w:autoSpaceDN w:val="0"/>
      <w:spacing w:after="0" w:line="240" w:lineRule="auto"/>
      <w:jc w:val="left"/>
    </w:pPr>
    <w:rPr>
      <w:color w:val="auto"/>
      <w:sz w:val="22"/>
      <w:szCs w:val="22"/>
    </w:rPr>
  </w:style>
  <w:style w:type="paragraph" w:customStyle="1" w:styleId="Style1">
    <w:name w:val="Style1"/>
    <w:basedOn w:val="ListParagraph"/>
    <w:link w:val="Style1Char"/>
    <w:uiPriority w:val="99"/>
    <w:qFormat/>
    <w:pPr>
      <w:tabs>
        <w:tab w:val="num" w:pos="1021"/>
      </w:tabs>
      <w:spacing w:before="120" w:after="120"/>
      <w:ind w:left="1021" w:hanging="227"/>
      <w:contextualSpacing w:val="0"/>
      <w:jc w:val="left"/>
    </w:pPr>
    <w:rPr>
      <w:color w:val="auto"/>
      <w:szCs w:val="20"/>
      <w:lang w:val="en-US"/>
    </w:rPr>
  </w:style>
  <w:style w:type="paragraph" w:customStyle="1" w:styleId="Style2">
    <w:name w:val="Style2"/>
    <w:basedOn w:val="Normal"/>
    <w:link w:val="Style2Char"/>
    <w:qFormat/>
    <w:pPr>
      <w:spacing w:before="120" w:after="120"/>
      <w:ind w:firstLine="431"/>
      <w:jc w:val="left"/>
    </w:pPr>
    <w:rPr>
      <w:color w:val="auto"/>
      <w:szCs w:val="20"/>
      <w:lang w:val="en-US"/>
    </w:rPr>
  </w:style>
  <w:style w:type="paragraph" w:customStyle="1" w:styleId="Logo">
    <w:name w:val="Logo"/>
    <w:basedOn w:val="Normal"/>
    <w:uiPriority w:val="99"/>
    <w:semiHidden/>
    <w:unhideWhenUsed/>
    <w:pPr>
      <w:spacing w:before="600" w:after="120" w:line="300" w:lineRule="auto"/>
      <w:jc w:val="left"/>
    </w:pPr>
    <w:rPr>
      <w:rFonts w:eastAsiaTheme="minorEastAsia" w:cstheme="minorBidi"/>
      <w:color w:val="auto"/>
      <w:sz w:val="28"/>
      <w:szCs w:val="20"/>
      <w:lang w:val="en-US" w:eastAsia="ja-JP"/>
    </w:rPr>
  </w:style>
  <w:style w:type="character" w:styleId="PlaceholderText">
    <w:name w:val="Placeholder Text"/>
    <w:basedOn w:val="DefaultParagraphFont"/>
    <w:uiPriority w:val="99"/>
    <w:semiHidden/>
    <w:rPr>
      <w:color w:val="808080"/>
    </w:rPr>
  </w:style>
  <w:style w:type="paragraph" w:customStyle="1" w:styleId="ContactInfo">
    <w:name w:val="Contact Info"/>
    <w:basedOn w:val="NoSpacing"/>
    <w:uiPriority w:val="99"/>
    <w:qFormat/>
    <w:pPr>
      <w:ind w:firstLine="0"/>
      <w:jc w:val="left"/>
    </w:pPr>
    <w:rPr>
      <w:rFonts w:asciiTheme="minorHAnsi" w:eastAsiaTheme="minorEastAsia" w:hAnsiTheme="minorHAnsi" w:cstheme="minorBidi"/>
      <w:b w:val="0"/>
      <w:color w:val="FFFFFF" w:themeColor="background1"/>
      <w:sz w:val="22"/>
      <w:szCs w:val="22"/>
      <w:lang w:val="en-US" w:eastAsia="ja-JP"/>
    </w:rPr>
  </w:style>
  <w:style w:type="paragraph" w:customStyle="1" w:styleId="TableSpace">
    <w:name w:val="Table Space"/>
    <w:basedOn w:val="NoSpacing"/>
    <w:uiPriority w:val="99"/>
    <w:pPr>
      <w:spacing w:line="14" w:lineRule="exact"/>
      <w:ind w:firstLine="0"/>
      <w:jc w:val="left"/>
    </w:pPr>
    <w:rPr>
      <w:rFonts w:asciiTheme="minorHAnsi" w:eastAsiaTheme="minorEastAsia" w:hAnsiTheme="minorHAnsi" w:cstheme="minorBidi"/>
      <w:b w:val="0"/>
      <w:color w:val="1F497D" w:themeColor="text2"/>
      <w:sz w:val="20"/>
      <w:szCs w:val="20"/>
      <w:lang w:val="en-US" w:eastAsia="ja-JP"/>
    </w:rPr>
  </w:style>
  <w:style w:type="paragraph" w:customStyle="1" w:styleId="LogoAlt">
    <w:name w:val="Logo Alt"/>
    <w:basedOn w:val="Normal"/>
    <w:uiPriority w:val="99"/>
    <w:unhideWhenUsed/>
    <w:pPr>
      <w:spacing w:before="720" w:after="120" w:line="240" w:lineRule="auto"/>
      <w:ind w:left="720"/>
      <w:jc w:val="left"/>
    </w:pPr>
    <w:rPr>
      <w:rFonts w:eastAsiaTheme="minorEastAsia" w:cstheme="minorBidi"/>
      <w:color w:val="auto"/>
      <w:sz w:val="28"/>
      <w:szCs w:val="20"/>
      <w:lang w:val="en-US" w:eastAsia="ja-JP"/>
    </w:rPr>
  </w:style>
  <w:style w:type="paragraph" w:customStyle="1" w:styleId="FooterAlt">
    <w:name w:val="Footer Alt"/>
    <w:basedOn w:val="Normal"/>
    <w:uiPriority w:val="99"/>
    <w:unhideWhenUsed/>
    <w:qFormat/>
    <w:pPr>
      <w:spacing w:after="0" w:line="240" w:lineRule="auto"/>
      <w:jc w:val="left"/>
    </w:pPr>
    <w:rPr>
      <w:rFonts w:eastAsiaTheme="minorEastAsia" w:cstheme="minorBidi"/>
      <w:i/>
      <w:iCs/>
      <w:color w:val="auto"/>
      <w:sz w:val="18"/>
      <w:szCs w:val="18"/>
      <w:lang w:val="en-US" w:eastAsia="ja-JP"/>
    </w:rPr>
  </w:style>
  <w:style w:type="table" w:customStyle="1" w:styleId="TipTable">
    <w:name w:val="Tip Table"/>
    <w:basedOn w:val="TableNormal"/>
    <w:uiPriority w:val="99"/>
    <w:pPr>
      <w:spacing w:after="0" w:line="240" w:lineRule="auto"/>
    </w:pPr>
    <w:rPr>
      <w:rFonts w:asciiTheme="minorHAnsi" w:eastAsiaTheme="minorEastAsia" w:hAnsiTheme="minorHAnsi" w:cstheme="minorBidi"/>
      <w:color w:val="404040" w:themeColor="text1" w:themeTint="BF"/>
      <w:sz w:val="18"/>
      <w:szCs w:val="18"/>
      <w:lang w:val="en-US" w:eastAsia="ja-JP"/>
    </w:rPr>
    <w:tblPr>
      <w:tblCellMar>
        <w:top w:w="144" w:type="dxa"/>
        <w:left w:w="0" w:type="dxa"/>
        <w:right w:w="0" w:type="dxa"/>
      </w:tblCellMar>
    </w:tblPr>
    <w:tcPr>
      <w:shd w:val="clear" w:color="auto" w:fill="DBE5F1"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jc w:val="left"/>
    </w:pPr>
    <w:rPr>
      <w:rFonts w:asciiTheme="majorHAnsi" w:eastAsiaTheme="majorEastAsia" w:hAnsiTheme="majorHAnsi" w:cstheme="majorBidi"/>
      <w:i/>
      <w:iCs/>
      <w:color w:val="auto"/>
      <w:sz w:val="16"/>
      <w:szCs w:val="16"/>
      <w:lang w:val="en-US" w:eastAsia="ja-JP"/>
    </w:rPr>
  </w:style>
  <w:style w:type="paragraph" w:customStyle="1" w:styleId="Icon">
    <w:name w:val="Icon"/>
    <w:basedOn w:val="Normal"/>
    <w:uiPriority w:val="99"/>
    <w:unhideWhenUsed/>
    <w:qFormat/>
    <w:pPr>
      <w:spacing w:before="160" w:after="160" w:line="240" w:lineRule="auto"/>
      <w:jc w:val="center"/>
    </w:pPr>
    <w:rPr>
      <w:rFonts w:eastAsiaTheme="minorEastAsia" w:cstheme="minorBidi"/>
      <w:color w:val="auto"/>
      <w:sz w:val="28"/>
      <w:szCs w:val="20"/>
      <w:lang w:val="en-US" w:eastAsia="ja-JP"/>
    </w:rPr>
  </w:style>
  <w:style w:type="table" w:customStyle="1" w:styleId="FinancialTable">
    <w:name w:val="Financial Table"/>
    <w:basedOn w:val="TableNormal"/>
    <w:uiPriority w:val="99"/>
    <w:pPr>
      <w:spacing w:before="60" w:after="60" w:line="240" w:lineRule="auto"/>
    </w:pPr>
    <w:rPr>
      <w:rFonts w:asciiTheme="minorHAnsi" w:eastAsiaTheme="minorEastAsia" w:hAnsiTheme="minorHAnsi" w:cstheme="minorBidi"/>
      <w:color w:val="1F497D" w:themeColor="text2"/>
      <w:sz w:val="20"/>
      <w:szCs w:val="20"/>
      <w:lang w:val="en-US" w:eastAsia="ja-JP"/>
    </w:rPr>
    <w:tblPr>
      <w:tblStyleRowBandSize w:val="1"/>
      <w:tblBorders>
        <w:top w:val="single" w:sz="4" w:space="0" w:color="8DB3E2" w:themeColor="text2" w:themeTint="66"/>
        <w:left w:val="single" w:sz="4" w:space="0" w:color="8DB3E2" w:themeColor="text2" w:themeTint="66"/>
        <w:bottom w:val="single" w:sz="4" w:space="0" w:color="8DB3E2" w:themeColor="text2" w:themeTint="66"/>
        <w:right w:val="single" w:sz="4" w:space="0" w:color="8DB3E2" w:themeColor="text2" w:themeTint="66"/>
        <w:insideV w:val="single" w:sz="4" w:space="0" w:color="8DB3E2" w:themeColor="text2" w:themeTint="66"/>
      </w:tblBorders>
    </w:tblPr>
    <w:tblStylePr w:type="firstRow">
      <w:rPr>
        <w:rFonts w:asciiTheme="majorHAnsi" w:hAnsiTheme="majorHAnsi"/>
        <w:color w:val="FFFFFF" w:themeColor="background1"/>
        <w:sz w:val="16"/>
      </w:rPr>
      <w:tblPr/>
      <w:tcPr>
        <w:shd w:val="clear" w:color="auto" w:fill="4F81BD" w:themeFill="accent1"/>
      </w:tcPr>
    </w:tblStylePr>
    <w:tblStylePr w:type="lastRow">
      <w:rPr>
        <w:rFonts w:asciiTheme="majorHAnsi" w:hAnsiTheme="majorHAnsi"/>
        <w:b/>
        <w:caps/>
        <w:smallCaps w:val="0"/>
        <w:color w:val="4F81BD"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C6D9F1" w:themeFill="text2" w:themeFillTint="33"/>
      </w:tcPr>
    </w:tblStylePr>
  </w:style>
  <w:style w:type="paragraph" w:customStyle="1" w:styleId="StyleStyle2Before3ptAfter9pt">
    <w:name w:val="Style Style2 + Before:  3 pt After:  9 pt"/>
    <w:basedOn w:val="Normal"/>
    <w:pPr>
      <w:spacing w:before="60" w:after="180" w:line="360" w:lineRule="auto"/>
    </w:pPr>
    <w:rPr>
      <w:color w:val="auto"/>
      <w:szCs w:val="20"/>
      <w:lang w:val="en-AU"/>
    </w:rPr>
  </w:style>
  <w:style w:type="character" w:styleId="IntenseEmphasis">
    <w:name w:val="Intense Emphasis"/>
    <w:basedOn w:val="DefaultParagraphFont"/>
    <w:uiPriority w:val="21"/>
    <w:qFormat/>
    <w:rPr>
      <w:b/>
      <w:bCs/>
      <w:i/>
      <w:iCs/>
      <w:color w:val="4F81BD" w:themeColor="accent1"/>
    </w:rPr>
  </w:style>
  <w:style w:type="character" w:customStyle="1" w:styleId="Style1Char">
    <w:name w:val="Style1 Char"/>
    <w:link w:val="Style1"/>
    <w:uiPriority w:val="99"/>
    <w:rPr>
      <w:rFonts w:ascii="Times New Roman" w:eastAsia="Times New Roman" w:hAnsi="Times New Roman"/>
      <w:color w:val="auto"/>
      <w:sz w:val="26"/>
      <w:szCs w:val="20"/>
      <w:lang w:val="en-US"/>
    </w:rPr>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cs="Arial"/>
      <w:color w:val="auto"/>
      <w:lang w:val="en-US"/>
    </w:rPr>
  </w:style>
  <w:style w:type="paragraph" w:customStyle="1" w:styleId="BodyText1">
    <w:name w:val="Body Text1"/>
    <w:basedOn w:val="Normal"/>
    <w:link w:val="BodytextChar1"/>
    <w:pPr>
      <w:spacing w:before="120" w:after="0" w:line="312" w:lineRule="auto"/>
      <w:ind w:left="360"/>
    </w:pPr>
    <w:rPr>
      <w:color w:val="auto"/>
      <w:kern w:val="28"/>
      <w:lang w:val="en-US"/>
    </w:rPr>
  </w:style>
  <w:style w:type="character" w:customStyle="1" w:styleId="BodytextChar1">
    <w:name w:val="Body text Char"/>
    <w:basedOn w:val="DefaultParagraphFont"/>
    <w:link w:val="BodyText1"/>
    <w:rPr>
      <w:rFonts w:ascii="Times New Roman" w:eastAsia="Times New Roman" w:hAnsi="Times New Roman"/>
      <w:color w:val="auto"/>
      <w:kern w:val="28"/>
      <w:sz w:val="26"/>
      <w:szCs w:val="26"/>
      <w:lang w:val="en-US"/>
    </w:rPr>
  </w:style>
  <w:style w:type="character" w:customStyle="1" w:styleId="Style2Char">
    <w:name w:val="Style2 Char"/>
    <w:basedOn w:val="DefaultParagraphFont"/>
    <w:link w:val="Style2"/>
    <w:rPr>
      <w:rFonts w:ascii="Times New Roman" w:eastAsia="Times New Roman" w:hAnsi="Times New Roman"/>
      <w:color w:val="auto"/>
      <w:sz w:val="26"/>
      <w:szCs w:val="20"/>
      <w:lang w:val="en-US"/>
    </w:rPr>
  </w:style>
  <w:style w:type="paragraph" w:customStyle="1" w:styleId="StyleNormalHArial">
    <w:name w:val="Style NormalH + Arial"/>
    <w:basedOn w:val="NormalH"/>
  </w:style>
  <w:style w:type="paragraph" w:customStyle="1" w:styleId="NormalH">
    <w:name w:val="NormalH"/>
    <w:basedOn w:val="Normal"/>
    <w:pPr>
      <w:pageBreakBefore/>
      <w:tabs>
        <w:tab w:val="left" w:pos="2160"/>
        <w:tab w:val="right" w:pos="5040"/>
        <w:tab w:val="left" w:pos="5760"/>
        <w:tab w:val="right" w:pos="8640"/>
      </w:tabs>
      <w:spacing w:before="60" w:after="120" w:line="312" w:lineRule="auto"/>
    </w:pPr>
    <w:rPr>
      <w:rFonts w:ascii=".VnHelvetIns" w:hAnsi=".VnHelvetIns"/>
      <w:color w:val="auto"/>
      <w:sz w:val="32"/>
      <w:szCs w:val="20"/>
      <w:lang w:val="en-US"/>
    </w:rPr>
  </w:style>
  <w:style w:type="paragraph" w:customStyle="1" w:styleId="StyleJustifiedLeft025">
    <w:name w:val="Style Justified Left:  0.25&quot;"/>
    <w:basedOn w:val="Normal"/>
    <w:autoRedefine/>
    <w:pPr>
      <w:spacing w:before="120" w:after="120" w:line="312" w:lineRule="auto"/>
      <w:ind w:left="360"/>
    </w:pPr>
    <w:rPr>
      <w:color w:val="auto"/>
      <w:szCs w:val="20"/>
      <w:lang w:val="en-US"/>
    </w:rPr>
  </w:style>
  <w:style w:type="paragraph" w:customStyle="1" w:styleId="A5">
    <w:name w:val="A_5"/>
    <w:basedOn w:val="Normal"/>
    <w:pPr>
      <w:numPr>
        <w:numId w:val="29"/>
      </w:numPr>
      <w:spacing w:before="120" w:after="120" w:line="240" w:lineRule="auto"/>
      <w:ind w:firstLine="0"/>
    </w:pPr>
    <w:rPr>
      <w:color w:val="auto"/>
      <w:szCs w:val="20"/>
      <w:lang w:val="en-AU"/>
    </w:rPr>
  </w:style>
  <w:style w:type="paragraph" w:customStyle="1" w:styleId="Refer">
    <w:name w:val="Refer"/>
    <w:basedOn w:val="Normal"/>
    <w:autoRedefine/>
    <w:pPr>
      <w:spacing w:before="120" w:after="120" w:line="360" w:lineRule="auto"/>
      <w:ind w:firstLine="720"/>
    </w:pPr>
    <w:rPr>
      <w:rFonts w:ascii=".VnArial" w:hAnsi=".VnArial"/>
      <w:color w:val="auto"/>
      <w:sz w:val="20"/>
      <w:szCs w:val="20"/>
      <w:lang w:val="en-US"/>
    </w:rPr>
  </w:style>
  <w:style w:type="paragraph" w:customStyle="1" w:styleId="Point">
    <w:name w:val="Point"/>
    <w:basedOn w:val="Header"/>
    <w:pPr>
      <w:tabs>
        <w:tab w:val="clear" w:pos="4513"/>
        <w:tab w:val="clear" w:pos="9026"/>
        <w:tab w:val="num" w:pos="795"/>
      </w:tabs>
      <w:spacing w:after="120" w:line="240" w:lineRule="auto"/>
      <w:ind w:left="795" w:hanging="360"/>
      <w:jc w:val="both"/>
    </w:pPr>
    <w:rPr>
      <w:rFonts w:ascii=".VnArial" w:hAnsi=".VnArial"/>
      <w:i w:val="0"/>
      <w:color w:val="auto"/>
      <w:sz w:val="20"/>
      <w:szCs w:val="20"/>
      <w:lang w:val="en-US"/>
    </w:rPr>
  </w:style>
  <w:style w:type="paragraph" w:customStyle="1" w:styleId="StyleNormalIndentArial1">
    <w:name w:val="Style Normal Indent + Arial1"/>
    <w:basedOn w:val="NormalIndent"/>
    <w:autoRedefine/>
  </w:style>
  <w:style w:type="paragraph" w:customStyle="1" w:styleId="Indent10">
    <w:name w:val="Indent1"/>
    <w:basedOn w:val="Normal"/>
    <w:link w:val="Indent1Char1"/>
    <w:autoRedefine/>
    <w:pPr>
      <w:spacing w:before="20" w:after="120" w:line="240" w:lineRule="auto"/>
    </w:pPr>
    <w:rPr>
      <w:color w:val="auto"/>
      <w:sz w:val="28"/>
      <w:lang w:val="en-US"/>
    </w:rPr>
  </w:style>
  <w:style w:type="paragraph" w:customStyle="1" w:styleId="Indent3">
    <w:name w:val="Indent3"/>
    <w:basedOn w:val="Normal"/>
    <w:autoRedefine/>
    <w:pPr>
      <w:numPr>
        <w:numId w:val="30"/>
      </w:numPr>
      <w:tabs>
        <w:tab w:val="left" w:pos="900"/>
      </w:tabs>
      <w:spacing w:before="120" w:after="120" w:line="312" w:lineRule="auto"/>
    </w:pPr>
    <w:rPr>
      <w:color w:val="auto"/>
      <w:lang w:val="en-US"/>
    </w:rPr>
  </w:style>
  <w:style w:type="paragraph" w:customStyle="1" w:styleId="Heading31">
    <w:name w:val="Heading 31"/>
    <w:basedOn w:val="Normal"/>
    <w:autoRedefine/>
    <w:pPr>
      <w:keepNext/>
      <w:widowControl w:val="0"/>
      <w:spacing w:before="60" w:after="60" w:line="240" w:lineRule="auto"/>
      <w:ind w:left="720"/>
      <w:outlineLvl w:val="3"/>
    </w:pPr>
    <w:rPr>
      <w:b/>
      <w:bCs/>
      <w:snapToGrid w:val="0"/>
      <w:color w:val="auto"/>
      <w:szCs w:val="20"/>
      <w:lang w:val="en-US"/>
    </w:rPr>
  </w:style>
  <w:style w:type="paragraph" w:customStyle="1" w:styleId="NormalIndent0">
    <w:name w:val="NormalIndent"/>
    <w:basedOn w:val="Normal"/>
    <w:autoRedefine/>
    <w:pPr>
      <w:pBdr>
        <w:bottom w:val="single" w:sz="4" w:space="1" w:color="auto"/>
      </w:pBdr>
      <w:tabs>
        <w:tab w:val="right" w:pos="9356"/>
      </w:tabs>
      <w:spacing w:after="0" w:line="240" w:lineRule="auto"/>
      <w:jc w:val="left"/>
    </w:pPr>
    <w:rPr>
      <w:i/>
      <w:color w:val="auto"/>
      <w:sz w:val="24"/>
      <w:szCs w:val="24"/>
      <w:lang w:val="en-US"/>
    </w:rPr>
  </w:style>
  <w:style w:type="paragraph" w:customStyle="1" w:styleId="Hinh">
    <w:name w:val="Hinh"/>
    <w:basedOn w:val="Normal"/>
    <w:link w:val="HinhChar"/>
    <w:qFormat/>
    <w:pPr>
      <w:spacing w:before="60" w:after="120" w:line="312" w:lineRule="auto"/>
      <w:jc w:val="center"/>
    </w:pPr>
    <w:rPr>
      <w:rFonts w:ascii=".VnArialH" w:hAnsi=".VnArialH"/>
      <w:color w:val="auto"/>
      <w:szCs w:val="20"/>
      <w:lang w:val="en-US"/>
    </w:rPr>
  </w:style>
  <w:style w:type="character" w:customStyle="1" w:styleId="NormalIndentChar1">
    <w:name w:val="Normal Indent Char1"/>
    <w:aliases w:val="Normal Indent Char1 Char Char,Normal Indent Char1 Char Char Char Char Char Char Char Char Char Char Char1 Char Char Char Char Char"/>
    <w:basedOn w:val="DefaultParagraphFont"/>
    <w:rPr>
      <w:rFonts w:ascii=".VnArial" w:hAnsi=".VnArial"/>
      <w:lang w:val="en-US" w:eastAsia="en-US" w:bidi="ar-SA"/>
    </w:rPr>
  </w:style>
  <w:style w:type="paragraph" w:customStyle="1" w:styleId="StyleIndent1Arial12ptAfter6ptLinespacingsingle">
    <w:name w:val="Style Indent1 + Arial 12 pt After:  6 pt Line spacing:  single"/>
    <w:basedOn w:val="Indent10"/>
    <w:autoRedefine/>
    <w:uiPriority w:val="99"/>
  </w:style>
  <w:style w:type="paragraph" w:customStyle="1" w:styleId="StyleNormalIndentArial">
    <w:name w:val="Style Normal Indent + Arial"/>
    <w:basedOn w:val="NormalIndent"/>
    <w:link w:val="StyleNormalIndentArialChar"/>
    <w:autoRedefine/>
  </w:style>
  <w:style w:type="paragraph" w:customStyle="1" w:styleId="StyleHeading1Arial">
    <w:name w:val="Style Heading 1 + Arial"/>
    <w:basedOn w:val="Heading1"/>
    <w:autoRedefine/>
    <w:pPr>
      <w:keepLines w:val="0"/>
      <w:widowControl w:val="0"/>
      <w:numPr>
        <w:numId w:val="0"/>
      </w:numPr>
      <w:tabs>
        <w:tab w:val="num" w:pos="360"/>
      </w:tabs>
      <w:spacing w:line="312" w:lineRule="auto"/>
      <w:ind w:left="360" w:hanging="360"/>
    </w:pPr>
    <w:rPr>
      <w:rFonts w:ascii="Times New Roman" w:eastAsia="Times New Roman" w:hAnsi="Times New Roman" w:cs="Arial"/>
      <w:snapToGrid w:val="0"/>
      <w:kern w:val="28"/>
      <w:sz w:val="26"/>
      <w:szCs w:val="26"/>
    </w:rPr>
  </w:style>
  <w:style w:type="paragraph" w:customStyle="1" w:styleId="StyleNormalIndentArialLeft07After6pt">
    <w:name w:val="Style Normal Indent + Arial Left:  0.7&quot; After:  6 pt"/>
    <w:basedOn w:val="NormalIndent"/>
    <w:autoRedefine/>
    <w:uiPriority w:val="99"/>
    <w:pPr>
      <w:numPr>
        <w:numId w:val="31"/>
      </w:numPr>
      <w:ind w:firstLine="0"/>
    </w:pPr>
  </w:style>
  <w:style w:type="character" w:customStyle="1" w:styleId="StyleNormalIndentArial1Char">
    <w:name w:val="Style Normal Indent + Arial1 Char"/>
    <w:basedOn w:val="NormalIndentChar1"/>
    <w:rPr>
      <w:rFonts w:ascii="Arial" w:hAnsi="Arial"/>
      <w:sz w:val="22"/>
      <w:szCs w:val="22"/>
      <w:lang w:val="en-US" w:eastAsia="en-US" w:bidi="ar-SA"/>
    </w:rPr>
  </w:style>
  <w:style w:type="paragraph" w:customStyle="1" w:styleId="Indent1Char">
    <w:name w:val="Indent1 Char"/>
    <w:basedOn w:val="Normal"/>
    <w:link w:val="Indent1CharChar0"/>
    <w:pPr>
      <w:spacing w:before="120" w:after="120" w:line="312" w:lineRule="auto"/>
      <w:ind w:left="567"/>
    </w:pPr>
    <w:rPr>
      <w:color w:val="auto"/>
      <w:kern w:val="28"/>
      <w:lang w:val="en-US"/>
    </w:rPr>
  </w:style>
  <w:style w:type="paragraph" w:customStyle="1" w:styleId="Vidu">
    <w:name w:val="Vidu"/>
    <w:basedOn w:val="Normal"/>
    <w:pPr>
      <w:tabs>
        <w:tab w:val="num" w:pos="360"/>
      </w:tabs>
      <w:spacing w:before="120" w:after="120" w:line="240" w:lineRule="auto"/>
      <w:ind w:left="360" w:hanging="360"/>
    </w:pPr>
    <w:rPr>
      <w:rFonts w:ascii=".VnTime" w:hAnsi=".VnTime"/>
      <w:color w:val="auto"/>
      <w:szCs w:val="20"/>
      <w:lang w:val="en-US"/>
    </w:rPr>
  </w:style>
  <w:style w:type="character" w:customStyle="1" w:styleId="NormalIndentChar">
    <w:name w:val="Normal Indent Char"/>
    <w:basedOn w:val="DefaultParagraphFont"/>
    <w:rPr>
      <w:rFonts w:ascii=".VnArial" w:hAnsi=".VnArial"/>
      <w:lang w:val="en-US" w:eastAsia="en-US" w:bidi="ar-SA"/>
    </w:rPr>
  </w:style>
  <w:style w:type="paragraph" w:customStyle="1" w:styleId="NormalNV">
    <w:name w:val="NormalNV"/>
    <w:basedOn w:val="Normal"/>
    <w:pPr>
      <w:tabs>
        <w:tab w:val="left" w:pos="720"/>
        <w:tab w:val="left" w:pos="2160"/>
        <w:tab w:val="right" w:leader="dot" w:pos="8640"/>
      </w:tabs>
      <w:spacing w:before="120" w:after="120" w:line="240" w:lineRule="auto"/>
      <w:jc w:val="center"/>
    </w:pPr>
    <w:rPr>
      <w:rFonts w:ascii=".VnTime" w:hAnsi=".VnTime"/>
      <w:snapToGrid w:val="0"/>
      <w:color w:val="auto"/>
      <w:szCs w:val="20"/>
      <w:lang w:val="en-GB"/>
    </w:rPr>
  </w:style>
  <w:style w:type="paragraph" w:customStyle="1" w:styleId="Bang">
    <w:name w:val="Bang"/>
    <w:basedOn w:val="Normal"/>
    <w:link w:val="BangChar"/>
    <w:pPr>
      <w:widowControl w:val="0"/>
      <w:spacing w:before="60" w:after="60" w:line="240" w:lineRule="auto"/>
    </w:pPr>
    <w:rPr>
      <w:color w:val="auto"/>
      <w:sz w:val="18"/>
      <w:szCs w:val="20"/>
      <w:lang w:val="en-US"/>
    </w:rPr>
  </w:style>
  <w:style w:type="paragraph" w:customStyle="1" w:styleId="StyleIndent214pt">
    <w:name w:val="Style Indent2 + 14 pt"/>
    <w:basedOn w:val="Indent2"/>
    <w:pPr>
      <w:numPr>
        <w:numId w:val="0"/>
      </w:numPr>
      <w:tabs>
        <w:tab w:val="num" w:pos="2163"/>
      </w:tabs>
      <w:ind w:left="2163" w:hanging="360"/>
    </w:pPr>
    <w:rPr>
      <w:sz w:val="28"/>
    </w:rPr>
  </w:style>
  <w:style w:type="character" w:customStyle="1" w:styleId="StyleBold">
    <w:name w:val="Style Bold"/>
    <w:rPr>
      <w:rFonts w:ascii=".VnTime" w:hAnsi=".VnTime"/>
      <w:b/>
      <w:bCs/>
      <w:sz w:val="24"/>
      <w:u w:val="single"/>
    </w:rPr>
  </w:style>
  <w:style w:type="paragraph" w:customStyle="1" w:styleId="StyleHeading3Justified">
    <w:name w:val="Style Heading 3 + Justified"/>
    <w:basedOn w:val="Heading3"/>
    <w:pPr>
      <w:keepLines w:val="0"/>
      <w:numPr>
        <w:ilvl w:val="0"/>
        <w:numId w:val="0"/>
      </w:numPr>
      <w:tabs>
        <w:tab w:val="num" w:pos="3884"/>
      </w:tabs>
      <w:spacing w:before="240" w:after="60" w:line="312" w:lineRule="auto"/>
      <w:ind w:left="3600"/>
    </w:pPr>
    <w:rPr>
      <w:rFonts w:ascii="Times New Roman" w:eastAsia="Times New Roman" w:hAnsi="Times New Roman" w:cs="Times New Roman"/>
      <w:bCs w:val="0"/>
      <w:iCs/>
      <w:color w:val="auto"/>
      <w:kern w:val="28"/>
      <w:szCs w:val="20"/>
      <w:lang w:val="en-US"/>
    </w:rPr>
  </w:style>
  <w:style w:type="character" w:customStyle="1" w:styleId="NormalIndentChar1CharCharCharCharCharCharCharCharCharCharChar">
    <w:name w:val="Normal Indent Char1 Char Char Char Char Char Char Char Char Char Char Char"/>
    <w:basedOn w:val="DefaultParagraphFont"/>
    <w:rPr>
      <w:rFonts w:ascii=".VnArial" w:hAnsi=".VnArial"/>
      <w:lang w:val="en-US" w:eastAsia="en-US" w:bidi="ar-SA"/>
    </w:rPr>
  </w:style>
  <w:style w:type="character" w:customStyle="1" w:styleId="NormalIndentChar1Char1CharCharCharCharCharCharCharCharCharCharCharCharCharCharCharCharCharCharCharChar">
    <w:name w:val="Normal Indent Char1 Char1 Char Char Char Char Char Char Char Char Char Char Char Char Char Char Char Char Char Char Char Char"/>
    <w:basedOn w:val="DefaultParagraphFont"/>
    <w:rPr>
      <w:rFonts w:ascii=".VnArial" w:hAnsi=".VnArial"/>
      <w:lang w:val="en-US" w:eastAsia="en-US" w:bidi="ar-SA"/>
    </w:rPr>
  </w:style>
  <w:style w:type="paragraph" w:customStyle="1" w:styleId="StyleNormalIndentNormalIndentChar1CharNormalIndentChar1Ch">
    <w:name w:val="Style Normal IndentNormal Indent Char1 CharNormal Indent Char1 Ch"/>
    <w:basedOn w:val="NormalIndent"/>
  </w:style>
  <w:style w:type="character" w:customStyle="1" w:styleId="Lead-inEmphasis">
    <w:name w:val="Lead-in Emphasis"/>
    <w:rPr>
      <w:caps/>
      <w:sz w:val="22"/>
    </w:rPr>
  </w:style>
  <w:style w:type="paragraph" w:customStyle="1" w:styleId="StyleBangArial11ptCentered">
    <w:name w:val="Style Bang + Arial 11 pt Centered"/>
    <w:basedOn w:val="Bang"/>
    <w:pPr>
      <w:jc w:val="center"/>
    </w:pPr>
    <w:rPr>
      <w:sz w:val="26"/>
      <w:szCs w:val="26"/>
    </w:rPr>
  </w:style>
  <w:style w:type="paragraph" w:customStyle="1" w:styleId="StyleHeading2l2H2h21h2ArialCharChar">
    <w:name w:val="Style Heading 2l2H2h21h2 + Arial Char Char"/>
    <w:basedOn w:val="Heading2"/>
    <w:link w:val="StyleHeading2l2H2h21h2ArialCharCharChar"/>
    <w:autoRedefine/>
    <w:pPr>
      <w:keepLines w:val="0"/>
      <w:widowControl w:val="0"/>
      <w:numPr>
        <w:ilvl w:val="0"/>
        <w:numId w:val="0"/>
      </w:numPr>
      <w:spacing w:before="0" w:line="240" w:lineRule="auto"/>
      <w:ind w:left="720" w:hanging="360"/>
    </w:pPr>
    <w:rPr>
      <w:rFonts w:ascii="Times New Roman" w:eastAsia="Times New Roman" w:hAnsi="Times New Roman" w:cs="Times New Roman"/>
      <w:snapToGrid w:val="0"/>
      <w:kern w:val="28"/>
      <w:szCs w:val="28"/>
      <w:lang w:val="vi-VN"/>
    </w:rPr>
  </w:style>
  <w:style w:type="character" w:customStyle="1" w:styleId="StyleHeading2l2H2h21h2ArialCharCharChar">
    <w:name w:val="Style Heading 2l2H2h21h2 + Arial Char Char Char"/>
    <w:basedOn w:val="DefaultParagraphFont"/>
    <w:link w:val="StyleHeading2l2H2h21h2ArialCharChar"/>
    <w:rPr>
      <w:rFonts w:ascii="Times New Roman" w:eastAsia="Times New Roman" w:hAnsi="Times New Roman"/>
      <w:b/>
      <w:bCs/>
      <w:snapToGrid w:val="0"/>
      <w:color w:val="auto"/>
      <w:kern w:val="28"/>
    </w:rPr>
  </w:style>
  <w:style w:type="paragraph" w:customStyle="1" w:styleId="Check">
    <w:name w:val="Check"/>
    <w:basedOn w:val="Normal"/>
    <w:pPr>
      <w:tabs>
        <w:tab w:val="num" w:pos="720"/>
      </w:tabs>
      <w:spacing w:after="120" w:line="312" w:lineRule="auto"/>
      <w:ind w:left="720" w:hanging="720"/>
    </w:pPr>
    <w:rPr>
      <w:color w:val="auto"/>
      <w:szCs w:val="24"/>
      <w:lang w:val="en-US"/>
    </w:rPr>
  </w:style>
  <w:style w:type="paragraph" w:customStyle="1" w:styleId="StyleIndent2Before6ptLinespacingsingle">
    <w:name w:val="Style Indent2 + Before:  6 pt Line spacing:  single"/>
    <w:basedOn w:val="Indent2"/>
    <w:autoRedefine/>
    <w:pPr>
      <w:numPr>
        <w:numId w:val="0"/>
      </w:numPr>
      <w:tabs>
        <w:tab w:val="num" w:pos="1492"/>
      </w:tabs>
      <w:ind w:left="1492" w:hanging="360"/>
    </w:pPr>
    <w:rPr>
      <w:szCs w:val="20"/>
    </w:rPr>
  </w:style>
  <w:style w:type="character" w:customStyle="1" w:styleId="StyleTimesNewRoman12ptItalic">
    <w:name w:val="Style Times New Roman 12 pt Italic"/>
    <w:basedOn w:val="DefaultParagraphFont"/>
    <w:rPr>
      <w:rFonts w:ascii="Times New Roman" w:hAnsi="Times New Roman"/>
      <w:i/>
      <w:iCs/>
      <w:sz w:val="26"/>
      <w:szCs w:val="26"/>
    </w:rPr>
  </w:style>
  <w:style w:type="paragraph" w:customStyle="1" w:styleId="StyleStyleNormalIndentArialLinespacingsingle">
    <w:name w:val="Style Style Normal Indent + Arial + Line spacing:  single"/>
    <w:basedOn w:val="StyleNormalIndentArial"/>
    <w:autoRedefine/>
    <w:pPr>
      <w:widowControl w:val="0"/>
      <w:spacing w:before="120" w:after="120" w:line="360" w:lineRule="auto"/>
      <w:ind w:left="0" w:firstLine="720"/>
    </w:pPr>
    <w:rPr>
      <w:color w:val="auto"/>
      <w:szCs w:val="20"/>
      <w:lang w:val="en-US"/>
    </w:rPr>
  </w:style>
  <w:style w:type="paragraph" w:customStyle="1" w:styleId="StyleIndent1CharLinespacingsingle">
    <w:name w:val="Style Indent1 Char + Line spacing:  single"/>
    <w:basedOn w:val="Indent1Char"/>
    <w:pPr>
      <w:ind w:firstLine="907"/>
    </w:pPr>
    <w:rPr>
      <w:szCs w:val="20"/>
    </w:rPr>
  </w:style>
  <w:style w:type="paragraph" w:customStyle="1" w:styleId="StyleIndent1CharFirstline0Linespacingsingle">
    <w:name w:val="Style Indent1 Char + First line:  0&quot; Line spacing:  single"/>
    <w:basedOn w:val="Indent1Char"/>
    <w:autoRedefine/>
    <w:pPr>
      <w:spacing w:line="360" w:lineRule="auto"/>
    </w:pPr>
    <w:rPr>
      <w:szCs w:val="20"/>
    </w:rPr>
  </w:style>
  <w:style w:type="paragraph" w:customStyle="1" w:styleId="StyleStyleNormalIndentNormalIndentChar1CharNormalIndentChar">
    <w:name w:val="Style Style Normal IndentNormal Indent Char1 CharNormal Indent Char"/>
    <w:basedOn w:val="StyleNormalIndentNormalIndentChar1CharNormalIndentChar1Ch"/>
    <w:autoRedefine/>
  </w:style>
  <w:style w:type="paragraph" w:customStyle="1" w:styleId="StyleStyleIndent1CharLinespacingsingleFirstline03">
    <w:name w:val="Style Style Indent1 Char + Line spacing:  single + First line:  0.3"/>
    <w:basedOn w:val="StyleIndent1CharLinespacingsingle"/>
    <w:autoRedefine/>
  </w:style>
  <w:style w:type="paragraph" w:customStyle="1" w:styleId="Listnormal">
    <w:name w:val="List normal"/>
    <w:basedOn w:val="Normal"/>
    <w:autoRedefine/>
    <w:pPr>
      <w:tabs>
        <w:tab w:val="num" w:pos="720"/>
      </w:tabs>
      <w:spacing w:before="120" w:after="120" w:line="312" w:lineRule="auto"/>
      <w:ind w:left="720" w:hanging="720"/>
    </w:pPr>
    <w:rPr>
      <w:color w:val="auto"/>
      <w:szCs w:val="24"/>
      <w:lang w:val="en-US"/>
    </w:rPr>
  </w:style>
  <w:style w:type="paragraph" w:customStyle="1" w:styleId="StyleIndent1Linespacing15lines">
    <w:name w:val="Style Indent1 + Line spacing:  1.5 lines"/>
    <w:basedOn w:val="Indent10"/>
    <w:autoRedefine/>
    <w:pPr>
      <w:ind w:left="922"/>
    </w:pPr>
    <w:rPr>
      <w:szCs w:val="20"/>
    </w:rPr>
  </w:style>
  <w:style w:type="paragraph" w:customStyle="1" w:styleId="Styleindent3Linespacing15lines">
    <w:name w:val="Style indent3 + Line spacing:  1.5 lines"/>
    <w:basedOn w:val="Indent3"/>
    <w:autoRedefine/>
  </w:style>
  <w:style w:type="paragraph" w:customStyle="1" w:styleId="StyleHeading3h3h31Linespacing15lines">
    <w:name w:val="Style Heading 3h3h31 + Line spacing:  1.5 lines"/>
    <w:basedOn w:val="Heading3"/>
    <w:autoRedefine/>
    <w:pPr>
      <w:keepLines w:val="0"/>
      <w:widowControl w:val="0"/>
      <w:numPr>
        <w:numId w:val="0"/>
      </w:numPr>
      <w:tabs>
        <w:tab w:val="num" w:pos="1224"/>
      </w:tabs>
      <w:spacing w:line="312" w:lineRule="auto"/>
      <w:ind w:left="1224" w:hanging="504"/>
    </w:pPr>
    <w:rPr>
      <w:rFonts w:ascii="Times New Roman" w:eastAsia="Times New Roman" w:hAnsi="Times New Roman" w:cs="Times New Roman"/>
      <w:i/>
      <w:iCs/>
      <w:snapToGrid w:val="0"/>
      <w:color w:val="auto"/>
      <w:kern w:val="28"/>
      <w:szCs w:val="20"/>
      <w:lang w:val="en-US"/>
    </w:rPr>
  </w:style>
  <w:style w:type="paragraph" w:customStyle="1" w:styleId="StyleIndent2Linespacing15lines">
    <w:name w:val="Style Indent2 + Line spacing:  1.5 lines"/>
    <w:basedOn w:val="Indent2"/>
    <w:autoRedefine/>
    <w:pPr>
      <w:numPr>
        <w:numId w:val="0"/>
      </w:numPr>
      <w:tabs>
        <w:tab w:val="num" w:pos="1492"/>
      </w:tabs>
      <w:ind w:left="1492" w:hanging="360"/>
    </w:pPr>
    <w:rPr>
      <w:szCs w:val="20"/>
    </w:rPr>
  </w:style>
  <w:style w:type="paragraph" w:customStyle="1" w:styleId="Styleindent3Linespacing15lines1">
    <w:name w:val="Style indent3 + Line spacing:  1.5 lines1"/>
    <w:basedOn w:val="Indent3"/>
    <w:autoRedefine/>
  </w:style>
  <w:style w:type="paragraph" w:customStyle="1" w:styleId="StyleIndent1Linespacing15lines1">
    <w:name w:val="Style Indent1 + Line spacing:  1.5 lines1"/>
    <w:basedOn w:val="Indent10"/>
    <w:autoRedefine/>
    <w:rPr>
      <w:szCs w:val="20"/>
    </w:rPr>
  </w:style>
  <w:style w:type="paragraph" w:customStyle="1" w:styleId="StyleHeading3h3h31Linespacing15lines1">
    <w:name w:val="Style Heading 3h3h31 + Line spacing:  1.5 lines1"/>
    <w:basedOn w:val="Heading3"/>
    <w:autoRedefine/>
    <w:pPr>
      <w:keepLines w:val="0"/>
      <w:widowControl w:val="0"/>
      <w:numPr>
        <w:numId w:val="0"/>
      </w:numPr>
      <w:tabs>
        <w:tab w:val="num" w:pos="1224"/>
      </w:tabs>
      <w:spacing w:line="312" w:lineRule="auto"/>
      <w:ind w:left="1224" w:hanging="504"/>
    </w:pPr>
    <w:rPr>
      <w:rFonts w:ascii="Times New Roman" w:eastAsia="Times New Roman" w:hAnsi="Times New Roman" w:cs="Times New Roman"/>
      <w:i/>
      <w:iCs/>
      <w:snapToGrid w:val="0"/>
      <w:color w:val="auto"/>
      <w:kern w:val="28"/>
      <w:szCs w:val="20"/>
      <w:lang w:val="en-US"/>
    </w:rPr>
  </w:style>
  <w:style w:type="paragraph" w:customStyle="1" w:styleId="StyleHeading2l2H2h21h2Arial">
    <w:name w:val="Style Heading 2l2H2h21h2 + Arial"/>
    <w:basedOn w:val="Heading2"/>
    <w:autoRedefine/>
    <w:pPr>
      <w:keepLines w:val="0"/>
      <w:widowControl w:val="0"/>
      <w:numPr>
        <w:ilvl w:val="0"/>
        <w:numId w:val="0"/>
      </w:numPr>
      <w:spacing w:before="0" w:line="240" w:lineRule="auto"/>
      <w:ind w:left="720" w:hanging="360"/>
    </w:pPr>
    <w:rPr>
      <w:rFonts w:ascii="Times New Roman" w:eastAsia="Times New Roman" w:hAnsi="Times New Roman" w:cs="Times New Roman"/>
      <w:snapToGrid w:val="0"/>
      <w:kern w:val="28"/>
      <w:szCs w:val="28"/>
    </w:rPr>
  </w:style>
  <w:style w:type="paragraph" w:customStyle="1" w:styleId="StyleIndent2Before6pt">
    <w:name w:val="Style Indent2 + Before:  6 pt"/>
    <w:basedOn w:val="Indent2"/>
    <w:autoRedefine/>
    <w:pPr>
      <w:numPr>
        <w:numId w:val="0"/>
      </w:numPr>
      <w:tabs>
        <w:tab w:val="num" w:pos="1492"/>
      </w:tabs>
      <w:ind w:left="1492" w:hanging="360"/>
    </w:pPr>
    <w:rPr>
      <w:szCs w:val="20"/>
    </w:rPr>
  </w:style>
  <w:style w:type="paragraph" w:customStyle="1" w:styleId="StyleStyleHeading2">
    <w:name w:val="Style Style Heading 2"/>
    <w:basedOn w:val="StyleHeading2l2H2h21h2ArialCharChar"/>
    <w:autoRedefine/>
  </w:style>
  <w:style w:type="paragraph" w:customStyle="1" w:styleId="StyleStyleHeading1ArialBefore6ptLinespacingsingle">
    <w:name w:val="Style Style Heading 1 + Arial + Before:  6 pt Line spacing:  single"/>
    <w:basedOn w:val="StyleHeading1Arial"/>
    <w:autoRedefine/>
    <w:pPr>
      <w:tabs>
        <w:tab w:val="clear" w:pos="360"/>
      </w:tabs>
      <w:spacing w:before="0" w:line="240" w:lineRule="auto"/>
      <w:ind w:left="0" w:firstLine="0"/>
      <w:jc w:val="left"/>
    </w:pPr>
    <w:rPr>
      <w:rFonts w:cs="Times New Roman"/>
      <w:szCs w:val="20"/>
    </w:rPr>
  </w:style>
  <w:style w:type="paragraph" w:customStyle="1" w:styleId="StyleHeading2Heading2Charl2CharH2Charh21Charh2Charl2">
    <w:name w:val="Style Heading 2Heading 2 Charl2 CharH2 Charh21 Charh2 Charl2"/>
    <w:basedOn w:val="Heading2"/>
    <w:autoRedefine/>
    <w:pPr>
      <w:keepLines w:val="0"/>
      <w:widowControl w:val="0"/>
      <w:numPr>
        <w:ilvl w:val="0"/>
        <w:numId w:val="0"/>
      </w:numPr>
      <w:tabs>
        <w:tab w:val="num" w:pos="720"/>
      </w:tabs>
      <w:spacing w:before="0" w:line="240" w:lineRule="auto"/>
      <w:ind w:left="1287" w:hanging="657"/>
    </w:pPr>
    <w:rPr>
      <w:rFonts w:ascii="Times New Roman" w:eastAsia="Times New Roman" w:hAnsi="Times New Roman" w:cs="Times New Roman"/>
      <w:b w:val="0"/>
      <w:snapToGrid w:val="0"/>
      <w:kern w:val="28"/>
      <w:szCs w:val="20"/>
    </w:rPr>
  </w:style>
  <w:style w:type="paragraph" w:customStyle="1" w:styleId="StyleHeading2l2H2h21h2ArialChar">
    <w:name w:val="Style Heading 2l2H2h21h2 + Arial Char"/>
    <w:basedOn w:val="Heading2"/>
    <w:autoRedefine/>
    <w:pPr>
      <w:keepLines w:val="0"/>
      <w:widowControl w:val="0"/>
      <w:numPr>
        <w:ilvl w:val="0"/>
        <w:numId w:val="0"/>
      </w:numPr>
      <w:spacing w:before="0" w:line="240" w:lineRule="auto"/>
      <w:ind w:left="720" w:hanging="360"/>
    </w:pPr>
    <w:rPr>
      <w:rFonts w:ascii="Times New Roman" w:eastAsia="Times New Roman" w:hAnsi="Times New Roman" w:cs="Times New Roman"/>
      <w:snapToGrid w:val="0"/>
      <w:kern w:val="28"/>
      <w:szCs w:val="28"/>
    </w:rPr>
  </w:style>
  <w:style w:type="character" w:customStyle="1" w:styleId="Indent1CharChar0">
    <w:name w:val="Indent1 Char Char"/>
    <w:basedOn w:val="DefaultParagraphFont"/>
    <w:link w:val="Indent1Char"/>
    <w:rPr>
      <w:rFonts w:ascii="Times New Roman" w:eastAsia="Times New Roman" w:hAnsi="Times New Roman"/>
      <w:color w:val="auto"/>
      <w:kern w:val="28"/>
      <w:sz w:val="26"/>
      <w:szCs w:val="26"/>
      <w:lang w:val="en-US"/>
    </w:rPr>
  </w:style>
  <w:style w:type="paragraph" w:customStyle="1" w:styleId="emrule2">
    <w:name w:val="em rule 2"/>
    <w:basedOn w:val="Normal"/>
    <w:autoRedefine/>
    <w:pPr>
      <w:spacing w:after="120" w:line="240" w:lineRule="auto"/>
      <w:ind w:firstLine="700"/>
    </w:pPr>
    <w:rPr>
      <w:color w:val="auto"/>
      <w:szCs w:val="20"/>
      <w:lang w:val="en-US"/>
    </w:rPr>
  </w:style>
  <w:style w:type="paragraph" w:customStyle="1" w:styleId="StyleNormalIndentLeft0cm1">
    <w:name w:val="Style Normal Indent + Left:  0 cm1"/>
    <w:basedOn w:val="NormalIndent"/>
    <w:pPr>
      <w:tabs>
        <w:tab w:val="num" w:pos="720"/>
      </w:tabs>
    </w:pPr>
  </w:style>
  <w:style w:type="paragraph" w:customStyle="1" w:styleId="Indent">
    <w:name w:val="Indent"/>
    <w:basedOn w:val="Normal"/>
    <w:link w:val="IndentCharChar"/>
    <w:autoRedefine/>
    <w:pPr>
      <w:tabs>
        <w:tab w:val="num" w:pos="720"/>
      </w:tabs>
      <w:spacing w:before="120" w:after="120" w:line="312" w:lineRule="auto"/>
      <w:ind w:left="720" w:hanging="720"/>
    </w:pPr>
    <w:rPr>
      <w:bCs/>
      <w:color w:val="000000"/>
      <w:szCs w:val="20"/>
      <w:lang w:val="en-US"/>
    </w:rPr>
  </w:style>
  <w:style w:type="paragraph" w:customStyle="1" w:styleId="ab">
    <w:name w:val="a) b)"/>
    <w:basedOn w:val="Normal"/>
    <w:autoRedefine/>
    <w:pPr>
      <w:spacing w:after="120" w:line="360" w:lineRule="exact"/>
      <w:ind w:firstLine="720"/>
    </w:pPr>
    <w:rPr>
      <w:i/>
      <w:color w:val="auto"/>
      <w:spacing w:val="8"/>
      <w:sz w:val="24"/>
      <w:szCs w:val="24"/>
      <w:lang w:val="en-US"/>
    </w:rPr>
  </w:style>
  <w:style w:type="paragraph" w:customStyle="1" w:styleId="Kytuo">
    <w:name w:val="Ky tu o"/>
    <w:basedOn w:val="Indent"/>
    <w:autoRedefine/>
    <w:pPr>
      <w:spacing w:before="0" w:line="320" w:lineRule="exact"/>
    </w:pPr>
    <w:rPr>
      <w:rFonts w:ascii="Arial" w:hAnsi="Arial" w:cs="Arial"/>
      <w:spacing w:val="8"/>
    </w:rPr>
  </w:style>
  <w:style w:type="character" w:customStyle="1" w:styleId="NormalIndentChar2">
    <w:name w:val="Normal Indent Char2"/>
    <w:aliases w:val="Normal Indent Char1 Char Char1,Normal Indent Char1 Char Char Char Char Char Char Char Char Char Char Char1 Char Char Char Char Char1,Normal Indent Char Char Char, Char Char Char"/>
    <w:basedOn w:val="DefaultParagraphFont"/>
    <w:link w:val="NormalIndent"/>
    <w:rPr>
      <w:rFonts w:ascii="Times New Roman" w:hAnsi="Times New Roman"/>
      <w:color w:val="404040" w:themeColor="text1" w:themeTint="BF"/>
      <w:sz w:val="26"/>
    </w:rPr>
  </w:style>
  <w:style w:type="paragraph" w:customStyle="1" w:styleId="indent30">
    <w:name w:val="indent3"/>
    <w:basedOn w:val="Normal"/>
    <w:autoRedefine/>
    <w:pPr>
      <w:tabs>
        <w:tab w:val="num" w:pos="2061"/>
      </w:tabs>
      <w:spacing w:before="120" w:after="120" w:line="312" w:lineRule="auto"/>
      <w:ind w:left="2058" w:hanging="357"/>
    </w:pPr>
    <w:rPr>
      <w:rFonts w:ascii="Arial" w:hAnsi="Arial"/>
      <w:color w:val="auto"/>
      <w:sz w:val="28"/>
      <w:szCs w:val="22"/>
      <w:lang w:val="en-US"/>
    </w:rPr>
  </w:style>
  <w:style w:type="paragraph" w:customStyle="1" w:styleId="StyleStyleHeading2l2H2h21h2ArialCharCharBefore6ptL">
    <w:name w:val="Style Style Heading 2l2H2h21h2 + Arial Char Char + Before:  6 pt L"/>
    <w:basedOn w:val="StyleHeading2l2H2h21h2ArialCharChar"/>
    <w:autoRedefine/>
  </w:style>
  <w:style w:type="numbering" w:customStyle="1" w:styleId="StyleBulleted">
    <w:name w:val="Style Bulleted"/>
    <w:basedOn w:val="NoList"/>
  </w:style>
  <w:style w:type="paragraph" w:customStyle="1" w:styleId="Heading1H1">
    <w:name w:val="Heading 1H1"/>
    <w:basedOn w:val="Heading1"/>
    <w:autoRedefine/>
    <w:pPr>
      <w:keepLines w:val="0"/>
      <w:widowControl w:val="0"/>
      <w:numPr>
        <w:numId w:val="0"/>
      </w:numPr>
      <w:spacing w:after="0" w:line="240" w:lineRule="auto"/>
      <w:jc w:val="left"/>
    </w:pPr>
    <w:rPr>
      <w:rFonts w:ascii="Times New Roman" w:eastAsia="Times New Roman" w:hAnsi="Times New Roman" w:cs="Times New Roman"/>
      <w:bCs w:val="0"/>
      <w:snapToGrid w:val="0"/>
      <w:kern w:val="28"/>
      <w:szCs w:val="28"/>
      <w:lang w:eastAsia="ja-JP"/>
    </w:rPr>
  </w:style>
  <w:style w:type="paragraph" w:customStyle="1" w:styleId="StyleTimesNewRoman13ptJustifiedFirstline005After">
    <w:name w:val="Style Times New Roman 13 pt Justified First line:  0.05&quot; After:"/>
    <w:basedOn w:val="Normal"/>
    <w:autoRedefine/>
    <w:pPr>
      <w:spacing w:before="120" w:after="120" w:line="312" w:lineRule="auto"/>
      <w:ind w:firstLine="72"/>
    </w:pPr>
    <w:rPr>
      <w:color w:val="auto"/>
      <w:szCs w:val="20"/>
      <w:lang w:val="en-US"/>
    </w:rPr>
  </w:style>
  <w:style w:type="paragraph" w:customStyle="1" w:styleId="StyleTimesNewRoman13ptJustifiedAfter12pt">
    <w:name w:val="Style Times New Roman 13 pt Justified After:  12 pt"/>
    <w:basedOn w:val="Normal"/>
    <w:autoRedefine/>
    <w:pPr>
      <w:spacing w:before="120" w:after="120" w:line="312" w:lineRule="auto"/>
    </w:pPr>
    <w:rPr>
      <w:color w:val="auto"/>
      <w:szCs w:val="20"/>
      <w:lang w:val="en-US"/>
    </w:rPr>
  </w:style>
  <w:style w:type="paragraph" w:customStyle="1" w:styleId="StyleJustifiedBefore0ptAfter12ptLinespacingsingle">
    <w:name w:val="Style Justified Before:  0 pt After:  12 pt Line spacing:  single"/>
    <w:basedOn w:val="Normal"/>
    <w:autoRedefine/>
    <w:pPr>
      <w:spacing w:after="240" w:line="240" w:lineRule="auto"/>
    </w:pPr>
    <w:rPr>
      <w:color w:val="auto"/>
      <w:szCs w:val="20"/>
      <w:lang w:val="en-US"/>
    </w:rPr>
  </w:style>
  <w:style w:type="paragraph" w:customStyle="1" w:styleId="StyleJustifiedBefore0ptAfter12ptLinespacingsingle1">
    <w:name w:val="Style Justified Before:  0 pt After:  12 pt Line spacing:  single1"/>
    <w:basedOn w:val="Normal"/>
    <w:autoRedefine/>
    <w:pPr>
      <w:tabs>
        <w:tab w:val="num" w:pos="720"/>
      </w:tabs>
      <w:spacing w:before="120" w:after="120" w:line="312" w:lineRule="auto"/>
      <w:ind w:left="1152" w:hanging="720"/>
    </w:pPr>
    <w:rPr>
      <w:color w:val="auto"/>
      <w:szCs w:val="20"/>
      <w:lang w:val="en-US"/>
    </w:rPr>
  </w:style>
  <w:style w:type="paragraph" w:customStyle="1" w:styleId="StyleJustifiedBefore0ptAfter12ptLinespacingsingle2">
    <w:name w:val="Style Justified Before:  0 pt After:  12 pt Line spacing:  single2"/>
    <w:basedOn w:val="Normal"/>
    <w:autoRedefine/>
    <w:pPr>
      <w:tabs>
        <w:tab w:val="num" w:pos="720"/>
      </w:tabs>
      <w:spacing w:before="120" w:after="120" w:line="312" w:lineRule="auto"/>
      <w:ind w:left="720" w:hanging="720"/>
    </w:pPr>
    <w:rPr>
      <w:color w:val="auto"/>
      <w:szCs w:val="20"/>
      <w:lang w:val="en-US"/>
    </w:rPr>
  </w:style>
  <w:style w:type="paragraph" w:customStyle="1" w:styleId="StyleTimesNewRoman13ptBoldCenteredAfter12pt">
    <w:name w:val="Style Times New Roman 13 pt Bold Centered After:  12 pt"/>
    <w:basedOn w:val="Normal"/>
    <w:autoRedefine/>
    <w:pPr>
      <w:spacing w:before="120" w:after="120" w:line="312" w:lineRule="auto"/>
      <w:jc w:val="center"/>
    </w:pPr>
    <w:rPr>
      <w:b/>
      <w:bCs/>
      <w:color w:val="auto"/>
      <w:szCs w:val="20"/>
      <w:lang w:val="en-US"/>
    </w:rPr>
  </w:style>
  <w:style w:type="paragraph" w:customStyle="1" w:styleId="StyleTimesNewRoman13ptCenteredAfter12pt">
    <w:name w:val="Style Times New Roman 13 pt Centered After:  12 pt"/>
    <w:basedOn w:val="Normal"/>
    <w:autoRedefine/>
    <w:pPr>
      <w:spacing w:before="120" w:after="120" w:line="312" w:lineRule="auto"/>
      <w:jc w:val="center"/>
    </w:pPr>
    <w:rPr>
      <w:color w:val="auto"/>
      <w:szCs w:val="20"/>
      <w:lang w:val="en-US"/>
    </w:rPr>
  </w:style>
  <w:style w:type="paragraph" w:customStyle="1" w:styleId="StyleTimesNewRoman13ptAfter5ptLinespacingsingle">
    <w:name w:val="Style Times New Roman 13 pt After:  5 pt Line spacing:  single"/>
    <w:basedOn w:val="Normal"/>
    <w:autoRedefine/>
    <w:pPr>
      <w:spacing w:before="120" w:after="120" w:line="240" w:lineRule="auto"/>
    </w:pPr>
    <w:rPr>
      <w:color w:val="auto"/>
      <w:szCs w:val="20"/>
      <w:lang w:val="en-US"/>
    </w:rPr>
  </w:style>
  <w:style w:type="paragraph" w:customStyle="1" w:styleId="StyleIndentAfter6pt">
    <w:name w:val="Style Indent + After:  6 pt"/>
    <w:basedOn w:val="Indent"/>
    <w:autoRedefine/>
    <w:rPr>
      <w:bCs w:val="0"/>
    </w:rPr>
  </w:style>
  <w:style w:type="paragraph" w:customStyle="1" w:styleId="Plusindent3Char">
    <w:name w:val="Plus indent3 Char"/>
    <w:basedOn w:val="Normal"/>
    <w:link w:val="Plusindent3CharChar"/>
    <w:autoRedefine/>
    <w:pPr>
      <w:tabs>
        <w:tab w:val="num" w:pos="2061"/>
      </w:tabs>
      <w:spacing w:before="120" w:after="120" w:line="312" w:lineRule="auto"/>
      <w:ind w:left="2058" w:hanging="357"/>
    </w:pPr>
    <w:rPr>
      <w:color w:val="auto"/>
      <w:sz w:val="24"/>
      <w:szCs w:val="24"/>
      <w:lang w:val="en-US"/>
    </w:rPr>
  </w:style>
  <w:style w:type="character" w:customStyle="1" w:styleId="Plusindent3CharChar">
    <w:name w:val="Plus indent3 Char Char"/>
    <w:basedOn w:val="DefaultParagraphFont"/>
    <w:link w:val="Plusindent3Char"/>
    <w:rPr>
      <w:rFonts w:ascii="Times New Roman" w:eastAsia="Times New Roman" w:hAnsi="Times New Roman"/>
      <w:color w:val="auto"/>
      <w:sz w:val="24"/>
      <w:szCs w:val="24"/>
      <w:lang w:val="en-US"/>
    </w:rPr>
  </w:style>
  <w:style w:type="paragraph" w:customStyle="1" w:styleId="StyleTimesNewRoman13ptAfter12pt">
    <w:name w:val="Style Times New Roman 13 pt After:  12 pt"/>
    <w:basedOn w:val="Normal"/>
    <w:autoRedefine/>
    <w:pPr>
      <w:spacing w:before="120" w:after="120" w:line="312" w:lineRule="auto"/>
    </w:pPr>
    <w:rPr>
      <w:color w:val="auto"/>
      <w:szCs w:val="20"/>
      <w:lang w:val="en-US"/>
    </w:rPr>
  </w:style>
  <w:style w:type="paragraph" w:customStyle="1" w:styleId="StyleTimesNewRoman13ptFirstline037After12pt">
    <w:name w:val="Style Times New Roman 13 pt First line:  0.37&quot; After:  12 pt"/>
    <w:basedOn w:val="Normal"/>
    <w:autoRedefine/>
    <w:pPr>
      <w:spacing w:before="120" w:after="120" w:line="312" w:lineRule="auto"/>
      <w:ind w:firstLine="533"/>
    </w:pPr>
    <w:rPr>
      <w:color w:val="auto"/>
      <w:szCs w:val="20"/>
      <w:lang w:val="en-US"/>
    </w:rPr>
  </w:style>
  <w:style w:type="paragraph" w:customStyle="1" w:styleId="Bullet30">
    <w:name w:val="Bullet3"/>
    <w:basedOn w:val="Normal"/>
    <w:autoRedefine/>
    <w:pPr>
      <w:tabs>
        <w:tab w:val="num" w:pos="720"/>
      </w:tabs>
      <w:spacing w:before="120" w:after="120" w:line="312" w:lineRule="auto"/>
      <w:ind w:left="720" w:hanging="720"/>
    </w:pPr>
    <w:rPr>
      <w:color w:val="auto"/>
      <w:szCs w:val="24"/>
      <w:lang w:val="en-US"/>
    </w:rPr>
  </w:style>
  <w:style w:type="paragraph" w:customStyle="1" w:styleId="StyleStyleHeading2l2H2h21h2Heading2Charl2CharH2Charh21Cha">
    <w:name w:val="Style Style Heading 2l2H2h21h2Heading 2 Charl2 CharH2 Charh21 Cha"/>
    <w:basedOn w:val="Normal"/>
    <w:autoRedefine/>
    <w:pPr>
      <w:keepNext/>
      <w:widowControl w:val="0"/>
      <w:tabs>
        <w:tab w:val="num" w:pos="720"/>
        <w:tab w:val="num" w:pos="1440"/>
      </w:tabs>
      <w:spacing w:before="120" w:after="120" w:line="312" w:lineRule="auto"/>
      <w:outlineLvl w:val="1"/>
    </w:pPr>
    <w:rPr>
      <w:b/>
      <w:bCs/>
      <w:color w:val="auto"/>
      <w:sz w:val="28"/>
      <w:szCs w:val="20"/>
      <w:lang w:val="en-US"/>
    </w:rPr>
  </w:style>
  <w:style w:type="paragraph" w:customStyle="1" w:styleId="NormalTB">
    <w:name w:val="NormalTB"/>
    <w:autoRedefine/>
    <w:uiPriority w:val="99"/>
    <w:pPr>
      <w:spacing w:after="0" w:line="240" w:lineRule="auto"/>
      <w:jc w:val="center"/>
    </w:pPr>
    <w:rPr>
      <w:b/>
      <w:i/>
      <w:color w:val="auto"/>
      <w:sz w:val="22"/>
      <w:szCs w:val="20"/>
      <w:lang w:val="en-GB"/>
    </w:rPr>
  </w:style>
  <w:style w:type="paragraph" w:customStyle="1" w:styleId="Checklist">
    <w:name w:val="Check list"/>
    <w:basedOn w:val="BodyText"/>
    <w:autoRedefine/>
    <w:pPr>
      <w:tabs>
        <w:tab w:val="num" w:pos="720"/>
      </w:tabs>
      <w:spacing w:after="120" w:line="240" w:lineRule="auto"/>
      <w:ind w:left="720" w:hanging="720"/>
    </w:pPr>
    <w:rPr>
      <w:rFonts w:cs="Tahoma"/>
      <w:noProof/>
      <w:color w:val="auto"/>
      <w:sz w:val="24"/>
      <w:szCs w:val="24"/>
      <w:lang w:val="en-US"/>
    </w:rPr>
  </w:style>
  <w:style w:type="paragraph" w:customStyle="1" w:styleId="PlusBodytext">
    <w:name w:val="Plus Body text"/>
    <w:basedOn w:val="BodyText"/>
    <w:autoRedefine/>
    <w:pPr>
      <w:tabs>
        <w:tab w:val="left" w:pos="0"/>
        <w:tab w:val="num" w:pos="720"/>
      </w:tabs>
      <w:spacing w:before="120" w:after="120" w:line="312" w:lineRule="auto"/>
      <w:ind w:left="720" w:hanging="720"/>
    </w:pPr>
    <w:rPr>
      <w:noProof/>
      <w:color w:val="auto"/>
      <w:szCs w:val="20"/>
      <w:lang w:val="en-US"/>
    </w:rPr>
  </w:style>
  <w:style w:type="character" w:customStyle="1" w:styleId="BodyTextIndentChar1">
    <w:name w:val="Body Text Indent Char1"/>
    <w:aliases w:val="Body Text Indent Char Char Char1,Body Text Indent Char Char Char Char Char Char Char,Body Text Indent Char Char Char Char,Body Text Indent Char Char Char Char Char Char Char Char Char Char Char1"/>
    <w:basedOn w:val="DefaultParagraphFont"/>
    <w:rPr>
      <w:rFonts w:ascii="Times New Roman" w:eastAsia="Times New Roman" w:hAnsi="Times New Roman" w:cs="Times New Roman"/>
      <w:color w:val="auto"/>
      <w:sz w:val="24"/>
      <w:szCs w:val="24"/>
      <w:lang w:val="en-AU" w:eastAsia="en-US"/>
    </w:rPr>
  </w:style>
  <w:style w:type="paragraph" w:customStyle="1" w:styleId="Indentbold">
    <w:name w:val="Indent bold"/>
    <w:basedOn w:val="Indent1Char"/>
    <w:link w:val="IndentboldChar"/>
    <w:autoRedefine/>
    <w:rPr>
      <w:b/>
    </w:rPr>
  </w:style>
  <w:style w:type="character" w:customStyle="1" w:styleId="IndentboldChar">
    <w:name w:val="Indent bold Char"/>
    <w:basedOn w:val="Indent1CharChar0"/>
    <w:link w:val="Indentbold"/>
    <w:rPr>
      <w:rFonts w:ascii="Times New Roman" w:eastAsia="Times New Roman" w:hAnsi="Times New Roman"/>
      <w:b/>
      <w:color w:val="auto"/>
      <w:kern w:val="28"/>
      <w:sz w:val="26"/>
      <w:szCs w:val="26"/>
      <w:lang w:val="en-US"/>
    </w:rPr>
  </w:style>
  <w:style w:type="paragraph" w:customStyle="1" w:styleId="Checknormal">
    <w:name w:val="Check normal"/>
    <w:basedOn w:val="Normal"/>
    <w:autoRedefine/>
    <w:pPr>
      <w:tabs>
        <w:tab w:val="num" w:pos="720"/>
      </w:tabs>
      <w:spacing w:before="120" w:after="120" w:line="240" w:lineRule="auto"/>
      <w:ind w:left="720" w:hanging="720"/>
    </w:pPr>
    <w:rPr>
      <w:b/>
      <w:color w:val="auto"/>
      <w:sz w:val="24"/>
      <w:szCs w:val="24"/>
      <w:lang w:val="en-US"/>
    </w:rPr>
  </w:style>
  <w:style w:type="paragraph" w:customStyle="1" w:styleId="listStyle1">
    <w:name w:val="list Style1"/>
    <w:basedOn w:val="Normal"/>
    <w:pPr>
      <w:tabs>
        <w:tab w:val="num" w:pos="720"/>
      </w:tabs>
      <w:spacing w:after="0" w:line="240" w:lineRule="auto"/>
      <w:ind w:left="720" w:hanging="720"/>
      <w:jc w:val="left"/>
    </w:pPr>
    <w:rPr>
      <w:color w:val="auto"/>
      <w:sz w:val="24"/>
      <w:szCs w:val="24"/>
      <w:lang w:val="en-US"/>
    </w:rPr>
  </w:style>
  <w:style w:type="paragraph" w:customStyle="1" w:styleId="Bodytextbold">
    <w:name w:val="Body text bold"/>
    <w:basedOn w:val="BodyText20"/>
    <w:link w:val="BodytextboldChar"/>
    <w:autoRedefine/>
    <w:pPr>
      <w:spacing w:after="0"/>
    </w:pPr>
    <w:rPr>
      <w:b/>
      <w:lang w:val="en-US"/>
    </w:rPr>
  </w:style>
  <w:style w:type="character" w:customStyle="1" w:styleId="BodytextboldChar">
    <w:name w:val="Body text bold Char"/>
    <w:basedOn w:val="BodytextChar1"/>
    <w:link w:val="Bodytextbold"/>
    <w:rPr>
      <w:rFonts w:ascii="Times New Roman" w:eastAsia="Times New Roman" w:hAnsi="Times New Roman"/>
      <w:b/>
      <w:color w:val="auto"/>
      <w:kern w:val="28"/>
      <w:sz w:val="26"/>
      <w:szCs w:val="26"/>
      <w:lang w:val="en-US"/>
    </w:rPr>
  </w:style>
  <w:style w:type="paragraph" w:customStyle="1" w:styleId="NormalChuan">
    <w:name w:val="Normal Chuan"/>
    <w:basedOn w:val="NormalIndent"/>
  </w:style>
  <w:style w:type="paragraph" w:customStyle="1" w:styleId="Bullet1CharChar">
    <w:name w:val="Bullet 1 Char Char"/>
    <w:basedOn w:val="Normal"/>
    <w:link w:val="Bullet1CharCharChar"/>
    <w:pPr>
      <w:widowControl w:val="0"/>
      <w:tabs>
        <w:tab w:val="left" w:pos="567"/>
        <w:tab w:val="num" w:pos="720"/>
      </w:tabs>
      <w:spacing w:before="120" w:after="0" w:line="320" w:lineRule="atLeast"/>
      <w:ind w:left="720" w:hanging="360"/>
    </w:pPr>
    <w:rPr>
      <w:snapToGrid w:val="0"/>
      <w:color w:val="000000"/>
      <w:szCs w:val="24"/>
      <w:lang w:val="en-US"/>
    </w:rPr>
  </w:style>
  <w:style w:type="character" w:customStyle="1" w:styleId="Bullet1CharCharChar">
    <w:name w:val="Bullet 1 Char Char Char"/>
    <w:basedOn w:val="DefaultParagraphFont"/>
    <w:link w:val="Bullet1CharChar"/>
    <w:rPr>
      <w:rFonts w:ascii="Times New Roman" w:eastAsia="Times New Roman" w:hAnsi="Times New Roman"/>
      <w:snapToGrid w:val="0"/>
      <w:color w:val="000000"/>
      <w:sz w:val="26"/>
      <w:szCs w:val="24"/>
      <w:lang w:val="en-US"/>
    </w:rPr>
  </w:style>
  <w:style w:type="paragraph" w:customStyle="1" w:styleId="Charannt">
    <w:name w:val="Char annt"/>
    <w:autoRedefine/>
    <w:pPr>
      <w:spacing w:before="120" w:after="0" w:line="312" w:lineRule="auto"/>
    </w:pPr>
    <w:rPr>
      <w:color w:val="auto"/>
      <w:szCs w:val="20"/>
      <w:lang w:val="en-US"/>
    </w:rPr>
  </w:style>
  <w:style w:type="paragraph" w:customStyle="1" w:styleId="StyleJustified">
    <w:name w:val="Style Justified"/>
    <w:basedOn w:val="Normal"/>
    <w:pPr>
      <w:spacing w:before="60" w:after="60" w:line="240" w:lineRule="auto"/>
    </w:pPr>
    <w:rPr>
      <w:color w:val="auto"/>
      <w:szCs w:val="20"/>
      <w:lang w:val="en-US"/>
    </w:rPr>
  </w:style>
  <w:style w:type="paragraph" w:customStyle="1" w:styleId="Normal2">
    <w:name w:val="Normal 2"/>
    <w:basedOn w:val="Normal"/>
    <w:link w:val="Normal2Char"/>
    <w:pPr>
      <w:spacing w:before="120" w:after="60" w:line="240" w:lineRule="auto"/>
      <w:ind w:left="720"/>
    </w:pPr>
    <w:rPr>
      <w:color w:val="auto"/>
      <w:spacing w:val="-6"/>
      <w:szCs w:val="20"/>
      <w:lang w:val="en-US"/>
    </w:rPr>
  </w:style>
  <w:style w:type="numbering" w:customStyle="1" w:styleId="NormalBulleted">
    <w:name w:val="Normal Bulleted"/>
    <w:basedOn w:val="NoList"/>
  </w:style>
  <w:style w:type="paragraph" w:customStyle="1" w:styleId="nd1">
    <w:name w:val="nd1"/>
    <w:basedOn w:val="Nd0"/>
    <w:link w:val="nd1Char"/>
    <w:pPr>
      <w:tabs>
        <w:tab w:val="num" w:pos="720"/>
      </w:tabs>
    </w:pPr>
  </w:style>
  <w:style w:type="character" w:customStyle="1" w:styleId="nd1Char">
    <w:name w:val="nd1 Char"/>
    <w:basedOn w:val="DefaultParagraphFont"/>
    <w:link w:val="nd1"/>
    <w:rPr>
      <w:color w:val="auto"/>
      <w:sz w:val="24"/>
      <w:szCs w:val="24"/>
      <w:lang w:val="en-US"/>
    </w:rPr>
  </w:style>
  <w:style w:type="paragraph" w:customStyle="1" w:styleId="Nd0">
    <w:name w:val="Nd"/>
    <w:basedOn w:val="Normal"/>
    <w:link w:val="NdChar0"/>
    <w:pPr>
      <w:spacing w:before="60" w:after="60" w:line="240" w:lineRule="auto"/>
    </w:pPr>
    <w:rPr>
      <w:color w:val="auto"/>
      <w:sz w:val="24"/>
      <w:szCs w:val="24"/>
      <w:lang w:val="en-US"/>
    </w:rPr>
  </w:style>
  <w:style w:type="character" w:customStyle="1" w:styleId="NdChar0">
    <w:name w:val="Nd Char"/>
    <w:basedOn w:val="DefaultParagraphFont"/>
    <w:link w:val="Nd0"/>
    <w:rPr>
      <w:rFonts w:ascii="Times New Roman" w:eastAsia="Times New Roman" w:hAnsi="Times New Roman"/>
      <w:color w:val="auto"/>
      <w:sz w:val="24"/>
      <w:szCs w:val="24"/>
      <w:lang w:val="en-US"/>
    </w:rPr>
  </w:style>
  <w:style w:type="paragraph" w:customStyle="1" w:styleId="M2">
    <w:name w:val="M2"/>
    <w:basedOn w:val="Heading2"/>
    <w:link w:val="M2CharChar"/>
    <w:pPr>
      <w:keepLines w:val="0"/>
      <w:numPr>
        <w:numId w:val="32"/>
      </w:numPr>
      <w:spacing w:before="0" w:line="240" w:lineRule="auto"/>
    </w:pPr>
    <w:rPr>
      <w:rFonts w:ascii="Times New Roman" w:eastAsia="Times New Roman" w:hAnsi="Times New Roman" w:cs="Arial"/>
      <w:i/>
      <w:iCs/>
      <w:kern w:val="28"/>
      <w:szCs w:val="28"/>
    </w:rPr>
  </w:style>
  <w:style w:type="paragraph" w:customStyle="1" w:styleId="M3">
    <w:name w:val="M3"/>
    <w:basedOn w:val="Heading3"/>
    <w:next w:val="Nd0"/>
    <w:pPr>
      <w:keepLines w:val="0"/>
      <w:numPr>
        <w:numId w:val="32"/>
      </w:numPr>
      <w:spacing w:line="240" w:lineRule="auto"/>
      <w:ind w:left="2520" w:hanging="360"/>
    </w:pPr>
    <w:rPr>
      <w:rFonts w:ascii="Times New Roman" w:eastAsia="Times New Roman" w:hAnsi="Times New Roman" w:cs="Arial"/>
      <w:color w:val="auto"/>
      <w:kern w:val="28"/>
      <w:lang w:val="en-US"/>
    </w:rPr>
  </w:style>
  <w:style w:type="paragraph" w:customStyle="1" w:styleId="M4Char">
    <w:name w:val="M4 Char"/>
    <w:basedOn w:val="Heading4"/>
    <w:next w:val="nd"/>
    <w:pPr>
      <w:keepLines w:val="0"/>
      <w:numPr>
        <w:numId w:val="32"/>
      </w:numPr>
      <w:spacing w:before="0" w:line="240" w:lineRule="auto"/>
      <w:ind w:left="3240" w:hanging="360"/>
    </w:pPr>
    <w:rPr>
      <w:rFonts w:ascii="Times New Roman" w:eastAsia="Times New Roman" w:hAnsi="Times New Roman" w:cs="Times New Roman"/>
      <w:iCs w:val="0"/>
      <w:color w:val="auto"/>
      <w:lang w:val="en-US"/>
    </w:rPr>
  </w:style>
  <w:style w:type="paragraph" w:customStyle="1" w:styleId="M5">
    <w:name w:val="M5"/>
    <w:basedOn w:val="Heading5"/>
    <w:pPr>
      <w:keepNext w:val="0"/>
      <w:keepLines w:val="0"/>
      <w:numPr>
        <w:numId w:val="32"/>
      </w:numPr>
      <w:spacing w:before="120" w:after="60" w:line="240" w:lineRule="auto"/>
    </w:pPr>
    <w:rPr>
      <w:rFonts w:ascii="Times New Roman" w:eastAsia="Times New Roman" w:hAnsi="Times New Roman" w:cs="Times New Roman"/>
      <w:b/>
      <w:bCs/>
      <w:i/>
      <w:iCs/>
      <w:color w:val="auto"/>
      <w:sz w:val="28"/>
      <w:lang w:val="en-US"/>
    </w:rPr>
  </w:style>
  <w:style w:type="character" w:customStyle="1" w:styleId="M2CharChar">
    <w:name w:val="M2 Char Char"/>
    <w:basedOn w:val="DefaultParagraphFont"/>
    <w:link w:val="M2"/>
    <w:rPr>
      <w:rFonts w:cs="Arial"/>
      <w:b/>
      <w:bCs/>
      <w:i/>
      <w:iCs/>
      <w:color w:val="auto"/>
      <w:kern w:val="28"/>
      <w:sz w:val="28"/>
      <w:szCs w:val="28"/>
      <w:lang w:val="en-US"/>
    </w:rPr>
  </w:style>
  <w:style w:type="paragraph" w:customStyle="1" w:styleId="TD">
    <w:name w:val="TD"/>
    <w:basedOn w:val="Heading1"/>
    <w:pPr>
      <w:keepLines w:val="0"/>
      <w:numPr>
        <w:numId w:val="0"/>
      </w:numPr>
      <w:tabs>
        <w:tab w:val="clear" w:pos="709"/>
        <w:tab w:val="num" w:pos="720"/>
      </w:tabs>
      <w:spacing w:before="240" w:after="240" w:line="240" w:lineRule="auto"/>
      <w:ind w:left="720" w:hanging="720"/>
    </w:pPr>
    <w:rPr>
      <w:rFonts w:ascii="Times New Roman" w:eastAsia="Times New Roman" w:hAnsi="Times New Roman" w:cs="Times New Roman"/>
      <w:bCs w:val="0"/>
      <w:szCs w:val="20"/>
    </w:rPr>
  </w:style>
  <w:style w:type="paragraph" w:customStyle="1" w:styleId="indent20">
    <w:name w:val="indent2"/>
    <w:basedOn w:val="Normal"/>
    <w:pPr>
      <w:spacing w:before="100" w:beforeAutospacing="1" w:after="100" w:afterAutospacing="1" w:line="240" w:lineRule="auto"/>
      <w:jc w:val="left"/>
    </w:pPr>
    <w:rPr>
      <w:color w:val="auto"/>
      <w:sz w:val="24"/>
      <w:szCs w:val="24"/>
      <w:lang w:val="en-US"/>
    </w:rPr>
  </w:style>
  <w:style w:type="paragraph" w:customStyle="1" w:styleId="1Char">
    <w:name w:val="1 Char"/>
    <w:basedOn w:val="Normal"/>
    <w:pPr>
      <w:pageBreakBefore/>
      <w:spacing w:before="100" w:beforeAutospacing="1" w:after="100" w:afterAutospacing="1" w:line="240" w:lineRule="auto"/>
      <w:jc w:val="left"/>
    </w:pPr>
    <w:rPr>
      <w:rFonts w:ascii="Tahoma" w:hAnsi="Tahoma"/>
      <w:color w:val="auto"/>
      <w:sz w:val="20"/>
      <w:szCs w:val="20"/>
      <w:lang w:val="en-US"/>
    </w:rPr>
  </w:style>
  <w:style w:type="paragraph" w:customStyle="1" w:styleId="CharCharChar1Char">
    <w:name w:val="Char Char Char1 Char"/>
    <w:autoRedefine/>
    <w:pPr>
      <w:tabs>
        <w:tab w:val="num" w:pos="720"/>
      </w:tabs>
      <w:spacing w:after="120" w:line="240" w:lineRule="auto"/>
      <w:ind w:left="357"/>
    </w:pPr>
    <w:rPr>
      <w:color w:val="auto"/>
      <w:sz w:val="20"/>
      <w:szCs w:val="20"/>
      <w:lang w:val="en-US"/>
    </w:rPr>
  </w:style>
  <w:style w:type="paragraph" w:customStyle="1" w:styleId="Charindex">
    <w:name w:val="Char index"/>
    <w:autoRedefine/>
    <w:pPr>
      <w:spacing w:before="60" w:after="60" w:line="312" w:lineRule="auto"/>
    </w:pPr>
    <w:rPr>
      <w:color w:val="auto"/>
      <w:szCs w:val="20"/>
      <w:lang w:val="en-US"/>
    </w:rPr>
  </w:style>
  <w:style w:type="paragraph" w:customStyle="1" w:styleId="Bia-Top">
    <w:name w:val="Bia- Top"/>
    <w:basedOn w:val="Normal"/>
    <w:next w:val="Normal"/>
    <w:pPr>
      <w:spacing w:after="0" w:line="240" w:lineRule="auto"/>
      <w:ind w:left="360"/>
      <w:jc w:val="center"/>
    </w:pPr>
    <w:rPr>
      <w:b/>
      <w:bCs/>
      <w:color w:val="auto"/>
      <w:spacing w:val="-6"/>
      <w:sz w:val="28"/>
      <w:lang w:val="en-US"/>
    </w:rPr>
  </w:style>
  <w:style w:type="character" w:customStyle="1" w:styleId="Normal2Char">
    <w:name w:val="Normal 2 Char"/>
    <w:basedOn w:val="DefaultParagraphFont"/>
    <w:link w:val="Normal2"/>
    <w:rPr>
      <w:rFonts w:ascii="Times New Roman" w:eastAsia="Times New Roman" w:hAnsi="Times New Roman"/>
      <w:color w:val="auto"/>
      <w:spacing w:val="-6"/>
      <w:sz w:val="26"/>
      <w:szCs w:val="20"/>
      <w:lang w:val="en-US"/>
    </w:rPr>
  </w:style>
  <w:style w:type="paragraph" w:customStyle="1" w:styleId="StyleHeading4Heading4Charh4Charh41CharCharCharCharNo">
    <w:name w:val="Style Heading 4Heading 4 Charh4 Charh41 Char Char Char Char + No"/>
    <w:basedOn w:val="Heading4"/>
    <w:link w:val="StyleHeading4Heading4Charh4Charh41CharCharCharCharNoChar"/>
    <w:autoRedefine/>
    <w:pPr>
      <w:keepLines w:val="0"/>
      <w:numPr>
        <w:ilvl w:val="0"/>
        <w:numId w:val="0"/>
      </w:numPr>
      <w:spacing w:before="240" w:after="60" w:line="240" w:lineRule="auto"/>
      <w:ind w:left="360"/>
    </w:pPr>
    <w:rPr>
      <w:rFonts w:ascii="Times New Roman" w:eastAsia="Times New Roman" w:hAnsi="Times New Roman" w:cs="Times New Roman"/>
      <w:bCs w:val="0"/>
      <w:iCs w:val="0"/>
      <w:color w:val="auto"/>
      <w:szCs w:val="24"/>
      <w:u w:val="single"/>
      <w:lang w:val="en-US"/>
    </w:rPr>
  </w:style>
  <w:style w:type="character" w:customStyle="1" w:styleId="StyleHeading4Heading4Charh4Charh41CharCharCharCharNoChar">
    <w:name w:val="Style Heading 4Heading 4 Charh4 Charh41 Char Char Char Char + No.Char"/>
    <w:basedOn w:val="DefaultParagraphFont"/>
    <w:link w:val="StyleHeading4Heading4Charh4Charh41CharCharCharCharNo"/>
    <w:rPr>
      <w:rFonts w:ascii="Times New Roman" w:eastAsia="Times New Roman" w:hAnsi="Times New Roman"/>
      <w:b/>
      <w:i/>
      <w:color w:val="auto"/>
      <w:sz w:val="26"/>
      <w:szCs w:val="24"/>
      <w:u w:val="single"/>
      <w:lang w:val="en-US"/>
    </w:rPr>
  </w:style>
  <w:style w:type="paragraph" w:customStyle="1" w:styleId="Style4">
    <w:name w:val="Style4"/>
    <w:basedOn w:val="Normal"/>
    <w:link w:val="Style4Char"/>
    <w:qFormat/>
    <w:pPr>
      <w:tabs>
        <w:tab w:val="num" w:pos="1440"/>
      </w:tabs>
      <w:spacing w:before="120" w:after="120" w:line="360" w:lineRule="atLeast"/>
      <w:ind w:left="1440" w:hanging="720"/>
    </w:pPr>
    <w:rPr>
      <w:noProof/>
      <w:color w:val="auto"/>
      <w:sz w:val="24"/>
      <w:szCs w:val="24"/>
      <w:lang w:val="en-US"/>
    </w:rPr>
  </w:style>
  <w:style w:type="paragraph" w:customStyle="1" w:styleId="ChechedStyle1">
    <w:name w:val="Cheched Style1"/>
    <w:basedOn w:val="Normal"/>
    <w:pPr>
      <w:tabs>
        <w:tab w:val="num" w:pos="720"/>
      </w:tabs>
      <w:spacing w:after="0" w:line="240" w:lineRule="auto"/>
      <w:ind w:left="720" w:hanging="720"/>
    </w:pPr>
    <w:rPr>
      <w:color w:val="auto"/>
      <w:lang w:val="en-US"/>
    </w:rPr>
  </w:style>
  <w:style w:type="paragraph" w:customStyle="1" w:styleId="Heading50">
    <w:name w:val="Heading5"/>
    <w:basedOn w:val="Normal"/>
    <w:pPr>
      <w:tabs>
        <w:tab w:val="num" w:pos="795"/>
      </w:tabs>
      <w:spacing w:after="0" w:line="240" w:lineRule="auto"/>
      <w:ind w:left="795" w:hanging="360"/>
      <w:jc w:val="left"/>
    </w:pPr>
    <w:rPr>
      <w:snapToGrid w:val="0"/>
      <w:color w:val="000000"/>
      <w:sz w:val="24"/>
      <w:szCs w:val="24"/>
      <w:lang w:val="en-US"/>
    </w:rPr>
  </w:style>
  <w:style w:type="paragraph" w:customStyle="1" w:styleId="MyNormal">
    <w:name w:val="MyNormal"/>
    <w:basedOn w:val="Normal"/>
    <w:next w:val="Normal"/>
    <w:autoRedefine/>
    <w:pPr>
      <w:keepNext/>
      <w:keepLines/>
      <w:tabs>
        <w:tab w:val="num" w:pos="720"/>
      </w:tabs>
      <w:spacing w:before="120" w:after="0" w:line="240" w:lineRule="auto"/>
      <w:ind w:left="720" w:hanging="720"/>
    </w:pPr>
    <w:rPr>
      <w:color w:val="auto"/>
      <w:sz w:val="24"/>
      <w:szCs w:val="24"/>
      <w:lang w:val="en-US"/>
    </w:rPr>
  </w:style>
  <w:style w:type="paragraph" w:customStyle="1" w:styleId="StyleCentered">
    <w:name w:val="Style Centered"/>
    <w:basedOn w:val="Normal"/>
    <w:link w:val="StyleCenteredChar"/>
    <w:pPr>
      <w:spacing w:before="120" w:after="120" w:line="240" w:lineRule="auto"/>
      <w:jc w:val="center"/>
    </w:pPr>
    <w:rPr>
      <w:rFonts w:ascii="Arial" w:hAnsi="Arial"/>
      <w:b/>
      <w:color w:val="auto"/>
      <w:sz w:val="28"/>
      <w:szCs w:val="20"/>
      <w:lang w:val="en-US"/>
    </w:rPr>
  </w:style>
  <w:style w:type="character" w:customStyle="1" w:styleId="StyleCenteredChar">
    <w:name w:val="Style Centered Char"/>
    <w:basedOn w:val="DefaultParagraphFont"/>
    <w:link w:val="StyleCentered"/>
    <w:rPr>
      <w:rFonts w:eastAsia="Times New Roman"/>
      <w:b/>
      <w:color w:val="auto"/>
      <w:szCs w:val="20"/>
      <w:lang w:val="en-US"/>
    </w:rPr>
  </w:style>
  <w:style w:type="paragraph" w:customStyle="1" w:styleId="Normal1">
    <w:name w:val="Normal1"/>
    <w:basedOn w:val="Normal"/>
    <w:link w:val="Normal1Char"/>
    <w:autoRedefine/>
    <w:qFormat/>
    <w:pPr>
      <w:keepNext/>
      <w:keepLines/>
      <w:tabs>
        <w:tab w:val="num" w:pos="720"/>
        <w:tab w:val="num" w:pos="1985"/>
      </w:tabs>
      <w:spacing w:before="120" w:after="0" w:line="240" w:lineRule="auto"/>
      <w:ind w:left="1985" w:hanging="720"/>
      <w:jc w:val="left"/>
    </w:pPr>
    <w:rPr>
      <w:snapToGrid w:val="0"/>
      <w:color w:val="000000"/>
      <w:sz w:val="24"/>
      <w:szCs w:val="24"/>
      <w:lang w:val="en-US"/>
    </w:rPr>
  </w:style>
  <w:style w:type="paragraph" w:customStyle="1" w:styleId="Normal20">
    <w:name w:val="Normal2"/>
    <w:basedOn w:val="Normal"/>
    <w:autoRedefine/>
    <w:qFormat/>
    <w:pPr>
      <w:keepNext/>
      <w:keepLines/>
      <w:tabs>
        <w:tab w:val="num" w:pos="720"/>
        <w:tab w:val="num" w:pos="1701"/>
      </w:tabs>
      <w:spacing w:before="120" w:after="0" w:line="240" w:lineRule="auto"/>
      <w:ind w:left="1701" w:hanging="720"/>
      <w:jc w:val="left"/>
    </w:pPr>
    <w:rPr>
      <w:snapToGrid w:val="0"/>
      <w:color w:val="000000"/>
      <w:sz w:val="24"/>
      <w:szCs w:val="24"/>
      <w:lang w:val="en-US"/>
    </w:rPr>
  </w:style>
  <w:style w:type="paragraph" w:customStyle="1" w:styleId="Normal3">
    <w:name w:val="Normal3"/>
    <w:basedOn w:val="Normal"/>
    <w:autoRedefine/>
    <w:pPr>
      <w:keepNext/>
      <w:keepLines/>
      <w:tabs>
        <w:tab w:val="num" w:pos="720"/>
      </w:tabs>
      <w:spacing w:before="120" w:after="0" w:line="240" w:lineRule="auto"/>
      <w:ind w:left="720" w:hanging="360"/>
      <w:jc w:val="left"/>
    </w:pPr>
    <w:rPr>
      <w:snapToGrid w:val="0"/>
      <w:color w:val="000000"/>
      <w:sz w:val="24"/>
      <w:szCs w:val="24"/>
      <w:lang w:val="en-US"/>
    </w:rPr>
  </w:style>
  <w:style w:type="paragraph" w:customStyle="1" w:styleId="Level1">
    <w:name w:val="Level_1"/>
    <w:basedOn w:val="Normal"/>
    <w:link w:val="Level1Char"/>
    <w:autoRedefine/>
    <w:pPr>
      <w:spacing w:after="0" w:line="360" w:lineRule="auto"/>
      <w:ind w:left="792"/>
    </w:pPr>
    <w:rPr>
      <w:b/>
      <w:bCs/>
      <w:color w:val="auto"/>
      <w:lang w:val="en-AU"/>
    </w:rPr>
  </w:style>
  <w:style w:type="character" w:customStyle="1" w:styleId="Level1Char">
    <w:name w:val="Level_1 Char"/>
    <w:basedOn w:val="DefaultParagraphFont"/>
    <w:link w:val="Level1"/>
    <w:rPr>
      <w:rFonts w:ascii="Times New Roman" w:eastAsia="Times New Roman" w:hAnsi="Times New Roman"/>
      <w:b/>
      <w:bCs/>
      <w:color w:val="auto"/>
      <w:sz w:val="26"/>
      <w:szCs w:val="26"/>
      <w:lang w:val="en-AU"/>
    </w:rPr>
  </w:style>
  <w:style w:type="paragraph" w:customStyle="1" w:styleId="Example">
    <w:name w:val="Example"/>
    <w:basedOn w:val="NormalIndent"/>
    <w:autoRedefine/>
  </w:style>
  <w:style w:type="paragraph" w:customStyle="1" w:styleId="Mucvidu">
    <w:name w:val="Mucvidu"/>
    <w:basedOn w:val="Vidu"/>
    <w:pPr>
      <w:spacing w:after="0" w:line="312" w:lineRule="auto"/>
    </w:pPr>
    <w:rPr>
      <w:rFonts w:ascii="Times New Roman" w:hAnsi="Times New Roman"/>
      <w:szCs w:val="26"/>
    </w:rPr>
  </w:style>
  <w:style w:type="paragraph" w:customStyle="1" w:styleId="Tailieu">
    <w:name w:val="Tailieu"/>
    <w:basedOn w:val="Refer"/>
    <w:pPr>
      <w:tabs>
        <w:tab w:val="num" w:pos="1692"/>
      </w:tabs>
      <w:ind w:left="1692" w:hanging="432"/>
    </w:pPr>
    <w:rPr>
      <w:rFonts w:ascii="Times New Roman" w:hAnsi="Times New Roman"/>
      <w:sz w:val="28"/>
      <w:szCs w:val="28"/>
    </w:rPr>
  </w:style>
  <w:style w:type="paragraph" w:customStyle="1" w:styleId="Heading30">
    <w:name w:val="Heading3"/>
    <w:basedOn w:val="NormalIndent"/>
  </w:style>
  <w:style w:type="paragraph" w:customStyle="1" w:styleId="APP2">
    <w:name w:val="APP2"/>
    <w:basedOn w:val="Normal"/>
    <w:pPr>
      <w:tabs>
        <w:tab w:val="left" w:pos="-720"/>
        <w:tab w:val="left" w:pos="0"/>
      </w:tabs>
      <w:spacing w:after="0" w:line="360" w:lineRule="auto"/>
      <w:ind w:left="720" w:hanging="720"/>
    </w:pPr>
    <w:rPr>
      <w:b/>
      <w:bCs/>
      <w:color w:val="auto"/>
      <w:lang w:val="en-AU"/>
    </w:rPr>
  </w:style>
  <w:style w:type="paragraph" w:customStyle="1" w:styleId="App1">
    <w:name w:val="App1"/>
    <w:basedOn w:val="Normal"/>
    <w:pPr>
      <w:keepNext/>
      <w:tabs>
        <w:tab w:val="left" w:pos="-720"/>
        <w:tab w:val="left" w:pos="0"/>
        <w:tab w:val="left" w:pos="432"/>
      </w:tabs>
      <w:spacing w:after="0" w:line="360" w:lineRule="auto"/>
      <w:ind w:left="1440" w:hanging="1440"/>
    </w:pPr>
    <w:rPr>
      <w:b/>
      <w:bCs/>
      <w:color w:val="auto"/>
      <w:kern w:val="28"/>
      <w:sz w:val="32"/>
      <w:szCs w:val="32"/>
      <w:lang w:val="en-AU"/>
    </w:rPr>
  </w:style>
  <w:style w:type="paragraph" w:customStyle="1" w:styleId="PARA1">
    <w:name w:val="PARA1"/>
    <w:basedOn w:val="Normal"/>
    <w:pPr>
      <w:tabs>
        <w:tab w:val="left" w:pos="-720"/>
        <w:tab w:val="left" w:pos="-576"/>
        <w:tab w:val="left" w:pos="0"/>
      </w:tabs>
      <w:spacing w:after="0" w:line="360" w:lineRule="auto"/>
      <w:ind w:left="720"/>
    </w:pPr>
    <w:rPr>
      <w:color w:val="auto"/>
      <w:lang w:val="en-GB"/>
    </w:rPr>
  </w:style>
  <w:style w:type="paragraph" w:customStyle="1" w:styleId="chklvl2">
    <w:name w:val="chklvl2"/>
    <w:basedOn w:val="Normal"/>
    <w:pPr>
      <w:spacing w:after="0" w:line="360" w:lineRule="auto"/>
      <w:ind w:left="720" w:firstLine="720"/>
    </w:pPr>
    <w:rPr>
      <w:color w:val="auto"/>
      <w:sz w:val="28"/>
      <w:szCs w:val="22"/>
      <w:lang w:val="en-AU"/>
    </w:rPr>
  </w:style>
  <w:style w:type="paragraph" w:customStyle="1" w:styleId="chklvl1">
    <w:name w:val="chklvl1"/>
    <w:basedOn w:val="Normal"/>
    <w:pPr>
      <w:spacing w:after="0" w:line="360" w:lineRule="auto"/>
      <w:ind w:left="720" w:firstLine="360"/>
    </w:pPr>
    <w:rPr>
      <w:color w:val="auto"/>
      <w:lang w:val="en-AU"/>
    </w:rPr>
  </w:style>
  <w:style w:type="paragraph" w:customStyle="1" w:styleId="chklvl3">
    <w:name w:val="chklvl3"/>
    <w:basedOn w:val="Normal"/>
    <w:pPr>
      <w:spacing w:after="0" w:line="360" w:lineRule="auto"/>
      <w:ind w:left="720" w:firstLine="1080"/>
    </w:pPr>
    <w:rPr>
      <w:color w:val="auto"/>
      <w:lang w:val="en-AU"/>
    </w:rPr>
  </w:style>
  <w:style w:type="paragraph" w:customStyle="1" w:styleId="CHKLVL4">
    <w:name w:val="CHKLVL4"/>
    <w:basedOn w:val="Normal"/>
    <w:pPr>
      <w:spacing w:after="0" w:line="360" w:lineRule="auto"/>
      <w:ind w:left="1440"/>
    </w:pPr>
    <w:rPr>
      <w:i/>
      <w:iCs/>
      <w:color w:val="auto"/>
      <w:lang w:val="en-AU"/>
    </w:rPr>
  </w:style>
  <w:style w:type="paragraph" w:customStyle="1" w:styleId="GLOSSARY1">
    <w:name w:val="GLOSSARY1"/>
    <w:basedOn w:val="Normal"/>
    <w:pPr>
      <w:spacing w:after="0" w:line="360" w:lineRule="auto"/>
      <w:ind w:left="274" w:hanging="274"/>
    </w:pPr>
    <w:rPr>
      <w:b/>
      <w:bCs/>
      <w:color w:val="auto"/>
      <w:lang w:val="en-AU"/>
    </w:rPr>
  </w:style>
  <w:style w:type="paragraph" w:customStyle="1" w:styleId="h1para">
    <w:name w:val="h1para"/>
    <w:basedOn w:val="Normal"/>
    <w:pPr>
      <w:spacing w:after="0" w:line="360" w:lineRule="auto"/>
      <w:ind w:left="450"/>
    </w:pPr>
    <w:rPr>
      <w:color w:val="auto"/>
      <w:lang w:val="en-AU"/>
    </w:rPr>
  </w:style>
  <w:style w:type="paragraph" w:customStyle="1" w:styleId="h2level">
    <w:name w:val="h2level"/>
    <w:basedOn w:val="Normal"/>
    <w:pPr>
      <w:spacing w:after="0" w:line="360" w:lineRule="auto"/>
      <w:ind w:left="1170"/>
    </w:pPr>
    <w:rPr>
      <w:color w:val="auto"/>
      <w:lang w:val="en-AU"/>
    </w:rPr>
  </w:style>
  <w:style w:type="paragraph" w:customStyle="1" w:styleId="Titlechklst">
    <w:name w:val="Title_chklst"/>
    <w:basedOn w:val="Normal"/>
    <w:pPr>
      <w:spacing w:after="0" w:line="360" w:lineRule="auto"/>
      <w:ind w:left="720"/>
      <w:jc w:val="center"/>
    </w:pPr>
    <w:rPr>
      <w:b/>
      <w:bCs/>
      <w:caps/>
      <w:color w:val="auto"/>
      <w:sz w:val="28"/>
      <w:lang w:val="en-AU"/>
    </w:rPr>
  </w:style>
  <w:style w:type="paragraph" w:customStyle="1" w:styleId="Sub-heading1">
    <w:name w:val="Sub-heading 1"/>
    <w:basedOn w:val="Normal"/>
    <w:pPr>
      <w:spacing w:after="0" w:line="360" w:lineRule="auto"/>
      <w:ind w:left="360" w:hanging="360"/>
    </w:pPr>
    <w:rPr>
      <w:b/>
      <w:bCs/>
      <w:caps/>
      <w:color w:val="auto"/>
      <w:sz w:val="28"/>
      <w:lang w:val="en-AU"/>
    </w:rPr>
  </w:style>
  <w:style w:type="paragraph" w:customStyle="1" w:styleId="Para">
    <w:name w:val="Para"/>
    <w:basedOn w:val="Normal"/>
    <w:pPr>
      <w:spacing w:after="0" w:line="360" w:lineRule="auto"/>
      <w:ind w:left="432"/>
    </w:pPr>
    <w:rPr>
      <w:color w:val="auto"/>
      <w:lang w:val="en-AU"/>
    </w:rPr>
  </w:style>
  <w:style w:type="paragraph" w:customStyle="1" w:styleId="Level4">
    <w:name w:val="Level_4"/>
    <w:basedOn w:val="Normal"/>
    <w:pPr>
      <w:spacing w:after="0" w:line="360" w:lineRule="auto"/>
      <w:ind w:left="1080"/>
    </w:pPr>
    <w:rPr>
      <w:color w:val="auto"/>
      <w:lang w:val="en-AU"/>
    </w:rPr>
  </w:style>
  <w:style w:type="paragraph" w:customStyle="1" w:styleId="Level3">
    <w:name w:val="Level_3"/>
    <w:basedOn w:val="Level1"/>
  </w:style>
  <w:style w:type="paragraph" w:customStyle="1" w:styleId="Level2">
    <w:name w:val="Level_2"/>
    <w:basedOn w:val="Level3"/>
    <w:pPr>
      <w:ind w:left="432"/>
    </w:pPr>
    <w:rPr>
      <w:b w:val="0"/>
      <w:bCs w:val="0"/>
    </w:rPr>
  </w:style>
  <w:style w:type="paragraph" w:customStyle="1" w:styleId="Level5">
    <w:name w:val="Level_5"/>
    <w:basedOn w:val="Normal"/>
    <w:pPr>
      <w:spacing w:after="0" w:line="360" w:lineRule="auto"/>
      <w:ind w:left="1440"/>
    </w:pPr>
    <w:rPr>
      <w:color w:val="auto"/>
      <w:lang w:val="en-AU"/>
    </w:rPr>
  </w:style>
  <w:style w:type="paragraph" w:customStyle="1" w:styleId="level6">
    <w:name w:val="level_6"/>
    <w:basedOn w:val="Normal"/>
    <w:pPr>
      <w:spacing w:after="0" w:line="360" w:lineRule="auto"/>
      <w:ind w:left="1800"/>
    </w:pPr>
    <w:rPr>
      <w:color w:val="auto"/>
      <w:lang w:val="en-AU"/>
    </w:rPr>
  </w:style>
  <w:style w:type="paragraph" w:customStyle="1" w:styleId="Appendix">
    <w:name w:val="Appendix"/>
    <w:basedOn w:val="Normal"/>
    <w:pPr>
      <w:spacing w:after="0" w:line="360" w:lineRule="auto"/>
      <w:ind w:left="720"/>
    </w:pPr>
    <w:rPr>
      <w:b/>
      <w:bCs/>
      <w:caps/>
      <w:color w:val="auto"/>
      <w:lang w:val="en-AU"/>
    </w:rPr>
  </w:style>
  <w:style w:type="paragraph" w:customStyle="1" w:styleId="Applevel2">
    <w:name w:val="App_level2"/>
    <w:basedOn w:val="Normal"/>
    <w:pPr>
      <w:spacing w:after="0" w:line="360" w:lineRule="auto"/>
      <w:ind w:left="720"/>
    </w:pPr>
    <w:rPr>
      <w:b/>
      <w:bCs/>
      <w:caps/>
      <w:color w:val="auto"/>
      <w:lang w:val="en-AU"/>
    </w:rPr>
  </w:style>
  <w:style w:type="paragraph" w:customStyle="1" w:styleId="Standaard">
    <w:name w:val="Standaard"/>
    <w:pPr>
      <w:spacing w:after="0" w:line="240" w:lineRule="auto"/>
    </w:pPr>
    <w:rPr>
      <w:rFonts w:ascii="CG Times" w:hAnsi="CG Times"/>
      <w:color w:val="auto"/>
      <w:sz w:val="24"/>
      <w:szCs w:val="24"/>
      <w:lang w:val="en-GB"/>
    </w:rPr>
  </w:style>
  <w:style w:type="paragraph" w:customStyle="1" w:styleId="Starbullet">
    <w:name w:val="Starbullet"/>
    <w:basedOn w:val="Normal"/>
    <w:pPr>
      <w:spacing w:after="240" w:line="360" w:lineRule="auto"/>
      <w:ind w:left="360" w:hanging="360"/>
    </w:pPr>
    <w:rPr>
      <w:color w:val="000000"/>
      <w:lang w:val="en-GB"/>
    </w:rPr>
  </w:style>
  <w:style w:type="paragraph" w:customStyle="1" w:styleId="textnotindented">
    <w:name w:val="text not indented"/>
    <w:basedOn w:val="Normal"/>
    <w:pPr>
      <w:spacing w:before="240" w:after="0" w:line="360" w:lineRule="auto"/>
      <w:ind w:left="720"/>
    </w:pPr>
    <w:rPr>
      <w:color w:val="000000"/>
      <w:lang w:val="en-GB"/>
    </w:rPr>
  </w:style>
  <w:style w:type="paragraph" w:customStyle="1" w:styleId="table">
    <w:name w:val="table"/>
    <w:basedOn w:val="Normal"/>
    <w:link w:val="tableChar"/>
    <w:pPr>
      <w:spacing w:before="120" w:after="120" w:line="360" w:lineRule="auto"/>
      <w:ind w:left="720"/>
    </w:pPr>
    <w:rPr>
      <w:color w:val="000000"/>
      <w:lang w:val="en-GB"/>
    </w:rPr>
  </w:style>
  <w:style w:type="paragraph" w:customStyle="1" w:styleId="screentable">
    <w:name w:val="screen table"/>
    <w:pPr>
      <w:widowControl w:val="0"/>
      <w:spacing w:after="0" w:line="240" w:lineRule="auto"/>
    </w:pPr>
    <w:rPr>
      <w:color w:val="auto"/>
      <w:sz w:val="20"/>
      <w:szCs w:val="20"/>
      <w:lang w:val="en-US"/>
    </w:rPr>
  </w:style>
  <w:style w:type="paragraph" w:customStyle="1" w:styleId="DiffListing">
    <w:name w:val="Diff Listing"/>
    <w:basedOn w:val="Normal"/>
    <w:pPr>
      <w:keepNext/>
      <w:pBdr>
        <w:top w:val="single" w:sz="6" w:space="31" w:color="auto"/>
        <w:left w:val="single" w:sz="6" w:space="31" w:color="auto"/>
        <w:bottom w:val="single" w:sz="6" w:space="31" w:color="auto"/>
        <w:right w:val="single" w:sz="6" w:space="31" w:color="auto"/>
      </w:pBdr>
      <w:shd w:val="pct5" w:color="auto" w:fill="FFFFFF"/>
      <w:spacing w:after="0" w:line="360" w:lineRule="auto"/>
      <w:ind w:left="720"/>
    </w:pPr>
    <w:rPr>
      <w:rFonts w:ascii="Courier New" w:hAnsi="Courier New" w:cs="Courier New"/>
      <w:color w:val="auto"/>
      <w:sz w:val="16"/>
      <w:szCs w:val="16"/>
      <w:lang w:val="en-GB"/>
    </w:rPr>
  </w:style>
  <w:style w:type="paragraph" w:customStyle="1" w:styleId="Shadedterminal">
    <w:name w:val="Shaded terminal"/>
    <w:basedOn w:val="Normal"/>
    <w:pPr>
      <w:widowControl w:val="0"/>
      <w:shd w:val="pct10" w:color="auto" w:fill="auto"/>
      <w:spacing w:after="0" w:line="360" w:lineRule="auto"/>
      <w:ind w:left="720"/>
    </w:pPr>
    <w:rPr>
      <w:rFonts w:ascii="Courier New" w:hAnsi="Courier New" w:cs="Courier New"/>
      <w:color w:val="auto"/>
      <w:sz w:val="12"/>
      <w:szCs w:val="12"/>
      <w:lang w:val="en-GB"/>
    </w:rPr>
  </w:style>
  <w:style w:type="paragraph" w:customStyle="1" w:styleId="jlm">
    <w:name w:val="jlm"/>
    <w:basedOn w:val="Normal"/>
    <w:pPr>
      <w:spacing w:after="0" w:line="360" w:lineRule="auto"/>
      <w:ind w:left="720"/>
    </w:pPr>
    <w:rPr>
      <w:rFonts w:ascii="Courier New" w:hAnsi="Courier New" w:cs="Courier New"/>
      <w:color w:val="auto"/>
      <w:lang w:val="en-US"/>
    </w:rPr>
  </w:style>
  <w:style w:type="paragraph" w:customStyle="1" w:styleId="Listing">
    <w:name w:val="Listing"/>
    <w:basedOn w:val="Normal"/>
    <w:pPr>
      <w:spacing w:after="0" w:line="360" w:lineRule="auto"/>
      <w:ind w:left="720"/>
    </w:pPr>
    <w:rPr>
      <w:rFonts w:ascii="Courier New" w:hAnsi="Courier New" w:cs="Courier New"/>
      <w:noProof/>
      <w:color w:val="auto"/>
      <w:sz w:val="16"/>
      <w:szCs w:val="16"/>
      <w:lang w:val="en-AU"/>
    </w:rPr>
  </w:style>
  <w:style w:type="paragraph" w:customStyle="1" w:styleId="NormalCaption">
    <w:name w:val="NormalCaption"/>
    <w:basedOn w:val="Normal"/>
    <w:pPr>
      <w:widowControl w:val="0"/>
      <w:spacing w:before="120" w:after="120" w:line="360" w:lineRule="auto"/>
      <w:ind w:left="709"/>
    </w:pPr>
    <w:rPr>
      <w:b/>
      <w:bCs/>
      <w:color w:val="auto"/>
      <w:lang w:val="en-US"/>
    </w:rPr>
  </w:style>
  <w:style w:type="paragraph" w:customStyle="1" w:styleId="NormalIndex">
    <w:name w:val="NormalIndex"/>
    <w:basedOn w:val="NormalIndent0"/>
    <w:pPr>
      <w:pBdr>
        <w:bottom w:val="none" w:sz="0" w:space="0" w:color="auto"/>
      </w:pBdr>
      <w:tabs>
        <w:tab w:val="clear" w:pos="9356"/>
        <w:tab w:val="left" w:pos="360"/>
        <w:tab w:val="left" w:pos="450"/>
      </w:tabs>
      <w:spacing w:before="60" w:after="60" w:line="360" w:lineRule="auto"/>
      <w:ind w:left="720" w:hanging="360"/>
      <w:jc w:val="both"/>
    </w:pPr>
    <w:rPr>
      <w:i w:val="0"/>
      <w:sz w:val="26"/>
      <w:szCs w:val="26"/>
    </w:rPr>
  </w:style>
  <w:style w:type="paragraph" w:customStyle="1" w:styleId="NH-1">
    <w:name w:val="NH-1"/>
    <w:basedOn w:val="Normal"/>
    <w:next w:val="NH-2"/>
    <w:pPr>
      <w:keepNext/>
      <w:widowControl w:val="0"/>
      <w:tabs>
        <w:tab w:val="left" w:pos="360"/>
      </w:tabs>
      <w:spacing w:before="120" w:after="0" w:line="360" w:lineRule="auto"/>
      <w:ind w:left="360" w:hanging="360"/>
    </w:pPr>
    <w:rPr>
      <w:rFonts w:ascii=".VnArial" w:hAnsi=".VnArial"/>
      <w:b/>
      <w:bCs/>
      <w:color w:val="auto"/>
      <w:lang w:val="en-US"/>
    </w:rPr>
  </w:style>
  <w:style w:type="paragraph" w:customStyle="1" w:styleId="NH-2">
    <w:name w:val="NH-2"/>
    <w:basedOn w:val="Normal"/>
    <w:next w:val="NormalIndent"/>
    <w:pPr>
      <w:keepNext/>
      <w:widowControl w:val="0"/>
      <w:tabs>
        <w:tab w:val="left" w:pos="720"/>
      </w:tabs>
      <w:spacing w:before="120" w:after="0" w:line="360" w:lineRule="auto"/>
      <w:ind w:left="360" w:hanging="360"/>
    </w:pPr>
    <w:rPr>
      <w:rFonts w:ascii=".VnArial" w:hAnsi=".VnArial"/>
      <w:b/>
      <w:bCs/>
      <w:color w:val="auto"/>
      <w:lang w:val="en-US"/>
    </w:rPr>
  </w:style>
  <w:style w:type="paragraph" w:customStyle="1" w:styleId="NormalText">
    <w:name w:val="NormalText"/>
    <w:basedOn w:val="Normal"/>
    <w:pPr>
      <w:widowControl w:val="0"/>
      <w:spacing w:before="120" w:after="0" w:line="360" w:lineRule="auto"/>
      <w:ind w:left="720"/>
    </w:pPr>
    <w:rPr>
      <w:color w:val="auto"/>
      <w:lang w:val="en-US"/>
    </w:rPr>
  </w:style>
  <w:style w:type="paragraph" w:customStyle="1" w:styleId="H5">
    <w:name w:val="H5"/>
    <w:basedOn w:val="NormalIndent"/>
    <w:next w:val="Normal"/>
  </w:style>
  <w:style w:type="paragraph" w:customStyle="1" w:styleId="NormalFD">
    <w:name w:val="NormalFD"/>
    <w:basedOn w:val="Normal"/>
    <w:pPr>
      <w:widowControl w:val="0"/>
      <w:tabs>
        <w:tab w:val="left" w:pos="720"/>
        <w:tab w:val="left" w:leader="dot" w:pos="2160"/>
        <w:tab w:val="left" w:leader="dot" w:pos="2880"/>
        <w:tab w:val="left" w:leader="dot" w:pos="3600"/>
        <w:tab w:val="left" w:leader="dot" w:pos="4320"/>
        <w:tab w:val="right" w:leader="dot" w:pos="8280"/>
      </w:tabs>
      <w:spacing w:before="120" w:after="0" w:line="360" w:lineRule="auto"/>
      <w:ind w:left="2880" w:hanging="2160"/>
    </w:pPr>
    <w:rPr>
      <w:color w:val="000000"/>
      <w:lang w:val="en-US"/>
    </w:rPr>
  </w:style>
  <w:style w:type="paragraph" w:customStyle="1" w:styleId="TableCaption">
    <w:name w:val="TableCaption"/>
    <w:basedOn w:val="NormalIndent"/>
  </w:style>
  <w:style w:type="paragraph" w:customStyle="1" w:styleId="TableTitle">
    <w:name w:val="Table Title"/>
    <w:basedOn w:val="NormalIndent"/>
    <w:autoRedefine/>
    <w:pPr>
      <w:tabs>
        <w:tab w:val="num" w:pos="720"/>
      </w:tabs>
      <w:ind w:hanging="720"/>
    </w:pPr>
  </w:style>
  <w:style w:type="paragraph" w:customStyle="1" w:styleId="InfoBlue">
    <w:name w:val="InfoBlue"/>
    <w:basedOn w:val="Normal"/>
    <w:next w:val="BodyText"/>
    <w:autoRedefine/>
    <w:pPr>
      <w:widowControl w:val="0"/>
      <w:spacing w:after="120" w:line="240" w:lineRule="atLeast"/>
      <w:ind w:left="540"/>
    </w:pPr>
    <w:rPr>
      <w:rFonts w:cs="Tahoma"/>
      <w:i/>
      <w:color w:val="0000FF"/>
      <w:lang w:val="en-US"/>
    </w:rPr>
  </w:style>
  <w:style w:type="paragraph" w:customStyle="1" w:styleId="HeadingBig">
    <w:name w:val="Heading Big"/>
    <w:basedOn w:val="NormalTB"/>
    <w:autoRedefine/>
    <w:pPr>
      <w:widowControl w:val="0"/>
      <w:spacing w:before="120"/>
    </w:pPr>
    <w:rPr>
      <w:rFonts w:ascii="Tahoma" w:hAnsi="Tahoma" w:cs="Tahoma"/>
      <w:bCs/>
      <w:i w:val="0"/>
      <w:iCs/>
      <w:snapToGrid w:val="0"/>
      <w:color w:val="000000"/>
      <w:sz w:val="28"/>
      <w:szCs w:val="28"/>
      <w:lang w:val="en-US"/>
    </w:rPr>
  </w:style>
  <w:style w:type="paragraph" w:customStyle="1" w:styleId="HeadingLv1">
    <w:name w:val="Heading Lv1"/>
    <w:basedOn w:val="Normal"/>
    <w:autoRedefine/>
    <w:pPr>
      <w:widowControl w:val="0"/>
      <w:spacing w:before="120" w:after="0" w:line="360" w:lineRule="auto"/>
      <w:ind w:left="720"/>
      <w:jc w:val="center"/>
    </w:pPr>
    <w:rPr>
      <w:rFonts w:cs="Tahoma"/>
      <w:b/>
      <w:snapToGrid w:val="0"/>
      <w:color w:val="6E2500"/>
      <w:sz w:val="18"/>
      <w:lang w:val="en-US"/>
    </w:rPr>
  </w:style>
  <w:style w:type="paragraph" w:customStyle="1" w:styleId="NormalT">
    <w:name w:val="NormalT"/>
    <w:basedOn w:val="Normal"/>
    <w:pPr>
      <w:spacing w:before="120" w:after="0" w:line="360" w:lineRule="auto"/>
      <w:ind w:left="720"/>
    </w:pPr>
    <w:rPr>
      <w:color w:val="auto"/>
      <w:lang w:val="en-US"/>
    </w:rPr>
  </w:style>
  <w:style w:type="paragraph" w:customStyle="1" w:styleId="Checkbold">
    <w:name w:val="Check bold"/>
    <w:basedOn w:val="Normal"/>
    <w:pPr>
      <w:tabs>
        <w:tab w:val="num" w:pos="720"/>
      </w:tabs>
      <w:spacing w:before="120" w:after="0" w:line="360" w:lineRule="auto"/>
      <w:ind w:left="720" w:hanging="720"/>
    </w:pPr>
    <w:rPr>
      <w:b/>
      <w:color w:val="auto"/>
      <w:lang w:val="en-US"/>
    </w:rPr>
  </w:style>
  <w:style w:type="paragraph" w:customStyle="1" w:styleId="figure">
    <w:name w:val="figure"/>
    <w:basedOn w:val="Normal"/>
    <w:pPr>
      <w:widowControl w:val="0"/>
      <w:tabs>
        <w:tab w:val="num" w:pos="720"/>
      </w:tabs>
      <w:spacing w:before="120" w:after="0" w:line="240" w:lineRule="auto"/>
      <w:ind w:left="720" w:hanging="720"/>
      <w:jc w:val="center"/>
    </w:pPr>
    <w:rPr>
      <w:b/>
      <w:color w:val="auto"/>
      <w:szCs w:val="20"/>
      <w:lang w:val="en-US"/>
    </w:rPr>
  </w:style>
  <w:style w:type="paragraph" w:customStyle="1" w:styleId="StyleChechedStyle1Before6ptAfter6ptLinespacing">
    <w:name w:val="Style Cheched Style1 + Before:  6 pt After:  6 pt Line spacing:"/>
    <w:basedOn w:val="ChechedStyle1"/>
    <w:autoRedefine/>
  </w:style>
  <w:style w:type="paragraph" w:customStyle="1" w:styleId="StyleListnormalBefore6ptAfter6ptLinespacingMul">
    <w:name w:val="Style List normal + Before:  6 pt After:  6 pt Line spacing:  Mul"/>
    <w:basedOn w:val="Listnormal"/>
    <w:autoRedefine/>
  </w:style>
  <w:style w:type="paragraph" w:customStyle="1" w:styleId="StyleBodyTextArialCharChar">
    <w:name w:val="Style Body Text + Arial Char Char"/>
    <w:basedOn w:val="BodyText"/>
    <w:autoRedefine/>
    <w:pPr>
      <w:spacing w:before="120" w:after="0" w:line="240" w:lineRule="auto"/>
      <w:ind w:left="850" w:firstLine="0"/>
    </w:pPr>
    <w:rPr>
      <w:rFonts w:ascii="Arial" w:hAnsi="Arial"/>
      <w:color w:val="auto"/>
      <w:lang w:val="en-US"/>
    </w:rPr>
  </w:style>
  <w:style w:type="character" w:customStyle="1" w:styleId="StyleBodyTextArialCharCharChar">
    <w:name w:val="Style Body Text + Arial Char Char Char"/>
    <w:basedOn w:val="DefaultParagraphFont"/>
    <w:rPr>
      <w:rFonts w:ascii="Arial" w:hAnsi="Arial"/>
      <w:sz w:val="22"/>
      <w:szCs w:val="24"/>
    </w:rPr>
  </w:style>
  <w:style w:type="character" w:customStyle="1" w:styleId="NormalIndentCharCharChar1">
    <w:name w:val="Normal Indent Char Char Char1"/>
    <w:aliases w:val="Normal Indent Char1 Char Char Char,Normal Indent Char Char Char Char Char,Normal Indent Char Char1 Char Char Char Char Char Char Char Char Char Char,Char Char Char1"/>
    <w:basedOn w:val="DefaultParagraphFont"/>
    <w:rPr>
      <w:b/>
      <w:sz w:val="28"/>
      <w:szCs w:val="28"/>
    </w:rPr>
  </w:style>
  <w:style w:type="paragraph" w:customStyle="1" w:styleId="CheckIndent2">
    <w:name w:val="Check Indent2"/>
    <w:basedOn w:val="Normal"/>
    <w:autoRedefine/>
    <w:pPr>
      <w:tabs>
        <w:tab w:val="num" w:pos="1080"/>
      </w:tabs>
      <w:spacing w:before="60" w:after="0" w:line="360" w:lineRule="auto"/>
      <w:ind w:left="1080" w:hanging="540"/>
    </w:pPr>
    <w:rPr>
      <w:color w:val="auto"/>
      <w:lang w:val="en-US"/>
    </w:rPr>
  </w:style>
  <w:style w:type="paragraph" w:customStyle="1" w:styleId="NormalIndentTimesNewRoman12CharCharChar">
    <w:name w:val="Normal Indent Times New Roman 12 Char Char Char"/>
    <w:basedOn w:val="Normal"/>
    <w:autoRedefine/>
    <w:pPr>
      <w:widowControl w:val="0"/>
      <w:spacing w:before="120" w:after="0" w:line="360" w:lineRule="auto"/>
      <w:ind w:left="540"/>
    </w:pPr>
    <w:rPr>
      <w:rFonts w:ascii="Arial" w:hAnsi="Arial"/>
      <w:color w:val="auto"/>
      <w:szCs w:val="22"/>
      <w:lang w:val="en-US"/>
    </w:rPr>
  </w:style>
  <w:style w:type="character" w:customStyle="1" w:styleId="NormalIndentTimesNewRoman12CharCharCharChar">
    <w:name w:val="Normal Indent Times New Roman 12 Char Char Char Char"/>
    <w:basedOn w:val="DefaultParagraphFont"/>
    <w:rPr>
      <w:rFonts w:ascii="Arial" w:hAnsi="Arial"/>
      <w:sz w:val="24"/>
      <w:szCs w:val="22"/>
    </w:rPr>
  </w:style>
  <w:style w:type="paragraph" w:customStyle="1" w:styleId="StyleBodyTextArialChar">
    <w:name w:val="Style Body Text + Arial Char"/>
    <w:basedOn w:val="BodyText"/>
    <w:autoRedefine/>
    <w:pPr>
      <w:spacing w:before="120" w:after="0" w:line="312" w:lineRule="auto"/>
      <w:ind w:left="850" w:firstLine="0"/>
    </w:pPr>
    <w:rPr>
      <w:rFonts w:ascii="Arial" w:hAnsi="Arial"/>
      <w:color w:val="auto"/>
      <w:sz w:val="28"/>
      <w:szCs w:val="24"/>
      <w:lang w:val="en-US"/>
    </w:rPr>
  </w:style>
  <w:style w:type="paragraph" w:customStyle="1" w:styleId="StyleIndent2timesnewroman">
    <w:name w:val="Style Indent2 + times new roman"/>
    <w:basedOn w:val="Indent2"/>
    <w:autoRedefine/>
    <w:pPr>
      <w:numPr>
        <w:numId w:val="0"/>
      </w:numPr>
      <w:tabs>
        <w:tab w:val="clear" w:pos="1620"/>
        <w:tab w:val="num" w:pos="1440"/>
        <w:tab w:val="num" w:pos="1494"/>
      </w:tabs>
      <w:spacing w:after="0" w:line="240" w:lineRule="auto"/>
      <w:ind w:left="1440" w:hanging="720"/>
    </w:pPr>
    <w:rPr>
      <w:szCs w:val="24"/>
    </w:rPr>
  </w:style>
  <w:style w:type="paragraph" w:customStyle="1" w:styleId="indent3Char">
    <w:name w:val="indent3 Char"/>
    <w:basedOn w:val="Normal"/>
    <w:link w:val="indent3CharChar"/>
    <w:autoRedefine/>
    <w:pPr>
      <w:tabs>
        <w:tab w:val="num" w:pos="2061"/>
      </w:tabs>
      <w:spacing w:before="120" w:after="0" w:line="360" w:lineRule="auto"/>
      <w:ind w:left="2058" w:hanging="357"/>
    </w:pPr>
    <w:rPr>
      <w:iCs/>
      <w:color w:val="auto"/>
      <w:lang w:val="en-US"/>
    </w:rPr>
  </w:style>
  <w:style w:type="paragraph" w:customStyle="1" w:styleId="Styleindent3ArialCharChar">
    <w:name w:val="Style indent3 + Arial Char Char"/>
    <w:basedOn w:val="indent3Char"/>
    <w:link w:val="Styleindent3ArialCharCharChar"/>
    <w:autoRedefine/>
    <w:pPr>
      <w:spacing w:line="312" w:lineRule="auto"/>
      <w:ind w:left="2059" w:hanging="360"/>
    </w:pPr>
  </w:style>
  <w:style w:type="character" w:customStyle="1" w:styleId="indent3CharChar">
    <w:name w:val="indent3 Char Char"/>
    <w:basedOn w:val="DefaultParagraphFont"/>
    <w:link w:val="indent3Char"/>
    <w:rPr>
      <w:rFonts w:ascii="Times New Roman" w:eastAsia="Times New Roman" w:hAnsi="Times New Roman"/>
      <w:iCs/>
      <w:color w:val="auto"/>
      <w:sz w:val="26"/>
      <w:szCs w:val="26"/>
      <w:lang w:val="en-US"/>
    </w:rPr>
  </w:style>
  <w:style w:type="character" w:customStyle="1" w:styleId="Styleindent3ArialCharCharChar">
    <w:name w:val="Style indent3 + Arial Char Char Char"/>
    <w:basedOn w:val="indent3CharChar"/>
    <w:link w:val="Styleindent3ArialCharChar"/>
    <w:rPr>
      <w:rFonts w:ascii="Times New Roman" w:eastAsia="Times New Roman" w:hAnsi="Times New Roman"/>
      <w:iCs/>
      <w:color w:val="auto"/>
      <w:sz w:val="26"/>
      <w:szCs w:val="26"/>
      <w:lang w:val="en-US"/>
    </w:rPr>
  </w:style>
  <w:style w:type="paragraph" w:customStyle="1" w:styleId="StyleBodyTextArialBoldCharChar">
    <w:name w:val="Style Body Text + Arial Bold Char Char"/>
    <w:basedOn w:val="BodyText"/>
    <w:link w:val="StyleBodyTextArialBoldCharCharChar"/>
    <w:autoRedefine/>
    <w:pPr>
      <w:spacing w:before="120" w:after="0" w:line="240" w:lineRule="auto"/>
      <w:ind w:left="850" w:firstLine="0"/>
    </w:pPr>
    <w:rPr>
      <w:b/>
      <w:bCs/>
      <w:iCs/>
      <w:color w:val="auto"/>
      <w:sz w:val="24"/>
      <w:szCs w:val="24"/>
      <w:lang w:val="en-US"/>
    </w:rPr>
  </w:style>
  <w:style w:type="character" w:customStyle="1" w:styleId="StyleBodyTextArialBoldCharCharChar">
    <w:name w:val="Style Body Text + Arial Bold Char Char Char"/>
    <w:basedOn w:val="DefaultParagraphFont"/>
    <w:link w:val="StyleBodyTextArialBoldCharChar"/>
    <w:rPr>
      <w:rFonts w:ascii="Times New Roman" w:eastAsia="Times New Roman" w:hAnsi="Times New Roman"/>
      <w:b/>
      <w:bCs/>
      <w:iCs/>
      <w:color w:val="auto"/>
      <w:sz w:val="24"/>
      <w:szCs w:val="24"/>
      <w:lang w:val="en-US"/>
    </w:rPr>
  </w:style>
  <w:style w:type="paragraph" w:customStyle="1" w:styleId="checked">
    <w:name w:val="checked"/>
    <w:basedOn w:val="NormalIndent"/>
    <w:pPr>
      <w:tabs>
        <w:tab w:val="num" w:pos="720"/>
      </w:tabs>
    </w:pPr>
  </w:style>
  <w:style w:type="paragraph" w:customStyle="1" w:styleId="StyleStyleHeading1ArialTimesNewRoman">
    <w:name w:val="Style Style Heading 1 + Arial + Times New Roman"/>
    <w:basedOn w:val="Normal"/>
    <w:autoRedefine/>
    <w:pPr>
      <w:keepNext/>
      <w:pageBreakBefore/>
      <w:widowControl w:val="0"/>
      <w:tabs>
        <w:tab w:val="num" w:pos="360"/>
      </w:tabs>
      <w:spacing w:before="240" w:after="120" w:line="360" w:lineRule="auto"/>
      <w:jc w:val="left"/>
      <w:outlineLvl w:val="0"/>
    </w:pPr>
    <w:rPr>
      <w:b/>
      <w:bCs/>
      <w:snapToGrid w:val="0"/>
      <w:color w:val="auto"/>
      <w:kern w:val="28"/>
      <w:szCs w:val="24"/>
      <w:lang w:val="en-US"/>
    </w:rPr>
  </w:style>
  <w:style w:type="paragraph" w:customStyle="1" w:styleId="StyleJustifiedLeft05">
    <w:name w:val="Style Justified Left:  0.5&quot;"/>
    <w:basedOn w:val="Normal"/>
    <w:autoRedefine/>
    <w:pPr>
      <w:spacing w:before="120" w:after="0" w:line="240" w:lineRule="auto"/>
      <w:ind w:left="720"/>
    </w:pPr>
    <w:rPr>
      <w:color w:val="auto"/>
      <w:sz w:val="24"/>
      <w:szCs w:val="20"/>
      <w:lang w:val="en-US"/>
    </w:rPr>
  </w:style>
  <w:style w:type="paragraph" w:customStyle="1" w:styleId="MyNormalChar">
    <w:name w:val="MyNormal Char"/>
    <w:basedOn w:val="Normal"/>
    <w:pPr>
      <w:tabs>
        <w:tab w:val="num" w:pos="1060"/>
      </w:tabs>
      <w:spacing w:before="120" w:after="120" w:line="240" w:lineRule="auto"/>
      <w:ind w:left="1060" w:hanging="360"/>
    </w:pPr>
    <w:rPr>
      <w:color w:val="auto"/>
      <w:sz w:val="24"/>
      <w:szCs w:val="24"/>
      <w:lang w:val="en-US"/>
    </w:rPr>
  </w:style>
  <w:style w:type="paragraph" w:customStyle="1" w:styleId="StyleNormalChuan12ptLeft025">
    <w:name w:val="Style Normal Chuan + 12 pt Left:  0.25&quot;"/>
    <w:basedOn w:val="Normal"/>
    <w:autoRedefine/>
    <w:pPr>
      <w:widowControl w:val="0"/>
      <w:spacing w:before="120" w:after="120" w:line="312" w:lineRule="auto"/>
      <w:ind w:left="360"/>
    </w:pPr>
    <w:rPr>
      <w:bCs/>
      <w:snapToGrid w:val="0"/>
      <w:color w:val="auto"/>
      <w:lang w:val="en-US"/>
    </w:rPr>
  </w:style>
  <w:style w:type="character" w:customStyle="1" w:styleId="StyleNormalIndentArialChar">
    <w:name w:val="Style Normal Indent + Arial Char"/>
    <w:basedOn w:val="DefaultParagraphFont"/>
    <w:link w:val="StyleNormalIndentArial"/>
    <w:rPr>
      <w:rFonts w:ascii="Times New Roman" w:hAnsi="Times New Roman"/>
      <w:color w:val="404040" w:themeColor="text1" w:themeTint="BF"/>
      <w:sz w:val="26"/>
    </w:rPr>
  </w:style>
  <w:style w:type="paragraph" w:customStyle="1" w:styleId="NormalIndentChar0">
    <w:name w:val="NormalIndent Char"/>
    <w:basedOn w:val="Normal"/>
    <w:autoRedefine/>
    <w:pPr>
      <w:spacing w:before="120" w:after="0" w:line="360" w:lineRule="auto"/>
      <w:ind w:firstLine="720"/>
      <w:jc w:val="left"/>
    </w:pPr>
    <w:rPr>
      <w:rFonts w:ascii="Arial" w:hAnsi="Arial"/>
      <w:bCs/>
      <w:snapToGrid w:val="0"/>
      <w:color w:val="auto"/>
      <w:sz w:val="28"/>
      <w:szCs w:val="20"/>
      <w:lang w:val="en-US"/>
    </w:rPr>
  </w:style>
  <w:style w:type="paragraph" w:customStyle="1" w:styleId="StyleNormalTBLeftFirstline2835ptLinespacing15li">
    <w:name w:val="Style NormalTB + Left First line:  28.35 pt Line spacing:  1.5 li"/>
    <w:basedOn w:val="NormalTB"/>
    <w:pPr>
      <w:spacing w:line="360" w:lineRule="auto"/>
      <w:ind w:firstLine="567"/>
      <w:jc w:val="both"/>
    </w:pPr>
    <w:rPr>
      <w:b w:val="0"/>
      <w:i w:val="0"/>
      <w:sz w:val="26"/>
      <w:lang w:val="en-AU"/>
    </w:rPr>
  </w:style>
  <w:style w:type="paragraph" w:customStyle="1" w:styleId="StyleHeading2l2Arial">
    <w:name w:val="Style Heading 2l2 + Arial"/>
    <w:basedOn w:val="Heading2"/>
    <w:autoRedefine/>
    <w:pPr>
      <w:keepLines w:val="0"/>
      <w:widowControl w:val="0"/>
      <w:numPr>
        <w:ilvl w:val="0"/>
        <w:numId w:val="0"/>
      </w:numPr>
      <w:tabs>
        <w:tab w:val="left" w:pos="426"/>
        <w:tab w:val="left" w:pos="900"/>
      </w:tabs>
      <w:spacing w:before="60" w:after="0" w:line="240" w:lineRule="auto"/>
      <w:jc w:val="left"/>
    </w:pPr>
    <w:rPr>
      <w:rFonts w:ascii="Times New Roman" w:eastAsia="Times New Roman" w:hAnsi="Times New Roman" w:cs="Times New Roman"/>
      <w:snapToGrid w:val="0"/>
      <w:kern w:val="28"/>
      <w:szCs w:val="28"/>
    </w:rPr>
  </w:style>
  <w:style w:type="paragraph" w:customStyle="1" w:styleId="ListNormalindexChar">
    <w:name w:val="List Normal index Char"/>
    <w:basedOn w:val="Normal"/>
    <w:autoRedefine/>
    <w:pPr>
      <w:tabs>
        <w:tab w:val="num" w:pos="720"/>
      </w:tabs>
      <w:spacing w:before="120" w:after="0" w:line="240" w:lineRule="auto"/>
      <w:ind w:left="720" w:hanging="360"/>
      <w:jc w:val="left"/>
    </w:pPr>
    <w:rPr>
      <w:color w:val="auto"/>
      <w:szCs w:val="24"/>
      <w:lang w:val="en-US"/>
    </w:rPr>
  </w:style>
  <w:style w:type="paragraph" w:customStyle="1" w:styleId="Style3">
    <w:name w:val="Style3"/>
    <w:basedOn w:val="Heading3"/>
    <w:next w:val="Heading3"/>
    <w:link w:val="Style3Char"/>
    <w:autoRedefine/>
    <w:qFormat/>
    <w:pPr>
      <w:keepLines w:val="0"/>
      <w:widowControl w:val="0"/>
      <w:numPr>
        <w:numId w:val="0"/>
      </w:numPr>
      <w:tabs>
        <w:tab w:val="num" w:pos="1224"/>
      </w:tabs>
      <w:spacing w:line="312" w:lineRule="auto"/>
      <w:ind w:left="1224" w:hanging="504"/>
    </w:pPr>
    <w:rPr>
      <w:rFonts w:ascii="Times New Roman" w:eastAsia="Times New Roman" w:hAnsi="Times New Roman" w:cs="Times New Roman"/>
      <w:i/>
      <w:iCs/>
      <w:snapToGrid w:val="0"/>
      <w:color w:val="auto"/>
      <w:kern w:val="28"/>
    </w:rPr>
  </w:style>
  <w:style w:type="character" w:customStyle="1" w:styleId="Style3Char">
    <w:name w:val="Style3 Char"/>
    <w:basedOn w:val="DefaultParagraphFont"/>
    <w:link w:val="Style3"/>
    <w:rPr>
      <w:rFonts w:ascii="Times New Roman" w:eastAsia="Times New Roman" w:hAnsi="Times New Roman"/>
      <w:b/>
      <w:bCs/>
      <w:i/>
      <w:iCs/>
      <w:snapToGrid w:val="0"/>
      <w:color w:val="auto"/>
      <w:kern w:val="28"/>
      <w:sz w:val="26"/>
      <w:szCs w:val="26"/>
    </w:rPr>
  </w:style>
  <w:style w:type="paragraph" w:customStyle="1" w:styleId="mainbody">
    <w:name w:val="main_body"/>
    <w:basedOn w:val="Normal"/>
    <w:link w:val="mainbodyChar"/>
    <w:pPr>
      <w:spacing w:before="80" w:after="80" w:line="300" w:lineRule="atLeast"/>
    </w:pPr>
    <w:rPr>
      <w:color w:val="auto"/>
      <w:szCs w:val="24"/>
      <w:lang w:val="en-US"/>
    </w:rPr>
  </w:style>
  <w:style w:type="paragraph" w:customStyle="1" w:styleId="maincontent">
    <w:name w:val="maincontent"/>
    <w:basedOn w:val="Normal"/>
    <w:pPr>
      <w:spacing w:before="100" w:beforeAutospacing="1" w:after="100" w:afterAutospacing="1" w:line="240" w:lineRule="auto"/>
      <w:ind w:firstLine="851"/>
      <w:jc w:val="left"/>
    </w:pPr>
    <w:rPr>
      <w:rFonts w:ascii="Arial" w:eastAsia="MS Mincho" w:hAnsi="Arial" w:cs="Arial"/>
      <w:color w:val="000000"/>
      <w:sz w:val="20"/>
      <w:szCs w:val="20"/>
      <w:lang w:val="en-US" w:eastAsia="ja-JP"/>
    </w:rPr>
  </w:style>
  <w:style w:type="paragraph" w:customStyle="1" w:styleId="xmsonormal">
    <w:name w:val="x_msonormal"/>
    <w:basedOn w:val="Normal"/>
    <w:uiPriority w:val="99"/>
    <w:pPr>
      <w:spacing w:before="100" w:beforeAutospacing="1" w:after="100" w:afterAutospacing="1" w:line="240" w:lineRule="auto"/>
      <w:jc w:val="left"/>
    </w:pPr>
    <w:rPr>
      <w:color w:val="auto"/>
      <w:sz w:val="24"/>
      <w:szCs w:val="24"/>
      <w:lang w:val="en-US"/>
    </w:rPr>
  </w:style>
  <w:style w:type="paragraph" w:customStyle="1" w:styleId="xmsolistparagraph">
    <w:name w:val="x_msolistparagraph"/>
    <w:basedOn w:val="Normal"/>
    <w:pPr>
      <w:spacing w:before="100" w:beforeAutospacing="1" w:after="100" w:afterAutospacing="1" w:line="240" w:lineRule="auto"/>
      <w:jc w:val="left"/>
    </w:pPr>
    <w:rPr>
      <w:color w:val="auto"/>
      <w:sz w:val="24"/>
      <w:szCs w:val="24"/>
      <w:lang w:val="en-US"/>
    </w:rPr>
  </w:style>
  <w:style w:type="character" w:styleId="IntenseReference">
    <w:name w:val="Intense Reference"/>
    <w:basedOn w:val="DefaultParagraphFont"/>
    <w:uiPriority w:val="32"/>
    <w:qFormat/>
    <w:rPr>
      <w:b/>
      <w:bCs/>
      <w:smallCaps/>
      <w:color w:val="C0504D" w:themeColor="accent2"/>
      <w:spacing w:val="5"/>
      <w:u w:val="single"/>
    </w:rPr>
  </w:style>
  <w:style w:type="paragraph" w:styleId="Revision">
    <w:name w:val="Revision"/>
    <w:hidden/>
    <w:uiPriority w:val="99"/>
    <w:pPr>
      <w:spacing w:after="0" w:line="240" w:lineRule="auto"/>
    </w:pPr>
    <w:rPr>
      <w:color w:val="auto"/>
      <w:sz w:val="24"/>
      <w:szCs w:val="24"/>
      <w:lang w:val="en-US"/>
    </w:rPr>
  </w:style>
  <w:style w:type="paragraph" w:customStyle="1" w:styleId="Picture">
    <w:name w:val="Picture"/>
    <w:basedOn w:val="Caption"/>
    <w:qFormat/>
    <w:pPr>
      <w:spacing w:line="240" w:lineRule="auto"/>
      <w:jc w:val="center"/>
    </w:pPr>
    <w:rPr>
      <w:lang w:val="en-US"/>
    </w:rPr>
  </w:style>
  <w:style w:type="paragraph" w:customStyle="1" w:styleId="ThirdLine">
    <w:name w:val="Third Line"/>
    <w:basedOn w:val="Normal"/>
    <w:next w:val="Normal"/>
    <w:pPr>
      <w:keepLines/>
      <w:tabs>
        <w:tab w:val="num" w:pos="720"/>
      </w:tabs>
      <w:spacing w:before="120" w:after="120" w:line="300" w:lineRule="exact"/>
      <w:ind w:left="720" w:hanging="720"/>
    </w:pPr>
    <w:rPr>
      <w:rFonts w:ascii="Arial" w:hAnsi="Arial"/>
      <w:color w:val="auto"/>
      <w:sz w:val="28"/>
      <w:szCs w:val="20"/>
      <w:lang w:val="en-US"/>
    </w:rPr>
  </w:style>
  <w:style w:type="paragraph" w:customStyle="1" w:styleId="BodyText30">
    <w:name w:val="Body Text3"/>
    <w:basedOn w:val="Normal"/>
    <w:uiPriority w:val="99"/>
    <w:pPr>
      <w:spacing w:before="120" w:after="0" w:line="312" w:lineRule="auto"/>
      <w:ind w:left="360"/>
    </w:pPr>
    <w:rPr>
      <w:color w:val="auto"/>
      <w:kern w:val="28"/>
      <w:lang w:val="en-US"/>
    </w:rPr>
  </w:style>
  <w:style w:type="character" w:customStyle="1" w:styleId="Indent1Char1">
    <w:name w:val="Indent1 Char1"/>
    <w:basedOn w:val="DefaultParagraphFont"/>
    <w:link w:val="Indent10"/>
    <w:rPr>
      <w:rFonts w:ascii="Times New Roman" w:eastAsia="Times New Roman" w:hAnsi="Times New Roman"/>
      <w:color w:val="auto"/>
      <w:lang w:val="en-US"/>
    </w:rPr>
  </w:style>
  <w:style w:type="paragraph" w:customStyle="1" w:styleId="StyleNormalTBLeftFirstline2835ptLinespacing15li6">
    <w:name w:val="Style NormalTB + Left First line:  28.35 pt Line spacing:  1.5 li6"/>
    <w:basedOn w:val="NormalTB"/>
    <w:pPr>
      <w:spacing w:line="360" w:lineRule="auto"/>
      <w:ind w:firstLine="567"/>
      <w:jc w:val="both"/>
    </w:pPr>
    <w:rPr>
      <w:b w:val="0"/>
      <w:i w:val="0"/>
      <w:sz w:val="26"/>
      <w:lang w:val="en-AU"/>
    </w:rPr>
  </w:style>
  <w:style w:type="paragraph" w:customStyle="1" w:styleId="Body">
    <w:name w:val="Body"/>
    <w:basedOn w:val="Normal"/>
    <w:link w:val="BodyChar"/>
    <w:autoRedefine/>
    <w:uiPriority w:val="99"/>
    <w:qFormat/>
    <w:pPr>
      <w:spacing w:after="0" w:line="240" w:lineRule="auto"/>
      <w:ind w:firstLine="720"/>
    </w:pPr>
    <w:rPr>
      <w:color w:val="auto"/>
      <w:szCs w:val="24"/>
      <w:lang w:val="en-US"/>
    </w:rPr>
  </w:style>
  <w:style w:type="character" w:customStyle="1" w:styleId="BodyChar">
    <w:name w:val="Body Char"/>
    <w:link w:val="Body"/>
    <w:uiPriority w:val="99"/>
    <w:rPr>
      <w:rFonts w:ascii="Times New Roman" w:eastAsia="Times New Roman" w:hAnsi="Times New Roman"/>
      <w:color w:val="auto"/>
      <w:sz w:val="26"/>
      <w:szCs w:val="24"/>
      <w:lang w:val="en-US"/>
    </w:rPr>
  </w:style>
  <w:style w:type="paragraph" w:customStyle="1" w:styleId="StyleIndent1TimesNewRoman13pt">
    <w:name w:val="Style Indent1 + Times New Roman 13 pt"/>
    <w:basedOn w:val="Indent10"/>
    <w:link w:val="StyleIndent1TimesNewRoman13ptCharChar"/>
    <w:pPr>
      <w:framePr w:wrap="auto" w:hAnchor="text" w:x="-1067"/>
      <w:tabs>
        <w:tab w:val="num" w:pos="720"/>
      </w:tabs>
      <w:spacing w:before="60" w:after="0"/>
      <w:ind w:left="720" w:hanging="720"/>
    </w:pPr>
    <w:rPr>
      <w:sz w:val="26"/>
    </w:rPr>
  </w:style>
  <w:style w:type="character" w:customStyle="1" w:styleId="StyleIndent1TimesNewRoman13ptCharChar">
    <w:name w:val="Style Indent1 + Times New Roman 13 pt Char Char"/>
    <w:link w:val="StyleIndent1TimesNewRoman13pt"/>
    <w:rPr>
      <w:color w:val="auto"/>
      <w:lang w:val="en-US"/>
    </w:rPr>
  </w:style>
  <w:style w:type="character" w:customStyle="1" w:styleId="NormalIndentCharChar">
    <w:name w:val="NormalIndent Char Char"/>
    <w:basedOn w:val="DefaultParagraphFont"/>
    <w:uiPriority w:val="99"/>
    <w:rPr>
      <w:rFonts w:ascii="Arial" w:hAnsi="Arial"/>
      <w:bCs/>
      <w:snapToGrid w:val="0"/>
      <w:sz w:val="22"/>
      <w:lang w:val="en-US" w:eastAsia="en-US" w:bidi="ar-SA"/>
    </w:rPr>
  </w:style>
  <w:style w:type="paragraph" w:customStyle="1" w:styleId="StyleHeading31Arial">
    <w:name w:val="Style Heading 31 + Arial"/>
    <w:basedOn w:val="Heading31"/>
    <w:autoRedefine/>
    <w:uiPriority w:val="99"/>
    <w:pPr>
      <w:spacing w:before="120" w:after="0" w:line="360" w:lineRule="auto"/>
      <w:jc w:val="left"/>
    </w:pPr>
    <w:rPr>
      <w:rFonts w:ascii="Arial" w:hAnsi="Arial"/>
      <w:sz w:val="22"/>
    </w:rPr>
  </w:style>
  <w:style w:type="paragraph" w:customStyle="1" w:styleId="StyleNormalIndentArial11pt">
    <w:name w:val="Style NormalIndent + Arial 11 pt"/>
    <w:basedOn w:val="NormalIndentChar0"/>
    <w:autoRedefine/>
    <w:uiPriority w:val="99"/>
  </w:style>
  <w:style w:type="character" w:customStyle="1" w:styleId="StyleNormalIndentArial11ptChar">
    <w:name w:val="Style NormalIndent + Arial 11 pt Char"/>
    <w:basedOn w:val="NormalIndentCharChar"/>
    <w:uiPriority w:val="99"/>
    <w:rPr>
      <w:rFonts w:ascii="Arial" w:hAnsi="Arial"/>
      <w:bCs/>
      <w:snapToGrid w:val="0"/>
      <w:sz w:val="22"/>
      <w:lang w:val="en-US" w:eastAsia="en-US" w:bidi="ar-SA"/>
    </w:rPr>
  </w:style>
  <w:style w:type="paragraph" w:customStyle="1" w:styleId="StyleIndent2Linespacingsingle">
    <w:name w:val="Style Indent2 + Line spacing:  single"/>
    <w:basedOn w:val="Indent2"/>
    <w:autoRedefine/>
    <w:uiPriority w:val="99"/>
    <w:pPr>
      <w:numPr>
        <w:numId w:val="0"/>
      </w:numPr>
      <w:tabs>
        <w:tab w:val="num" w:pos="2163"/>
      </w:tabs>
      <w:spacing w:after="0" w:line="360" w:lineRule="auto"/>
      <w:ind w:left="1627" w:hanging="360"/>
    </w:pPr>
    <w:rPr>
      <w:rFonts w:ascii="Arial" w:hAnsi="Arial"/>
      <w:sz w:val="22"/>
      <w:szCs w:val="20"/>
    </w:rPr>
  </w:style>
  <w:style w:type="paragraph" w:customStyle="1" w:styleId="StyleHinhArial">
    <w:name w:val="Style Hinh + Arial"/>
    <w:basedOn w:val="Hinh"/>
    <w:uiPriority w:val="99"/>
    <w:pPr>
      <w:spacing w:before="120" w:after="0" w:line="360" w:lineRule="auto"/>
      <w:jc w:val="left"/>
    </w:pPr>
    <w:rPr>
      <w:rFonts w:ascii="Arial" w:hAnsi="Arial"/>
      <w:sz w:val="22"/>
      <w:szCs w:val="22"/>
    </w:rPr>
  </w:style>
  <w:style w:type="paragraph" w:customStyle="1" w:styleId="StyleNormalIndentLeft0cm">
    <w:name w:val="Style Normal Indent + Left:  0 cm"/>
    <w:basedOn w:val="NormalIndent"/>
    <w:uiPriority w:val="99"/>
  </w:style>
  <w:style w:type="paragraph" w:customStyle="1" w:styleId="StyleArial14pt">
    <w:name w:val="Style Arial 14 pt"/>
    <w:basedOn w:val="Normal"/>
    <w:uiPriority w:val="99"/>
    <w:pPr>
      <w:tabs>
        <w:tab w:val="num" w:pos="1632"/>
      </w:tabs>
      <w:spacing w:before="120" w:after="0" w:line="360" w:lineRule="auto"/>
      <w:ind w:left="1632" w:hanging="912"/>
    </w:pPr>
    <w:rPr>
      <w:rFonts w:ascii="Arial" w:hAnsi="Arial" w:cs="Arial"/>
      <w:color w:val="auto"/>
      <w:sz w:val="28"/>
      <w:szCs w:val="24"/>
      <w:lang w:val="en-US"/>
    </w:rPr>
  </w:style>
  <w:style w:type="character" w:customStyle="1" w:styleId="StyleArial14ptChar">
    <w:name w:val="Style Arial 14 pt Char"/>
    <w:basedOn w:val="DefaultParagraphFont"/>
    <w:uiPriority w:val="99"/>
    <w:rPr>
      <w:rFonts w:ascii="Arial" w:hAnsi="Arial" w:cs="Arial"/>
      <w:sz w:val="28"/>
      <w:szCs w:val="24"/>
      <w:lang w:val="en-US" w:eastAsia="en-US" w:bidi="ar-SA"/>
    </w:rPr>
  </w:style>
  <w:style w:type="character" w:customStyle="1" w:styleId="StyleHeading2l2ArialChar">
    <w:name w:val="Style Heading 2l2 + Arial Char"/>
    <w:basedOn w:val="DefaultParagraphFont"/>
    <w:uiPriority w:val="99"/>
    <w:rPr>
      <w:rFonts w:ascii="Arial" w:hAnsi="Arial"/>
      <w:b/>
      <w:bCs/>
      <w:snapToGrid w:val="0"/>
      <w:sz w:val="24"/>
      <w:szCs w:val="24"/>
      <w:lang w:val="en-US" w:eastAsia="en-US" w:bidi="ar-SA"/>
    </w:rPr>
  </w:style>
  <w:style w:type="paragraph" w:styleId="TOAHeading">
    <w:name w:val="toa heading"/>
    <w:basedOn w:val="Normal"/>
    <w:next w:val="Normal"/>
    <w:uiPriority w:val="99"/>
    <w:pPr>
      <w:spacing w:before="120" w:after="0" w:line="360" w:lineRule="auto"/>
      <w:jc w:val="left"/>
    </w:pPr>
    <w:rPr>
      <w:rFonts w:ascii="Arial" w:hAnsi="Arial" w:cs="Arial"/>
      <w:b/>
      <w:bCs/>
      <w:color w:val="auto"/>
      <w:sz w:val="24"/>
      <w:szCs w:val="24"/>
      <w:lang w:val="en-US"/>
    </w:rPr>
  </w:style>
  <w:style w:type="paragraph" w:styleId="Index2">
    <w:name w:val="index 2"/>
    <w:basedOn w:val="Normal"/>
    <w:next w:val="Normal"/>
    <w:autoRedefine/>
    <w:uiPriority w:val="99"/>
    <w:pPr>
      <w:spacing w:before="120" w:after="0" w:line="360" w:lineRule="auto"/>
      <w:ind w:left="400" w:hanging="200"/>
      <w:jc w:val="left"/>
    </w:pPr>
    <w:rPr>
      <w:rFonts w:ascii=".VnArial" w:hAnsi=".VnArial"/>
      <w:color w:val="auto"/>
      <w:sz w:val="20"/>
      <w:szCs w:val="24"/>
      <w:lang w:val="en-US"/>
    </w:rPr>
  </w:style>
  <w:style w:type="paragraph" w:customStyle="1" w:styleId="StyleNormalIndentNormalIndentChar1CharNormalIndentChar1Ch2">
    <w:name w:val="Style Normal IndentNormal Indent Char1 CharNormal Indent Char1 Ch2"/>
    <w:basedOn w:val="NormalIndent"/>
  </w:style>
  <w:style w:type="paragraph" w:customStyle="1" w:styleId="Vanban">
    <w:name w:val="Van ban"/>
    <w:basedOn w:val="Normal"/>
    <w:autoRedefine/>
    <w:uiPriority w:val="99"/>
    <w:pPr>
      <w:spacing w:after="120" w:line="340" w:lineRule="exact"/>
      <w:ind w:firstLine="505"/>
    </w:pPr>
    <w:rPr>
      <w:rFonts w:ascii="Arial" w:hAnsi="Arial" w:cs="Arial"/>
      <w:bCs/>
      <w:color w:val="auto"/>
      <w:spacing w:val="8"/>
      <w:szCs w:val="24"/>
      <w:lang w:val="en-US"/>
    </w:rPr>
  </w:style>
  <w:style w:type="character" w:customStyle="1" w:styleId="StyleNormalIndentChar1NormalIndentChar1CharCharNormalInde">
    <w:name w:val="Style Normal Indent Char1Normal Indent Char1 Char CharNormal Inde"/>
    <w:basedOn w:val="DefaultParagraphFont"/>
    <w:rPr>
      <w:rFonts w:ascii="Arial" w:hAnsi="Arial"/>
      <w:sz w:val="26"/>
      <w:lang w:val="en-US" w:eastAsia="en-US" w:bidi="ar-SA"/>
    </w:rPr>
  </w:style>
  <w:style w:type="paragraph" w:customStyle="1" w:styleId="StyleTitleArial">
    <w:name w:val="Style Title + Arial"/>
    <w:basedOn w:val="Title"/>
    <w:autoRedefine/>
    <w:uiPriority w:val="99"/>
    <w:pPr>
      <w:widowControl w:val="0"/>
      <w:pBdr>
        <w:bottom w:val="none" w:sz="0" w:space="0" w:color="auto"/>
      </w:pBdr>
      <w:spacing w:before="240" w:after="60" w:line="240" w:lineRule="auto"/>
      <w:contextualSpacing w:val="0"/>
      <w:jc w:val="left"/>
    </w:pPr>
    <w:rPr>
      <w:rFonts w:ascii="Times New Roman" w:eastAsia="Times New Roman" w:hAnsi="Times New Roman" w:cs="Times New Roman"/>
      <w:b/>
      <w:bCs/>
      <w:color w:val="auto"/>
      <w:spacing w:val="0"/>
      <w:sz w:val="28"/>
      <w:szCs w:val="20"/>
      <w:lang w:val="en-US"/>
    </w:rPr>
  </w:style>
  <w:style w:type="paragraph" w:customStyle="1" w:styleId="xl24">
    <w:name w:val="xl24"/>
    <w:basedOn w:val="Normal"/>
    <w:pPr>
      <w:spacing w:before="100" w:beforeAutospacing="1" w:after="100" w:afterAutospacing="1" w:line="240" w:lineRule="auto"/>
      <w:jc w:val="left"/>
    </w:pPr>
    <w:rPr>
      <w:color w:val="auto"/>
      <w:sz w:val="24"/>
      <w:szCs w:val="24"/>
      <w:lang w:val="en-US"/>
    </w:rPr>
  </w:style>
  <w:style w:type="paragraph" w:customStyle="1" w:styleId="xl25">
    <w:name w:val="xl25"/>
    <w:basedOn w:val="Normal"/>
    <w:pPr>
      <w:pBdr>
        <w:bottom w:val="single" w:sz="4" w:space="0" w:color="auto"/>
        <w:right w:val="single" w:sz="4" w:space="0" w:color="auto"/>
      </w:pBdr>
      <w:spacing w:before="100" w:beforeAutospacing="1" w:after="100" w:afterAutospacing="1" w:line="240" w:lineRule="auto"/>
      <w:jc w:val="right"/>
    </w:pPr>
    <w:rPr>
      <w:color w:val="auto"/>
      <w:sz w:val="24"/>
      <w:szCs w:val="24"/>
      <w:lang w:val="en-US"/>
    </w:rPr>
  </w:style>
  <w:style w:type="paragraph" w:customStyle="1" w:styleId="xl26">
    <w:name w:val="xl26"/>
    <w:basedOn w:val="Normal"/>
    <w:pPr>
      <w:pBdr>
        <w:bottom w:val="single" w:sz="4" w:space="0" w:color="auto"/>
        <w:right w:val="single" w:sz="4" w:space="0" w:color="auto"/>
      </w:pBdr>
      <w:spacing w:before="100" w:beforeAutospacing="1" w:after="100" w:afterAutospacing="1" w:line="240" w:lineRule="auto"/>
      <w:jc w:val="left"/>
    </w:pPr>
    <w:rPr>
      <w:color w:val="auto"/>
      <w:sz w:val="24"/>
      <w:szCs w:val="24"/>
      <w:lang w:val="en-US"/>
    </w:rPr>
  </w:style>
  <w:style w:type="paragraph" w:customStyle="1" w:styleId="xl27">
    <w:name w:val="xl27"/>
    <w:basedOn w:val="Normal"/>
    <w:uiPriority w:val="99"/>
    <w:pPr>
      <w:pBdr>
        <w:bottom w:val="single" w:sz="4" w:space="0" w:color="auto"/>
        <w:right w:val="single" w:sz="4" w:space="0" w:color="auto"/>
      </w:pBdr>
      <w:spacing w:before="100" w:beforeAutospacing="1" w:after="100" w:afterAutospacing="1" w:line="240" w:lineRule="auto"/>
      <w:jc w:val="right"/>
    </w:pPr>
    <w:rPr>
      <w:color w:val="auto"/>
      <w:sz w:val="24"/>
      <w:szCs w:val="24"/>
      <w:lang w:val="en-US"/>
    </w:rPr>
  </w:style>
  <w:style w:type="paragraph" w:customStyle="1" w:styleId="xl28">
    <w:name w:val="xl28"/>
    <w:basedOn w:val="Normal"/>
    <w:uiPriority w:val="9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auto"/>
      <w:sz w:val="24"/>
      <w:szCs w:val="24"/>
      <w:lang w:val="en-US"/>
    </w:rPr>
  </w:style>
  <w:style w:type="paragraph" w:customStyle="1" w:styleId="xl29">
    <w:name w:val="xl29"/>
    <w:basedOn w:val="Normal"/>
    <w:pPr>
      <w:pBdr>
        <w:left w:val="single" w:sz="4" w:space="0" w:color="auto"/>
        <w:bottom w:val="single" w:sz="4" w:space="0" w:color="auto"/>
      </w:pBdr>
      <w:spacing w:before="100" w:beforeAutospacing="1" w:after="100" w:afterAutospacing="1" w:line="240" w:lineRule="auto"/>
      <w:jc w:val="left"/>
    </w:pPr>
    <w:rPr>
      <w:b/>
      <w:bCs/>
      <w:color w:val="auto"/>
      <w:sz w:val="24"/>
      <w:szCs w:val="24"/>
      <w:lang w:val="en-US"/>
    </w:rPr>
  </w:style>
  <w:style w:type="paragraph" w:customStyle="1" w:styleId="xl30">
    <w:name w:val="xl30"/>
    <w:basedOn w:val="Normal"/>
    <w:pPr>
      <w:pBdr>
        <w:bottom w:val="single" w:sz="4" w:space="0" w:color="auto"/>
      </w:pBdr>
      <w:spacing w:before="100" w:beforeAutospacing="1" w:after="100" w:afterAutospacing="1" w:line="240" w:lineRule="auto"/>
      <w:jc w:val="left"/>
    </w:pPr>
    <w:rPr>
      <w:b/>
      <w:bCs/>
      <w:color w:val="auto"/>
      <w:sz w:val="24"/>
      <w:szCs w:val="24"/>
      <w:lang w:val="en-US"/>
    </w:rPr>
  </w:style>
  <w:style w:type="paragraph" w:customStyle="1" w:styleId="xl31">
    <w:name w:val="xl31"/>
    <w:basedOn w:val="Normal"/>
    <w:pPr>
      <w:pBdr>
        <w:bottom w:val="single" w:sz="4" w:space="0" w:color="auto"/>
        <w:right w:val="single" w:sz="4" w:space="0" w:color="auto"/>
      </w:pBdr>
      <w:spacing w:before="100" w:beforeAutospacing="1" w:after="100" w:afterAutospacing="1" w:line="240" w:lineRule="auto"/>
      <w:jc w:val="left"/>
    </w:pPr>
    <w:rPr>
      <w:b/>
      <w:bCs/>
      <w:color w:val="auto"/>
      <w:sz w:val="24"/>
      <w:szCs w:val="24"/>
      <w:lang w:val="en-US"/>
    </w:rPr>
  </w:style>
  <w:style w:type="paragraph" w:customStyle="1" w:styleId="xl32">
    <w:name w:val="xl32"/>
    <w:basedOn w:val="Normal"/>
    <w:uiPriority w:val="99"/>
    <w:pPr>
      <w:spacing w:before="100" w:beforeAutospacing="1" w:after="100" w:afterAutospacing="1" w:line="240" w:lineRule="auto"/>
      <w:jc w:val="center"/>
    </w:pPr>
    <w:rPr>
      <w:b/>
      <w:bCs/>
      <w:color w:val="auto"/>
      <w:sz w:val="28"/>
      <w:lang w:val="en-US"/>
    </w:rPr>
  </w:style>
  <w:style w:type="paragraph" w:customStyle="1" w:styleId="xl33">
    <w:name w:val="xl33"/>
    <w:basedOn w:val="Normal"/>
    <w:pPr>
      <w:pBdr>
        <w:top w:val="single" w:sz="8" w:space="0" w:color="auto"/>
        <w:left w:val="single" w:sz="8" w:space="0" w:color="auto"/>
        <w:bottom w:val="single" w:sz="8" w:space="0" w:color="auto"/>
        <w:right w:val="single" w:sz="8" w:space="0" w:color="auto"/>
      </w:pBdr>
      <w:shd w:val="clear" w:color="auto" w:fill="000080"/>
      <w:spacing w:before="100" w:beforeAutospacing="1" w:after="100" w:afterAutospacing="1" w:line="240" w:lineRule="auto"/>
      <w:jc w:val="center"/>
      <w:textAlignment w:val="top"/>
    </w:pPr>
    <w:rPr>
      <w:b/>
      <w:bCs/>
      <w:color w:val="FFFF00"/>
      <w:sz w:val="28"/>
      <w:szCs w:val="22"/>
      <w:lang w:val="en-US"/>
    </w:rPr>
  </w:style>
  <w:style w:type="paragraph" w:customStyle="1" w:styleId="xl34">
    <w:name w:val="xl34"/>
    <w:basedOn w:val="Normal"/>
    <w:uiPriority w:val="99"/>
    <w:pPr>
      <w:pBdr>
        <w:bottom w:val="single" w:sz="8" w:space="0" w:color="auto"/>
        <w:right w:val="single" w:sz="8" w:space="0" w:color="auto"/>
      </w:pBdr>
      <w:shd w:val="clear" w:color="auto" w:fill="000080"/>
      <w:spacing w:before="100" w:beforeAutospacing="1" w:after="100" w:afterAutospacing="1" w:line="240" w:lineRule="auto"/>
      <w:jc w:val="right"/>
      <w:textAlignment w:val="top"/>
    </w:pPr>
    <w:rPr>
      <w:b/>
      <w:bCs/>
      <w:color w:val="FFFF00"/>
      <w:sz w:val="28"/>
      <w:szCs w:val="22"/>
      <w:lang w:val="en-US"/>
    </w:rPr>
  </w:style>
  <w:style w:type="paragraph" w:customStyle="1" w:styleId="xl35">
    <w:name w:val="xl35"/>
    <w:basedOn w:val="Normal"/>
    <w:pPr>
      <w:pBdr>
        <w:top w:val="single" w:sz="4" w:space="0" w:color="auto"/>
        <w:bottom w:val="single" w:sz="8" w:space="0" w:color="auto"/>
      </w:pBdr>
      <w:shd w:val="clear" w:color="auto" w:fill="000080"/>
      <w:spacing w:before="100" w:beforeAutospacing="1" w:after="100" w:afterAutospacing="1" w:line="240" w:lineRule="auto"/>
      <w:jc w:val="center"/>
      <w:textAlignment w:val="top"/>
    </w:pPr>
    <w:rPr>
      <w:b/>
      <w:bCs/>
      <w:color w:val="FFFF00"/>
      <w:sz w:val="28"/>
      <w:szCs w:val="22"/>
      <w:lang w:val="en-US"/>
    </w:rPr>
  </w:style>
  <w:style w:type="paragraph" w:customStyle="1" w:styleId="xl36">
    <w:name w:val="xl36"/>
    <w:basedOn w:val="Normal"/>
    <w:pPr>
      <w:pBdr>
        <w:top w:val="single" w:sz="4" w:space="0" w:color="auto"/>
        <w:bottom w:val="single" w:sz="8" w:space="0" w:color="auto"/>
        <w:right w:val="single" w:sz="8" w:space="0" w:color="auto"/>
      </w:pBdr>
      <w:shd w:val="clear" w:color="auto" w:fill="000080"/>
      <w:spacing w:before="100" w:beforeAutospacing="1" w:after="100" w:afterAutospacing="1" w:line="240" w:lineRule="auto"/>
      <w:jc w:val="center"/>
      <w:textAlignment w:val="top"/>
    </w:pPr>
    <w:rPr>
      <w:b/>
      <w:bCs/>
      <w:color w:val="FFFF00"/>
      <w:sz w:val="28"/>
      <w:szCs w:val="22"/>
      <w:lang w:val="en-US"/>
    </w:rPr>
  </w:style>
  <w:style w:type="paragraph" w:customStyle="1" w:styleId="NgayLap">
    <w:name w:val="NgayLap"/>
    <w:basedOn w:val="Heading4"/>
    <w:autoRedefine/>
    <w:uiPriority w:val="99"/>
    <w:pPr>
      <w:keepLines w:val="0"/>
      <w:numPr>
        <w:ilvl w:val="0"/>
        <w:numId w:val="0"/>
      </w:numPr>
      <w:tabs>
        <w:tab w:val="left" w:pos="900"/>
        <w:tab w:val="num" w:pos="927"/>
        <w:tab w:val="center" w:pos="1440"/>
        <w:tab w:val="center" w:pos="2880"/>
        <w:tab w:val="center" w:pos="5580"/>
        <w:tab w:val="center" w:pos="7560"/>
      </w:tabs>
      <w:spacing w:before="180" w:after="0" w:line="312" w:lineRule="auto"/>
      <w:ind w:hanging="357"/>
      <w:jc w:val="center"/>
    </w:pPr>
    <w:rPr>
      <w:rFonts w:ascii="Times New Roman" w:eastAsia="Times New Roman" w:hAnsi="Times New Roman" w:cs="Times New Roman"/>
      <w:bCs w:val="0"/>
      <w:iCs w:val="0"/>
      <w:color w:val="auto"/>
      <w:sz w:val="22"/>
      <w:szCs w:val="20"/>
      <w:lang w:val="en-US"/>
    </w:rPr>
  </w:style>
  <w:style w:type="paragraph" w:customStyle="1" w:styleId="xl37">
    <w:name w:val="xl37"/>
    <w:basedOn w:val="Normal"/>
    <w:pPr>
      <w:spacing w:before="100" w:beforeAutospacing="1" w:after="100" w:afterAutospacing="1" w:line="240" w:lineRule="auto"/>
      <w:jc w:val="center"/>
    </w:pPr>
    <w:rPr>
      <w:b/>
      <w:bCs/>
      <w:color w:val="auto"/>
      <w:sz w:val="28"/>
      <w:lang w:val="en-US"/>
    </w:rPr>
  </w:style>
  <w:style w:type="paragraph" w:customStyle="1" w:styleId="xl38">
    <w:name w:val="xl38"/>
    <w:basedOn w:val="Normal"/>
    <w:pPr>
      <w:pBdr>
        <w:top w:val="single" w:sz="8" w:space="0" w:color="auto"/>
        <w:left w:val="single" w:sz="8" w:space="0" w:color="auto"/>
        <w:bottom w:val="single" w:sz="8" w:space="0" w:color="auto"/>
      </w:pBdr>
      <w:shd w:val="clear" w:color="auto" w:fill="000080"/>
      <w:spacing w:before="100" w:beforeAutospacing="1" w:after="100" w:afterAutospacing="1" w:line="240" w:lineRule="auto"/>
      <w:jc w:val="center"/>
      <w:textAlignment w:val="top"/>
    </w:pPr>
    <w:rPr>
      <w:b/>
      <w:bCs/>
      <w:color w:val="FFFF00"/>
      <w:sz w:val="28"/>
      <w:szCs w:val="22"/>
      <w:lang w:val="en-US"/>
    </w:rPr>
  </w:style>
  <w:style w:type="paragraph" w:customStyle="1" w:styleId="xl39">
    <w:name w:val="xl39"/>
    <w:basedOn w:val="Normal"/>
    <w:pPr>
      <w:pBdr>
        <w:top w:val="single" w:sz="8" w:space="0" w:color="auto"/>
        <w:bottom w:val="single" w:sz="8" w:space="0" w:color="auto"/>
      </w:pBdr>
      <w:shd w:val="clear" w:color="auto" w:fill="000080"/>
      <w:spacing w:before="100" w:beforeAutospacing="1" w:after="100" w:afterAutospacing="1" w:line="240" w:lineRule="auto"/>
      <w:jc w:val="center"/>
      <w:textAlignment w:val="top"/>
    </w:pPr>
    <w:rPr>
      <w:b/>
      <w:bCs/>
      <w:color w:val="FFFF00"/>
      <w:sz w:val="28"/>
      <w:szCs w:val="22"/>
      <w:lang w:val="en-US"/>
    </w:rPr>
  </w:style>
  <w:style w:type="paragraph" w:customStyle="1" w:styleId="xl40">
    <w:name w:val="xl40"/>
    <w:basedOn w:val="Normal"/>
    <w:pPr>
      <w:pBdr>
        <w:top w:val="single" w:sz="8" w:space="0" w:color="auto"/>
        <w:bottom w:val="single" w:sz="8" w:space="0" w:color="auto"/>
        <w:right w:val="single" w:sz="8" w:space="0" w:color="auto"/>
      </w:pBdr>
      <w:shd w:val="clear" w:color="auto" w:fill="000080"/>
      <w:spacing w:before="100" w:beforeAutospacing="1" w:after="100" w:afterAutospacing="1" w:line="240" w:lineRule="auto"/>
      <w:jc w:val="center"/>
      <w:textAlignment w:val="top"/>
    </w:pPr>
    <w:rPr>
      <w:b/>
      <w:bCs/>
      <w:color w:val="FFFF00"/>
      <w:sz w:val="28"/>
      <w:szCs w:val="22"/>
      <w:lang w:val="en-US"/>
    </w:rPr>
  </w:style>
  <w:style w:type="paragraph" w:customStyle="1" w:styleId="xl41">
    <w:name w:val="xl41"/>
    <w:basedOn w:val="Normal"/>
    <w:pPr>
      <w:pBdr>
        <w:bottom w:val="single" w:sz="4" w:space="0" w:color="auto"/>
      </w:pBdr>
      <w:spacing w:before="100" w:beforeAutospacing="1" w:after="100" w:afterAutospacing="1" w:line="240" w:lineRule="auto"/>
      <w:jc w:val="left"/>
    </w:pPr>
    <w:rPr>
      <w:b/>
      <w:bCs/>
      <w:color w:val="auto"/>
      <w:sz w:val="24"/>
      <w:szCs w:val="24"/>
      <w:lang w:val="en-US"/>
    </w:rPr>
  </w:style>
  <w:style w:type="paragraph" w:customStyle="1" w:styleId="xl42">
    <w:name w:val="xl42"/>
    <w:basedOn w:val="Normal"/>
    <w:pPr>
      <w:pBdr>
        <w:bottom w:val="single" w:sz="4" w:space="0" w:color="auto"/>
        <w:right w:val="single" w:sz="4" w:space="0" w:color="auto"/>
      </w:pBdr>
      <w:spacing w:before="100" w:beforeAutospacing="1" w:after="100" w:afterAutospacing="1" w:line="240" w:lineRule="auto"/>
      <w:jc w:val="left"/>
    </w:pPr>
    <w:rPr>
      <w:b/>
      <w:bCs/>
      <w:color w:val="auto"/>
      <w:sz w:val="24"/>
      <w:szCs w:val="24"/>
      <w:lang w:val="en-US"/>
    </w:rPr>
  </w:style>
  <w:style w:type="paragraph" w:customStyle="1" w:styleId="Bulleted1CharChar">
    <w:name w:val="Bulleted 1 Char Char"/>
    <w:basedOn w:val="Normal"/>
    <w:next w:val="Normal"/>
    <w:link w:val="Bulleted1CharCharChar"/>
    <w:uiPriority w:val="99"/>
    <w:pPr>
      <w:widowControl w:val="0"/>
      <w:tabs>
        <w:tab w:val="num" w:pos="360"/>
      </w:tabs>
      <w:spacing w:before="100" w:beforeAutospacing="1" w:after="120" w:line="240" w:lineRule="auto"/>
      <w:ind w:left="360" w:hanging="360"/>
    </w:pPr>
    <w:rPr>
      <w:color w:val="auto"/>
      <w:szCs w:val="20"/>
      <w:lang w:val="en-US" w:eastAsia="ja-JP"/>
    </w:rPr>
  </w:style>
  <w:style w:type="character" w:customStyle="1" w:styleId="Bulleted1CharCharChar">
    <w:name w:val="Bulleted 1 Char Char Char"/>
    <w:basedOn w:val="DefaultParagraphFont"/>
    <w:link w:val="Bulleted1CharChar"/>
    <w:uiPriority w:val="99"/>
    <w:rPr>
      <w:rFonts w:ascii="Times New Roman" w:eastAsia="Times New Roman" w:hAnsi="Times New Roman"/>
      <w:color w:val="auto"/>
      <w:sz w:val="26"/>
      <w:szCs w:val="20"/>
      <w:lang w:val="en-US" w:eastAsia="ja-JP"/>
    </w:rPr>
  </w:style>
  <w:style w:type="paragraph" w:customStyle="1" w:styleId="Bulleted2">
    <w:name w:val="Bulleted 2"/>
    <w:basedOn w:val="Normal"/>
    <w:uiPriority w:val="99"/>
    <w:qFormat/>
    <w:pPr>
      <w:widowControl w:val="0"/>
      <w:tabs>
        <w:tab w:val="num" w:pos="1230"/>
      </w:tabs>
      <w:spacing w:before="100" w:beforeAutospacing="1" w:after="120" w:line="240" w:lineRule="auto"/>
      <w:ind w:left="1230" w:hanging="360"/>
    </w:pPr>
    <w:rPr>
      <w:color w:val="auto"/>
      <w:szCs w:val="20"/>
      <w:lang w:val="en-US" w:eastAsia="ja-JP"/>
    </w:rPr>
  </w:style>
  <w:style w:type="paragraph" w:customStyle="1" w:styleId="StyleHeading1Heading1CharLeft">
    <w:name w:val="Style Heading 1Heading 1 Char + Left"/>
    <w:basedOn w:val="Heading1"/>
    <w:uiPriority w:val="99"/>
    <w:pPr>
      <w:keepNext w:val="0"/>
      <w:keepLines w:val="0"/>
      <w:numPr>
        <w:numId w:val="0"/>
      </w:numPr>
      <w:tabs>
        <w:tab w:val="num" w:pos="864"/>
        <w:tab w:val="num" w:pos="1080"/>
      </w:tabs>
      <w:spacing w:after="0" w:line="240" w:lineRule="auto"/>
      <w:ind w:left="1080" w:hanging="360"/>
      <w:jc w:val="left"/>
    </w:pPr>
    <w:rPr>
      <w:rFonts w:ascii="Times New Roman" w:eastAsia="Times New Roman" w:hAnsi="Times New Roman" w:cs="Times New Roman"/>
      <w:b w:val="0"/>
      <w:bCs w:val="0"/>
      <w:kern w:val="32"/>
      <w:sz w:val="26"/>
      <w:szCs w:val="20"/>
    </w:rPr>
  </w:style>
  <w:style w:type="paragraph" w:customStyle="1" w:styleId="TableContents">
    <w:name w:val="Table Contents"/>
    <w:basedOn w:val="Normal"/>
    <w:uiPriority w:val="99"/>
    <w:pPr>
      <w:widowControl w:val="0"/>
      <w:suppressLineNumbers/>
      <w:suppressAutoHyphens/>
      <w:spacing w:before="100" w:beforeAutospacing="1" w:after="100" w:afterAutospacing="1" w:line="240" w:lineRule="auto"/>
    </w:pPr>
    <w:rPr>
      <w:rFonts w:eastAsia="Arial Unicode MS"/>
      <w:color w:val="auto"/>
      <w:szCs w:val="24"/>
      <w:lang w:val="en-US"/>
    </w:rPr>
  </w:style>
  <w:style w:type="character" w:customStyle="1" w:styleId="Bulleted1Char0">
    <w:name w:val="Bulleted 1 Char"/>
    <w:basedOn w:val="DefaultParagraphFont"/>
    <w:link w:val="Bulleted10"/>
    <w:uiPriority w:val="99"/>
    <w:rPr>
      <w:rFonts w:eastAsia="MS Mincho"/>
      <w:sz w:val="26"/>
      <w:szCs w:val="24"/>
    </w:rPr>
  </w:style>
  <w:style w:type="paragraph" w:customStyle="1" w:styleId="Bulleted10">
    <w:name w:val="Bulleted 1"/>
    <w:basedOn w:val="Normal"/>
    <w:link w:val="Bulleted1Char0"/>
    <w:uiPriority w:val="99"/>
    <w:qFormat/>
    <w:pPr>
      <w:widowControl w:val="0"/>
      <w:tabs>
        <w:tab w:val="num" w:pos="360"/>
      </w:tabs>
      <w:spacing w:before="100" w:beforeAutospacing="1" w:after="120" w:line="240" w:lineRule="auto"/>
      <w:ind w:left="360" w:hanging="360"/>
    </w:pPr>
    <w:rPr>
      <w:rFonts w:ascii="Arial" w:eastAsia="MS Mincho" w:hAnsi="Arial"/>
      <w:color w:val="0000FF"/>
      <w:szCs w:val="24"/>
    </w:rPr>
  </w:style>
  <w:style w:type="paragraph" w:customStyle="1" w:styleId="StyleHeading4Heading4Charh4Charh41CharCharCharCharBe">
    <w:name w:val="Style Heading 4Heading 4 Charh4 Charh41 Char Char Char Char + Be"/>
    <w:basedOn w:val="Heading4"/>
    <w:autoRedefine/>
    <w:pPr>
      <w:keepLines w:val="0"/>
      <w:widowControl w:val="0"/>
      <w:numPr>
        <w:ilvl w:val="0"/>
        <w:numId w:val="0"/>
      </w:numPr>
      <w:tabs>
        <w:tab w:val="num" w:pos="2880"/>
      </w:tabs>
      <w:spacing w:before="180" w:after="0" w:line="240" w:lineRule="auto"/>
      <w:ind w:left="2880" w:hanging="360"/>
    </w:pPr>
    <w:rPr>
      <w:rFonts w:ascii="Times New Roman" w:eastAsia="Times New Roman" w:hAnsi="Times New Roman" w:cs="Times New Roman"/>
      <w:b w:val="0"/>
      <w:noProof/>
      <w:color w:val="auto"/>
      <w:szCs w:val="20"/>
      <w:lang w:val="en-US"/>
    </w:rPr>
  </w:style>
  <w:style w:type="paragraph" w:customStyle="1" w:styleId="StyleHeading4Heading4Charh4Charh41CharCharCharCharh4h">
    <w:name w:val="Style Heading 4Heading 4 Charh4 Charh41 Char Char Char Charh4h"/>
    <w:basedOn w:val="Heading4"/>
    <w:pPr>
      <w:keepLines w:val="0"/>
      <w:numPr>
        <w:numId w:val="0"/>
      </w:numPr>
      <w:tabs>
        <w:tab w:val="num" w:pos="680"/>
        <w:tab w:val="num" w:pos="1728"/>
      </w:tabs>
      <w:spacing w:before="180" w:line="240" w:lineRule="auto"/>
      <w:ind w:left="1880" w:hanging="680"/>
      <w:jc w:val="left"/>
    </w:pPr>
    <w:rPr>
      <w:rFonts w:ascii="Times New Roman" w:eastAsia="Times New Roman" w:hAnsi="Times New Roman" w:cs="Times New Roman"/>
      <w:i w:val="0"/>
      <w:color w:val="auto"/>
      <w:szCs w:val="20"/>
      <w:lang w:val="en-US"/>
    </w:rPr>
  </w:style>
  <w:style w:type="character" w:customStyle="1" w:styleId="Char1">
    <w:name w:val="Char1"/>
    <w:basedOn w:val="DefaultParagraphFont"/>
    <w:rPr>
      <w:rFonts w:ascii="Arial" w:hAnsi="Arial"/>
      <w:b/>
      <w:i/>
      <w:sz w:val="28"/>
      <w:lang w:val="en-US" w:eastAsia="en-US" w:bidi="ar-SA"/>
    </w:rPr>
  </w:style>
  <w:style w:type="paragraph" w:customStyle="1" w:styleId="TOC30">
    <w:name w:val="TOC3"/>
    <w:basedOn w:val="TOC2"/>
    <w:uiPriority w:val="99"/>
    <w:pPr>
      <w:widowControl w:val="0"/>
      <w:tabs>
        <w:tab w:val="left" w:pos="720"/>
        <w:tab w:val="left" w:pos="900"/>
        <w:tab w:val="right" w:leader="dot" w:pos="9216"/>
      </w:tabs>
      <w:spacing w:before="60" w:after="0" w:line="240" w:lineRule="auto"/>
      <w:ind w:left="400"/>
      <w:jc w:val="left"/>
    </w:pPr>
    <w:rPr>
      <w:rFonts w:cs="Times New Roman"/>
      <w:b w:val="0"/>
      <w:bCs w:val="0"/>
      <w:noProof/>
      <w:snapToGrid w:val="0"/>
      <w:color w:val="auto"/>
      <w:szCs w:val="26"/>
      <w:lang w:val="en-US"/>
    </w:rPr>
  </w:style>
  <w:style w:type="paragraph" w:customStyle="1" w:styleId="emrule1">
    <w:name w:val="em rule 1"/>
    <w:basedOn w:val="Normal"/>
    <w:uiPriority w:val="99"/>
    <w:pPr>
      <w:tabs>
        <w:tab w:val="num" w:pos="720"/>
        <w:tab w:val="left" w:pos="851"/>
      </w:tabs>
      <w:spacing w:before="120" w:after="0" w:line="320" w:lineRule="atLeast"/>
      <w:ind w:left="851" w:hanging="284"/>
    </w:pPr>
    <w:rPr>
      <w:color w:val="auto"/>
      <w:szCs w:val="20"/>
      <w:lang w:val="en-US"/>
    </w:rPr>
  </w:style>
  <w:style w:type="numbering" w:customStyle="1" w:styleId="SubFlow">
    <w:name w:val="SubFlow"/>
    <w:basedOn w:val="NoList"/>
  </w:style>
  <w:style w:type="paragraph" w:customStyle="1" w:styleId="CharCharChar1CharCharCharCharCharChar">
    <w:name w:val="Char Char Char1 Char Char Char Char Char Char"/>
    <w:autoRedefine/>
    <w:pPr>
      <w:tabs>
        <w:tab w:val="num" w:pos="720"/>
      </w:tabs>
      <w:spacing w:after="120" w:line="240" w:lineRule="auto"/>
      <w:ind w:left="357"/>
    </w:pPr>
    <w:rPr>
      <w:color w:val="auto"/>
      <w:sz w:val="20"/>
      <w:szCs w:val="20"/>
      <w:lang w:val="en-US"/>
    </w:rPr>
  </w:style>
  <w:style w:type="paragraph" w:customStyle="1" w:styleId="CharCharChar1CharCharCharChar">
    <w:name w:val="Char Char Char1 Char Char Char Char"/>
    <w:autoRedefine/>
    <w:pPr>
      <w:tabs>
        <w:tab w:val="num" w:pos="720"/>
      </w:tabs>
      <w:spacing w:after="120" w:line="240" w:lineRule="auto"/>
      <w:ind w:left="357"/>
    </w:pPr>
    <w:rPr>
      <w:color w:val="auto"/>
      <w:sz w:val="20"/>
      <w:szCs w:val="20"/>
      <w:lang w:val="en-US"/>
    </w:rPr>
  </w:style>
  <w:style w:type="character" w:customStyle="1" w:styleId="name1">
    <w:name w:val="name1"/>
    <w:basedOn w:val="DefaultParagraphFont"/>
    <w:rPr>
      <w:rFonts w:ascii="Verdana" w:hAnsi="Verdana" w:hint="default"/>
      <w:b/>
      <w:bCs/>
      <w:sz w:val="17"/>
      <w:szCs w:val="17"/>
    </w:rPr>
  </w:style>
  <w:style w:type="paragraph" w:customStyle="1" w:styleId="Normal13pt">
    <w:name w:val="Normal + 13 pt"/>
    <w:aliases w:val="Justified,Before:  6 pt,Before:  6 pt Char Char Char Char Char,Before:  6 pt Char Char Char,Normal + 14 pt,Blue,First line:  0.5&quot;,Line spaci...,Bold,Italic,Centered,Normal + (Asian).VnTime"/>
    <w:basedOn w:val="Normal"/>
    <w:link w:val="Before6ptCharCharCharChar"/>
    <w:pPr>
      <w:tabs>
        <w:tab w:val="num" w:pos="1440"/>
      </w:tabs>
      <w:spacing w:before="120" w:after="0" w:line="240" w:lineRule="auto"/>
      <w:ind w:left="1440" w:hanging="360"/>
    </w:pPr>
    <w:rPr>
      <w:rFonts w:eastAsia="SimSun"/>
      <w:color w:val="auto"/>
      <w:lang w:eastAsia="zh-CN"/>
    </w:rPr>
  </w:style>
  <w:style w:type="character" w:customStyle="1" w:styleId="Before6ptCharCharCharChar">
    <w:name w:val="Before:  6 pt Char Char Char Char"/>
    <w:basedOn w:val="DefaultParagraphFont"/>
    <w:link w:val="Normal13pt"/>
    <w:rPr>
      <w:rFonts w:ascii="Times New Roman" w:eastAsia="SimSun" w:hAnsi="Times New Roman" w:cs="Times New Roman"/>
      <w:color w:val="auto"/>
      <w:sz w:val="26"/>
      <w:szCs w:val="26"/>
      <w:lang w:eastAsia="zh-CN"/>
    </w:rPr>
  </w:style>
  <w:style w:type="paragraph" w:customStyle="1" w:styleId="Tieude1">
    <w:name w:val="Tieude_1"/>
    <w:basedOn w:val="Normal"/>
    <w:autoRedefine/>
    <w:pPr>
      <w:keepNext/>
      <w:tabs>
        <w:tab w:val="num" w:pos="720"/>
      </w:tabs>
      <w:spacing w:before="60" w:after="60" w:line="312" w:lineRule="auto"/>
      <w:ind w:left="426" w:hanging="426"/>
    </w:pPr>
    <w:rPr>
      <w:rFonts w:eastAsia="Calibri"/>
      <w:b/>
      <w:color w:val="auto"/>
      <w:sz w:val="28"/>
      <w:lang w:val="en-US"/>
    </w:rPr>
  </w:style>
  <w:style w:type="paragraph" w:customStyle="1" w:styleId="Thanvanban">
    <w:name w:val="Thanvanban"/>
    <w:basedOn w:val="Normal"/>
    <w:link w:val="ThanvanbanChar"/>
    <w:autoRedefine/>
    <w:qFormat/>
    <w:pPr>
      <w:tabs>
        <w:tab w:val="num" w:pos="540"/>
      </w:tabs>
      <w:spacing w:before="60" w:after="60" w:line="312" w:lineRule="auto"/>
    </w:pPr>
    <w:rPr>
      <w:rFonts w:eastAsia="Calibri"/>
      <w:color w:val="auto"/>
      <w:sz w:val="28"/>
      <w:szCs w:val="22"/>
      <w:lang w:val="en-US"/>
    </w:rPr>
  </w:style>
  <w:style w:type="character" w:customStyle="1" w:styleId="Bullet2Char">
    <w:name w:val="Bullet2 Char"/>
    <w:link w:val="Bullet20"/>
    <w:rPr>
      <w:rFonts w:eastAsia="MS Mincho"/>
      <w:color w:val="auto"/>
      <w:szCs w:val="24"/>
      <w:lang w:eastAsia="ja-JP"/>
    </w:rPr>
  </w:style>
  <w:style w:type="character" w:customStyle="1" w:styleId="ThanvanbanChar">
    <w:name w:val="Thanvanban Char"/>
    <w:link w:val="Thanvanban"/>
    <w:rPr>
      <w:rFonts w:ascii="Times New Roman" w:eastAsia="Calibri" w:hAnsi="Times New Roman"/>
      <w:color w:val="auto"/>
      <w:szCs w:val="22"/>
      <w:lang w:val="en-US"/>
    </w:rPr>
  </w:style>
  <w:style w:type="paragraph" w:customStyle="1" w:styleId="H2P4">
    <w:name w:val="H2_P4"/>
    <w:basedOn w:val="Heading2"/>
    <w:link w:val="H2P4Char"/>
    <w:qFormat/>
    <w:pPr>
      <w:keepLines w:val="0"/>
      <w:numPr>
        <w:ilvl w:val="0"/>
        <w:numId w:val="0"/>
      </w:numPr>
      <w:tabs>
        <w:tab w:val="num" w:pos="720"/>
      </w:tabs>
      <w:spacing w:before="60" w:after="60" w:line="312" w:lineRule="auto"/>
      <w:ind w:left="720" w:hanging="720"/>
      <w:jc w:val="left"/>
    </w:pPr>
    <w:rPr>
      <w:rFonts w:ascii="Times New Roman Bold" w:eastAsia="Times New Roman" w:hAnsi="Times New Roman Bold" w:cs="Times New Roman"/>
      <w:iCs/>
      <w:sz w:val="24"/>
      <w:szCs w:val="24"/>
    </w:rPr>
  </w:style>
  <w:style w:type="character" w:customStyle="1" w:styleId="H2P4Char">
    <w:name w:val="H2_P4 Char"/>
    <w:basedOn w:val="DefaultParagraphFont"/>
    <w:link w:val="H2P4"/>
    <w:rPr>
      <w:rFonts w:ascii="Times New Roman Bold" w:hAnsi="Times New Roman Bold"/>
      <w:b/>
      <w:bCs/>
      <w:iCs/>
      <w:color w:val="auto"/>
      <w:sz w:val="24"/>
      <w:szCs w:val="24"/>
      <w:lang w:val="en-US"/>
    </w:rPr>
  </w:style>
  <w:style w:type="paragraph" w:customStyle="1" w:styleId="Hinhve">
    <w:name w:val="Hinhve"/>
    <w:basedOn w:val="Thanvanban"/>
    <w:link w:val="HinhveChar"/>
    <w:qFormat/>
    <w:pPr>
      <w:jc w:val="center"/>
    </w:pPr>
  </w:style>
  <w:style w:type="paragraph" w:customStyle="1" w:styleId="TieudeHinhve">
    <w:name w:val="TieudeHinhve"/>
    <w:basedOn w:val="Normal"/>
    <w:link w:val="TieudeHinhveChar"/>
    <w:qFormat/>
    <w:pPr>
      <w:spacing w:before="60" w:after="60" w:line="312" w:lineRule="auto"/>
      <w:jc w:val="center"/>
    </w:pPr>
    <w:rPr>
      <w:rFonts w:eastAsia="Calibri"/>
      <w:i/>
      <w:color w:val="auto"/>
      <w:sz w:val="28"/>
      <w:szCs w:val="22"/>
      <w:lang w:val="en-US"/>
    </w:rPr>
  </w:style>
  <w:style w:type="character" w:customStyle="1" w:styleId="HinhveChar">
    <w:name w:val="Hinhve Char"/>
    <w:basedOn w:val="ThanvanbanChar"/>
    <w:link w:val="Hinhve"/>
    <w:rPr>
      <w:rFonts w:ascii="Times New Roman" w:eastAsia="Calibri" w:hAnsi="Times New Roman"/>
      <w:color w:val="auto"/>
      <w:szCs w:val="22"/>
      <w:lang w:val="en-US"/>
    </w:rPr>
  </w:style>
  <w:style w:type="character" w:customStyle="1" w:styleId="TieudeHinhveChar">
    <w:name w:val="TieudeHinhve Char"/>
    <w:link w:val="TieudeHinhve"/>
    <w:rPr>
      <w:rFonts w:ascii="Times New Roman" w:eastAsia="Calibri" w:hAnsi="Times New Roman"/>
      <w:i/>
      <w:color w:val="auto"/>
      <w:szCs w:val="22"/>
      <w:lang w:val="en-US"/>
    </w:rPr>
  </w:style>
  <w:style w:type="table" w:styleId="LightGrid-Accent3">
    <w:name w:val="Light Grid Accent 3"/>
    <w:basedOn w:val="TableNormal"/>
    <w:uiPriority w:val="62"/>
    <w:pPr>
      <w:spacing w:after="0" w:line="240" w:lineRule="auto"/>
    </w:pPr>
    <w:rPr>
      <w:color w:val="000000"/>
      <w:szCs w:val="24"/>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paragraph" w:customStyle="1" w:styleId="intro4">
    <w:name w:val="intro4"/>
    <w:basedOn w:val="Normal"/>
    <w:pPr>
      <w:spacing w:before="100" w:beforeAutospacing="1" w:after="100" w:afterAutospacing="1" w:line="240" w:lineRule="auto"/>
      <w:jc w:val="left"/>
    </w:pPr>
    <w:rPr>
      <w:color w:val="auto"/>
      <w:sz w:val="24"/>
      <w:szCs w:val="24"/>
      <w:lang w:val="en-US"/>
    </w:rPr>
  </w:style>
  <w:style w:type="paragraph" w:customStyle="1" w:styleId="pbody">
    <w:name w:val="pbody"/>
    <w:basedOn w:val="Normal"/>
    <w:pPr>
      <w:spacing w:before="100" w:beforeAutospacing="1" w:after="100" w:afterAutospacing="1" w:line="240" w:lineRule="auto"/>
      <w:jc w:val="left"/>
    </w:pPr>
    <w:rPr>
      <w:color w:val="auto"/>
      <w:sz w:val="24"/>
      <w:szCs w:val="24"/>
      <w:lang w:val="en-US"/>
    </w:rPr>
  </w:style>
  <w:style w:type="paragraph" w:customStyle="1" w:styleId="TableText">
    <w:name w:val="Table Text"/>
    <w:basedOn w:val="Normal"/>
    <w:link w:val="TableTextChar"/>
    <w:pPr>
      <w:keepNext/>
      <w:keepLines/>
      <w:spacing w:before="120" w:after="120" w:line="360" w:lineRule="auto"/>
      <w:ind w:left="1440"/>
    </w:pPr>
    <w:rPr>
      <w:color w:val="auto"/>
      <w:sz w:val="24"/>
      <w:szCs w:val="24"/>
      <w:lang w:val="en-US"/>
    </w:rPr>
  </w:style>
  <w:style w:type="character" w:customStyle="1" w:styleId="TableTextChar">
    <w:name w:val="Table Text Char"/>
    <w:link w:val="TableText"/>
    <w:rPr>
      <w:rFonts w:ascii="Times New Roman" w:eastAsia="Times New Roman" w:hAnsi="Times New Roman"/>
      <w:color w:val="auto"/>
      <w:sz w:val="24"/>
      <w:szCs w:val="24"/>
      <w:lang w:val="en-US"/>
    </w:rPr>
  </w:style>
  <w:style w:type="paragraph" w:customStyle="1" w:styleId="bullet1Char0">
    <w:name w:val="bullet1 Char"/>
    <w:basedOn w:val="Normal"/>
    <w:semiHidden/>
    <w:pPr>
      <w:keepNext/>
      <w:tabs>
        <w:tab w:val="num" w:pos="720"/>
        <w:tab w:val="left" w:pos="1152"/>
      </w:tabs>
      <w:spacing w:before="60" w:after="60" w:line="320" w:lineRule="atLeast"/>
      <w:ind w:left="720" w:hanging="720"/>
    </w:pPr>
    <w:rPr>
      <w:color w:val="auto"/>
      <w:sz w:val="24"/>
      <w:szCs w:val="24"/>
      <w:lang w:val="en-US"/>
    </w:rPr>
  </w:style>
  <w:style w:type="paragraph" w:customStyle="1" w:styleId="CharCharCharCharCharCharCharChar">
    <w:name w:val="Char Char Char Char Char Char Char Char"/>
    <w:basedOn w:val="Normal"/>
    <w:pPr>
      <w:spacing w:after="160" w:line="240" w:lineRule="exact"/>
      <w:jc w:val="left"/>
    </w:pPr>
    <w:rPr>
      <w:rFonts w:ascii="Verdana" w:hAnsi="Verdana"/>
      <w:color w:val="auto"/>
      <w:sz w:val="20"/>
      <w:szCs w:val="20"/>
      <w:lang w:val="en-US"/>
    </w:rPr>
  </w:style>
  <w:style w:type="character" w:customStyle="1" w:styleId="mainbodyChar">
    <w:name w:val="main_body Char"/>
    <w:link w:val="mainbody"/>
    <w:rPr>
      <w:rFonts w:ascii="Times New Roman" w:eastAsia="Times New Roman" w:hAnsi="Times New Roman"/>
      <w:color w:val="auto"/>
      <w:sz w:val="26"/>
      <w:szCs w:val="24"/>
      <w:lang w:val="en-US"/>
    </w:rPr>
  </w:style>
  <w:style w:type="paragraph" w:customStyle="1" w:styleId="xl516">
    <w:name w:val="xl51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color w:val="auto"/>
      <w:sz w:val="24"/>
      <w:szCs w:val="24"/>
      <w:lang w:val="en-US"/>
    </w:rPr>
  </w:style>
  <w:style w:type="paragraph" w:customStyle="1" w:styleId="Inm">
    <w:name w:val="In đậm"/>
    <w:basedOn w:val="Normal"/>
    <w:link w:val="InmChar"/>
    <w:qFormat/>
    <w:pPr>
      <w:spacing w:before="60" w:after="60" w:line="240" w:lineRule="auto"/>
      <w:jc w:val="left"/>
    </w:pPr>
    <w:rPr>
      <w:b/>
      <w:color w:val="auto"/>
      <w:szCs w:val="24"/>
      <w:lang w:val="en-US"/>
    </w:rPr>
  </w:style>
  <w:style w:type="character" w:customStyle="1" w:styleId="InmChar">
    <w:name w:val="In đậm Char"/>
    <w:link w:val="Inm"/>
    <w:rPr>
      <w:rFonts w:ascii="Times New Roman" w:eastAsia="Times New Roman" w:hAnsi="Times New Roman"/>
      <w:b/>
      <w:color w:val="auto"/>
      <w:sz w:val="26"/>
      <w:szCs w:val="24"/>
      <w:lang w:val="en-US"/>
    </w:rPr>
  </w:style>
  <w:style w:type="character" w:customStyle="1" w:styleId="Heading4CharChar">
    <w:name w:val="Heading 4 Char Char"/>
    <w:aliases w:val="h41 Char Char,Heading 4 Char1"/>
    <w:basedOn w:val="DefaultParagraphFont"/>
    <w:uiPriority w:val="99"/>
    <w:rPr>
      <w:rFonts w:cs="Times New Roman"/>
      <w:b/>
      <w:sz w:val="26"/>
      <w:lang w:val="en-US" w:eastAsia="en-US" w:bidi="ar-SA"/>
    </w:rPr>
  </w:style>
  <w:style w:type="paragraph" w:customStyle="1" w:styleId="xl493">
    <w:name w:val="xl493"/>
    <w:basedOn w:val="Normal"/>
    <w:pPr>
      <w:spacing w:before="100" w:beforeAutospacing="1" w:after="100" w:afterAutospacing="1" w:line="240" w:lineRule="auto"/>
      <w:jc w:val="left"/>
    </w:pPr>
    <w:rPr>
      <w:color w:val="auto"/>
      <w:sz w:val="24"/>
      <w:szCs w:val="24"/>
      <w:lang w:val="en-US"/>
    </w:rPr>
  </w:style>
  <w:style w:type="paragraph" w:customStyle="1" w:styleId="StyleStyleNormalIndentNormalIndentChar1CharNormalIndentChar2">
    <w:name w:val="Style Style Normal IndentNormal Indent Char1 CharNormal Indent Char2"/>
    <w:basedOn w:val="StyleNormalIndentNormalIndentChar1CharNormalIndentChar1Ch2"/>
    <w:autoRedefine/>
    <w:pPr>
      <w:widowControl w:val="0"/>
      <w:spacing w:before="120" w:after="0" w:line="360" w:lineRule="auto"/>
      <w:ind w:left="0" w:firstLine="720"/>
    </w:pPr>
    <w:rPr>
      <w:color w:val="auto"/>
      <w:szCs w:val="20"/>
      <w:lang w:val="en-US"/>
    </w:rPr>
  </w:style>
  <w:style w:type="paragraph" w:customStyle="1" w:styleId="StyleStyleIndent1CharLinespacingsingleFirstline032">
    <w:name w:val="Style Style Indent1 Char + Line spacing:  single + First line:  0.32"/>
    <w:basedOn w:val="StyleIndent1CharLinespacingsingle"/>
    <w:autoRedefine/>
    <w:pPr>
      <w:spacing w:line="360" w:lineRule="auto"/>
      <w:ind w:firstLine="547"/>
    </w:pPr>
  </w:style>
  <w:style w:type="paragraph" w:customStyle="1" w:styleId="StyleHeading2Heading2Charl2CharH2Charh21Charh2Charl22">
    <w:name w:val="Style Heading 2Heading 2 Charl2 CharH2 Charh21 Charh2 Charl22"/>
    <w:basedOn w:val="Heading2"/>
    <w:autoRedefine/>
    <w:pPr>
      <w:keepLines w:val="0"/>
      <w:widowControl w:val="0"/>
      <w:numPr>
        <w:ilvl w:val="0"/>
        <w:numId w:val="0"/>
      </w:numPr>
      <w:spacing w:before="0" w:line="240" w:lineRule="auto"/>
      <w:ind w:left="1287" w:hanging="657"/>
    </w:pPr>
    <w:rPr>
      <w:rFonts w:ascii="Times New Roman" w:eastAsia="Times New Roman" w:hAnsi="Times New Roman" w:cs="Times New Roman"/>
      <w:b w:val="0"/>
      <w:snapToGrid w:val="0"/>
      <w:kern w:val="28"/>
      <w:szCs w:val="20"/>
    </w:rPr>
  </w:style>
  <w:style w:type="paragraph" w:customStyle="1" w:styleId="StyleStyleHeading2l2H2h21h2ArialCharCharBefore6ptL2">
    <w:name w:val="Style Style Heading 2l2H2h21h2 + Arial Char Char + Before:  6 pt L2"/>
    <w:basedOn w:val="StyleHeading2l2H2h21h2ArialCharChar"/>
    <w:autoRedefine/>
    <w:pPr>
      <w:spacing w:before="120"/>
    </w:pPr>
    <w:rPr>
      <w:szCs w:val="20"/>
    </w:rPr>
  </w:style>
  <w:style w:type="paragraph" w:customStyle="1" w:styleId="StyleTimesNewRoman13ptJustifiedFirstline005After2">
    <w:name w:val="Style Times New Roman 13 pt Justified First line:  0.05&quot; After:2"/>
    <w:basedOn w:val="Normal"/>
    <w:autoRedefine/>
    <w:pPr>
      <w:spacing w:before="120" w:after="120" w:line="312" w:lineRule="auto"/>
      <w:ind w:firstLine="72"/>
    </w:pPr>
    <w:rPr>
      <w:color w:val="auto"/>
      <w:szCs w:val="20"/>
      <w:lang w:val="en-US"/>
    </w:rPr>
  </w:style>
  <w:style w:type="paragraph" w:customStyle="1" w:styleId="StyleStyleHeading2l2H2h21h2Heading2Charl2CharH2Charh21Cha2">
    <w:name w:val="Style Style Heading 2l2H2h21h2Heading 2 Charl2 CharH2 Charh21 Cha2"/>
    <w:basedOn w:val="Normal"/>
    <w:autoRedefine/>
    <w:pPr>
      <w:keepNext/>
      <w:widowControl w:val="0"/>
      <w:tabs>
        <w:tab w:val="num" w:pos="1440"/>
      </w:tabs>
      <w:spacing w:before="120" w:after="120" w:line="312" w:lineRule="auto"/>
      <w:outlineLvl w:val="1"/>
    </w:pPr>
    <w:rPr>
      <w:b/>
      <w:bCs/>
      <w:color w:val="auto"/>
      <w:sz w:val="28"/>
      <w:szCs w:val="20"/>
      <w:lang w:val="en-US"/>
    </w:rPr>
  </w:style>
  <w:style w:type="paragraph" w:customStyle="1" w:styleId="StyleHeading4Heading4Charh4Charh41CharCharCharCharNo2">
    <w:name w:val="Style Heading 4Heading 4 Charh4 Charh41 Char Char Char Char + No2"/>
    <w:basedOn w:val="Heading4"/>
    <w:link w:val="StyleHeading4Heading4Charh4Charh41CharCharCharCharNoChar2"/>
    <w:autoRedefine/>
    <w:pPr>
      <w:keepLines w:val="0"/>
      <w:numPr>
        <w:ilvl w:val="0"/>
        <w:numId w:val="0"/>
      </w:numPr>
      <w:spacing w:before="240" w:after="60" w:line="240" w:lineRule="auto"/>
      <w:ind w:left="360"/>
    </w:pPr>
    <w:rPr>
      <w:rFonts w:ascii="Times New Roman" w:eastAsia="Times New Roman" w:hAnsi="Times New Roman" w:cs="Times New Roman"/>
      <w:bCs w:val="0"/>
      <w:iCs w:val="0"/>
      <w:color w:val="auto"/>
      <w:szCs w:val="24"/>
      <w:u w:val="single"/>
      <w:lang w:val="en-US"/>
    </w:rPr>
  </w:style>
  <w:style w:type="character" w:customStyle="1" w:styleId="StyleHeading4Heading4Charh4Charh41CharCharCharCharNoChar2">
    <w:name w:val="Style Heading 4Heading 4 Charh4 Charh41 Char Char Char Char + No.Char2"/>
    <w:basedOn w:val="DefaultParagraphFont"/>
    <w:link w:val="StyleHeading4Heading4Charh4Charh41CharCharCharCharNo2"/>
    <w:rPr>
      <w:rFonts w:ascii="Times New Roman" w:eastAsia="Times New Roman" w:hAnsi="Times New Roman"/>
      <w:b/>
      <w:i/>
      <w:color w:val="auto"/>
      <w:sz w:val="26"/>
      <w:szCs w:val="24"/>
      <w:u w:val="single"/>
      <w:lang w:val="en-US"/>
    </w:rPr>
  </w:style>
  <w:style w:type="paragraph" w:customStyle="1" w:styleId="StyleChechedStyle1Before6ptAfter6ptLinespacing2">
    <w:name w:val="Style Cheched Style1 + Before:  6 pt After:  6 pt Line spacing:2"/>
    <w:basedOn w:val="ChechedStyle1"/>
    <w:autoRedefine/>
  </w:style>
  <w:style w:type="paragraph" w:customStyle="1" w:styleId="StyleListnormalBefore6ptAfter6ptLinespacingMul2">
    <w:name w:val="Style List normal + Before:  6 pt After:  6 pt Line spacing:  Mul2"/>
    <w:basedOn w:val="Listnormal"/>
    <w:autoRedefine/>
    <w:pPr>
      <w:tabs>
        <w:tab w:val="clear" w:pos="720"/>
      </w:tabs>
      <w:ind w:left="1890" w:firstLine="0"/>
    </w:pPr>
    <w:rPr>
      <w:sz w:val="22"/>
      <w:szCs w:val="20"/>
    </w:rPr>
  </w:style>
  <w:style w:type="paragraph" w:customStyle="1" w:styleId="StyleNormalTBLeftFirstline2835ptLinespacing15li4">
    <w:name w:val="Style NormalTB + Left First line:  28.35 pt Line spacing:  1.5 li4"/>
    <w:basedOn w:val="NormalTB"/>
    <w:pPr>
      <w:spacing w:line="360" w:lineRule="auto"/>
      <w:ind w:firstLine="567"/>
      <w:jc w:val="both"/>
    </w:pPr>
    <w:rPr>
      <w:b w:val="0"/>
      <w:i w:val="0"/>
      <w:sz w:val="26"/>
      <w:lang w:val="en-AU"/>
    </w:rPr>
  </w:style>
  <w:style w:type="paragraph" w:customStyle="1" w:styleId="StyleNormalTBLeftFirstline2835ptLinespacing15li3">
    <w:name w:val="Style NormalTB + Left First line:  28.35 pt Line spacing:  1.5 li3"/>
    <w:basedOn w:val="NormalTB"/>
    <w:pPr>
      <w:spacing w:line="360" w:lineRule="auto"/>
      <w:ind w:firstLine="567"/>
      <w:jc w:val="both"/>
    </w:pPr>
    <w:rPr>
      <w:b w:val="0"/>
      <w:i w:val="0"/>
      <w:sz w:val="26"/>
      <w:lang w:val="en-AU"/>
    </w:rPr>
  </w:style>
  <w:style w:type="character" w:customStyle="1" w:styleId="CompanyNameChar">
    <w:name w:val="Company_Name Char"/>
    <w:basedOn w:val="DefaultParagraphFont"/>
    <w:link w:val="CompanyName"/>
    <w:locked/>
    <w:rPr>
      <w:rFonts w:asciiTheme="majorHAnsi" w:eastAsiaTheme="majorEastAsia" w:hAnsiTheme="majorHAnsi" w:cstheme="majorBidi"/>
      <w:bCs/>
      <w:color w:val="000000" w:themeColor="text1"/>
      <w:kern w:val="28"/>
      <w:sz w:val="24"/>
    </w:rPr>
  </w:style>
  <w:style w:type="paragraph" w:customStyle="1" w:styleId="CompanyName">
    <w:name w:val="Company_Name"/>
    <w:link w:val="CompanyNameChar"/>
    <w:qFormat/>
    <w:pPr>
      <w:spacing w:after="0" w:line="240" w:lineRule="auto"/>
    </w:pPr>
    <w:rPr>
      <w:rFonts w:asciiTheme="majorHAnsi" w:eastAsiaTheme="majorEastAsia" w:hAnsiTheme="majorHAnsi" w:cstheme="majorBidi"/>
      <w:bCs/>
      <w:color w:val="000000" w:themeColor="text1"/>
      <w:kern w:val="28"/>
      <w:sz w:val="24"/>
    </w:rPr>
  </w:style>
  <w:style w:type="character" w:customStyle="1" w:styleId="TableContentChar">
    <w:name w:val="Table Content Char"/>
    <w:basedOn w:val="DefaultParagraphFont"/>
    <w:link w:val="TableContent"/>
    <w:locked/>
    <w:rPr>
      <w:rFonts w:ascii="Times New Roman" w:eastAsia="MS Mincho" w:hAnsi="Times New Roman"/>
      <w:color w:val="auto"/>
      <w:sz w:val="26"/>
      <w:szCs w:val="16"/>
      <w:lang w:val="en-US" w:eastAsia="ja-JP"/>
    </w:rPr>
  </w:style>
  <w:style w:type="table" w:customStyle="1" w:styleId="TableGridLight1">
    <w:name w:val="Table Grid Light1"/>
    <w:basedOn w:val="TableNormal"/>
    <w:uiPriority w:val="40"/>
    <w:pPr>
      <w:spacing w:after="0" w:line="240" w:lineRule="auto"/>
    </w:pPr>
    <w:rPr>
      <w:rFonts w:ascii="Book Antiqua" w:eastAsia="Book Antiqua" w:hAnsi="Book Antiqua"/>
      <w:color w:val="000000"/>
      <w:sz w:val="20"/>
      <w:szCs w:val="20"/>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font7">
    <w:name w:val="font7"/>
    <w:basedOn w:val="Normal"/>
    <w:pPr>
      <w:spacing w:before="100" w:beforeAutospacing="1" w:after="100" w:afterAutospacing="1" w:line="240" w:lineRule="auto"/>
      <w:jc w:val="left"/>
    </w:pPr>
    <w:rPr>
      <w:color w:val="FF0000"/>
      <w:sz w:val="24"/>
      <w:szCs w:val="24"/>
      <w:lang w:val="en-US"/>
    </w:rPr>
  </w:style>
  <w:style w:type="paragraph" w:customStyle="1" w:styleId="FHeading5">
    <w:name w:val="F.Heading5"/>
    <w:basedOn w:val="Normal"/>
    <w:pPr>
      <w:keepNext/>
      <w:widowControl w:val="0"/>
      <w:tabs>
        <w:tab w:val="num" w:pos="3600"/>
      </w:tabs>
      <w:spacing w:before="60" w:after="60" w:line="300" w:lineRule="atLeast"/>
      <w:ind w:left="3600" w:hanging="720"/>
    </w:pPr>
    <w:rPr>
      <w:color w:val="auto"/>
      <w:sz w:val="24"/>
      <w:szCs w:val="24"/>
      <w:lang w:val="en-US"/>
    </w:rPr>
  </w:style>
  <w:style w:type="paragraph" w:customStyle="1" w:styleId="FISB3">
    <w:name w:val="FIS_B3"/>
    <w:basedOn w:val="Normal"/>
    <w:autoRedefine/>
    <w:qFormat/>
    <w:pPr>
      <w:keepNext/>
      <w:widowControl w:val="0"/>
      <w:tabs>
        <w:tab w:val="num" w:pos="720"/>
        <w:tab w:val="left" w:pos="2268"/>
      </w:tabs>
      <w:spacing w:before="60" w:after="60" w:line="300" w:lineRule="atLeast"/>
      <w:ind w:left="2268" w:hanging="567"/>
    </w:pPr>
    <w:rPr>
      <w:color w:val="auto"/>
      <w:sz w:val="24"/>
      <w:szCs w:val="24"/>
      <w:lang w:val="en-US"/>
    </w:rPr>
  </w:style>
  <w:style w:type="paragraph" w:customStyle="1" w:styleId="FHeading1">
    <w:name w:val="F.Heading1"/>
    <w:basedOn w:val="Heading1"/>
    <w:autoRedefine/>
    <w:qFormat/>
    <w:pPr>
      <w:keepLines w:val="0"/>
      <w:widowControl w:val="0"/>
      <w:numPr>
        <w:numId w:val="0"/>
      </w:numPr>
      <w:tabs>
        <w:tab w:val="clear" w:pos="709"/>
        <w:tab w:val="num" w:pos="720"/>
      </w:tabs>
      <w:spacing w:before="180" w:line="300" w:lineRule="atLeast"/>
      <w:ind w:left="720" w:hanging="720"/>
    </w:pPr>
    <w:rPr>
      <w:rFonts w:ascii="Times New Roman" w:eastAsia="MS Mincho" w:hAnsi="Times New Roman" w:cs="Times New Roman"/>
      <w:kern w:val="32"/>
      <w:sz w:val="30"/>
      <w:szCs w:val="28"/>
    </w:rPr>
  </w:style>
  <w:style w:type="paragraph" w:customStyle="1" w:styleId="FHeading2">
    <w:name w:val="F.Heading2"/>
    <w:basedOn w:val="Heading2"/>
    <w:autoRedefine/>
    <w:qFormat/>
    <w:pPr>
      <w:keepLines w:val="0"/>
      <w:widowControl w:val="0"/>
      <w:numPr>
        <w:ilvl w:val="0"/>
        <w:numId w:val="0"/>
      </w:numPr>
      <w:tabs>
        <w:tab w:val="num" w:pos="1440"/>
      </w:tabs>
      <w:spacing w:before="180" w:line="300" w:lineRule="atLeast"/>
      <w:ind w:left="1440" w:hanging="720"/>
    </w:pPr>
    <w:rPr>
      <w:rFonts w:ascii="Times New Roman" w:eastAsia="Times New Roman" w:hAnsi="Times New Roman" w:cs="Times New Roman"/>
      <w:iCs/>
      <w:szCs w:val="28"/>
    </w:rPr>
  </w:style>
  <w:style w:type="paragraph" w:customStyle="1" w:styleId="FHeading3">
    <w:name w:val="F.Heading3"/>
    <w:basedOn w:val="Heading3"/>
    <w:autoRedefine/>
    <w:qFormat/>
    <w:pPr>
      <w:keepLines w:val="0"/>
      <w:widowControl w:val="0"/>
      <w:numPr>
        <w:ilvl w:val="0"/>
        <w:numId w:val="0"/>
      </w:numPr>
      <w:tabs>
        <w:tab w:val="num" w:pos="2160"/>
      </w:tabs>
      <w:spacing w:before="180" w:line="300" w:lineRule="atLeast"/>
      <w:ind w:left="2160" w:hanging="720"/>
    </w:pPr>
    <w:rPr>
      <w:rFonts w:ascii="Times New Roman" w:eastAsia="MS Mincho" w:hAnsi="Times New Roman" w:cs="Times New Roman"/>
      <w:i/>
      <w:color w:val="auto"/>
      <w:lang w:val="en-US"/>
    </w:rPr>
  </w:style>
  <w:style w:type="paragraph" w:customStyle="1" w:styleId="FHeading4">
    <w:name w:val="F.Heading4"/>
    <w:basedOn w:val="Heading4"/>
    <w:autoRedefine/>
    <w:pPr>
      <w:keepLines w:val="0"/>
      <w:widowControl w:val="0"/>
      <w:numPr>
        <w:ilvl w:val="0"/>
        <w:numId w:val="0"/>
      </w:numPr>
      <w:tabs>
        <w:tab w:val="num" w:pos="2880"/>
      </w:tabs>
      <w:spacing w:before="180" w:line="300" w:lineRule="atLeast"/>
      <w:ind w:left="2880" w:hanging="720"/>
    </w:pPr>
    <w:rPr>
      <w:rFonts w:ascii="Times New Roman" w:eastAsia="MS Mincho" w:hAnsi="Times New Roman" w:cs="Times New Roman"/>
      <w:i w:val="0"/>
      <w:color w:val="auto"/>
      <w:sz w:val="24"/>
      <w:lang w:val="en-US"/>
    </w:rPr>
  </w:style>
  <w:style w:type="paragraph" w:customStyle="1" w:styleId="FISB1">
    <w:name w:val="FIS_B1"/>
    <w:basedOn w:val="Normal"/>
    <w:autoRedefine/>
    <w:qFormat/>
    <w:pPr>
      <w:keepNext/>
      <w:widowControl w:val="0"/>
      <w:tabs>
        <w:tab w:val="num" w:pos="720"/>
        <w:tab w:val="left" w:pos="1134"/>
      </w:tabs>
      <w:spacing w:before="60" w:after="60" w:line="300" w:lineRule="atLeast"/>
      <w:ind w:left="1134" w:hanging="567"/>
    </w:pPr>
    <w:rPr>
      <w:color w:val="auto"/>
      <w:sz w:val="24"/>
      <w:szCs w:val="24"/>
      <w:lang w:val="en-US"/>
    </w:rPr>
  </w:style>
  <w:style w:type="paragraph" w:customStyle="1" w:styleId="FISB2">
    <w:name w:val="FIS_B2"/>
    <w:basedOn w:val="Normal"/>
    <w:autoRedefine/>
    <w:pPr>
      <w:keepNext/>
      <w:widowControl w:val="0"/>
      <w:tabs>
        <w:tab w:val="num" w:pos="1440"/>
        <w:tab w:val="left" w:pos="1701"/>
      </w:tabs>
      <w:spacing w:before="60" w:after="60" w:line="300" w:lineRule="atLeast"/>
      <w:ind w:left="1701" w:hanging="567"/>
    </w:pPr>
    <w:rPr>
      <w:color w:val="000000"/>
      <w:sz w:val="24"/>
      <w:lang w:eastAsia="vi-VN"/>
    </w:rPr>
  </w:style>
  <w:style w:type="paragraph" w:customStyle="1" w:styleId="FISB4">
    <w:name w:val="FIS_B4"/>
    <w:basedOn w:val="Normal"/>
    <w:autoRedefine/>
    <w:qFormat/>
    <w:pPr>
      <w:keepNext/>
      <w:widowControl w:val="0"/>
      <w:tabs>
        <w:tab w:val="num" w:pos="720"/>
        <w:tab w:val="left" w:pos="2835"/>
      </w:tabs>
      <w:spacing w:before="60" w:after="60" w:line="300" w:lineRule="atLeast"/>
      <w:ind w:left="2835" w:hanging="567"/>
    </w:pPr>
    <w:rPr>
      <w:color w:val="auto"/>
      <w:sz w:val="24"/>
      <w:szCs w:val="24"/>
      <w:lang w:val="en-US"/>
    </w:rPr>
  </w:style>
  <w:style w:type="paragraph" w:customStyle="1" w:styleId="FB1">
    <w:name w:val="F.B1"/>
    <w:basedOn w:val="Normal"/>
    <w:autoRedefine/>
    <w:qFormat/>
    <w:pPr>
      <w:keepNext/>
      <w:widowControl w:val="0"/>
      <w:tabs>
        <w:tab w:val="num" w:pos="720"/>
        <w:tab w:val="left" w:pos="1134"/>
      </w:tabs>
      <w:spacing w:before="60" w:after="60" w:line="300" w:lineRule="atLeast"/>
      <w:ind w:left="1134" w:hanging="567"/>
    </w:pPr>
    <w:rPr>
      <w:color w:val="auto"/>
      <w:sz w:val="24"/>
      <w:szCs w:val="24"/>
      <w:lang w:val="nl-NL"/>
    </w:rPr>
  </w:style>
  <w:style w:type="paragraph" w:customStyle="1" w:styleId="FB2">
    <w:name w:val="F.B2"/>
    <w:basedOn w:val="Normal"/>
    <w:autoRedefine/>
    <w:qFormat/>
    <w:pPr>
      <w:keepNext/>
      <w:widowControl w:val="0"/>
      <w:tabs>
        <w:tab w:val="num" w:pos="720"/>
        <w:tab w:val="left" w:pos="1701"/>
      </w:tabs>
      <w:spacing w:before="60" w:after="60" w:line="300" w:lineRule="atLeast"/>
      <w:ind w:left="1701" w:hanging="567"/>
    </w:pPr>
    <w:rPr>
      <w:color w:val="auto"/>
      <w:sz w:val="24"/>
      <w:szCs w:val="24"/>
      <w:lang w:val="en-US"/>
    </w:rPr>
  </w:style>
  <w:style w:type="character" w:customStyle="1" w:styleId="Style4Char">
    <w:name w:val="Style4 Char"/>
    <w:link w:val="Style4"/>
    <w:locked/>
    <w:rPr>
      <w:noProof/>
      <w:color w:val="auto"/>
      <w:sz w:val="24"/>
      <w:szCs w:val="24"/>
      <w:lang w:val="en-US"/>
    </w:rPr>
  </w:style>
  <w:style w:type="character" w:customStyle="1" w:styleId="Heading1Char1">
    <w:name w:val="Heading 1 Char1"/>
    <w:aliases w:val="H1 Char1,Heading 1(Report Only) Char1,Chapter Char1,Heading 1(Report Only)1 Char1,Chapter1 Char1,DO NOT USE_h1 Char1,Level 1 Topic Heading Char1,h1 Char1,l1 Char1,I1 Char1,l1+toc 1 Char1,no pg Char1,1st level Char1,Question# Char1"/>
    <w:basedOn w:val="DefaultParagraphFont"/>
    <w:uiPriority w:val="9"/>
    <w:rPr>
      <w:rFonts w:asciiTheme="majorHAnsi" w:eastAsiaTheme="majorEastAsia" w:hAnsiTheme="majorHAnsi" w:cstheme="majorBidi"/>
      <w:color w:val="365F91" w:themeColor="accent1" w:themeShade="BF"/>
      <w:sz w:val="32"/>
      <w:szCs w:val="32"/>
    </w:rPr>
  </w:style>
  <w:style w:type="character" w:customStyle="1" w:styleId="Heading5Char1">
    <w:name w:val="Heading 5 Char1"/>
    <w:aliases w:val="Heading 5(unused) Char1,Heading5 Char1,Heading51 Char1,Heading52 Char1,Heading511 Char1,Heading53 Char1,Heading512 Char1,5 Char1,H5-Heading 5 Char1,h5 Char1,l5 Char1,heading5 Char1,Heading54 Char1,Heading513 Char1,Heading521 Char1"/>
    <w:basedOn w:val="DefaultParagraphFont"/>
    <w:semiHidden/>
    <w:rPr>
      <w:rFonts w:asciiTheme="majorHAnsi" w:eastAsiaTheme="majorEastAsia" w:hAnsiTheme="majorHAnsi" w:cstheme="majorBidi"/>
      <w:color w:val="365F91" w:themeColor="accent1" w:themeShade="BF"/>
      <w:sz w:val="24"/>
      <w:szCs w:val="24"/>
    </w:rPr>
  </w:style>
  <w:style w:type="character" w:customStyle="1" w:styleId="Heading6Char1">
    <w:name w:val="Heading 6 Char1"/>
    <w:aliases w:val="L6 Char1,H6 Char1,Heading6 Char1,Heading61 Char1,Heading62 Char1,Heading611 Char1,Heading63 Char1,Heading612 Char1,6 Char1,h6 Char1,Requirement Char1,Heading64 Char1,Heading613 Char1,Heading621 Char1,Heading6111 Char1,Heading631 Char1"/>
    <w:basedOn w:val="DefaultParagraphFont"/>
    <w:semiHidden/>
    <w:rPr>
      <w:rFonts w:asciiTheme="majorHAnsi" w:eastAsiaTheme="majorEastAsia" w:hAnsiTheme="majorHAnsi" w:cstheme="majorBidi"/>
      <w:color w:val="243F60" w:themeColor="accent1" w:themeShade="7F"/>
      <w:sz w:val="24"/>
      <w:szCs w:val="24"/>
    </w:rPr>
  </w:style>
  <w:style w:type="character" w:customStyle="1" w:styleId="Heading7Char1">
    <w:name w:val="Heading 7 Char1"/>
    <w:aliases w:val="L7 Char1,Heading 7(unused) Char1,letter list Char1,7 Char1,req3 Char1,heading 7 Char1,H7 Char1,ITT t7 Char1,PA Appendix Major Char1,l7 Char1,lettered list Char1,letter list1 Char1,lettered list1 Char1,letter list2 Char1,letter list3 Char"/>
    <w:basedOn w:val="DefaultParagraphFont"/>
    <w:semiHidden/>
    <w:rPr>
      <w:rFonts w:asciiTheme="majorHAnsi" w:eastAsiaTheme="majorEastAsia" w:hAnsiTheme="majorHAnsi" w:cstheme="majorBidi"/>
      <w:i/>
      <w:iCs/>
      <w:color w:val="243F60" w:themeColor="accent1" w:themeShade="7F"/>
      <w:sz w:val="24"/>
      <w:szCs w:val="24"/>
    </w:rPr>
  </w:style>
  <w:style w:type="character" w:customStyle="1" w:styleId="Heading8Char1">
    <w:name w:val="Heading 8 Char1"/>
    <w:aliases w:val="Heading 8(unused) Char1,action Char1,8 Char1,r Char1,requirement Char1,req2 Char1,Reference List Char1,heading 8 Char1,ITT t8 Char1,PA Appendix Minor Char1,l8 Char1,action1 Char1,action2 Char1,action11 Char1,action3 Char1,action4 Char1"/>
    <w:basedOn w:val="DefaultParagraphFont"/>
    <w:semiHidden/>
    <w:rPr>
      <w:rFonts w:asciiTheme="majorHAnsi" w:eastAsiaTheme="majorEastAsia" w:hAnsiTheme="majorHAnsi" w:cstheme="majorBidi"/>
      <w:color w:val="272727" w:themeColor="text1" w:themeTint="D8"/>
      <w:sz w:val="21"/>
      <w:szCs w:val="21"/>
    </w:rPr>
  </w:style>
  <w:style w:type="character" w:customStyle="1" w:styleId="Heading9Char1">
    <w:name w:val="Heading 9 Char1"/>
    <w:aliases w:val="Heading 9(unused) Char1,progress Char1,App Heading Char1,Titre 10 Char1,9 Char1,rb Char1,req bullet Char1,req1 Char1,heading 9 Char1,ITT t9 Char1,l9 Char1,progress1 Char1,progress2 Char1,progress11 Char1,progress3 Char1,progress4 Char1"/>
    <w:basedOn w:val="DefaultParagraphFont"/>
    <w:semiHidden/>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 Char1,Header/Footer Char1,header odd Char1,Hyphen Char1,sbv Char"/>
    <w:basedOn w:val="DefaultParagraphFont"/>
    <w:uiPriority w:val="99"/>
    <w:rPr>
      <w:rFonts w:ascii="Times New Roman" w:eastAsia="Times New Roman" w:hAnsi="Times New Roman" w:cs="Times New Roman"/>
      <w:color w:val="auto"/>
      <w:sz w:val="24"/>
      <w:szCs w:val="24"/>
      <w:lang w:eastAsia="en-US"/>
    </w:rPr>
  </w:style>
  <w:style w:type="character" w:customStyle="1" w:styleId="BodyTextChar10">
    <w:name w:val="Body Text Char1"/>
    <w:aliases w:val="Char Char1, Char Char2,Body Text Char1 Char Char1,Body Text Char1 Char Char Char Char Char,Body Text Char1 Char Char Char,Body Text1 Char Char,bt Char Char Char Char Char Char Char Char1,Char2 Char"/>
    <w:basedOn w:val="DefaultParagraphFont"/>
    <w:uiPriority w:val="99"/>
    <w:rPr>
      <w:rFonts w:ascii="Times New Roman" w:eastAsia="Times New Roman" w:hAnsi="Times New Roman" w:cs="Times New Roman"/>
      <w:color w:val="auto"/>
      <w:sz w:val="24"/>
      <w:szCs w:val="24"/>
      <w:lang w:eastAsia="en-US"/>
    </w:rPr>
  </w:style>
  <w:style w:type="paragraph" w:customStyle="1" w:styleId="Pointemrule">
    <w:name w:val="Point_emrule"/>
    <w:basedOn w:val="Normal"/>
    <w:autoRedefine/>
    <w:pPr>
      <w:widowControl w:val="0"/>
      <w:tabs>
        <w:tab w:val="num" w:pos="360"/>
      </w:tabs>
      <w:spacing w:after="0" w:line="360" w:lineRule="auto"/>
      <w:ind w:left="360" w:hanging="360"/>
    </w:pPr>
    <w:rPr>
      <w:rFonts w:eastAsia="MS Mincho"/>
      <w:color w:val="auto"/>
      <w:sz w:val="24"/>
      <w:szCs w:val="24"/>
      <w:lang w:val="en-US" w:eastAsia="ja-JP"/>
    </w:rPr>
  </w:style>
  <w:style w:type="character" w:customStyle="1" w:styleId="Style13ptBold1CharCharCharCharChar">
    <w:name w:val="Style 13 pt Bold1 Char Char Char Char Char"/>
    <w:basedOn w:val="DefaultParagraphFont"/>
    <w:link w:val="Style13ptBold1CharCharCharChar"/>
    <w:locked/>
    <w:rPr>
      <w:rFonts w:ascii="Times New Roman" w:eastAsia="SimSun" w:hAnsi="Times New Roman"/>
      <w:bCs/>
      <w:sz w:val="26"/>
      <w:szCs w:val="26"/>
      <w:lang w:eastAsia="zh-CN"/>
    </w:rPr>
  </w:style>
  <w:style w:type="paragraph" w:customStyle="1" w:styleId="Style13ptBold1CharCharCharChar">
    <w:name w:val="Style 13 pt Bold1 Char Char Char Char"/>
    <w:basedOn w:val="Normal"/>
    <w:link w:val="Style13ptBold1CharCharCharCharChar"/>
    <w:autoRedefine/>
    <w:pPr>
      <w:keepNext/>
      <w:keepLines/>
      <w:spacing w:after="0" w:line="240" w:lineRule="auto"/>
      <w:jc w:val="left"/>
    </w:pPr>
    <w:rPr>
      <w:rFonts w:eastAsia="SimSun"/>
      <w:bCs/>
      <w:color w:val="0000FF"/>
      <w:lang w:eastAsia="zh-CN"/>
    </w:rPr>
  </w:style>
  <w:style w:type="paragraph" w:customStyle="1" w:styleId="MyTextStyle">
    <w:name w:val="MyTextStyle"/>
    <w:basedOn w:val="Normal"/>
    <w:uiPriority w:val="99"/>
    <w:pPr>
      <w:tabs>
        <w:tab w:val="num" w:pos="720"/>
        <w:tab w:val="left" w:pos="907"/>
      </w:tabs>
      <w:spacing w:before="120" w:after="120" w:line="240" w:lineRule="auto"/>
      <w:ind w:left="720" w:hanging="360"/>
    </w:pPr>
    <w:rPr>
      <w:rFonts w:eastAsia="SimSun"/>
      <w:color w:val="auto"/>
      <w:szCs w:val="24"/>
      <w:lang w:val="en-US" w:eastAsia="zh-CN"/>
    </w:rPr>
  </w:style>
  <w:style w:type="paragraph" w:customStyle="1" w:styleId="Style14ptBoldCentered">
    <w:name w:val="Style 14 pt Bold Centered"/>
    <w:basedOn w:val="Normal"/>
    <w:uiPriority w:val="99"/>
    <w:pPr>
      <w:spacing w:before="60" w:after="60" w:line="240" w:lineRule="auto"/>
      <w:jc w:val="center"/>
    </w:pPr>
    <w:rPr>
      <w:b/>
      <w:bCs/>
      <w:color w:val="auto"/>
      <w:szCs w:val="20"/>
      <w:lang w:val="en-US"/>
    </w:rPr>
  </w:style>
  <w:style w:type="paragraph" w:customStyle="1" w:styleId="Style8">
    <w:name w:val="Style8"/>
    <w:basedOn w:val="Heading5"/>
    <w:link w:val="Style8Char"/>
    <w:qFormat/>
    <w:pPr>
      <w:keepNext w:val="0"/>
      <w:keepLines w:val="0"/>
      <w:widowControl w:val="0"/>
      <w:numPr>
        <w:ilvl w:val="0"/>
        <w:numId w:val="0"/>
      </w:numPr>
      <w:tabs>
        <w:tab w:val="num" w:pos="1211"/>
        <w:tab w:val="left" w:pos="1418"/>
      </w:tabs>
      <w:spacing w:before="0" w:after="60" w:line="360" w:lineRule="auto"/>
      <w:ind w:left="1211" w:hanging="360"/>
      <w:jc w:val="left"/>
    </w:pPr>
    <w:rPr>
      <w:rFonts w:ascii="Times New Roman" w:eastAsia="Times New Roman" w:hAnsi="Times New Roman" w:cs="Times New Roman"/>
      <w:b/>
      <w:bCs/>
      <w:i/>
      <w:iCs/>
      <w:color w:val="auto"/>
      <w:lang w:val="en-US"/>
    </w:rPr>
  </w:style>
  <w:style w:type="paragraph" w:customStyle="1" w:styleId="Bia-Top0">
    <w:name w:val="Bia-Top"/>
    <w:basedOn w:val="Normal"/>
    <w:next w:val="Normal"/>
    <w:pPr>
      <w:spacing w:after="0" w:line="240" w:lineRule="auto"/>
      <w:ind w:left="360"/>
      <w:jc w:val="center"/>
    </w:pPr>
    <w:rPr>
      <w:b/>
      <w:bCs/>
      <w:color w:val="auto"/>
      <w:spacing w:val="-6"/>
      <w:sz w:val="28"/>
      <w:lang w:val="en-US"/>
    </w:rPr>
  </w:style>
  <w:style w:type="paragraph" w:customStyle="1" w:styleId="Head2III">
    <w:name w:val="Head 2 III"/>
    <w:basedOn w:val="Heading2"/>
    <w:next w:val="Heading2"/>
    <w:uiPriority w:val="99"/>
    <w:qFormat/>
    <w:pPr>
      <w:keepLines w:val="0"/>
      <w:widowControl w:val="0"/>
      <w:numPr>
        <w:ilvl w:val="0"/>
        <w:numId w:val="0"/>
      </w:numPr>
      <w:tabs>
        <w:tab w:val="num" w:pos="720"/>
        <w:tab w:val="left" w:pos="900"/>
      </w:tabs>
      <w:snapToGrid w:val="0"/>
      <w:spacing w:before="240" w:after="0" w:line="360" w:lineRule="auto"/>
      <w:ind w:left="720" w:hanging="720"/>
      <w:jc w:val="left"/>
    </w:pPr>
    <w:rPr>
      <w:rFonts w:ascii="Times New Roman" w:eastAsia="Times New Roman" w:hAnsi="Times New Roman" w:cs="Times New Roman"/>
      <w:bCs w:val="0"/>
      <w:szCs w:val="20"/>
    </w:rPr>
  </w:style>
  <w:style w:type="paragraph" w:customStyle="1" w:styleId="OSS12Figure">
    <w:name w:val="!OSS12 Figure"/>
    <w:basedOn w:val="Normal"/>
    <w:uiPriority w:val="99"/>
    <w:pPr>
      <w:spacing w:after="120" w:line="360" w:lineRule="auto"/>
      <w:jc w:val="center"/>
    </w:pPr>
    <w:rPr>
      <w:rFonts w:ascii="Verdana" w:eastAsia="MS Mincho" w:hAnsi="Verdana" w:cs="Arial"/>
      <w:color w:val="000000"/>
      <w:sz w:val="20"/>
      <w:szCs w:val="20"/>
      <w:lang w:val="en-US"/>
    </w:rPr>
  </w:style>
  <w:style w:type="character" w:customStyle="1" w:styleId="OSS12BodyTextChar">
    <w:name w:val="!OSS12 Body Text Char"/>
    <w:link w:val="OSS12BodyText"/>
    <w:uiPriority w:val="99"/>
    <w:locked/>
    <w:rPr>
      <w:rFonts w:ascii="Verdana" w:eastAsia="MS Mincho" w:hAnsi="Verdana" w:cs="Arial"/>
      <w:color w:val="000000"/>
    </w:rPr>
  </w:style>
  <w:style w:type="paragraph" w:customStyle="1" w:styleId="OSS12BodyText">
    <w:name w:val="!OSS12 Body Text"/>
    <w:basedOn w:val="Normal"/>
    <w:link w:val="OSS12BodyTextChar"/>
    <w:uiPriority w:val="99"/>
    <w:pPr>
      <w:spacing w:after="120" w:line="360" w:lineRule="auto"/>
      <w:jc w:val="left"/>
    </w:pPr>
    <w:rPr>
      <w:rFonts w:ascii="Verdana" w:eastAsia="MS Mincho" w:hAnsi="Verdana" w:cs="Arial"/>
      <w:color w:val="000000"/>
      <w:sz w:val="28"/>
    </w:rPr>
  </w:style>
  <w:style w:type="paragraph" w:customStyle="1" w:styleId="OSS12BulletedList1">
    <w:name w:val="!OSS12 Bulleted List 1"/>
    <w:basedOn w:val="OSS12BodyText"/>
    <w:uiPriority w:val="99"/>
    <w:pPr>
      <w:tabs>
        <w:tab w:val="num" w:pos="720"/>
      </w:tabs>
      <w:spacing w:before="60" w:after="60"/>
      <w:ind w:left="720" w:hanging="450"/>
      <w:contextualSpacing/>
    </w:pPr>
  </w:style>
  <w:style w:type="paragraph" w:customStyle="1" w:styleId="Style12">
    <w:name w:val="Style12"/>
    <w:basedOn w:val="Normal"/>
    <w:uiPriority w:val="99"/>
    <w:qFormat/>
    <w:pPr>
      <w:keepNext/>
      <w:keepLines/>
      <w:tabs>
        <w:tab w:val="num" w:pos="720"/>
      </w:tabs>
      <w:spacing w:before="200" w:after="0"/>
      <w:ind w:left="720" w:hanging="720"/>
      <w:jc w:val="left"/>
      <w:outlineLvl w:val="2"/>
    </w:pPr>
    <w:rPr>
      <w:b/>
      <w:bCs/>
      <w:color w:val="auto"/>
      <w:szCs w:val="22"/>
      <w:lang w:val="en-US"/>
    </w:rPr>
  </w:style>
  <w:style w:type="paragraph" w:customStyle="1" w:styleId="Style13">
    <w:name w:val="Style13"/>
    <w:basedOn w:val="Normal"/>
    <w:uiPriority w:val="99"/>
    <w:qFormat/>
    <w:pPr>
      <w:keepNext/>
      <w:tabs>
        <w:tab w:val="num" w:pos="720"/>
      </w:tabs>
      <w:spacing w:before="120" w:after="120" w:line="240" w:lineRule="auto"/>
      <w:ind w:left="720" w:hanging="720"/>
      <w:outlineLvl w:val="3"/>
    </w:pPr>
    <w:rPr>
      <w:b/>
      <w:color w:val="auto"/>
      <w:lang w:val="en-US"/>
    </w:rPr>
  </w:style>
  <w:style w:type="paragraph" w:customStyle="1" w:styleId="Style26">
    <w:name w:val="Style26"/>
    <w:basedOn w:val="Normal"/>
    <w:uiPriority w:val="99"/>
    <w:qFormat/>
    <w:pPr>
      <w:keepNext/>
      <w:keepLines/>
      <w:tabs>
        <w:tab w:val="num" w:pos="720"/>
      </w:tabs>
      <w:spacing w:after="120" w:line="240" w:lineRule="auto"/>
      <w:ind w:left="720" w:hanging="720"/>
      <w:jc w:val="left"/>
      <w:outlineLvl w:val="2"/>
    </w:pPr>
    <w:rPr>
      <w:b/>
      <w:bCs/>
      <w:color w:val="auto"/>
      <w:szCs w:val="22"/>
      <w:lang w:val="en-US"/>
    </w:rPr>
  </w:style>
  <w:style w:type="paragraph" w:customStyle="1" w:styleId="head3III3">
    <w:name w:val="head 3 III 3"/>
    <w:basedOn w:val="Heading3"/>
    <w:next w:val="Heading3"/>
    <w:uiPriority w:val="99"/>
    <w:qFormat/>
    <w:pPr>
      <w:numPr>
        <w:ilvl w:val="0"/>
        <w:numId w:val="0"/>
      </w:numPr>
      <w:spacing w:before="200" w:after="0"/>
      <w:jc w:val="left"/>
    </w:pPr>
    <w:rPr>
      <w:rFonts w:ascii="Times New Roman" w:eastAsia="Times New Roman" w:hAnsi="Times New Roman" w:cs="Times New Roman"/>
      <w:color w:val="auto"/>
      <w:szCs w:val="22"/>
      <w:lang w:val="en-US"/>
    </w:rPr>
  </w:style>
  <w:style w:type="paragraph" w:customStyle="1" w:styleId="Head5ngon">
    <w:name w:val="Head 5 ngon"/>
    <w:basedOn w:val="Heading5"/>
    <w:next w:val="Heading5"/>
    <w:uiPriority w:val="99"/>
    <w:qFormat/>
    <w:pPr>
      <w:keepLines w:val="0"/>
      <w:widowControl w:val="0"/>
      <w:numPr>
        <w:ilvl w:val="0"/>
        <w:numId w:val="0"/>
      </w:numPr>
      <w:tabs>
        <w:tab w:val="num" w:pos="1008"/>
      </w:tabs>
      <w:snapToGrid w:val="0"/>
      <w:spacing w:before="120" w:after="0" w:line="240" w:lineRule="auto"/>
      <w:ind w:left="1008" w:hanging="1008"/>
    </w:pPr>
    <w:rPr>
      <w:rFonts w:ascii="Times New Roman" w:eastAsia="Times New Roman" w:hAnsi="Times New Roman" w:cs="Times New Roman"/>
      <w:b/>
      <w:color w:val="auto"/>
      <w:szCs w:val="20"/>
      <w:lang w:val="en-US"/>
    </w:rPr>
  </w:style>
  <w:style w:type="paragraph" w:customStyle="1" w:styleId="Style7">
    <w:name w:val="Style7"/>
    <w:basedOn w:val="Head2III"/>
    <w:link w:val="Style7Char"/>
    <w:qFormat/>
  </w:style>
  <w:style w:type="character" w:customStyle="1" w:styleId="HBulletCharChar">
    <w:name w:val="H_Bullet Char Char"/>
    <w:link w:val="HBullet"/>
    <w:uiPriority w:val="99"/>
    <w:locked/>
    <w:rPr>
      <w:rFonts w:ascii="Times New Roman" w:eastAsia="Times New Roman" w:hAnsi="Times New Roman"/>
    </w:rPr>
  </w:style>
  <w:style w:type="paragraph" w:customStyle="1" w:styleId="HBullet">
    <w:name w:val="H_Bullet"/>
    <w:basedOn w:val="Normal"/>
    <w:link w:val="HBulletCharChar"/>
    <w:autoRedefine/>
    <w:uiPriority w:val="99"/>
    <w:pPr>
      <w:tabs>
        <w:tab w:val="left" w:pos="540"/>
      </w:tabs>
      <w:spacing w:after="120"/>
    </w:pPr>
    <w:rPr>
      <w:color w:val="0000FF"/>
      <w:sz w:val="28"/>
    </w:rPr>
  </w:style>
  <w:style w:type="paragraph" w:customStyle="1" w:styleId="Style5">
    <w:name w:val="Style5"/>
    <w:basedOn w:val="Heading4"/>
    <w:link w:val="Style5Char"/>
    <w:qFormat/>
    <w:pPr>
      <w:keepLines w:val="0"/>
      <w:widowControl w:val="0"/>
      <w:numPr>
        <w:ilvl w:val="0"/>
        <w:numId w:val="0"/>
      </w:numPr>
      <w:tabs>
        <w:tab w:val="num" w:pos="720"/>
        <w:tab w:val="left" w:pos="1134"/>
      </w:tabs>
      <w:spacing w:before="0" w:after="60" w:line="360" w:lineRule="auto"/>
      <w:ind w:left="720" w:hanging="720"/>
      <w:jc w:val="left"/>
    </w:pPr>
    <w:rPr>
      <w:rFonts w:ascii="Times New Roman" w:eastAsia="Times New Roman" w:hAnsi="Times New Roman" w:cs="Times New Roman"/>
      <w:i w:val="0"/>
      <w:iCs w:val="0"/>
      <w:color w:val="auto"/>
      <w:lang w:val="en-US"/>
    </w:rPr>
  </w:style>
  <w:style w:type="paragraph" w:customStyle="1" w:styleId="Style6">
    <w:name w:val="Style6"/>
    <w:basedOn w:val="Heading3"/>
    <w:link w:val="Style6Char"/>
    <w:qFormat/>
    <w:pPr>
      <w:keepLines w:val="0"/>
      <w:widowControl w:val="0"/>
      <w:numPr>
        <w:ilvl w:val="0"/>
        <w:numId w:val="0"/>
      </w:numPr>
      <w:tabs>
        <w:tab w:val="num" w:pos="720"/>
        <w:tab w:val="left" w:pos="1418"/>
      </w:tabs>
      <w:spacing w:before="0" w:after="60" w:line="360" w:lineRule="auto"/>
      <w:ind w:left="720" w:hanging="720"/>
      <w:jc w:val="left"/>
    </w:pPr>
    <w:rPr>
      <w:rFonts w:ascii="Times New Roman" w:eastAsia="Times New Roman" w:hAnsi="Times New Roman" w:cs="Times New Roman"/>
      <w:color w:val="auto"/>
      <w:lang w:val="en-US"/>
    </w:rPr>
  </w:style>
  <w:style w:type="paragraph" w:customStyle="1" w:styleId="Style9">
    <w:name w:val="Style9"/>
    <w:basedOn w:val="Heading3"/>
    <w:uiPriority w:val="99"/>
    <w:qFormat/>
    <w:pPr>
      <w:keepLines w:val="0"/>
      <w:widowControl w:val="0"/>
      <w:numPr>
        <w:ilvl w:val="0"/>
        <w:numId w:val="0"/>
      </w:numPr>
      <w:tabs>
        <w:tab w:val="num" w:pos="2880"/>
      </w:tabs>
      <w:spacing w:before="0" w:after="60" w:line="360" w:lineRule="auto"/>
      <w:ind w:left="2880" w:hanging="720"/>
      <w:jc w:val="left"/>
    </w:pPr>
    <w:rPr>
      <w:rFonts w:ascii="Times New Roman" w:eastAsia="Times New Roman" w:hAnsi="Times New Roman" w:cs="Times New Roman"/>
      <w:color w:val="auto"/>
      <w:lang w:val="en-US"/>
    </w:rPr>
  </w:style>
  <w:style w:type="paragraph" w:customStyle="1" w:styleId="StyleHeading4Heading4Charh4Charh41CharCharCharCharBe2">
    <w:name w:val="Style Heading 4Heading 4 Charh4 Charh41 Char Char Char Char + Be2"/>
    <w:basedOn w:val="Heading4"/>
    <w:autoRedefine/>
    <w:uiPriority w:val="99"/>
    <w:pPr>
      <w:keepLines w:val="0"/>
      <w:widowControl w:val="0"/>
      <w:numPr>
        <w:ilvl w:val="0"/>
        <w:numId w:val="0"/>
      </w:numPr>
      <w:tabs>
        <w:tab w:val="num" w:pos="2880"/>
      </w:tabs>
      <w:spacing w:before="60" w:after="0" w:line="240" w:lineRule="auto"/>
      <w:ind w:left="2880" w:hanging="360"/>
    </w:pPr>
    <w:rPr>
      <w:rFonts w:ascii="Times New Roman" w:eastAsia="Times New Roman" w:hAnsi="Times New Roman" w:cs="Times New Roman"/>
      <w:b w:val="0"/>
      <w:noProof/>
      <w:color w:val="auto"/>
      <w:lang w:val="en-US"/>
    </w:rPr>
  </w:style>
  <w:style w:type="paragraph" w:customStyle="1" w:styleId="StyleHeading4Heading4Charh4Charh41CharCharCharCharh4h2">
    <w:name w:val="Style Heading 4Heading 4 Charh4 Charh41 Char Char Char Charh4h2"/>
    <w:basedOn w:val="Heading4"/>
    <w:uiPriority w:val="99"/>
    <w:pPr>
      <w:keepLines w:val="0"/>
      <w:numPr>
        <w:ilvl w:val="0"/>
        <w:numId w:val="0"/>
      </w:numPr>
      <w:spacing w:before="60" w:after="60" w:line="240" w:lineRule="auto"/>
      <w:ind w:left="1880"/>
    </w:pPr>
    <w:rPr>
      <w:rFonts w:ascii="Times New Roman" w:eastAsia="Times New Roman" w:hAnsi="Times New Roman" w:cs="Times New Roman"/>
      <w:i w:val="0"/>
      <w:color w:val="auto"/>
      <w:lang w:val="en-US"/>
    </w:rPr>
  </w:style>
  <w:style w:type="paragraph" w:customStyle="1" w:styleId="Char11">
    <w:name w:val="Char11"/>
    <w:basedOn w:val="Normal"/>
    <w:autoRedefine/>
    <w:uiPriority w:val="99"/>
    <w:pPr>
      <w:spacing w:after="0" w:line="288" w:lineRule="auto"/>
      <w:jc w:val="left"/>
    </w:pPr>
    <w:rPr>
      <w:color w:val="auto"/>
      <w:sz w:val="22"/>
      <w:szCs w:val="20"/>
      <w:lang w:val="en-US"/>
    </w:rPr>
  </w:style>
  <w:style w:type="paragraph" w:customStyle="1" w:styleId="tieude2">
    <w:name w:val="tieude2"/>
    <w:basedOn w:val="Normal"/>
    <w:uiPriority w:val="99"/>
    <w:pPr>
      <w:spacing w:before="80" w:after="80" w:line="300" w:lineRule="atLeast"/>
    </w:pPr>
    <w:rPr>
      <w:rFonts w:ascii="Arial" w:hAnsi="Arial"/>
      <w:b/>
      <w:color w:val="auto"/>
      <w:sz w:val="20"/>
      <w:szCs w:val="24"/>
      <w:lang w:val="en-US"/>
    </w:rPr>
  </w:style>
  <w:style w:type="paragraph" w:customStyle="1" w:styleId="ISOBodyText3">
    <w:name w:val="ISO Body Text 3"/>
    <w:basedOn w:val="Normal"/>
    <w:uiPriority w:val="99"/>
    <w:pPr>
      <w:spacing w:before="120" w:after="120" w:line="240" w:lineRule="auto"/>
      <w:ind w:left="1440"/>
    </w:pPr>
    <w:rPr>
      <w:rFonts w:ascii="VNI-Times" w:hAnsi="VNI-Times"/>
      <w:color w:val="auto"/>
      <w:sz w:val="24"/>
      <w:szCs w:val="24"/>
      <w:lang w:val="en-US"/>
    </w:rPr>
  </w:style>
  <w:style w:type="character" w:customStyle="1" w:styleId="StyleNormalIndentChar1NormalIndentChar1CharCharNormalInde2">
    <w:name w:val="Style Normal Indent Char1Normal Indent Char1 Char CharNormal Inde2"/>
    <w:basedOn w:val="DefaultParagraphFont"/>
    <w:rPr>
      <w:rFonts w:ascii="Arial" w:hAnsi="Arial" w:cs="Arial" w:hint="default"/>
      <w:sz w:val="26"/>
      <w:lang w:val="en-US" w:eastAsia="en-US" w:bidi="ar-SA"/>
    </w:rPr>
  </w:style>
  <w:style w:type="character" w:customStyle="1" w:styleId="searchword">
    <w:name w:val="searchword"/>
    <w:basedOn w:val="DefaultParagraphFont"/>
    <w:uiPriority w:val="99"/>
  </w:style>
  <w:style w:type="character" w:customStyle="1" w:styleId="fat">
    <w:name w:val="_f_at"/>
    <w:basedOn w:val="DefaultParagraphFont"/>
  </w:style>
  <w:style w:type="character" w:customStyle="1" w:styleId="Style5Char">
    <w:name w:val="Style5 Char"/>
    <w:link w:val="Style5"/>
    <w:rPr>
      <w:b/>
      <w:bCs/>
      <w:color w:val="auto"/>
      <w:sz w:val="28"/>
      <w:lang w:val="en-US"/>
    </w:rPr>
  </w:style>
  <w:style w:type="character" w:customStyle="1" w:styleId="UnresolvedMention18">
    <w:name w:val="Unresolved Mention18"/>
    <w:basedOn w:val="DefaultParagraphFont"/>
    <w:uiPriority w:val="99"/>
    <w:semiHidden/>
    <w:unhideWhenUsed/>
    <w:rPr>
      <w:color w:val="605E5C"/>
      <w:shd w:val="clear" w:color="auto" w:fill="E1DFDD"/>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I2Char1">
    <w:name w:val="I2 Char1"/>
    <w:aliases w:val="l2+toc 2 Char1,2nd level Char1,l2 + Char1,Header 2 Char1,21 Char1,Header 21 Char1,l21 Char1,h22 Char1,22 Char1,Header 22 Char1,l22 Char1,h23 Char1,23 Char1,Header 23 Char1,l23 Char1,h24 Char1,24 Char1"/>
    <w:basedOn w:val="DefaultParagraphFont"/>
    <w:uiPriority w:val="99"/>
    <w:locked/>
    <w:rPr>
      <w:rFonts w:ascii="Arial" w:eastAsia="Times New Roman" w:hAnsi="Arial" w:cs="Arial"/>
      <w:b/>
      <w:bCs/>
      <w:i/>
      <w:iCs/>
      <w:sz w:val="28"/>
      <w:szCs w:val="28"/>
    </w:rPr>
  </w:style>
  <w:style w:type="paragraph" w:customStyle="1" w:styleId="StyleNormalTBLeftFirstline2835ptLinespacing15li2">
    <w:name w:val="Style NormalTB + Left First line:  28.35 pt Line spacing:  1.5 li2"/>
    <w:basedOn w:val="Normal"/>
    <w:pPr>
      <w:spacing w:after="0" w:line="360" w:lineRule="auto"/>
      <w:ind w:firstLine="567"/>
    </w:pPr>
    <w:rPr>
      <w:color w:val="auto"/>
      <w:szCs w:val="20"/>
      <w:lang w:val="en-AU"/>
    </w:rPr>
  </w:style>
  <w:style w:type="paragraph" w:customStyle="1" w:styleId="StyleNormalTBLeftFirstline2835ptLinespacing15li1">
    <w:name w:val="Style NormalTB + Left First line:  28.35 pt Line spacing:  1.5 li1"/>
    <w:basedOn w:val="Normal"/>
    <w:uiPriority w:val="99"/>
    <w:pPr>
      <w:spacing w:after="0" w:line="360" w:lineRule="auto"/>
      <w:ind w:firstLine="567"/>
    </w:pPr>
    <w:rPr>
      <w:color w:val="auto"/>
      <w:szCs w:val="20"/>
      <w:lang w:val="en-AU"/>
    </w:rPr>
  </w:style>
  <w:style w:type="paragraph" w:customStyle="1" w:styleId="pointemrule0">
    <w:name w:val="point_emrule"/>
    <w:basedOn w:val="Normal"/>
    <w:autoRedefine/>
    <w:pPr>
      <w:spacing w:before="20" w:after="20"/>
      <w:ind w:left="789" w:hanging="360"/>
      <w:contextualSpacing/>
    </w:pPr>
    <w:rPr>
      <w:color w:val="auto"/>
      <w:szCs w:val="24"/>
      <w:lang w:val="en-US"/>
    </w:rPr>
  </w:style>
  <w:style w:type="character" w:customStyle="1" w:styleId="apple-style-span">
    <w:name w:val="apple-style-span"/>
    <w:basedOn w:val="DefaultParagraphFont"/>
    <w:uiPriority w:val="99"/>
    <w:rPr>
      <w:rFonts w:cs="Times New Roman"/>
    </w:rPr>
  </w:style>
  <w:style w:type="character" w:customStyle="1" w:styleId="WW8Num10z1">
    <w:name w:val="WW8Num10z1"/>
    <w:uiPriority w:val="99"/>
    <w:rPr>
      <w:rFonts w:ascii="Courier New" w:hAnsi="Courier New"/>
    </w:rPr>
  </w:style>
  <w:style w:type="paragraph" w:customStyle="1" w:styleId="xstyle4">
    <w:name w:val="x_style4"/>
    <w:basedOn w:val="Normal"/>
    <w:uiPriority w:val="99"/>
    <w:pPr>
      <w:spacing w:before="100" w:beforeAutospacing="1" w:after="100" w:afterAutospacing="1" w:line="240" w:lineRule="auto"/>
      <w:jc w:val="left"/>
    </w:pPr>
    <w:rPr>
      <w:color w:val="auto"/>
      <w:sz w:val="24"/>
      <w:szCs w:val="24"/>
      <w:lang w:val="en-US"/>
    </w:rPr>
  </w:style>
  <w:style w:type="paragraph" w:customStyle="1" w:styleId="StyleNormalTBLeftFirstline2835ptLinespacing15li5">
    <w:name w:val="Style NormalTB + Left First line:  28.35 pt Line spacing:  1.5 li5"/>
    <w:basedOn w:val="Normal"/>
    <w:pPr>
      <w:spacing w:after="0" w:line="360" w:lineRule="auto"/>
      <w:ind w:firstLine="567"/>
    </w:pPr>
    <w:rPr>
      <w:color w:val="auto"/>
      <w:szCs w:val="20"/>
      <w:lang w:val="en-AU"/>
    </w:rPr>
  </w:style>
  <w:style w:type="table" w:customStyle="1" w:styleId="TableGrid20">
    <w:name w:val="Table Grid2"/>
    <w:basedOn w:val="TableNormal"/>
    <w:next w:val="TableGrid"/>
    <w:uiPriority w:val="59"/>
    <w:pPr>
      <w:spacing w:after="0" w:line="240" w:lineRule="auto"/>
    </w:pPr>
    <w:rPr>
      <w:rFonts w:asciiTheme="minorHAnsi" w:hAnsiTheme="minorHAnsi" w:cstheme="minorBidi"/>
      <w:color w:val="auto"/>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uiPriority w:val="39"/>
    <w:pPr>
      <w:spacing w:after="0" w:line="240" w:lineRule="auto"/>
    </w:pPr>
    <w:rPr>
      <w:rFonts w:asciiTheme="minorHAnsi" w:hAnsiTheme="minorHAnsi" w:cstheme="minorBidi"/>
      <w:color w:val="auto"/>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eu">
    <w:name w:val="dieu"/>
    <w:basedOn w:val="Normal"/>
    <w:pPr>
      <w:tabs>
        <w:tab w:val="left" w:pos="3969"/>
        <w:tab w:val="left" w:pos="5103"/>
        <w:tab w:val="left" w:pos="6804"/>
      </w:tabs>
      <w:spacing w:before="120" w:after="0" w:line="240" w:lineRule="auto"/>
      <w:ind w:left="680" w:firstLine="284"/>
    </w:pPr>
    <w:rPr>
      <w:color w:val="auto"/>
      <w:sz w:val="24"/>
      <w:szCs w:val="24"/>
      <w:lang w:val="en-US"/>
    </w:rPr>
  </w:style>
  <w:style w:type="table" w:customStyle="1" w:styleId="GridTable4-Accent21">
    <w:name w:val="Grid Table 4 - Accent 21"/>
    <w:basedOn w:val="TableNormal"/>
    <w:uiPriority w:val="49"/>
    <w:pPr>
      <w:spacing w:after="0" w:line="240" w:lineRule="auto"/>
    </w:pPr>
    <w:rPr>
      <w:rFonts w:cstheme="minorBidi"/>
      <w:color w:val="auto"/>
      <w:szCs w:val="22"/>
      <w:lang w:val="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TableGrid40">
    <w:name w:val="Table Grid4"/>
    <w:basedOn w:val="TableNormal"/>
    <w:next w:val="TableGrid"/>
    <w:uiPriority w:val="39"/>
    <w:pPr>
      <w:spacing w:before="120" w:after="0" w:line="360" w:lineRule="auto"/>
    </w:pPr>
    <w:rPr>
      <w:color w:val="auto"/>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1">
    <w:name w:val="Style Bulleted1"/>
    <w:basedOn w:val="NoList"/>
  </w:style>
  <w:style w:type="numbering" w:customStyle="1" w:styleId="NormalBulleted1">
    <w:name w:val="Normal Bulleted1"/>
    <w:basedOn w:val="NoList"/>
  </w:style>
  <w:style w:type="paragraph" w:customStyle="1" w:styleId="font8">
    <w:name w:val="font8"/>
    <w:basedOn w:val="Normal"/>
    <w:pPr>
      <w:spacing w:before="100" w:beforeAutospacing="1" w:after="100" w:afterAutospacing="1" w:line="240" w:lineRule="auto"/>
      <w:jc w:val="left"/>
    </w:pPr>
    <w:rPr>
      <w:b/>
      <w:bCs/>
      <w:color w:val="000000"/>
      <w:sz w:val="22"/>
      <w:szCs w:val="22"/>
      <w:lang w:val="en-US"/>
    </w:rPr>
  </w:style>
  <w:style w:type="paragraph" w:customStyle="1" w:styleId="font9">
    <w:name w:val="font9"/>
    <w:basedOn w:val="Normal"/>
    <w:pPr>
      <w:spacing w:before="100" w:beforeAutospacing="1" w:after="100" w:afterAutospacing="1" w:line="240" w:lineRule="auto"/>
      <w:jc w:val="left"/>
    </w:pPr>
    <w:rPr>
      <w:b/>
      <w:bCs/>
      <w:i/>
      <w:iCs/>
      <w:color w:val="000000"/>
      <w:sz w:val="22"/>
      <w:szCs w:val="22"/>
      <w:lang w:val="en-US"/>
    </w:rPr>
  </w:style>
  <w:style w:type="paragraph" w:customStyle="1" w:styleId="font10">
    <w:name w:val="font10"/>
    <w:basedOn w:val="Normal"/>
    <w:pPr>
      <w:spacing w:before="100" w:beforeAutospacing="1" w:after="100" w:afterAutospacing="1" w:line="240" w:lineRule="auto"/>
      <w:jc w:val="left"/>
    </w:pPr>
    <w:rPr>
      <w:b/>
      <w:bCs/>
      <w:color w:val="FF0000"/>
      <w:sz w:val="22"/>
      <w:szCs w:val="22"/>
      <w:u w:val="single"/>
      <w:lang w:val="en-US"/>
    </w:rPr>
  </w:style>
  <w:style w:type="paragraph" w:customStyle="1" w:styleId="font11">
    <w:name w:val="font11"/>
    <w:basedOn w:val="Normal"/>
    <w:pPr>
      <w:spacing w:before="100" w:beforeAutospacing="1" w:after="100" w:afterAutospacing="1" w:line="240" w:lineRule="auto"/>
      <w:jc w:val="left"/>
    </w:pPr>
    <w:rPr>
      <w:color w:val="FF0000"/>
      <w:sz w:val="22"/>
      <w:szCs w:val="22"/>
      <w:lang w:val="en-US"/>
    </w:rPr>
  </w:style>
  <w:style w:type="paragraph" w:customStyle="1" w:styleId="font12">
    <w:name w:val="font12"/>
    <w:basedOn w:val="Normal"/>
    <w:pPr>
      <w:spacing w:before="100" w:beforeAutospacing="1" w:after="100" w:afterAutospacing="1" w:line="240" w:lineRule="auto"/>
      <w:jc w:val="left"/>
    </w:pPr>
    <w:rPr>
      <w:color w:val="FF0000"/>
      <w:sz w:val="22"/>
      <w:szCs w:val="22"/>
      <w:lang w:val="en-US"/>
    </w:rPr>
  </w:style>
  <w:style w:type="paragraph" w:customStyle="1" w:styleId="BodyBangDM">
    <w:name w:val="BodyBangDM"/>
    <w:basedOn w:val="Normal"/>
    <w:pPr>
      <w:spacing w:before="40" w:after="40" w:line="288" w:lineRule="auto"/>
      <w:jc w:val="left"/>
    </w:pPr>
    <w:rPr>
      <w:rFonts w:eastAsia="Calibri"/>
      <w:color w:val="000000"/>
      <w:sz w:val="24"/>
      <w:szCs w:val="24"/>
      <w:lang w:val="en-US"/>
    </w:rPr>
  </w:style>
  <w:style w:type="paragraph" w:customStyle="1" w:styleId="msonormalcxspmiddle">
    <w:name w:val="msonormalcxspmiddle"/>
    <w:basedOn w:val="Normal"/>
    <w:pPr>
      <w:spacing w:before="100" w:beforeAutospacing="1" w:after="100" w:afterAutospacing="1" w:line="240" w:lineRule="auto"/>
      <w:jc w:val="left"/>
    </w:pPr>
    <w:rPr>
      <w:rFonts w:eastAsia="Calibri"/>
      <w:color w:val="auto"/>
      <w:sz w:val="24"/>
      <w:szCs w:val="24"/>
      <w:lang w:val="en-US"/>
    </w:rPr>
  </w:style>
  <w:style w:type="table" w:customStyle="1" w:styleId="TableGridLight2">
    <w:name w:val="Table Grid Light2"/>
    <w:basedOn w:val="TableNormal"/>
    <w:uiPriority w:val="40"/>
    <w:pPr>
      <w:spacing w:after="0" w:line="240" w:lineRule="auto"/>
    </w:pPr>
    <w:rPr>
      <w:rFonts w:ascii="Book Antiqua" w:eastAsia="Book Antiqua" w:hAnsi="Book Antiqua"/>
      <w:color w:val="auto"/>
      <w:sz w:val="20"/>
      <w:szCs w:val="20"/>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FB10">
    <w:name w:val="FB1"/>
    <w:basedOn w:val="Normal"/>
    <w:pPr>
      <w:keepNext/>
      <w:spacing w:before="60" w:after="60" w:line="400" w:lineRule="atLeast"/>
      <w:ind w:left="1134" w:hanging="567"/>
    </w:pPr>
    <w:rPr>
      <w:color w:val="auto"/>
      <w:lang w:val="en-US"/>
    </w:rPr>
  </w:style>
  <w:style w:type="paragraph" w:customStyle="1" w:styleId="FB20">
    <w:name w:val="FB2"/>
    <w:basedOn w:val="Normal"/>
    <w:pPr>
      <w:keepNext/>
      <w:spacing w:before="60" w:after="60" w:line="400" w:lineRule="atLeast"/>
      <w:ind w:left="1701" w:hanging="567"/>
    </w:pPr>
    <w:rPr>
      <w:color w:val="auto"/>
      <w:lang w:val="en-US"/>
    </w:rPr>
  </w:style>
  <w:style w:type="paragraph" w:customStyle="1" w:styleId="DefaultStyle">
    <w:name w:val="Default Style"/>
    <w:pPr>
      <w:suppressAutoHyphens/>
    </w:pPr>
    <w:rPr>
      <w:rFonts w:ascii="Calibri" w:eastAsia="SimSun" w:hAnsi="Calibri"/>
      <w:color w:val="auto"/>
      <w:sz w:val="22"/>
      <w:szCs w:val="22"/>
      <w:lang w:val="en-US"/>
    </w:rPr>
  </w:style>
  <w:style w:type="paragraph" w:customStyle="1" w:styleId="Nidungbng">
    <w:name w:val="Nội dung bảng"/>
    <w:basedOn w:val="Normal"/>
    <w:pPr>
      <w:widowControl w:val="0"/>
      <w:suppressLineNumbers/>
      <w:suppressAutoHyphens/>
      <w:spacing w:before="120" w:after="120" w:line="240" w:lineRule="auto"/>
      <w:ind w:firstLine="360"/>
    </w:pPr>
    <w:rPr>
      <w:rFonts w:eastAsia="Lucida Sans Unicode"/>
      <w:color w:val="auto"/>
      <w:kern w:val="1"/>
      <w:sz w:val="24"/>
      <w:szCs w:val="20"/>
      <w:lang w:val="en-US" w:eastAsia="ar-SA"/>
    </w:rPr>
  </w:style>
  <w:style w:type="paragraph" w:customStyle="1" w:styleId="template">
    <w:name w:val="template"/>
    <w:basedOn w:val="Normal"/>
    <w:pPr>
      <w:spacing w:before="120" w:after="120" w:line="240" w:lineRule="exact"/>
      <w:ind w:firstLine="360"/>
    </w:pPr>
    <w:rPr>
      <w:rFonts w:ascii="Arial" w:hAnsi="Arial"/>
      <w:i/>
      <w:color w:val="auto"/>
      <w:sz w:val="24"/>
      <w:szCs w:val="20"/>
      <w:lang w:val="en-US"/>
    </w:rPr>
  </w:style>
  <w:style w:type="table" w:customStyle="1" w:styleId="GridTable1Light-Accent31">
    <w:name w:val="Grid Table 1 Light - Accent 31"/>
    <w:basedOn w:val="TableNormal"/>
    <w:uiPriority w:val="46"/>
    <w:pPr>
      <w:spacing w:after="0" w:line="240" w:lineRule="auto"/>
    </w:pPr>
    <w:rPr>
      <w:rFonts w:asciiTheme="minorHAnsi" w:hAnsiTheme="minorHAnsi" w:cstheme="minorBidi"/>
      <w:color w:val="auto"/>
      <w:sz w:val="22"/>
      <w:szCs w:val="22"/>
      <w:lang w:val="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1">
    <w:name w:val="Grid Table 1 Light1"/>
    <w:basedOn w:val="TableNormal"/>
    <w:uiPriority w:val="46"/>
    <w:pPr>
      <w:spacing w:after="0" w:line="240" w:lineRule="auto"/>
    </w:pPr>
    <w:rPr>
      <w:rFonts w:asciiTheme="minorHAnsi" w:hAnsiTheme="minorHAnsi" w:cstheme="minorBidi"/>
      <w:color w:val="auto"/>
      <w:sz w:val="22"/>
      <w:szCs w:val="22"/>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xl153">
    <w:name w:val="xl15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color w:val="auto"/>
      <w:lang w:val="en-US"/>
    </w:rPr>
  </w:style>
  <w:style w:type="paragraph" w:customStyle="1" w:styleId="xl154">
    <w:name w:val="xl15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auto"/>
      <w:lang w:val="en-US"/>
    </w:rPr>
  </w:style>
  <w:style w:type="paragraph" w:customStyle="1" w:styleId="xl155">
    <w:name w:val="xl15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auto"/>
      <w:lang w:val="en-US"/>
    </w:rPr>
  </w:style>
  <w:style w:type="paragraph" w:customStyle="1" w:styleId="xl156">
    <w:name w:val="xl156"/>
    <w:basedOn w:val="Normal"/>
    <w:pPr>
      <w:pBdr>
        <w:top w:val="single" w:sz="4" w:space="0" w:color="000000"/>
        <w:left w:val="single" w:sz="4" w:space="0" w:color="000000"/>
        <w:bottom w:val="single" w:sz="4" w:space="0" w:color="000000"/>
        <w:right w:val="single" w:sz="4" w:space="0" w:color="000000"/>
      </w:pBdr>
      <w:shd w:val="clear" w:color="FFE599" w:fill="FFE599"/>
      <w:spacing w:before="100" w:beforeAutospacing="1" w:after="100" w:afterAutospacing="1" w:line="240" w:lineRule="auto"/>
      <w:jc w:val="center"/>
      <w:textAlignment w:val="center"/>
    </w:pPr>
    <w:rPr>
      <w:b/>
      <w:bCs/>
      <w:color w:val="auto"/>
      <w:lang w:val="en-US"/>
    </w:rPr>
  </w:style>
  <w:style w:type="paragraph" w:customStyle="1" w:styleId="xl157">
    <w:name w:val="xl157"/>
    <w:basedOn w:val="Normal"/>
    <w:pPr>
      <w:spacing w:before="100" w:beforeAutospacing="1" w:after="100" w:afterAutospacing="1" w:line="240" w:lineRule="auto"/>
      <w:jc w:val="left"/>
    </w:pPr>
    <w:rPr>
      <w:rFonts w:ascii="Arial" w:hAnsi="Arial" w:cs="Arial"/>
      <w:color w:val="auto"/>
      <w:sz w:val="24"/>
      <w:szCs w:val="24"/>
      <w:lang w:val="en-US"/>
    </w:rPr>
  </w:style>
  <w:style w:type="paragraph" w:customStyle="1" w:styleId="xl158">
    <w:name w:val="xl158"/>
    <w:basedOn w:val="Normal"/>
    <w:pPr>
      <w:pBdr>
        <w:left w:val="single" w:sz="4" w:space="0" w:color="000000"/>
        <w:bottom w:val="single" w:sz="4" w:space="0" w:color="000000"/>
        <w:right w:val="single" w:sz="4" w:space="0" w:color="000000"/>
      </w:pBdr>
      <w:spacing w:before="100" w:beforeAutospacing="1" w:after="100" w:afterAutospacing="1" w:line="240" w:lineRule="auto"/>
      <w:jc w:val="left"/>
    </w:pPr>
    <w:rPr>
      <w:b/>
      <w:bCs/>
      <w:color w:val="auto"/>
      <w:lang w:val="en-US"/>
    </w:rPr>
  </w:style>
  <w:style w:type="paragraph" w:customStyle="1" w:styleId="xl159">
    <w:name w:val="xl159"/>
    <w:basedOn w:val="Normal"/>
    <w:pPr>
      <w:pBdr>
        <w:top w:val="single" w:sz="4" w:space="0" w:color="000000"/>
        <w:bottom w:val="single" w:sz="4" w:space="0" w:color="000000"/>
        <w:right w:val="single" w:sz="4" w:space="0" w:color="000000"/>
      </w:pBdr>
      <w:spacing w:before="100" w:beforeAutospacing="1" w:after="100" w:afterAutospacing="1" w:line="240" w:lineRule="auto"/>
      <w:jc w:val="left"/>
    </w:pPr>
    <w:rPr>
      <w:rFonts w:ascii="Arial" w:hAnsi="Arial" w:cs="Arial"/>
      <w:color w:val="auto"/>
      <w:sz w:val="24"/>
      <w:szCs w:val="24"/>
      <w:lang w:val="en-US"/>
    </w:rPr>
  </w:style>
  <w:style w:type="paragraph" w:customStyle="1" w:styleId="xl160">
    <w:name w:val="xl160"/>
    <w:basedOn w:val="Normal"/>
    <w:pPr>
      <w:pBdr>
        <w:top w:val="single" w:sz="4" w:space="0" w:color="000000"/>
        <w:bottom w:val="single" w:sz="4" w:space="0" w:color="000000"/>
      </w:pBdr>
      <w:spacing w:before="100" w:beforeAutospacing="1" w:after="100" w:afterAutospacing="1" w:line="240" w:lineRule="auto"/>
      <w:jc w:val="left"/>
    </w:pPr>
    <w:rPr>
      <w:rFonts w:ascii="Arial" w:hAnsi="Arial" w:cs="Arial"/>
      <w:color w:val="auto"/>
      <w:sz w:val="24"/>
      <w:szCs w:val="24"/>
      <w:lang w:val="en-US"/>
    </w:rPr>
  </w:style>
  <w:style w:type="paragraph" w:customStyle="1" w:styleId="xl161">
    <w:name w:val="xl161"/>
    <w:basedOn w:val="Normal"/>
    <w:pPr>
      <w:pBdr>
        <w:top w:val="single" w:sz="4" w:space="0" w:color="000000"/>
        <w:left w:val="single" w:sz="4" w:space="0" w:color="000000"/>
        <w:bottom w:val="single" w:sz="4" w:space="0" w:color="000000"/>
      </w:pBdr>
      <w:shd w:val="clear" w:color="548DD4" w:fill="548DD4"/>
      <w:spacing w:before="100" w:beforeAutospacing="1" w:after="100" w:afterAutospacing="1" w:line="240" w:lineRule="auto"/>
      <w:jc w:val="center"/>
      <w:textAlignment w:val="center"/>
    </w:pPr>
    <w:rPr>
      <w:b/>
      <w:bCs/>
      <w:color w:val="auto"/>
      <w:lang w:val="en-US"/>
    </w:rPr>
  </w:style>
  <w:style w:type="paragraph" w:customStyle="1" w:styleId="xl162">
    <w:name w:val="xl162"/>
    <w:basedOn w:val="Normal"/>
    <w:pPr>
      <w:pBdr>
        <w:top w:val="single" w:sz="4" w:space="0" w:color="000000"/>
        <w:left w:val="single" w:sz="4" w:space="0" w:color="000000"/>
        <w:bottom w:val="single" w:sz="4" w:space="0" w:color="000000"/>
      </w:pBdr>
      <w:shd w:val="clear" w:color="C27BA0" w:fill="C27BA0"/>
      <w:spacing w:before="100" w:beforeAutospacing="1" w:after="100" w:afterAutospacing="1" w:line="240" w:lineRule="auto"/>
      <w:jc w:val="center"/>
      <w:textAlignment w:val="center"/>
    </w:pPr>
    <w:rPr>
      <w:b/>
      <w:bCs/>
      <w:color w:val="auto"/>
      <w:lang w:val="en-US"/>
    </w:rPr>
  </w:style>
  <w:style w:type="paragraph" w:customStyle="1" w:styleId="xl163">
    <w:name w:val="xl163"/>
    <w:basedOn w:val="Normal"/>
    <w:pPr>
      <w:pBdr>
        <w:top w:val="single" w:sz="4" w:space="0" w:color="000000"/>
        <w:left w:val="single" w:sz="4" w:space="0" w:color="000000"/>
        <w:bottom w:val="single" w:sz="4" w:space="0" w:color="000000"/>
      </w:pBdr>
      <w:shd w:val="clear" w:color="548DD4" w:fill="548DD4"/>
      <w:spacing w:before="100" w:beforeAutospacing="1" w:after="100" w:afterAutospacing="1" w:line="240" w:lineRule="auto"/>
      <w:jc w:val="center"/>
    </w:pPr>
    <w:rPr>
      <w:b/>
      <w:bCs/>
      <w:color w:val="auto"/>
      <w:lang w:val="en-US"/>
    </w:rPr>
  </w:style>
  <w:style w:type="paragraph" w:customStyle="1" w:styleId="xl164">
    <w:name w:val="xl164"/>
    <w:basedOn w:val="Normal"/>
    <w:pPr>
      <w:pBdr>
        <w:top w:val="single" w:sz="4" w:space="0" w:color="000000"/>
        <w:left w:val="single" w:sz="4" w:space="0" w:color="000000"/>
        <w:bottom w:val="single" w:sz="4" w:space="0" w:color="000000"/>
      </w:pBdr>
      <w:shd w:val="clear" w:color="548DD4" w:fill="548DD4"/>
      <w:spacing w:before="100" w:beforeAutospacing="1" w:after="100" w:afterAutospacing="1" w:line="240" w:lineRule="auto"/>
      <w:jc w:val="center"/>
      <w:textAlignment w:val="center"/>
    </w:pPr>
    <w:rPr>
      <w:b/>
      <w:bCs/>
      <w:color w:val="auto"/>
      <w:sz w:val="28"/>
      <w:lang w:val="en-US"/>
    </w:rPr>
  </w:style>
  <w:style w:type="paragraph" w:customStyle="1" w:styleId="xl165">
    <w:name w:val="xl165"/>
    <w:basedOn w:val="Normal"/>
    <w:pPr>
      <w:pBdr>
        <w:top w:val="single" w:sz="4" w:space="0" w:color="000000"/>
        <w:left w:val="single" w:sz="4" w:space="0" w:color="000000"/>
        <w:bottom w:val="single" w:sz="4" w:space="0" w:color="000000"/>
      </w:pBdr>
      <w:shd w:val="clear" w:color="C27BA0" w:fill="C27BA0"/>
      <w:spacing w:before="100" w:beforeAutospacing="1" w:after="100" w:afterAutospacing="1" w:line="240" w:lineRule="auto"/>
      <w:jc w:val="center"/>
      <w:textAlignment w:val="center"/>
    </w:pPr>
    <w:rPr>
      <w:b/>
      <w:bCs/>
      <w:color w:val="auto"/>
      <w:sz w:val="28"/>
      <w:lang w:val="en-US"/>
    </w:rPr>
  </w:style>
  <w:style w:type="character" w:customStyle="1" w:styleId="pg-4fs0">
    <w:name w:val="pg-4fs0"/>
    <w:basedOn w:val="DefaultParagraphFont"/>
  </w:style>
  <w:style w:type="table" w:customStyle="1" w:styleId="TableGrid50">
    <w:name w:val="Table Grid5"/>
    <w:basedOn w:val="TableNormal"/>
    <w:next w:val="TableGrid"/>
    <w:uiPriority w:val="39"/>
    <w:pPr>
      <w:spacing w:before="120" w:after="0" w:line="360" w:lineRule="auto"/>
    </w:pPr>
    <w:rPr>
      <w:color w:val="auto"/>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style>
  <w:style w:type="table" w:customStyle="1" w:styleId="TableGrid60">
    <w:name w:val="Table Grid6"/>
    <w:basedOn w:val="TableNormal"/>
    <w:next w:val="TableGrid"/>
    <w:uiPriority w:val="39"/>
    <w:pPr>
      <w:spacing w:after="0" w:line="240" w:lineRule="auto"/>
    </w:pPr>
    <w:rPr>
      <w:rFonts w:ascii="Garamond" w:eastAsia="MS Mincho" w:hAnsi="Garamond"/>
      <w:color w:val="auto"/>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ogoAlt1">
    <w:name w:val="Logo Alt1"/>
    <w:basedOn w:val="Normal"/>
    <w:uiPriority w:val="99"/>
    <w:unhideWhenUsed/>
    <w:pPr>
      <w:spacing w:before="720" w:after="120" w:line="240" w:lineRule="auto"/>
      <w:ind w:left="720"/>
      <w:jc w:val="left"/>
    </w:pPr>
    <w:rPr>
      <w:rFonts w:eastAsia="MS Mincho"/>
      <w:color w:val="auto"/>
      <w:sz w:val="28"/>
      <w:szCs w:val="20"/>
      <w:lang w:val="en-US" w:eastAsia="ja-JP"/>
    </w:rPr>
  </w:style>
  <w:style w:type="paragraph" w:customStyle="1" w:styleId="FooterAlt1">
    <w:name w:val="Footer Alt1"/>
    <w:basedOn w:val="Normal"/>
    <w:uiPriority w:val="99"/>
    <w:unhideWhenUsed/>
    <w:qFormat/>
    <w:pPr>
      <w:spacing w:after="0" w:line="240" w:lineRule="auto"/>
      <w:jc w:val="left"/>
    </w:pPr>
    <w:rPr>
      <w:rFonts w:eastAsia="MS Mincho"/>
      <w:i/>
      <w:iCs/>
      <w:color w:val="auto"/>
      <w:sz w:val="18"/>
      <w:szCs w:val="18"/>
      <w:lang w:val="en-US" w:eastAsia="ja-JP"/>
    </w:rPr>
  </w:style>
  <w:style w:type="numbering" w:customStyle="1" w:styleId="StyleBulleted2">
    <w:name w:val="Style Bulleted2"/>
    <w:basedOn w:val="NoList"/>
  </w:style>
  <w:style w:type="numbering" w:customStyle="1" w:styleId="NormalBulleted2">
    <w:name w:val="Normal Bulleted2"/>
    <w:basedOn w:val="NoList"/>
  </w:style>
  <w:style w:type="paragraph" w:customStyle="1" w:styleId="StyleNormalIndentNormalIndentChar1CharNormalIndentChar1Ch1">
    <w:name w:val="Style Normal IndentNormal Indent Char1 CharNormal Indent Char1 Ch1"/>
    <w:basedOn w:val="NormalIndent"/>
  </w:style>
  <w:style w:type="table" w:customStyle="1" w:styleId="LightGrid-Accent31">
    <w:name w:val="Light Grid - Accent 31"/>
    <w:basedOn w:val="TableNormal"/>
    <w:next w:val="LightGrid-Accent3"/>
    <w:uiPriority w:val="62"/>
    <w:pPr>
      <w:spacing w:after="0" w:line="240" w:lineRule="auto"/>
    </w:pPr>
    <w:rPr>
      <w:rFonts w:eastAsia="Garamond"/>
      <w:color w:val="000000"/>
      <w:szCs w:val="24"/>
      <w:lang w:val="en-US"/>
    </w:rPr>
    <w:tblPr>
      <w:tblStyleRowBandSize w:val="1"/>
      <w:tblStyleColBandSize w:val="1"/>
      <w:tblBorders>
        <w:top w:val="single" w:sz="8" w:space="0" w:color="F0BB44"/>
        <w:left w:val="single" w:sz="8" w:space="0" w:color="F0BB44"/>
        <w:bottom w:val="single" w:sz="8" w:space="0" w:color="F0BB44"/>
        <w:right w:val="single" w:sz="8" w:space="0" w:color="F0BB44"/>
        <w:insideH w:val="single" w:sz="8" w:space="0" w:color="F0BB44"/>
        <w:insideV w:val="single" w:sz="8" w:space="0" w:color="F0BB44"/>
      </w:tblBorders>
    </w:tblPr>
    <w:tblStylePr w:type="firstRow">
      <w:pPr>
        <w:spacing w:before="0" w:after="0" w:line="240" w:lineRule="auto"/>
      </w:pPr>
      <w:rPr>
        <w:rFonts w:ascii="Yu Mincho" w:eastAsia="MS Gothic" w:hAnsi="Yu Mincho" w:cs="Times New Roman"/>
        <w:b/>
        <w:bCs/>
      </w:rPr>
      <w:tblPr/>
      <w:tcPr>
        <w:tcBorders>
          <w:top w:val="single" w:sz="8" w:space="0" w:color="F0BB44"/>
          <w:left w:val="single" w:sz="8" w:space="0" w:color="F0BB44"/>
          <w:bottom w:val="single" w:sz="18" w:space="0" w:color="F0BB44"/>
          <w:right w:val="single" w:sz="8" w:space="0" w:color="F0BB44"/>
          <w:insideH w:val="nil"/>
          <w:insideV w:val="single" w:sz="8" w:space="0" w:color="F0BB44"/>
        </w:tcBorders>
      </w:tcPr>
    </w:tblStylePr>
    <w:tblStylePr w:type="lastRow">
      <w:pPr>
        <w:spacing w:before="0" w:after="0" w:line="240" w:lineRule="auto"/>
      </w:pPr>
      <w:rPr>
        <w:rFonts w:ascii="Yu Mincho" w:eastAsia="MS Gothic" w:hAnsi="Yu Mincho" w:cs="Times New Roman"/>
        <w:b/>
        <w:bCs/>
      </w:rPr>
      <w:tblPr/>
      <w:tcPr>
        <w:tcBorders>
          <w:top w:val="double" w:sz="6" w:space="0" w:color="F0BB44"/>
          <w:left w:val="single" w:sz="8" w:space="0" w:color="F0BB44"/>
          <w:bottom w:val="single" w:sz="8" w:space="0" w:color="F0BB44"/>
          <w:right w:val="single" w:sz="8" w:space="0" w:color="F0BB44"/>
          <w:insideH w:val="nil"/>
          <w:insideV w:val="single" w:sz="8" w:space="0" w:color="F0BB44"/>
        </w:tcBorders>
      </w:tcPr>
    </w:tblStylePr>
    <w:tblStylePr w:type="firstCol">
      <w:rPr>
        <w:rFonts w:ascii="Yu Mincho" w:eastAsia="MS Gothic" w:hAnsi="Yu Mincho" w:cs="Times New Roman"/>
        <w:b/>
        <w:bCs/>
      </w:rPr>
    </w:tblStylePr>
    <w:tblStylePr w:type="lastCol">
      <w:rPr>
        <w:rFonts w:ascii="Yu Mincho" w:eastAsia="MS Gothic" w:hAnsi="Yu Mincho" w:cs="Times New Roman"/>
        <w:b/>
        <w:bCs/>
      </w:rPr>
      <w:tblPr/>
      <w:tcPr>
        <w:tcBorders>
          <w:top w:val="single" w:sz="8" w:space="0" w:color="F0BB44"/>
          <w:left w:val="single" w:sz="8" w:space="0" w:color="F0BB44"/>
          <w:bottom w:val="single" w:sz="8" w:space="0" w:color="F0BB44"/>
          <w:right w:val="single" w:sz="8" w:space="0" w:color="F0BB44"/>
        </w:tcBorders>
      </w:tcPr>
    </w:tblStylePr>
    <w:tblStylePr w:type="band1Vert">
      <w:tblPr/>
      <w:tcPr>
        <w:tcBorders>
          <w:top w:val="single" w:sz="8" w:space="0" w:color="F0BB44"/>
          <w:left w:val="single" w:sz="8" w:space="0" w:color="F0BB44"/>
          <w:bottom w:val="single" w:sz="8" w:space="0" w:color="F0BB44"/>
          <w:right w:val="single" w:sz="8" w:space="0" w:color="F0BB44"/>
        </w:tcBorders>
        <w:shd w:val="clear" w:color="auto" w:fill="FBEED0"/>
      </w:tcPr>
    </w:tblStylePr>
    <w:tblStylePr w:type="band1Horz">
      <w:tblPr/>
      <w:tcPr>
        <w:tcBorders>
          <w:top w:val="single" w:sz="8" w:space="0" w:color="F0BB44"/>
          <w:left w:val="single" w:sz="8" w:space="0" w:color="F0BB44"/>
          <w:bottom w:val="single" w:sz="8" w:space="0" w:color="F0BB44"/>
          <w:right w:val="single" w:sz="8" w:space="0" w:color="F0BB44"/>
          <w:insideV w:val="single" w:sz="8" w:space="0" w:color="F0BB44"/>
        </w:tcBorders>
        <w:shd w:val="clear" w:color="auto" w:fill="FBEED0"/>
      </w:tcPr>
    </w:tblStylePr>
    <w:tblStylePr w:type="band2Horz">
      <w:tblPr/>
      <w:tcPr>
        <w:tcBorders>
          <w:top w:val="single" w:sz="8" w:space="0" w:color="F0BB44"/>
          <w:left w:val="single" w:sz="8" w:space="0" w:color="F0BB44"/>
          <w:bottom w:val="single" w:sz="8" w:space="0" w:color="F0BB44"/>
          <w:right w:val="single" w:sz="8" w:space="0" w:color="F0BB44"/>
          <w:insideV w:val="single" w:sz="8" w:space="0" w:color="F0BB44"/>
        </w:tcBorders>
      </w:tcPr>
    </w:tblStylePr>
  </w:style>
  <w:style w:type="paragraph" w:customStyle="1" w:styleId="StyleStyleNormalIndentNormalIndentChar1CharNormalIndentChar1">
    <w:name w:val="Style Style Normal IndentNormal Indent Char1 CharNormal Indent Char1"/>
    <w:basedOn w:val="StyleNormalIndentNormalIndentChar1CharNormalIndentChar1Ch1"/>
    <w:autoRedefine/>
    <w:pPr>
      <w:widowControl w:val="0"/>
      <w:spacing w:before="120" w:after="0" w:line="360" w:lineRule="auto"/>
      <w:ind w:left="0" w:firstLine="720"/>
    </w:pPr>
    <w:rPr>
      <w:color w:val="auto"/>
      <w:szCs w:val="20"/>
      <w:lang w:val="en-US"/>
    </w:rPr>
  </w:style>
  <w:style w:type="paragraph" w:customStyle="1" w:styleId="StyleStyleIndent1CharLinespacingsingleFirstline031">
    <w:name w:val="Style Style Indent1 Char + Line spacing:  single + First line:  0.31"/>
    <w:basedOn w:val="StyleIndent1CharLinespacingsingle"/>
    <w:autoRedefine/>
    <w:pPr>
      <w:spacing w:line="360" w:lineRule="auto"/>
      <w:ind w:firstLine="547"/>
    </w:pPr>
  </w:style>
  <w:style w:type="paragraph" w:customStyle="1" w:styleId="StyleHeading2Heading2Charl2CharH2Charh21Charh2Charl21">
    <w:name w:val="Style Heading 2Heading 2 Charl2 CharH2 Charh21 Charh2 Charl21"/>
    <w:basedOn w:val="Heading2"/>
    <w:autoRedefine/>
    <w:pPr>
      <w:keepLines w:val="0"/>
      <w:widowControl w:val="0"/>
      <w:numPr>
        <w:ilvl w:val="0"/>
        <w:numId w:val="0"/>
      </w:numPr>
      <w:spacing w:before="0" w:line="240" w:lineRule="auto"/>
      <w:ind w:left="1287" w:hanging="657"/>
    </w:pPr>
    <w:rPr>
      <w:rFonts w:ascii="Times New Roman" w:eastAsia="Times New Roman" w:hAnsi="Times New Roman" w:cs="Times New Roman"/>
      <w:b w:val="0"/>
      <w:snapToGrid w:val="0"/>
      <w:kern w:val="28"/>
      <w:szCs w:val="20"/>
    </w:rPr>
  </w:style>
  <w:style w:type="paragraph" w:customStyle="1" w:styleId="StyleStyleHeading2l2H2h21h2ArialCharCharBefore6ptL1">
    <w:name w:val="Style Style Heading 2l2H2h21h2 + Arial Char Char + Before:  6 pt L1"/>
    <w:basedOn w:val="StyleHeading2l2H2h21h2ArialCharChar"/>
    <w:autoRedefine/>
    <w:pPr>
      <w:spacing w:before="120"/>
    </w:pPr>
    <w:rPr>
      <w:szCs w:val="20"/>
    </w:rPr>
  </w:style>
  <w:style w:type="paragraph" w:customStyle="1" w:styleId="StyleTimesNewRoman13ptJustifiedFirstline005After1">
    <w:name w:val="Style Times New Roman 13 pt Justified First line:  0.05&quot; After:1"/>
    <w:basedOn w:val="Normal"/>
    <w:autoRedefine/>
    <w:pPr>
      <w:spacing w:before="120" w:after="120" w:line="312" w:lineRule="auto"/>
      <w:ind w:firstLine="72"/>
    </w:pPr>
    <w:rPr>
      <w:color w:val="auto"/>
      <w:szCs w:val="20"/>
      <w:lang w:val="en-US"/>
    </w:rPr>
  </w:style>
  <w:style w:type="paragraph" w:customStyle="1" w:styleId="StyleStyleHeading2l2H2h21h2Heading2Charl2CharH2Charh21Cha1">
    <w:name w:val="Style Style Heading 2l2H2h21h2Heading 2 Charl2 CharH2 Charh21 Cha1"/>
    <w:basedOn w:val="Normal"/>
    <w:autoRedefine/>
    <w:pPr>
      <w:keepNext/>
      <w:widowControl w:val="0"/>
      <w:tabs>
        <w:tab w:val="num" w:pos="1440"/>
      </w:tabs>
      <w:spacing w:before="120" w:after="120" w:line="312" w:lineRule="auto"/>
      <w:outlineLvl w:val="1"/>
    </w:pPr>
    <w:rPr>
      <w:b/>
      <w:bCs/>
      <w:color w:val="auto"/>
      <w:sz w:val="28"/>
      <w:szCs w:val="20"/>
      <w:lang w:val="en-US"/>
    </w:rPr>
  </w:style>
  <w:style w:type="paragraph" w:customStyle="1" w:styleId="StyleHeading4Heading4Charh4Charh41CharCharCharCharNo1">
    <w:name w:val="Style Heading 4Heading 4 Charh4 Charh41 Char Char Char Char + No1"/>
    <w:basedOn w:val="Heading4"/>
    <w:link w:val="StyleHeading4Heading4Charh4Charh41CharCharCharCharNoChar1"/>
    <w:autoRedefine/>
    <w:pPr>
      <w:keepLines w:val="0"/>
      <w:numPr>
        <w:ilvl w:val="0"/>
        <w:numId w:val="0"/>
      </w:numPr>
      <w:spacing w:before="240" w:after="60" w:line="240" w:lineRule="auto"/>
      <w:ind w:left="360"/>
    </w:pPr>
    <w:rPr>
      <w:rFonts w:ascii="Times New Roman" w:eastAsia="Times New Roman" w:hAnsi="Times New Roman" w:cs="Times New Roman"/>
      <w:bCs w:val="0"/>
      <w:iCs w:val="0"/>
      <w:color w:val="auto"/>
      <w:szCs w:val="24"/>
      <w:u w:val="single"/>
      <w:lang w:val="en-US"/>
    </w:rPr>
  </w:style>
  <w:style w:type="character" w:customStyle="1" w:styleId="StyleHeading4Heading4Charh4Charh41CharCharCharCharNoChar1">
    <w:name w:val="Style Heading 4Heading 4 Charh4 Charh41 Char Char Char Char + No.Char1"/>
    <w:basedOn w:val="DefaultParagraphFont"/>
    <w:link w:val="StyleHeading4Heading4Charh4Charh41CharCharCharCharNo1"/>
    <w:rPr>
      <w:rFonts w:ascii="Times New Roman" w:eastAsia="Times New Roman" w:hAnsi="Times New Roman"/>
      <w:b/>
      <w:i/>
      <w:color w:val="auto"/>
      <w:sz w:val="26"/>
      <w:szCs w:val="24"/>
      <w:u w:val="single"/>
      <w:lang w:val="en-US"/>
    </w:rPr>
  </w:style>
  <w:style w:type="paragraph" w:customStyle="1" w:styleId="StyleChechedStyle1Before6ptAfter6ptLinespacing1">
    <w:name w:val="Style Cheched Style1 + Before:  6 pt After:  6 pt Line spacing:1"/>
    <w:basedOn w:val="ChechedStyle1"/>
    <w:autoRedefine/>
  </w:style>
  <w:style w:type="paragraph" w:customStyle="1" w:styleId="StyleListnormalBefore6ptAfter6ptLinespacingMul1">
    <w:name w:val="Style List normal + Before:  6 pt After:  6 pt Line spacing:  Mul1"/>
    <w:basedOn w:val="Listnormal"/>
    <w:autoRedefine/>
    <w:pPr>
      <w:tabs>
        <w:tab w:val="clear" w:pos="720"/>
      </w:tabs>
      <w:ind w:left="1890" w:firstLine="0"/>
    </w:pPr>
    <w:rPr>
      <w:sz w:val="22"/>
      <w:szCs w:val="20"/>
    </w:rPr>
  </w:style>
  <w:style w:type="table" w:customStyle="1" w:styleId="TableGridLight11">
    <w:name w:val="Table Grid Light11"/>
    <w:basedOn w:val="TableNormal"/>
    <w:uiPriority w:val="40"/>
    <w:pPr>
      <w:spacing w:after="0" w:line="240" w:lineRule="auto"/>
    </w:pPr>
    <w:rPr>
      <w:rFonts w:ascii="Book Antiqua" w:eastAsia="Book Antiqua" w:hAnsi="Book Antiqua"/>
      <w:color w:val="000000"/>
      <w:sz w:val="20"/>
      <w:szCs w:val="20"/>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StyleHeading4Heading4Charh4Charh41CharCharCharCharBe1">
    <w:name w:val="Style Heading 4Heading 4 Charh4 Charh41 Char Char Char Char + Be1"/>
    <w:basedOn w:val="Heading4"/>
    <w:autoRedefine/>
    <w:uiPriority w:val="99"/>
    <w:pPr>
      <w:keepLines w:val="0"/>
      <w:widowControl w:val="0"/>
      <w:numPr>
        <w:ilvl w:val="0"/>
        <w:numId w:val="0"/>
      </w:numPr>
      <w:tabs>
        <w:tab w:val="num" w:pos="2880"/>
      </w:tabs>
      <w:spacing w:before="60" w:after="0" w:line="240" w:lineRule="auto"/>
      <w:ind w:left="2880" w:hanging="360"/>
    </w:pPr>
    <w:rPr>
      <w:rFonts w:ascii="Times New Roman" w:eastAsia="Times New Roman" w:hAnsi="Times New Roman" w:cs="Times New Roman"/>
      <w:b w:val="0"/>
      <w:noProof/>
      <w:color w:val="auto"/>
      <w:lang w:val="en-US"/>
    </w:rPr>
  </w:style>
  <w:style w:type="paragraph" w:customStyle="1" w:styleId="StyleHeading4Heading4Charh4Charh41CharCharCharCharh4h1">
    <w:name w:val="Style Heading 4Heading 4 Charh4 Charh41 Char Char Char Charh4h1"/>
    <w:basedOn w:val="Heading4"/>
    <w:uiPriority w:val="99"/>
    <w:pPr>
      <w:keepLines w:val="0"/>
      <w:numPr>
        <w:ilvl w:val="0"/>
        <w:numId w:val="0"/>
      </w:numPr>
      <w:spacing w:before="60" w:after="60" w:line="240" w:lineRule="auto"/>
      <w:ind w:left="1880"/>
    </w:pPr>
    <w:rPr>
      <w:rFonts w:ascii="Times New Roman" w:eastAsia="Times New Roman" w:hAnsi="Times New Roman" w:cs="Times New Roman"/>
      <w:i w:val="0"/>
      <w:color w:val="auto"/>
      <w:lang w:val="en-US"/>
    </w:rPr>
  </w:style>
  <w:style w:type="character" w:customStyle="1" w:styleId="StyleNormalIndentChar1NormalIndentChar1CharCharNormalInde1">
    <w:name w:val="Style Normal Indent Char1Normal Indent Char1 Char CharNormal Inde1"/>
    <w:basedOn w:val="DefaultParagraphFont"/>
    <w:uiPriority w:val="99"/>
    <w:rPr>
      <w:rFonts w:ascii="Arial" w:hAnsi="Arial" w:cs="Arial" w:hint="default"/>
      <w:sz w:val="26"/>
      <w:lang w:val="en-US" w:eastAsia="en-US" w:bidi="ar-SA"/>
    </w:rPr>
  </w:style>
  <w:style w:type="numbering" w:customStyle="1" w:styleId="NoList3">
    <w:name w:val="No List3"/>
    <w:next w:val="NoList"/>
    <w:uiPriority w:val="99"/>
    <w:semiHidden/>
    <w:unhideWhenUsed/>
  </w:style>
  <w:style w:type="table" w:customStyle="1" w:styleId="TableGrid70">
    <w:name w:val="Table Grid7"/>
    <w:basedOn w:val="TableNormal"/>
    <w:next w:val="TableGrid"/>
    <w:uiPriority w:val="59"/>
    <w:pPr>
      <w:spacing w:before="120" w:after="0" w:line="360" w:lineRule="auto"/>
    </w:pPr>
    <w:rPr>
      <w:color w:val="auto"/>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3">
    <w:name w:val="Style Bulleted3"/>
    <w:basedOn w:val="NoList"/>
  </w:style>
  <w:style w:type="numbering" w:customStyle="1" w:styleId="NormalBulleted3">
    <w:name w:val="Normal Bulleted3"/>
    <w:basedOn w:val="NoList"/>
  </w:style>
  <w:style w:type="table" w:customStyle="1" w:styleId="LightGrid-Accent32">
    <w:name w:val="Light Grid - Accent 32"/>
    <w:basedOn w:val="TableNormal"/>
    <w:next w:val="LightGrid-Accent3"/>
    <w:uiPriority w:val="62"/>
    <w:pPr>
      <w:spacing w:after="0" w:line="240" w:lineRule="auto"/>
    </w:pPr>
    <w:rPr>
      <w:color w:val="000000"/>
      <w:szCs w:val="24"/>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character" w:customStyle="1" w:styleId="Mention1">
    <w:name w:val="Mention1"/>
    <w:basedOn w:val="DefaultParagraphFont"/>
    <w:uiPriority w:val="99"/>
    <w:semiHidden/>
    <w:unhideWhenUsed/>
    <w:rPr>
      <w:color w:val="2B579A"/>
      <w:shd w:val="clear" w:color="auto" w:fill="E6E6E6"/>
    </w:rPr>
  </w:style>
  <w:style w:type="character" w:customStyle="1" w:styleId="Mention2">
    <w:name w:val="Mention2"/>
    <w:basedOn w:val="DefaultParagraphFont"/>
    <w:uiPriority w:val="99"/>
    <w:semiHidden/>
    <w:unhideWhenUsed/>
    <w:rPr>
      <w:color w:val="2B579A"/>
      <w:shd w:val="clear" w:color="auto" w:fill="E6E6E6"/>
    </w:rPr>
  </w:style>
  <w:style w:type="paragraph" w:customStyle="1" w:styleId="xl477">
    <w:name w:val="xl47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auto"/>
      <w:sz w:val="24"/>
      <w:szCs w:val="24"/>
      <w:lang w:val="en-US"/>
    </w:rPr>
  </w:style>
  <w:style w:type="paragraph" w:customStyle="1" w:styleId="xl478">
    <w:name w:val="xl47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auto"/>
      <w:sz w:val="24"/>
      <w:szCs w:val="24"/>
      <w:lang w:val="en-US"/>
    </w:rPr>
  </w:style>
  <w:style w:type="paragraph" w:customStyle="1" w:styleId="xl479">
    <w:name w:val="xl47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auto"/>
      <w:sz w:val="24"/>
      <w:szCs w:val="24"/>
      <w:lang w:val="en-US"/>
    </w:rPr>
  </w:style>
  <w:style w:type="paragraph" w:customStyle="1" w:styleId="xl480">
    <w:name w:val="xl48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color w:val="auto"/>
      <w:sz w:val="24"/>
      <w:szCs w:val="24"/>
      <w:lang w:val="en-US"/>
    </w:rPr>
  </w:style>
  <w:style w:type="paragraph" w:customStyle="1" w:styleId="xl481">
    <w:name w:val="xl48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auto"/>
      <w:sz w:val="24"/>
      <w:szCs w:val="24"/>
      <w:lang w:val="en-US"/>
    </w:rPr>
  </w:style>
  <w:style w:type="paragraph" w:customStyle="1" w:styleId="xl482">
    <w:name w:val="xl48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color w:val="auto"/>
      <w:sz w:val="24"/>
      <w:szCs w:val="24"/>
      <w:lang w:val="en-US"/>
    </w:rPr>
  </w:style>
  <w:style w:type="paragraph" w:customStyle="1" w:styleId="xl483">
    <w:name w:val="xl48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4"/>
      <w:szCs w:val="24"/>
      <w:lang w:val="en-US"/>
    </w:rPr>
  </w:style>
  <w:style w:type="paragraph" w:customStyle="1" w:styleId="xl484">
    <w:name w:val="xl48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000000"/>
      <w:sz w:val="24"/>
      <w:szCs w:val="24"/>
      <w:lang w:val="en-US"/>
    </w:rPr>
  </w:style>
  <w:style w:type="paragraph" w:customStyle="1" w:styleId="xl485">
    <w:name w:val="xl485"/>
    <w:basedOn w:val="Normal"/>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b/>
      <w:bCs/>
      <w:color w:val="000000"/>
      <w:sz w:val="24"/>
      <w:szCs w:val="24"/>
      <w:lang w:val="en-US"/>
    </w:rPr>
  </w:style>
  <w:style w:type="paragraph" w:customStyle="1" w:styleId="xl486">
    <w:name w:val="xl486"/>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b/>
      <w:bCs/>
      <w:color w:val="000000"/>
      <w:sz w:val="24"/>
      <w:szCs w:val="24"/>
      <w:lang w:val="en-US"/>
    </w:rPr>
  </w:style>
  <w:style w:type="paragraph" w:customStyle="1" w:styleId="xl487">
    <w:name w:val="xl487"/>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b/>
      <w:bCs/>
      <w:color w:val="000000"/>
      <w:sz w:val="24"/>
      <w:szCs w:val="24"/>
      <w:lang w:val="en-US"/>
    </w:rPr>
  </w:style>
  <w:style w:type="paragraph" w:customStyle="1" w:styleId="xl488">
    <w:name w:val="xl488"/>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b/>
      <w:bCs/>
      <w:color w:val="auto"/>
      <w:sz w:val="24"/>
      <w:szCs w:val="24"/>
      <w:lang w:val="en-US"/>
    </w:rPr>
  </w:style>
  <w:style w:type="paragraph" w:customStyle="1" w:styleId="xl489">
    <w:name w:val="xl489"/>
    <w:basedOn w:val="Normal"/>
    <w:pPr>
      <w:pBdr>
        <w:top w:val="single" w:sz="4" w:space="0" w:color="auto"/>
        <w:left w:val="single" w:sz="4" w:space="0" w:color="auto"/>
        <w:right w:val="single" w:sz="4" w:space="0" w:color="auto"/>
      </w:pBdr>
      <w:spacing w:before="100" w:beforeAutospacing="1" w:after="100" w:afterAutospacing="1" w:line="240" w:lineRule="auto"/>
      <w:jc w:val="right"/>
      <w:textAlignment w:val="center"/>
    </w:pPr>
    <w:rPr>
      <w:color w:val="auto"/>
      <w:sz w:val="24"/>
      <w:szCs w:val="24"/>
      <w:lang w:val="en-US"/>
    </w:rPr>
  </w:style>
  <w:style w:type="paragraph" w:customStyle="1" w:styleId="xl490">
    <w:name w:val="xl490"/>
    <w:basedOn w:val="Normal"/>
    <w:pPr>
      <w:pBdr>
        <w:left w:val="single" w:sz="4" w:space="0" w:color="auto"/>
        <w:right w:val="single" w:sz="4" w:space="0" w:color="auto"/>
      </w:pBdr>
      <w:spacing w:before="100" w:beforeAutospacing="1" w:after="100" w:afterAutospacing="1" w:line="240" w:lineRule="auto"/>
      <w:jc w:val="right"/>
      <w:textAlignment w:val="center"/>
    </w:pPr>
    <w:rPr>
      <w:color w:val="auto"/>
      <w:sz w:val="24"/>
      <w:szCs w:val="24"/>
      <w:lang w:val="en-US"/>
    </w:rPr>
  </w:style>
  <w:style w:type="paragraph" w:customStyle="1" w:styleId="xl491">
    <w:name w:val="xl491"/>
    <w:basedOn w:val="Normal"/>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color w:val="auto"/>
      <w:sz w:val="24"/>
      <w:szCs w:val="24"/>
      <w:lang w:val="en-US"/>
    </w:rPr>
  </w:style>
  <w:style w:type="paragraph" w:customStyle="1" w:styleId="xl492">
    <w:name w:val="xl492"/>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b/>
      <w:bCs/>
      <w:color w:val="auto"/>
      <w:sz w:val="24"/>
      <w:szCs w:val="24"/>
      <w:lang w:val="en-US"/>
    </w:rPr>
  </w:style>
  <w:style w:type="paragraph" w:customStyle="1" w:styleId="xl494">
    <w:name w:val="xl494"/>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right"/>
      <w:textAlignment w:val="center"/>
    </w:pPr>
    <w:rPr>
      <w:b/>
      <w:bCs/>
      <w:color w:val="auto"/>
      <w:sz w:val="24"/>
      <w:szCs w:val="24"/>
      <w:lang w:val="en-US"/>
    </w:rPr>
  </w:style>
  <w:style w:type="paragraph" w:customStyle="1" w:styleId="xl495">
    <w:name w:val="xl495"/>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b/>
      <w:bCs/>
      <w:color w:val="auto"/>
      <w:sz w:val="24"/>
      <w:szCs w:val="24"/>
      <w:lang w:val="en-US"/>
    </w:rPr>
  </w:style>
  <w:style w:type="paragraph" w:customStyle="1" w:styleId="xl496">
    <w:name w:val="xl496"/>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b/>
      <w:bCs/>
      <w:color w:val="auto"/>
      <w:sz w:val="24"/>
      <w:szCs w:val="24"/>
      <w:lang w:val="en-US"/>
    </w:rPr>
  </w:style>
  <w:style w:type="paragraph" w:customStyle="1" w:styleId="xl497">
    <w:name w:val="xl497"/>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b/>
      <w:bCs/>
      <w:color w:val="auto"/>
      <w:sz w:val="24"/>
      <w:szCs w:val="24"/>
      <w:lang w:val="en-US"/>
    </w:rPr>
  </w:style>
  <w:style w:type="character" w:customStyle="1" w:styleId="hps">
    <w:name w:val="hps"/>
    <w:basedOn w:val="DefaultParagraphFont"/>
  </w:style>
  <w:style w:type="paragraph" w:customStyle="1" w:styleId="CharCharCharCharCharCharChar">
    <w:name w:val="Char Char Char Char Char Char Char"/>
    <w:basedOn w:val="Normal"/>
    <w:pPr>
      <w:spacing w:before="120" w:after="160" w:line="240" w:lineRule="exact"/>
      <w:jc w:val="left"/>
    </w:pPr>
    <w:rPr>
      <w:rFonts w:ascii="Tahoma" w:hAnsi="Tahoma" w:cs="Tahoma"/>
      <w:b/>
      <w:color w:val="auto"/>
      <w:sz w:val="20"/>
      <w:szCs w:val="20"/>
      <w:lang w:val="en-US"/>
    </w:rPr>
  </w:style>
  <w:style w:type="character" w:customStyle="1" w:styleId="Heading3CharChar">
    <w:name w:val="Heading 3 Char Char"/>
    <w:rPr>
      <w:rFonts w:cs="Arial"/>
      <w:b/>
      <w:bCs/>
      <w:sz w:val="26"/>
      <w:szCs w:val="26"/>
      <w:lang w:val="en-US" w:eastAsia="en-US" w:bidi="ar-SA"/>
    </w:rPr>
  </w:style>
  <w:style w:type="paragraph" w:customStyle="1" w:styleId="CM101">
    <w:name w:val="CM101"/>
    <w:basedOn w:val="Normal"/>
    <w:next w:val="Normal"/>
    <w:pPr>
      <w:widowControl w:val="0"/>
      <w:autoSpaceDE w:val="0"/>
      <w:autoSpaceDN w:val="0"/>
      <w:adjustRightInd w:val="0"/>
      <w:spacing w:before="120" w:after="118" w:line="240" w:lineRule="auto"/>
      <w:jc w:val="left"/>
    </w:pPr>
    <w:rPr>
      <w:color w:val="auto"/>
      <w:sz w:val="24"/>
      <w:szCs w:val="24"/>
      <w:lang w:val="en-US"/>
    </w:rPr>
  </w:style>
  <w:style w:type="paragraph" w:customStyle="1" w:styleId="CharCharCharCharCharCharChar1">
    <w:name w:val="Char Char Char Char Char Char Char1"/>
    <w:basedOn w:val="Normal"/>
    <w:pPr>
      <w:spacing w:before="120" w:after="160" w:line="240" w:lineRule="exact"/>
      <w:jc w:val="left"/>
    </w:pPr>
    <w:rPr>
      <w:rFonts w:ascii="Tahoma" w:hAnsi="Tahoma" w:cs="Tahoma"/>
      <w:b/>
      <w:color w:val="auto"/>
      <w:sz w:val="20"/>
      <w:szCs w:val="20"/>
      <w:lang w:val="en-US"/>
    </w:rPr>
  </w:style>
  <w:style w:type="paragraph" w:customStyle="1" w:styleId="PHeading4">
    <w:name w:val="PHeading 4"/>
    <w:basedOn w:val="Normal"/>
    <w:pPr>
      <w:tabs>
        <w:tab w:val="num" w:pos="432"/>
      </w:tabs>
      <w:spacing w:before="60" w:after="60" w:line="312" w:lineRule="auto"/>
      <w:ind w:left="432" w:hanging="432"/>
    </w:pPr>
    <w:rPr>
      <w:rFonts w:eastAsia="MS Mincho"/>
      <w:color w:val="auto"/>
      <w:lang w:val="en-US" w:eastAsia="ja-JP"/>
    </w:rPr>
  </w:style>
  <w:style w:type="paragraph" w:customStyle="1" w:styleId="Body01">
    <w:name w:val="Body01"/>
    <w:basedOn w:val="Normal"/>
    <w:pPr>
      <w:widowControl w:val="0"/>
      <w:spacing w:before="240" w:after="60" w:line="300" w:lineRule="atLeast"/>
      <w:jc w:val="lowKashida"/>
    </w:pPr>
    <w:rPr>
      <w:color w:val="auto"/>
      <w:szCs w:val="24"/>
      <w:lang w:val="en-US"/>
    </w:rPr>
  </w:style>
  <w:style w:type="paragraph" w:customStyle="1" w:styleId="Indent21">
    <w:name w:val="Indent 2"/>
    <w:basedOn w:val="Normal"/>
    <w:pPr>
      <w:keepNext/>
      <w:tabs>
        <w:tab w:val="num" w:pos="1800"/>
      </w:tabs>
      <w:spacing w:before="120" w:after="60" w:line="300" w:lineRule="atLeast"/>
      <w:ind w:left="1800" w:hanging="360"/>
    </w:pPr>
    <w:rPr>
      <w:color w:val="000000"/>
      <w:spacing w:val="-4"/>
      <w:szCs w:val="24"/>
      <w:lang w:val="nl-NL"/>
    </w:rPr>
  </w:style>
  <w:style w:type="paragraph" w:customStyle="1" w:styleId="Indent31">
    <w:name w:val="Indent 3"/>
    <w:basedOn w:val="Normal"/>
    <w:autoRedefine/>
    <w:pPr>
      <w:keepNext/>
      <w:tabs>
        <w:tab w:val="num" w:pos="360"/>
        <w:tab w:val="num" w:pos="2520"/>
      </w:tabs>
      <w:spacing w:before="60" w:after="60" w:line="360" w:lineRule="auto"/>
    </w:pPr>
    <w:rPr>
      <w:color w:val="auto"/>
      <w:lang w:val="nl-NL"/>
    </w:rPr>
  </w:style>
  <w:style w:type="paragraph" w:customStyle="1" w:styleId="talk1">
    <w:name w:val="talk1"/>
    <w:basedOn w:val="Normal"/>
    <w:pPr>
      <w:spacing w:before="100" w:beforeAutospacing="1" w:after="100" w:afterAutospacing="1" w:line="240" w:lineRule="auto"/>
      <w:jc w:val="left"/>
    </w:pPr>
    <w:rPr>
      <w:rFonts w:ascii="Arial" w:hAnsi="Arial" w:cs="Arial"/>
      <w:color w:val="000000"/>
      <w:sz w:val="20"/>
      <w:szCs w:val="20"/>
      <w:lang w:val="en-US"/>
    </w:rPr>
  </w:style>
  <w:style w:type="paragraph" w:customStyle="1" w:styleId="tieude3">
    <w:name w:val="tieude3"/>
    <w:basedOn w:val="mainbody"/>
    <w:uiPriority w:val="99"/>
    <w:rPr>
      <w:b/>
    </w:rPr>
  </w:style>
  <w:style w:type="paragraph" w:customStyle="1" w:styleId="B3">
    <w:name w:val="B3"/>
    <w:basedOn w:val="Normal"/>
    <w:pPr>
      <w:tabs>
        <w:tab w:val="num" w:pos="720"/>
      </w:tabs>
      <w:spacing w:before="120" w:after="0" w:line="360" w:lineRule="auto"/>
      <w:ind w:left="720" w:hanging="720"/>
    </w:pPr>
    <w:rPr>
      <w:color w:val="auto"/>
      <w:lang w:val="en-US"/>
    </w:rPr>
  </w:style>
  <w:style w:type="table" w:customStyle="1" w:styleId="NSSTable">
    <w:name w:val="NSS Table"/>
    <w:basedOn w:val="TableNormal"/>
    <w:uiPriority w:val="99"/>
    <w:pPr>
      <w:spacing w:before="120" w:after="120" w:line="240" w:lineRule="auto"/>
    </w:pPr>
    <w:rPr>
      <w:rFonts w:cstheme="minorBidi"/>
      <w:color w:val="auto"/>
      <w:sz w:val="24"/>
      <w:szCs w:val="22"/>
      <w:lang w:val="en-US"/>
    </w:rPr>
    <w:tblPr>
      <w:tblStyleRowBandSize w:val="1"/>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auto"/>
      <w:vAlign w:val="center"/>
    </w:tcPr>
    <w:tblStylePr w:type="firstRow">
      <w:pPr>
        <w:wordWrap/>
        <w:spacing w:beforeLines="0" w:before="60" w:beforeAutospacing="0" w:afterLines="0" w:after="60" w:afterAutospacing="0" w:line="240" w:lineRule="auto"/>
        <w:ind w:firstLineChars="0" w:firstLine="0"/>
        <w:jc w:val="center"/>
      </w:pPr>
      <w:rPr>
        <w:rFonts w:ascii="Times New Roman" w:hAnsi="Times New Roman"/>
        <w:b/>
        <w:sz w:val="26"/>
      </w:rPr>
      <w:tblPr/>
      <w:tcPr>
        <w:shd w:val="clear" w:color="auto" w:fill="F2F2F2" w:themeFill="background1" w:themeFillShade="F2"/>
      </w:tcPr>
    </w:tblStylePr>
  </w:style>
  <w:style w:type="paragraph" w:customStyle="1" w:styleId="xl19">
    <w:name w:val="xl19"/>
    <w:basedOn w:val="Normal"/>
    <w:pPr>
      <w:pBdr>
        <w:top w:val="single" w:sz="4" w:space="0" w:color="auto"/>
        <w:left w:val="single" w:sz="4" w:space="0" w:color="auto"/>
        <w:bottom w:val="single" w:sz="4" w:space="0" w:color="auto"/>
        <w:right w:val="single" w:sz="4" w:space="0" w:color="auto"/>
      </w:pBdr>
      <w:shd w:val="clear" w:color="EBF1DE" w:fill="D6E3BC"/>
      <w:spacing w:before="100" w:beforeAutospacing="1" w:after="100" w:afterAutospacing="1" w:line="240" w:lineRule="auto"/>
      <w:jc w:val="center"/>
      <w:textAlignment w:val="center"/>
    </w:pPr>
    <w:rPr>
      <w:b/>
      <w:bCs/>
      <w:color w:val="auto"/>
      <w:sz w:val="24"/>
      <w:szCs w:val="24"/>
      <w:lang w:val="en-US"/>
    </w:rPr>
  </w:style>
  <w:style w:type="paragraph" w:customStyle="1" w:styleId="xl20">
    <w:name w:val="xl20"/>
    <w:basedOn w:val="Normal"/>
    <w:pPr>
      <w:pBdr>
        <w:top w:val="single" w:sz="4" w:space="0" w:color="auto"/>
        <w:left w:val="single" w:sz="4" w:space="0" w:color="auto"/>
        <w:bottom w:val="single" w:sz="4" w:space="0" w:color="auto"/>
        <w:right w:val="single" w:sz="4" w:space="0" w:color="auto"/>
      </w:pBdr>
      <w:shd w:val="clear" w:color="EBF1DE" w:fill="FDEADA"/>
      <w:spacing w:before="100" w:beforeAutospacing="1" w:after="100" w:afterAutospacing="1" w:line="240" w:lineRule="auto"/>
      <w:jc w:val="center"/>
      <w:textAlignment w:val="center"/>
    </w:pPr>
    <w:rPr>
      <w:b/>
      <w:bCs/>
      <w:color w:val="auto"/>
      <w:sz w:val="24"/>
      <w:szCs w:val="24"/>
      <w:lang w:val="en-US"/>
    </w:rPr>
  </w:style>
  <w:style w:type="paragraph" w:customStyle="1" w:styleId="xl21">
    <w:name w:val="xl21"/>
    <w:basedOn w:val="Normal"/>
    <w:pPr>
      <w:pBdr>
        <w:top w:val="single" w:sz="4" w:space="0" w:color="auto"/>
        <w:bottom w:val="single" w:sz="4" w:space="0" w:color="auto"/>
        <w:right w:val="single" w:sz="4" w:space="0" w:color="auto"/>
      </w:pBdr>
      <w:shd w:val="clear" w:color="EBF1DE" w:fill="FDEADA"/>
      <w:spacing w:before="100" w:beforeAutospacing="1" w:after="100" w:afterAutospacing="1" w:line="240" w:lineRule="auto"/>
      <w:jc w:val="left"/>
      <w:textAlignment w:val="center"/>
    </w:pPr>
    <w:rPr>
      <w:b/>
      <w:bCs/>
      <w:color w:val="auto"/>
      <w:sz w:val="24"/>
      <w:szCs w:val="24"/>
      <w:lang w:val="en-US"/>
    </w:rPr>
  </w:style>
  <w:style w:type="paragraph" w:customStyle="1" w:styleId="xl22">
    <w:name w:val="xl2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auto"/>
      <w:sz w:val="24"/>
      <w:szCs w:val="24"/>
      <w:lang w:val="en-US"/>
    </w:rPr>
  </w:style>
  <w:style w:type="paragraph" w:customStyle="1" w:styleId="xl23">
    <w:name w:val="xl2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auto"/>
      <w:sz w:val="24"/>
      <w:szCs w:val="24"/>
      <w:lang w:val="en-US"/>
    </w:rPr>
  </w:style>
  <w:style w:type="paragraph" w:customStyle="1" w:styleId="xl43">
    <w:name w:val="xl43"/>
    <w:basedOn w:val="Normal"/>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jc w:val="left"/>
      <w:textAlignment w:val="center"/>
    </w:pPr>
    <w:rPr>
      <w:color w:val="auto"/>
      <w:sz w:val="24"/>
      <w:szCs w:val="24"/>
      <w:lang w:val="en-US"/>
    </w:rPr>
  </w:style>
  <w:style w:type="paragraph" w:customStyle="1" w:styleId="xl48">
    <w:name w:val="xl4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color w:val="auto"/>
      <w:sz w:val="24"/>
      <w:szCs w:val="24"/>
      <w:lang w:val="en-US"/>
    </w:rPr>
  </w:style>
  <w:style w:type="paragraph" w:customStyle="1" w:styleId="xl52">
    <w:name w:val="xl5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auto"/>
      <w:sz w:val="24"/>
      <w:szCs w:val="24"/>
      <w:lang w:val="en-US"/>
    </w:rPr>
  </w:style>
  <w:style w:type="paragraph" w:customStyle="1" w:styleId="xl53">
    <w:name w:val="xl5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auto"/>
      <w:sz w:val="24"/>
      <w:szCs w:val="24"/>
      <w:lang w:val="en-US"/>
    </w:rPr>
  </w:style>
  <w:style w:type="paragraph" w:customStyle="1" w:styleId="xl54">
    <w:name w:val="xl5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auto"/>
      <w:sz w:val="24"/>
      <w:szCs w:val="24"/>
      <w:lang w:val="en-US"/>
    </w:rPr>
  </w:style>
  <w:style w:type="paragraph" w:customStyle="1" w:styleId="xl56">
    <w:name w:val="xl56"/>
    <w:basedOn w:val="Normal"/>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color w:val="000000"/>
      <w:sz w:val="24"/>
      <w:szCs w:val="24"/>
      <w:lang w:val="en-US"/>
    </w:rPr>
  </w:style>
  <w:style w:type="paragraph" w:customStyle="1" w:styleId="xl57">
    <w:name w:val="xl57"/>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b/>
      <w:bCs/>
      <w:color w:val="auto"/>
      <w:sz w:val="24"/>
      <w:szCs w:val="24"/>
      <w:lang w:val="en-US"/>
    </w:rPr>
  </w:style>
  <w:style w:type="paragraph" w:customStyle="1" w:styleId="xl58">
    <w:name w:val="xl58"/>
    <w:basedOn w:val="Normal"/>
    <w:pPr>
      <w:pBdr>
        <w:top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b/>
      <w:bCs/>
      <w:color w:val="auto"/>
      <w:sz w:val="24"/>
      <w:szCs w:val="24"/>
      <w:lang w:val="en-US"/>
    </w:rPr>
  </w:style>
  <w:style w:type="paragraph" w:customStyle="1" w:styleId="xl59">
    <w:name w:val="xl59"/>
    <w:basedOn w:val="Normal"/>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color w:val="auto"/>
      <w:sz w:val="24"/>
      <w:szCs w:val="24"/>
      <w:lang w:val="en-US"/>
    </w:rPr>
  </w:style>
  <w:style w:type="paragraph" w:customStyle="1" w:styleId="xl215">
    <w:name w:val="xl215"/>
    <w:basedOn w:val="Normal"/>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b/>
      <w:bCs/>
      <w:color w:val="auto"/>
      <w:sz w:val="24"/>
      <w:szCs w:val="24"/>
      <w:lang w:val="en-US"/>
    </w:rPr>
  </w:style>
  <w:style w:type="paragraph" w:customStyle="1" w:styleId="xl216">
    <w:name w:val="xl216"/>
    <w:basedOn w:val="Normal"/>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jc w:val="left"/>
      <w:textAlignment w:val="center"/>
    </w:pPr>
    <w:rPr>
      <w:color w:val="auto"/>
      <w:sz w:val="24"/>
      <w:szCs w:val="24"/>
      <w:lang w:val="en-US"/>
    </w:rPr>
  </w:style>
  <w:style w:type="paragraph" w:customStyle="1" w:styleId="xl217">
    <w:name w:val="xl217"/>
    <w:basedOn w:val="Normal"/>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b/>
      <w:bCs/>
      <w:color w:val="auto"/>
      <w:sz w:val="24"/>
      <w:szCs w:val="24"/>
      <w:lang w:val="en-US"/>
    </w:rPr>
  </w:style>
  <w:style w:type="paragraph" w:customStyle="1" w:styleId="xl218">
    <w:name w:val="xl218"/>
    <w:basedOn w:val="Normal"/>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color w:val="auto"/>
      <w:sz w:val="24"/>
      <w:szCs w:val="24"/>
      <w:lang w:val="en-US"/>
    </w:rPr>
  </w:style>
  <w:style w:type="paragraph" w:customStyle="1" w:styleId="xl219">
    <w:name w:val="xl219"/>
    <w:basedOn w:val="Normal"/>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color w:val="auto"/>
      <w:sz w:val="24"/>
      <w:szCs w:val="24"/>
      <w:lang w:val="en-US"/>
    </w:rPr>
  </w:style>
  <w:style w:type="paragraph" w:customStyle="1" w:styleId="xl220">
    <w:name w:val="xl22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auto"/>
      <w:sz w:val="24"/>
      <w:szCs w:val="24"/>
      <w:lang w:val="en-US"/>
    </w:rPr>
  </w:style>
  <w:style w:type="paragraph" w:customStyle="1" w:styleId="xl224">
    <w:name w:val="xl224"/>
    <w:basedOn w:val="Normal"/>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b/>
      <w:bCs/>
      <w:color w:val="auto"/>
      <w:sz w:val="24"/>
      <w:szCs w:val="24"/>
      <w:lang w:val="en-US"/>
    </w:rPr>
  </w:style>
  <w:style w:type="paragraph" w:customStyle="1" w:styleId="xl226">
    <w:name w:val="xl226"/>
    <w:basedOn w:val="Normal"/>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line="240" w:lineRule="auto"/>
      <w:jc w:val="left"/>
      <w:textAlignment w:val="center"/>
    </w:pPr>
    <w:rPr>
      <w:b/>
      <w:bCs/>
      <w:color w:val="auto"/>
      <w:sz w:val="24"/>
      <w:szCs w:val="24"/>
      <w:lang w:val="en-US"/>
    </w:rPr>
  </w:style>
  <w:style w:type="paragraph" w:customStyle="1" w:styleId="xl227">
    <w:name w:val="xl22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auto"/>
      <w:sz w:val="24"/>
      <w:szCs w:val="24"/>
      <w:lang w:val="en-US"/>
    </w:rPr>
  </w:style>
  <w:style w:type="paragraph" w:customStyle="1" w:styleId="xl229">
    <w:name w:val="xl229"/>
    <w:basedOn w:val="Normal"/>
    <w:pPr>
      <w:pBdr>
        <w:top w:val="single" w:sz="4" w:space="0" w:color="auto"/>
        <w:left w:val="single" w:sz="4" w:space="0" w:color="auto"/>
        <w:bottom w:val="single" w:sz="4" w:space="0" w:color="auto"/>
        <w:right w:val="single" w:sz="4" w:space="0" w:color="auto"/>
      </w:pBdr>
      <w:shd w:val="clear" w:color="EBF1DE" w:fill="D6E3BC"/>
      <w:spacing w:before="100" w:beforeAutospacing="1" w:after="100" w:afterAutospacing="1" w:line="240" w:lineRule="auto"/>
      <w:jc w:val="center"/>
      <w:textAlignment w:val="center"/>
    </w:pPr>
    <w:rPr>
      <w:b/>
      <w:bCs/>
      <w:color w:val="auto"/>
      <w:sz w:val="24"/>
      <w:szCs w:val="24"/>
      <w:lang w:val="en-US"/>
    </w:rPr>
  </w:style>
  <w:style w:type="paragraph" w:customStyle="1" w:styleId="xl230">
    <w:name w:val="xl230"/>
    <w:basedOn w:val="Normal"/>
    <w:pPr>
      <w:pBdr>
        <w:top w:val="single" w:sz="4" w:space="0" w:color="auto"/>
        <w:left w:val="single" w:sz="4" w:space="0" w:color="auto"/>
        <w:bottom w:val="single" w:sz="4" w:space="0" w:color="auto"/>
        <w:right w:val="single" w:sz="4" w:space="0" w:color="auto"/>
      </w:pBdr>
      <w:shd w:val="clear" w:color="EBF1DE" w:fill="D6E3BC"/>
      <w:spacing w:before="100" w:beforeAutospacing="1" w:after="100" w:afterAutospacing="1" w:line="240" w:lineRule="auto"/>
      <w:jc w:val="left"/>
      <w:textAlignment w:val="center"/>
    </w:pPr>
    <w:rPr>
      <w:b/>
      <w:bCs/>
      <w:color w:val="auto"/>
      <w:sz w:val="24"/>
      <w:szCs w:val="24"/>
      <w:lang w:val="en-US"/>
    </w:rPr>
  </w:style>
  <w:style w:type="paragraph" w:customStyle="1" w:styleId="xl232">
    <w:name w:val="xl23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4"/>
      <w:szCs w:val="24"/>
      <w:lang w:val="en-US"/>
    </w:rPr>
  </w:style>
  <w:style w:type="paragraph" w:customStyle="1" w:styleId="xl233">
    <w:name w:val="xl23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4"/>
      <w:szCs w:val="24"/>
      <w:lang w:val="en-US"/>
    </w:rPr>
  </w:style>
  <w:style w:type="paragraph" w:customStyle="1" w:styleId="xl296">
    <w:name w:val="xl296"/>
    <w:basedOn w:val="Normal"/>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jc w:val="center"/>
      <w:textAlignment w:val="center"/>
    </w:pPr>
    <w:rPr>
      <w:b/>
      <w:bCs/>
      <w:color w:val="auto"/>
      <w:sz w:val="24"/>
      <w:szCs w:val="24"/>
      <w:lang w:val="en-US"/>
    </w:rPr>
  </w:style>
  <w:style w:type="paragraph" w:customStyle="1" w:styleId="xl297">
    <w:name w:val="xl297"/>
    <w:basedOn w:val="Normal"/>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jc w:val="center"/>
      <w:textAlignment w:val="center"/>
    </w:pPr>
    <w:rPr>
      <w:b/>
      <w:bCs/>
      <w:color w:val="auto"/>
      <w:sz w:val="24"/>
      <w:szCs w:val="24"/>
      <w:lang w:val="en-US"/>
    </w:rPr>
  </w:style>
  <w:style w:type="character" w:customStyle="1" w:styleId="font91">
    <w:name w:val="font91"/>
    <w:basedOn w:val="DefaultParagraphFont"/>
    <w:rPr>
      <w:rFonts w:ascii="Times New Roman" w:hAnsi="Times New Roman" w:cs="Times New Roman" w:hint="default"/>
      <w:b/>
      <w:bCs/>
      <w:i w:val="0"/>
      <w:iCs w:val="0"/>
      <w:strike w:val="0"/>
      <w:dstrike w:val="0"/>
      <w:color w:val="auto"/>
      <w:sz w:val="24"/>
      <w:szCs w:val="24"/>
      <w:u w:val="none"/>
      <w:effect w:val="none"/>
    </w:rPr>
  </w:style>
  <w:style w:type="character" w:customStyle="1" w:styleId="font71">
    <w:name w:val="font71"/>
    <w:basedOn w:val="DefaultParagraphFont"/>
    <w:rPr>
      <w:rFonts w:ascii="Times New Roman" w:hAnsi="Times New Roman" w:cs="Times New Roman" w:hint="default"/>
      <w:b/>
      <w:bCs/>
      <w:i w:val="0"/>
      <w:iCs w:val="0"/>
      <w:strike w:val="0"/>
      <w:dstrike w:val="0"/>
      <w:color w:val="000000"/>
      <w:sz w:val="24"/>
      <w:szCs w:val="24"/>
      <w:u w:val="none"/>
      <w:effect w:val="none"/>
    </w:rPr>
  </w:style>
  <w:style w:type="character" w:customStyle="1" w:styleId="font171">
    <w:name w:val="font171"/>
    <w:basedOn w:val="DefaultParagraphFont"/>
    <w:rPr>
      <w:rFonts w:ascii="Times New Roman" w:hAnsi="Times New Roman" w:cs="Times New Roman" w:hint="default"/>
      <w:b w:val="0"/>
      <w:bCs w:val="0"/>
      <w:i w:val="0"/>
      <w:iCs w:val="0"/>
      <w:strike w:val="0"/>
      <w:dstrike w:val="0"/>
      <w:color w:val="000000"/>
      <w:sz w:val="26"/>
      <w:szCs w:val="26"/>
      <w:u w:val="none"/>
      <w:effect w:val="none"/>
    </w:rPr>
  </w:style>
  <w:style w:type="character" w:customStyle="1" w:styleId="font161">
    <w:name w:val="font161"/>
    <w:basedOn w:val="DefaultParagraphFont"/>
    <w:rPr>
      <w:rFonts w:ascii="Times New Roman" w:hAnsi="Times New Roman" w:cs="Times New Roman" w:hint="default"/>
      <w:b/>
      <w:bCs/>
      <w:i w:val="0"/>
      <w:iCs w:val="0"/>
      <w:strike w:val="0"/>
      <w:dstrike w:val="0"/>
      <w:color w:val="000000"/>
      <w:sz w:val="26"/>
      <w:szCs w:val="26"/>
      <w:u w:val="none"/>
      <w:effect w:val="none"/>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auto"/>
      <w:lang w:val="en-US"/>
    </w:rPr>
  </w:style>
  <w:style w:type="character" w:customStyle="1" w:styleId="font101">
    <w:name w:val="font101"/>
    <w:basedOn w:val="DefaultParagraphFont"/>
    <w:rPr>
      <w:rFonts w:ascii="Times New Roman" w:hAnsi="Times New Roman" w:cs="Times New Roman" w:hint="default"/>
      <w:b/>
      <w:bCs/>
      <w:i w:val="0"/>
      <w:iCs w:val="0"/>
      <w:strike w:val="0"/>
      <w:dstrike w:val="0"/>
      <w:color w:val="000000"/>
      <w:sz w:val="26"/>
      <w:szCs w:val="26"/>
      <w:u w:val="none"/>
      <w:effect w:val="none"/>
    </w:rPr>
  </w:style>
  <w:style w:type="paragraph" w:customStyle="1" w:styleId="xl61">
    <w:name w:val="xl61"/>
    <w:basedOn w:val="Normal"/>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b/>
      <w:bCs/>
      <w:color w:val="auto"/>
      <w:sz w:val="24"/>
      <w:szCs w:val="24"/>
      <w:lang w:val="en-US"/>
    </w:rPr>
  </w:style>
  <w:style w:type="paragraph" w:customStyle="1" w:styleId="xl62">
    <w:name w:val="xl6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auto"/>
      <w:sz w:val="24"/>
      <w:szCs w:val="24"/>
      <w:lang w:val="en-US"/>
    </w:rPr>
  </w:style>
  <w:style w:type="paragraph" w:customStyle="1" w:styleId="xl50">
    <w:name w:val="xl5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4"/>
      <w:szCs w:val="24"/>
      <w:lang w:val="en-US"/>
    </w:rPr>
  </w:style>
  <w:style w:type="paragraph" w:customStyle="1" w:styleId="xl51">
    <w:name w:val="xl5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auto"/>
      <w:sz w:val="24"/>
      <w:szCs w:val="24"/>
      <w:lang w:val="en-US"/>
    </w:rPr>
  </w:style>
  <w:style w:type="paragraph" w:customStyle="1" w:styleId="xl55">
    <w:name w:val="xl5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b/>
      <w:bCs/>
      <w:color w:val="auto"/>
      <w:sz w:val="24"/>
      <w:szCs w:val="24"/>
      <w:lang w:val="en-US"/>
    </w:rPr>
  </w:style>
  <w:style w:type="paragraph" w:customStyle="1" w:styleId="xl60">
    <w:name w:val="xl6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color w:val="000000"/>
      <w:sz w:val="24"/>
      <w:szCs w:val="24"/>
      <w:lang w:val="en-US"/>
    </w:rPr>
  </w:style>
  <w:style w:type="character" w:customStyle="1" w:styleId="Mention21">
    <w:name w:val="Mention21"/>
    <w:basedOn w:val="DefaultParagraphFont"/>
    <w:uiPriority w:val="99"/>
    <w:semiHidden/>
    <w:unhideWhenUsed/>
    <w:rPr>
      <w:color w:val="2B579A"/>
      <w:shd w:val="clear" w:color="auto" w:fill="E6E6E6"/>
    </w:rPr>
  </w:style>
  <w:style w:type="paragraph" w:customStyle="1" w:styleId="pchartbodycmt">
    <w:name w:val="pchart_bodycmt"/>
    <w:basedOn w:val="Normal"/>
    <w:uiPriority w:val="99"/>
    <w:pPr>
      <w:spacing w:before="100" w:beforeAutospacing="1" w:after="100" w:afterAutospacing="1" w:line="240" w:lineRule="auto"/>
      <w:jc w:val="left"/>
    </w:pPr>
    <w:rPr>
      <w:color w:val="auto"/>
      <w:sz w:val="24"/>
      <w:szCs w:val="24"/>
      <w:lang w:val="en-US"/>
    </w:rPr>
  </w:style>
  <w:style w:type="character" w:customStyle="1" w:styleId="font181">
    <w:name w:val="font181"/>
    <w:basedOn w:val="DefaultParagraphFont"/>
    <w:rPr>
      <w:rFonts w:ascii="Times New Roman" w:hAnsi="Times New Roman" w:cs="Times New Roman" w:hint="default"/>
      <w:b w:val="0"/>
      <w:bCs w:val="0"/>
      <w:i w:val="0"/>
      <w:iCs w:val="0"/>
      <w:strike w:val="0"/>
      <w:dstrike w:val="0"/>
      <w:color w:val="000000"/>
      <w:sz w:val="24"/>
      <w:szCs w:val="24"/>
      <w:u w:val="none"/>
      <w:effect w:val="none"/>
    </w:rPr>
  </w:style>
  <w:style w:type="paragraph" w:customStyle="1" w:styleId="a">
    <w:name w:val="&gt;"/>
    <w:basedOn w:val="Normal"/>
    <w:next w:val="Normal"/>
    <w:pPr>
      <w:suppressLineNumbers/>
      <w:tabs>
        <w:tab w:val="num" w:pos="720"/>
      </w:tabs>
      <w:suppressAutoHyphens/>
      <w:spacing w:after="120" w:line="360" w:lineRule="auto"/>
      <w:ind w:left="1152" w:hanging="720"/>
      <w:contextualSpacing/>
    </w:pPr>
    <w:rPr>
      <w:rFonts w:eastAsia="Calibri" w:cstheme="majorBidi"/>
      <w:b/>
      <w:color w:val="auto"/>
      <w:spacing w:val="15"/>
      <w:u w:val="single"/>
      <w:lang w:val="en-US"/>
    </w:rPr>
  </w:style>
  <w:style w:type="paragraph" w:customStyle="1" w:styleId="xl45">
    <w:name w:val="xl45"/>
    <w:basedOn w:val="Normal"/>
    <w:pPr>
      <w:pBdr>
        <w:top w:val="single" w:sz="4" w:space="0" w:color="auto"/>
        <w:left w:val="single" w:sz="4" w:space="0" w:color="auto"/>
        <w:bottom w:val="single" w:sz="4" w:space="0" w:color="auto"/>
        <w:right w:val="single" w:sz="4" w:space="0" w:color="auto"/>
      </w:pBdr>
      <w:shd w:val="clear" w:color="EBF1DE" w:fill="FDEADA"/>
      <w:spacing w:before="100" w:beforeAutospacing="1" w:after="100" w:afterAutospacing="1" w:line="240" w:lineRule="auto"/>
      <w:jc w:val="center"/>
      <w:textAlignment w:val="center"/>
    </w:pPr>
    <w:rPr>
      <w:b/>
      <w:bCs/>
      <w:color w:val="auto"/>
      <w:sz w:val="24"/>
      <w:szCs w:val="24"/>
      <w:lang w:val="en-US"/>
    </w:rPr>
  </w:style>
  <w:style w:type="paragraph" w:customStyle="1" w:styleId="xl46">
    <w:name w:val="xl46"/>
    <w:basedOn w:val="Normal"/>
    <w:pPr>
      <w:pBdr>
        <w:top w:val="single" w:sz="4" w:space="0" w:color="auto"/>
        <w:left w:val="single" w:sz="4" w:space="0" w:color="auto"/>
        <w:bottom w:val="single" w:sz="4" w:space="0" w:color="auto"/>
        <w:right w:val="single" w:sz="4" w:space="0" w:color="auto"/>
      </w:pBdr>
      <w:shd w:val="clear" w:color="EBF1DE" w:fill="FDEADA"/>
      <w:spacing w:before="100" w:beforeAutospacing="1" w:after="100" w:afterAutospacing="1" w:line="240" w:lineRule="auto"/>
      <w:jc w:val="left"/>
      <w:textAlignment w:val="center"/>
    </w:pPr>
    <w:rPr>
      <w:b/>
      <w:bCs/>
      <w:color w:val="auto"/>
      <w:sz w:val="24"/>
      <w:szCs w:val="24"/>
      <w:lang w:val="en-US"/>
    </w:rPr>
  </w:style>
  <w:style w:type="paragraph" w:customStyle="1" w:styleId="xl47">
    <w:name w:val="xl4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 w:val="24"/>
      <w:szCs w:val="24"/>
      <w:lang w:val="en-US"/>
    </w:rPr>
  </w:style>
  <w:style w:type="character" w:customStyle="1" w:styleId="Mention3">
    <w:name w:val="Mention3"/>
    <w:basedOn w:val="DefaultParagraphFont"/>
    <w:uiPriority w:val="99"/>
    <w:semiHidden/>
    <w:unhideWhenUsed/>
    <w:rPr>
      <w:color w:val="2B579A"/>
      <w:shd w:val="clear" w:color="auto" w:fill="E6E6E6"/>
    </w:rPr>
  </w:style>
  <w:style w:type="character" w:customStyle="1" w:styleId="font191">
    <w:name w:val="font191"/>
    <w:basedOn w:val="DefaultParagraphFont"/>
    <w:rPr>
      <w:rFonts w:ascii="Times New Roman" w:hAnsi="Times New Roman" w:cs="Times New Roman" w:hint="default"/>
      <w:b w:val="0"/>
      <w:bCs w:val="0"/>
      <w:i w:val="0"/>
      <w:iCs w:val="0"/>
      <w:strike w:val="0"/>
      <w:dstrike w:val="0"/>
      <w:color w:val="000000"/>
      <w:sz w:val="24"/>
      <w:szCs w:val="24"/>
      <w:u w:val="none"/>
      <w:effect w:val="none"/>
    </w:rPr>
  </w:style>
  <w:style w:type="paragraph" w:customStyle="1" w:styleId="FISBody">
    <w:name w:val="FIS Body"/>
    <w:basedOn w:val="Normal"/>
    <w:link w:val="FISBodyChar"/>
    <w:qFormat/>
    <w:pPr>
      <w:adjustRightInd w:val="0"/>
      <w:snapToGrid w:val="0"/>
      <w:spacing w:before="120" w:after="0" w:line="300" w:lineRule="auto"/>
      <w:ind w:left="720"/>
    </w:pPr>
    <w:rPr>
      <w:rFonts w:ascii="Verdana" w:hAnsi="Verdana"/>
      <w:color w:val="auto"/>
      <w:sz w:val="18"/>
      <w:szCs w:val="20"/>
      <w:lang w:val="en-GB"/>
    </w:rPr>
  </w:style>
  <w:style w:type="character" w:customStyle="1" w:styleId="FISBodyChar">
    <w:name w:val="FIS Body Char"/>
    <w:basedOn w:val="DefaultParagraphFont"/>
    <w:link w:val="FISBody"/>
    <w:rPr>
      <w:rFonts w:ascii="Verdana" w:eastAsia="Times New Roman" w:hAnsi="Verdana"/>
      <w:color w:val="auto"/>
      <w:sz w:val="18"/>
      <w:szCs w:val="20"/>
      <w:lang w:val="en-GB"/>
    </w:rPr>
  </w:style>
  <w:style w:type="character" w:customStyle="1" w:styleId="UnresolvedMention3">
    <w:name w:val="Unresolved Mention3"/>
    <w:basedOn w:val="DefaultParagraphFont"/>
    <w:uiPriority w:val="99"/>
    <w:semiHidden/>
    <w:unhideWhenUsed/>
    <w:rPr>
      <w:color w:val="605E5C"/>
      <w:shd w:val="clear" w:color="auto" w:fill="E1DFDD"/>
    </w:rPr>
  </w:style>
  <w:style w:type="character" w:customStyle="1" w:styleId="UnresolvedMention4">
    <w:name w:val="Unresolved Mention4"/>
    <w:basedOn w:val="DefaultParagraphFont"/>
    <w:uiPriority w:val="99"/>
    <w:semiHidden/>
    <w:unhideWhenUsed/>
    <w:rPr>
      <w:color w:val="605E5C"/>
      <w:shd w:val="clear" w:color="auto" w:fill="E1DFDD"/>
    </w:rPr>
  </w:style>
  <w:style w:type="character" w:customStyle="1" w:styleId="UnresolvedMention5">
    <w:name w:val="Unresolved Mention5"/>
    <w:basedOn w:val="DefaultParagraphFont"/>
    <w:uiPriority w:val="99"/>
    <w:semiHidden/>
    <w:unhideWhenUsed/>
    <w:rPr>
      <w:color w:val="605E5C"/>
      <w:shd w:val="clear" w:color="auto" w:fill="E1DFDD"/>
    </w:rPr>
  </w:style>
  <w:style w:type="character" w:customStyle="1" w:styleId="UnresolvedMention6">
    <w:name w:val="Unresolved Mention6"/>
    <w:basedOn w:val="DefaultParagraphFont"/>
    <w:uiPriority w:val="99"/>
    <w:semiHidden/>
    <w:unhideWhenUsed/>
    <w:rPr>
      <w:color w:val="605E5C"/>
      <w:shd w:val="clear" w:color="auto" w:fill="E1DFDD"/>
    </w:rPr>
  </w:style>
  <w:style w:type="character" w:customStyle="1" w:styleId="UnresolvedMention7">
    <w:name w:val="Unresolved Mention7"/>
    <w:basedOn w:val="DefaultParagraphFont"/>
    <w:uiPriority w:val="99"/>
    <w:semiHidden/>
    <w:unhideWhenUsed/>
    <w:rPr>
      <w:color w:val="605E5C"/>
      <w:shd w:val="clear" w:color="auto" w:fill="E1DFDD"/>
    </w:rPr>
  </w:style>
  <w:style w:type="paragraph" w:customStyle="1" w:styleId="9aHinh">
    <w:name w:val="9a Hinh"/>
    <w:basedOn w:val="Normal"/>
    <w:link w:val="9aHinhChar"/>
    <w:autoRedefine/>
    <w:qFormat/>
    <w:pPr>
      <w:framePr w:wrap="notBeside" w:vAnchor="text" w:hAnchor="text" w:xAlign="center" w:y="1"/>
      <w:spacing w:before="120" w:after="0" w:line="259" w:lineRule="auto"/>
      <w:jc w:val="left"/>
    </w:pPr>
    <w:rPr>
      <w:rFonts w:cstheme="minorBidi"/>
      <w:i/>
      <w:noProof/>
      <w:color w:val="auto"/>
      <w:sz w:val="24"/>
      <w:lang w:eastAsia="vi-VN"/>
    </w:rPr>
  </w:style>
  <w:style w:type="character" w:customStyle="1" w:styleId="9aHinhChar">
    <w:name w:val="9a Hinh Char"/>
    <w:basedOn w:val="DefaultParagraphFont"/>
    <w:link w:val="9aHinh"/>
    <w:rPr>
      <w:rFonts w:ascii="Times New Roman" w:hAnsi="Times New Roman" w:cstheme="minorBidi"/>
      <w:i/>
      <w:noProof/>
      <w:color w:val="auto"/>
      <w:sz w:val="24"/>
      <w:lang w:eastAsia="vi-VN"/>
    </w:rPr>
  </w:style>
  <w:style w:type="paragraph" w:customStyle="1" w:styleId="Style">
    <w:name w:val="Style"/>
    <w:basedOn w:val="Normal"/>
    <w:link w:val="StyleChar"/>
    <w:qFormat/>
    <w:pPr>
      <w:keepNext/>
      <w:widowControl w:val="0"/>
      <w:tabs>
        <w:tab w:val="left" w:pos="360"/>
        <w:tab w:val="num" w:pos="720"/>
      </w:tabs>
      <w:spacing w:before="120" w:after="120" w:line="240" w:lineRule="auto"/>
      <w:ind w:left="720" w:hanging="720"/>
      <w:jc w:val="left"/>
    </w:pPr>
    <w:rPr>
      <w:rFonts w:eastAsia="Arial"/>
      <w:b/>
      <w:color w:val="auto"/>
      <w:sz w:val="28"/>
      <w:szCs w:val="24"/>
      <w:lang w:val="en-US" w:eastAsia="vi-VN"/>
    </w:rPr>
  </w:style>
  <w:style w:type="character" w:customStyle="1" w:styleId="StyleChar">
    <w:name w:val="Style Char"/>
    <w:link w:val="Style"/>
    <w:rPr>
      <w:rFonts w:eastAsia="Arial"/>
      <w:b/>
      <w:color w:val="auto"/>
      <w:sz w:val="28"/>
      <w:szCs w:val="24"/>
      <w:lang w:val="en-US" w:eastAsia="vi-VN"/>
    </w:rPr>
  </w:style>
  <w:style w:type="paragraph" w:customStyle="1" w:styleId="FISHeading1">
    <w:name w:val="FIS_Heading1"/>
    <w:basedOn w:val="Normal"/>
    <w:pPr>
      <w:widowControl w:val="0"/>
      <w:tabs>
        <w:tab w:val="num" w:pos="720"/>
      </w:tabs>
      <w:spacing w:before="60" w:after="60" w:line="300" w:lineRule="atLeast"/>
      <w:ind w:left="720" w:hanging="720"/>
      <w:jc w:val="left"/>
    </w:pPr>
    <w:rPr>
      <w:noProof/>
      <w:color w:val="auto"/>
      <w:szCs w:val="24"/>
    </w:rPr>
  </w:style>
  <w:style w:type="paragraph" w:customStyle="1" w:styleId="FISHeading2">
    <w:name w:val="FIS_Heading2"/>
    <w:basedOn w:val="Normal"/>
    <w:link w:val="FISHeading2Char"/>
    <w:qFormat/>
    <w:pPr>
      <w:widowControl w:val="0"/>
      <w:tabs>
        <w:tab w:val="num" w:pos="1440"/>
      </w:tabs>
      <w:spacing w:before="60" w:after="60" w:line="300" w:lineRule="atLeast"/>
      <w:ind w:left="1440" w:hanging="720"/>
      <w:jc w:val="left"/>
    </w:pPr>
    <w:rPr>
      <w:noProof/>
      <w:color w:val="auto"/>
      <w:szCs w:val="24"/>
    </w:rPr>
  </w:style>
  <w:style w:type="paragraph" w:customStyle="1" w:styleId="FISHeading3">
    <w:name w:val="FIS_Heading3"/>
    <w:basedOn w:val="Normal"/>
    <w:link w:val="FISHeading3Char"/>
    <w:qFormat/>
    <w:pPr>
      <w:widowControl w:val="0"/>
      <w:tabs>
        <w:tab w:val="num" w:pos="2160"/>
      </w:tabs>
      <w:spacing w:before="60" w:after="60" w:line="300" w:lineRule="atLeast"/>
      <w:ind w:left="2160" w:hanging="720"/>
      <w:jc w:val="left"/>
    </w:pPr>
    <w:rPr>
      <w:noProof/>
      <w:color w:val="auto"/>
      <w:szCs w:val="24"/>
    </w:rPr>
  </w:style>
  <w:style w:type="paragraph" w:customStyle="1" w:styleId="FISHeading4">
    <w:name w:val="FIS_Heading4"/>
    <w:basedOn w:val="Normal"/>
    <w:link w:val="FISHeading4Char"/>
    <w:qFormat/>
    <w:pPr>
      <w:widowControl w:val="0"/>
      <w:tabs>
        <w:tab w:val="num" w:pos="2880"/>
      </w:tabs>
      <w:spacing w:before="60" w:after="60" w:line="300" w:lineRule="atLeast"/>
      <w:ind w:left="2880" w:hanging="720"/>
      <w:jc w:val="left"/>
    </w:pPr>
    <w:rPr>
      <w:noProof/>
      <w:color w:val="auto"/>
      <w:szCs w:val="24"/>
    </w:rPr>
  </w:style>
  <w:style w:type="paragraph" w:customStyle="1" w:styleId="FISHeading5">
    <w:name w:val="FIS_Heading5"/>
    <w:basedOn w:val="Normal"/>
    <w:link w:val="FISHeading5Char"/>
    <w:qFormat/>
    <w:pPr>
      <w:widowControl w:val="0"/>
      <w:tabs>
        <w:tab w:val="num" w:pos="3600"/>
      </w:tabs>
      <w:spacing w:before="60" w:after="60" w:line="300" w:lineRule="atLeast"/>
      <w:ind w:left="3600" w:hanging="720"/>
      <w:jc w:val="left"/>
    </w:pPr>
    <w:rPr>
      <w:noProof/>
      <w:color w:val="auto"/>
      <w:szCs w:val="24"/>
    </w:rPr>
  </w:style>
  <w:style w:type="paragraph" w:customStyle="1" w:styleId="FISHeading6">
    <w:name w:val="FIS_Heading6"/>
    <w:basedOn w:val="Normal"/>
    <w:pPr>
      <w:widowControl w:val="0"/>
      <w:numPr>
        <w:ilvl w:val="5"/>
        <w:numId w:val="33"/>
      </w:numPr>
      <w:spacing w:before="60" w:after="60" w:line="300" w:lineRule="atLeast"/>
      <w:jc w:val="left"/>
    </w:pPr>
    <w:rPr>
      <w:noProof/>
      <w:color w:val="auto"/>
      <w:szCs w:val="24"/>
    </w:rPr>
  </w:style>
  <w:style w:type="paragraph" w:customStyle="1" w:styleId="Bl-1Bullet1">
    <w:name w:val="Bl-1 (Bullet 1)"/>
    <w:pPr>
      <w:widowControl w:val="0"/>
      <w:tabs>
        <w:tab w:val="num" w:pos="720"/>
      </w:tabs>
      <w:adjustRightInd w:val="0"/>
      <w:snapToGrid w:val="0"/>
      <w:spacing w:after="40" w:line="264" w:lineRule="auto"/>
      <w:ind w:left="720" w:hanging="720"/>
      <w:textAlignment w:val="baseline"/>
    </w:pPr>
    <w:rPr>
      <w:rFonts w:ascii="Verdana" w:hAnsi="Verdana"/>
      <w:color w:val="auto"/>
      <w:sz w:val="18"/>
      <w:szCs w:val="20"/>
      <w:lang w:val="en-GB"/>
    </w:rPr>
  </w:style>
  <w:style w:type="character" w:customStyle="1" w:styleId="rtin">
    <w:name w:val="rtin"/>
    <w:basedOn w:val="DefaultParagraphFont"/>
  </w:style>
  <w:style w:type="paragraph" w:customStyle="1" w:styleId="BodyText11">
    <w:name w:val="Body Text11"/>
    <w:basedOn w:val="Normal"/>
    <w:pPr>
      <w:spacing w:before="120" w:after="0" w:line="312" w:lineRule="auto"/>
      <w:ind w:left="360"/>
    </w:pPr>
    <w:rPr>
      <w:color w:val="auto"/>
      <w:kern w:val="28"/>
    </w:rPr>
  </w:style>
  <w:style w:type="paragraph" w:customStyle="1" w:styleId="H4">
    <w:name w:val="H4"/>
    <w:basedOn w:val="Heading3"/>
    <w:autoRedefine/>
    <w:pPr>
      <w:keepLines w:val="0"/>
      <w:numPr>
        <w:ilvl w:val="0"/>
        <w:numId w:val="0"/>
      </w:numPr>
      <w:tabs>
        <w:tab w:val="num" w:pos="2880"/>
      </w:tabs>
      <w:spacing w:line="240" w:lineRule="auto"/>
      <w:ind w:left="2880" w:hanging="360"/>
      <w:outlineLvl w:val="5"/>
    </w:pPr>
    <w:rPr>
      <w:rFonts w:ascii="Tahoma" w:eastAsia="Times New Roman" w:hAnsi="Tahoma" w:cs="Arial"/>
      <w:color w:val="auto"/>
      <w:sz w:val="24"/>
    </w:rPr>
  </w:style>
  <w:style w:type="table" w:customStyle="1" w:styleId="GridTable1Light2">
    <w:name w:val="Grid Table 1 Light2"/>
    <w:basedOn w:val="TableNormal"/>
    <w:uiPriority w:val="46"/>
    <w:pPr>
      <w:spacing w:after="0" w:line="240" w:lineRule="auto"/>
    </w:pPr>
    <w:rPr>
      <w:rFonts w:asciiTheme="minorHAnsi" w:hAnsiTheme="minorHAnsi" w:cstheme="minorBidi"/>
      <w:color w:val="auto"/>
      <w:sz w:val="22"/>
      <w:szCs w:val="22"/>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211">
    <w:name w:val="font211"/>
    <w:basedOn w:val="DefaultParagraphFont"/>
    <w:rPr>
      <w:rFonts w:ascii="Times New Roman" w:hAnsi="Times New Roman" w:cs="Times New Roman" w:hint="default"/>
      <w:b/>
      <w:bCs/>
      <w:i w:val="0"/>
      <w:iCs w:val="0"/>
      <w:strike w:val="0"/>
      <w:dstrike w:val="0"/>
      <w:color w:val="000000"/>
      <w:sz w:val="26"/>
      <w:szCs w:val="26"/>
      <w:u w:val="none"/>
      <w:effect w:val="none"/>
    </w:rPr>
  </w:style>
  <w:style w:type="character" w:customStyle="1" w:styleId="UnresolvedMention11">
    <w:name w:val="Unresolved Mention11"/>
    <w:basedOn w:val="DefaultParagraphFont"/>
    <w:uiPriority w:val="99"/>
    <w:semiHidden/>
    <w:unhideWhenUsed/>
    <w:rPr>
      <w:color w:val="808080"/>
      <w:shd w:val="clear" w:color="auto" w:fill="E6E6E6"/>
    </w:rPr>
  </w:style>
  <w:style w:type="character" w:customStyle="1" w:styleId="font221">
    <w:name w:val="font221"/>
    <w:basedOn w:val="DefaultParagraphFont"/>
    <w:rPr>
      <w:rFonts w:ascii="Times New Roman" w:hAnsi="Times New Roman" w:cs="Times New Roman" w:hint="default"/>
      <w:b/>
      <w:bCs/>
      <w:i w:val="0"/>
      <w:iCs w:val="0"/>
      <w:strike w:val="0"/>
      <w:dstrike w:val="0"/>
      <w:color w:val="auto"/>
      <w:sz w:val="24"/>
      <w:szCs w:val="24"/>
      <w:u w:val="none"/>
      <w:effect w:val="none"/>
    </w:rPr>
  </w:style>
  <w:style w:type="character" w:customStyle="1" w:styleId="font241">
    <w:name w:val="font241"/>
    <w:basedOn w:val="DefaultParagraphFont"/>
    <w:rPr>
      <w:rFonts w:ascii="Times New Roman" w:hAnsi="Times New Roman" w:cs="Times New Roman" w:hint="default"/>
      <w:b/>
      <w:bCs/>
      <w:i w:val="0"/>
      <w:iCs w:val="0"/>
      <w:strike w:val="0"/>
      <w:dstrike w:val="0"/>
      <w:color w:val="000000"/>
      <w:sz w:val="24"/>
      <w:szCs w:val="24"/>
      <w:u w:val="none"/>
      <w:effect w:val="none"/>
    </w:rPr>
  </w:style>
  <w:style w:type="character" w:customStyle="1" w:styleId="font511">
    <w:name w:val="font511"/>
    <w:basedOn w:val="DefaultParagraphFont"/>
    <w:rPr>
      <w:rFonts w:ascii="Times New Roman" w:hAnsi="Times New Roman" w:cs="Times New Roman" w:hint="default"/>
      <w:b/>
      <w:bCs/>
      <w:i w:val="0"/>
      <w:iCs w:val="0"/>
      <w:strike w:val="0"/>
      <w:dstrike w:val="0"/>
      <w:color w:val="auto"/>
      <w:sz w:val="24"/>
      <w:szCs w:val="24"/>
      <w:u w:val="none"/>
      <w:effect w:val="none"/>
    </w:rPr>
  </w:style>
  <w:style w:type="character" w:customStyle="1" w:styleId="font521">
    <w:name w:val="font521"/>
    <w:basedOn w:val="DefaultParagraphFont"/>
    <w:rPr>
      <w:rFonts w:ascii="Times New Roman" w:hAnsi="Times New Roman" w:cs="Times New Roman" w:hint="default"/>
      <w:b/>
      <w:bCs/>
      <w:i w:val="0"/>
      <w:iCs w:val="0"/>
      <w:strike w:val="0"/>
      <w:dstrike w:val="0"/>
      <w:color w:val="000000"/>
      <w:sz w:val="24"/>
      <w:szCs w:val="24"/>
      <w:u w:val="none"/>
      <w:effect w:val="none"/>
    </w:rPr>
  </w:style>
  <w:style w:type="paragraph" w:customStyle="1" w:styleId="03Trchyu">
    <w:name w:val="03 Trích yếu"/>
    <w:link w:val="03TrchyuChar"/>
    <w:pPr>
      <w:widowControl w:val="0"/>
      <w:spacing w:after="0" w:line="400" w:lineRule="atLeast"/>
      <w:jc w:val="center"/>
    </w:pPr>
    <w:rPr>
      <w:b/>
      <w:color w:val="auto"/>
      <w:lang w:val="en-US"/>
    </w:rPr>
  </w:style>
  <w:style w:type="character" w:customStyle="1" w:styleId="03TrchyuChar">
    <w:name w:val="03 Trích yếu Char"/>
    <w:basedOn w:val="DefaultParagraphFont"/>
    <w:link w:val="03Trchyu"/>
    <w:rPr>
      <w:rFonts w:ascii="Times New Roman" w:eastAsia="Times New Roman" w:hAnsi="Times New Roman"/>
      <w:b/>
      <w:color w:val="auto"/>
      <w:lang w:val="en-US"/>
    </w:rPr>
  </w:style>
  <w:style w:type="paragraph" w:customStyle="1" w:styleId="western">
    <w:name w:val="western"/>
    <w:basedOn w:val="Normal"/>
    <w:pPr>
      <w:spacing w:before="100" w:beforeAutospacing="1" w:after="115" w:line="360" w:lineRule="auto"/>
    </w:pPr>
    <w:rPr>
      <w:rFonts w:ascii="Arial" w:hAnsi="Arial" w:cs="Arial"/>
      <w:color w:val="auto"/>
      <w:sz w:val="20"/>
      <w:szCs w:val="20"/>
      <w:lang w:val="en-US"/>
    </w:rPr>
  </w:style>
  <w:style w:type="paragraph" w:customStyle="1" w:styleId="bulletdautien">
    <w:name w:val="bullet_dautien"/>
    <w:basedOn w:val="Normal"/>
    <w:pPr>
      <w:tabs>
        <w:tab w:val="num" w:pos="720"/>
      </w:tabs>
      <w:spacing w:before="120" w:after="120" w:line="360" w:lineRule="auto"/>
      <w:ind w:left="714" w:hanging="357"/>
    </w:pPr>
    <w:rPr>
      <w:rFonts w:ascii="Arial" w:eastAsia="Batang" w:hAnsi="Arial" w:cs="Arial"/>
      <w:color w:val="auto"/>
      <w:sz w:val="22"/>
      <w:szCs w:val="22"/>
      <w:lang w:val="en-US" w:eastAsia="ko-KR"/>
    </w:rPr>
  </w:style>
  <w:style w:type="table" w:customStyle="1" w:styleId="TableGridLight21">
    <w:name w:val="Table Grid Light21"/>
    <w:basedOn w:val="TableNormal"/>
    <w:uiPriority w:val="40"/>
    <w:pPr>
      <w:spacing w:after="0" w:line="240" w:lineRule="auto"/>
    </w:pPr>
    <w:rPr>
      <w:rFonts w:ascii="Book Antiqua" w:eastAsia="Book Antiqua" w:hAnsi="Book Antiqua"/>
      <w:color w:val="auto"/>
      <w:sz w:val="20"/>
      <w:szCs w:val="20"/>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t2Char">
    <w:name w:val="t2 Char"/>
    <w:link w:val="t2"/>
    <w:locked/>
    <w:rPr>
      <w:rFonts w:ascii="Times New Roman" w:hAnsi="Times New Roman"/>
      <w:b/>
      <w:bCs/>
      <w:iCs/>
    </w:rPr>
  </w:style>
  <w:style w:type="paragraph" w:customStyle="1" w:styleId="t2">
    <w:name w:val="t2"/>
    <w:basedOn w:val="Normal"/>
    <w:next w:val="Normal"/>
    <w:link w:val="t2Char"/>
    <w:autoRedefine/>
    <w:pPr>
      <w:keepNext/>
      <w:keepLines/>
      <w:spacing w:before="120" w:after="0" w:line="240" w:lineRule="auto"/>
      <w:ind w:firstLine="709"/>
      <w:outlineLvl w:val="1"/>
    </w:pPr>
    <w:rPr>
      <w:b/>
      <w:bCs/>
      <w:iCs/>
      <w:color w:val="0000FF"/>
      <w:sz w:val="28"/>
    </w:rPr>
  </w:style>
  <w:style w:type="paragraph" w:customStyle="1" w:styleId="Char4">
    <w:name w:val="Char4"/>
    <w:basedOn w:val="Normal"/>
    <w:semiHidden/>
    <w:pPr>
      <w:spacing w:after="160" w:line="240" w:lineRule="exact"/>
      <w:jc w:val="left"/>
    </w:pPr>
    <w:rPr>
      <w:rFonts w:ascii="Arial" w:hAnsi="Arial" w:cs="Arial"/>
      <w:color w:val="auto"/>
      <w:sz w:val="22"/>
      <w:szCs w:val="22"/>
      <w:lang w:val="en-US"/>
    </w:rPr>
  </w:style>
  <w:style w:type="character" w:customStyle="1" w:styleId="Bodytext21">
    <w:name w:val="Body text (2)_"/>
    <w:basedOn w:val="DefaultParagraphFont"/>
    <w:link w:val="Bodytext22"/>
    <w:rPr>
      <w:rFonts w:ascii="Times New Roman" w:hAnsi="Times New Roman"/>
      <w:sz w:val="26"/>
      <w:szCs w:val="26"/>
      <w:shd w:val="clear" w:color="auto" w:fill="FFFFFF"/>
    </w:rPr>
  </w:style>
  <w:style w:type="paragraph" w:customStyle="1" w:styleId="Bodytext22">
    <w:name w:val="Body text (2)"/>
    <w:basedOn w:val="Normal"/>
    <w:link w:val="Bodytext21"/>
    <w:pPr>
      <w:widowControl w:val="0"/>
      <w:shd w:val="clear" w:color="auto" w:fill="FFFFFF"/>
      <w:spacing w:before="500" w:after="120" w:line="398" w:lineRule="exact"/>
    </w:pPr>
    <w:rPr>
      <w:color w:val="0000FF"/>
    </w:rPr>
  </w:style>
  <w:style w:type="paragraph" w:customStyle="1" w:styleId="Style10">
    <w:name w:val="Style10"/>
    <w:basedOn w:val="Header"/>
    <w:link w:val="Style10Char"/>
    <w:qFormat/>
    <w:pPr>
      <w:tabs>
        <w:tab w:val="clear" w:pos="4513"/>
        <w:tab w:val="clear" w:pos="9026"/>
        <w:tab w:val="center" w:pos="4680"/>
        <w:tab w:val="right" w:pos="9360"/>
      </w:tabs>
      <w:spacing w:after="0" w:line="240" w:lineRule="auto"/>
      <w:jc w:val="left"/>
    </w:pPr>
    <w:rPr>
      <w:i w:val="0"/>
      <w:color w:val="auto"/>
      <w:sz w:val="28"/>
      <w:szCs w:val="20"/>
      <w:lang w:val="en-US" w:eastAsia="ja-JP"/>
    </w:rPr>
  </w:style>
  <w:style w:type="paragraph" w:customStyle="1" w:styleId="Style11">
    <w:name w:val="Style11"/>
    <w:basedOn w:val="Style10"/>
    <w:link w:val="Style11Char"/>
    <w:qFormat/>
    <w:rPr>
      <w:u w:val="single"/>
    </w:rPr>
  </w:style>
  <w:style w:type="character" w:customStyle="1" w:styleId="Style10Char">
    <w:name w:val="Style10 Char"/>
    <w:basedOn w:val="DefaultParagraphFont"/>
    <w:link w:val="Style10"/>
    <w:rPr>
      <w:rFonts w:ascii="Times New Roman" w:eastAsia="Times New Roman" w:hAnsi="Times New Roman"/>
      <w:color w:val="auto"/>
      <w:szCs w:val="20"/>
      <w:lang w:val="en-US" w:eastAsia="ja-JP"/>
    </w:rPr>
  </w:style>
  <w:style w:type="character" w:customStyle="1" w:styleId="Style11Char">
    <w:name w:val="Style11 Char"/>
    <w:basedOn w:val="Style10Char"/>
    <w:link w:val="Style11"/>
    <w:rPr>
      <w:rFonts w:ascii="Times New Roman" w:eastAsia="Times New Roman" w:hAnsi="Times New Roman"/>
      <w:color w:val="auto"/>
      <w:szCs w:val="20"/>
      <w:u w:val="single"/>
      <w:lang w:val="en-US" w:eastAsia="ja-JP"/>
    </w:rPr>
  </w:style>
  <w:style w:type="paragraph" w:customStyle="1" w:styleId="font0">
    <w:name w:val="font0"/>
    <w:basedOn w:val="Normal"/>
    <w:pPr>
      <w:spacing w:before="100" w:beforeAutospacing="1" w:after="100" w:afterAutospacing="1" w:line="240" w:lineRule="auto"/>
      <w:jc w:val="left"/>
    </w:pPr>
    <w:rPr>
      <w:rFonts w:ascii="Arial" w:hAnsi="Arial" w:cs="Arial"/>
      <w:color w:val="000000"/>
      <w:sz w:val="24"/>
      <w:szCs w:val="24"/>
      <w:lang w:val="en-US"/>
    </w:rPr>
  </w:style>
  <w:style w:type="paragraph" w:customStyle="1" w:styleId="font1">
    <w:name w:val="font1"/>
    <w:basedOn w:val="Normal"/>
    <w:pPr>
      <w:spacing w:before="100" w:beforeAutospacing="1" w:after="100" w:afterAutospacing="1" w:line="240" w:lineRule="auto"/>
      <w:jc w:val="left"/>
    </w:pPr>
    <w:rPr>
      <w:color w:val="000000"/>
      <w:sz w:val="24"/>
      <w:szCs w:val="24"/>
      <w:lang w:val="en-US"/>
    </w:rPr>
  </w:style>
  <w:style w:type="paragraph" w:customStyle="1" w:styleId="font2">
    <w:name w:val="font2"/>
    <w:basedOn w:val="Normal"/>
    <w:pPr>
      <w:spacing w:before="100" w:beforeAutospacing="1" w:after="100" w:afterAutospacing="1" w:line="240" w:lineRule="auto"/>
      <w:jc w:val="left"/>
    </w:pPr>
    <w:rPr>
      <w:b/>
      <w:bCs/>
      <w:color w:val="000000"/>
      <w:sz w:val="24"/>
      <w:szCs w:val="24"/>
      <w:lang w:val="en-US"/>
    </w:rPr>
  </w:style>
  <w:style w:type="paragraph" w:customStyle="1" w:styleId="font3">
    <w:name w:val="font3"/>
    <w:basedOn w:val="Normal"/>
    <w:pPr>
      <w:spacing w:before="100" w:beforeAutospacing="1" w:after="100" w:afterAutospacing="1" w:line="240" w:lineRule="auto"/>
      <w:jc w:val="left"/>
    </w:pPr>
    <w:rPr>
      <w:color w:val="000000"/>
      <w:sz w:val="24"/>
      <w:szCs w:val="24"/>
      <w:lang w:val="en-US"/>
    </w:rPr>
  </w:style>
  <w:style w:type="paragraph" w:customStyle="1" w:styleId="font4">
    <w:name w:val="font4"/>
    <w:basedOn w:val="Normal"/>
    <w:pPr>
      <w:spacing w:before="100" w:beforeAutospacing="1" w:after="100" w:afterAutospacing="1" w:line="240" w:lineRule="auto"/>
      <w:jc w:val="left"/>
    </w:pPr>
    <w:rPr>
      <w:color w:val="000000"/>
      <w:sz w:val="24"/>
      <w:szCs w:val="24"/>
      <w:lang w:val="en-US"/>
    </w:rPr>
  </w:style>
  <w:style w:type="paragraph" w:customStyle="1" w:styleId="et3">
    <w:name w:val="et3"/>
    <w:basedOn w:val="Normal"/>
    <w:pPr>
      <w:spacing w:before="100" w:beforeAutospacing="1" w:after="100" w:afterAutospacing="1" w:line="240" w:lineRule="auto"/>
      <w:jc w:val="center"/>
      <w:textAlignment w:val="center"/>
    </w:pPr>
    <w:rPr>
      <w:b/>
      <w:bCs/>
      <w:color w:val="auto"/>
      <w:sz w:val="24"/>
      <w:szCs w:val="24"/>
      <w:lang w:val="en-US"/>
    </w:rPr>
  </w:style>
  <w:style w:type="paragraph" w:customStyle="1" w:styleId="et4">
    <w:name w:val="et4"/>
    <w:basedOn w:val="Normal"/>
    <w:pPr>
      <w:spacing w:before="100" w:beforeAutospacing="1" w:after="100" w:afterAutospacing="1" w:line="240" w:lineRule="auto"/>
      <w:jc w:val="left"/>
      <w:textAlignment w:val="center"/>
    </w:pPr>
    <w:rPr>
      <w:b/>
      <w:bCs/>
      <w:color w:val="auto"/>
      <w:sz w:val="24"/>
      <w:szCs w:val="24"/>
      <w:lang w:val="en-US"/>
    </w:rPr>
  </w:style>
  <w:style w:type="paragraph" w:customStyle="1" w:styleId="et5">
    <w:name w:val="et5"/>
    <w:basedOn w:val="Normal"/>
    <w:pPr>
      <w:spacing w:before="100" w:beforeAutospacing="1" w:after="100" w:afterAutospacing="1" w:line="240" w:lineRule="auto"/>
      <w:jc w:val="left"/>
      <w:textAlignment w:val="center"/>
    </w:pPr>
    <w:rPr>
      <w:color w:val="auto"/>
      <w:sz w:val="24"/>
      <w:szCs w:val="24"/>
      <w:lang w:val="en-US"/>
    </w:rPr>
  </w:style>
  <w:style w:type="paragraph" w:customStyle="1" w:styleId="et6">
    <w:name w:val="et6"/>
    <w:basedOn w:val="Normal"/>
    <w:pPr>
      <w:spacing w:before="100" w:beforeAutospacing="1" w:after="100" w:afterAutospacing="1" w:line="240" w:lineRule="auto"/>
      <w:jc w:val="left"/>
      <w:textAlignment w:val="center"/>
    </w:pPr>
    <w:rPr>
      <w:color w:val="000000"/>
      <w:sz w:val="24"/>
      <w:szCs w:val="24"/>
      <w:lang w:val="en-US"/>
    </w:rPr>
  </w:style>
  <w:style w:type="paragraph" w:customStyle="1" w:styleId="et8">
    <w:name w:val="et8"/>
    <w:basedOn w:val="Normal"/>
    <w:pPr>
      <w:pBdr>
        <w:top w:val="single" w:sz="4" w:space="0" w:color="000000"/>
        <w:left w:val="single" w:sz="4" w:space="0" w:color="000000"/>
        <w:bottom w:val="single" w:sz="4" w:space="0" w:color="000000"/>
        <w:right w:val="single" w:sz="4" w:space="0" w:color="000000"/>
      </w:pBdr>
      <w:shd w:val="clear" w:color="auto" w:fill="FCD5B4"/>
      <w:spacing w:before="100" w:beforeAutospacing="1" w:after="100" w:afterAutospacing="1" w:line="240" w:lineRule="auto"/>
      <w:jc w:val="center"/>
      <w:textAlignment w:val="center"/>
    </w:pPr>
    <w:rPr>
      <w:b/>
      <w:bCs/>
      <w:color w:val="auto"/>
      <w:sz w:val="24"/>
      <w:szCs w:val="24"/>
      <w:lang w:val="en-US"/>
    </w:rPr>
  </w:style>
  <w:style w:type="paragraph" w:customStyle="1" w:styleId="et9">
    <w:name w:val="et9"/>
    <w:basedOn w:val="Normal"/>
    <w:pPr>
      <w:pBdr>
        <w:top w:val="single" w:sz="4" w:space="0" w:color="000000"/>
        <w:left w:val="single" w:sz="4" w:space="0" w:color="000000"/>
        <w:bottom w:val="single" w:sz="4" w:space="0" w:color="000000"/>
        <w:right w:val="single" w:sz="4" w:space="0" w:color="000000"/>
      </w:pBdr>
      <w:shd w:val="clear" w:color="auto" w:fill="FCD5B4"/>
      <w:spacing w:before="100" w:beforeAutospacing="1" w:after="100" w:afterAutospacing="1" w:line="240" w:lineRule="auto"/>
      <w:jc w:val="center"/>
      <w:textAlignment w:val="center"/>
    </w:pPr>
    <w:rPr>
      <w:b/>
      <w:bCs/>
      <w:color w:val="000000"/>
      <w:sz w:val="24"/>
      <w:szCs w:val="24"/>
      <w:lang w:val="en-US"/>
    </w:rPr>
  </w:style>
  <w:style w:type="paragraph" w:customStyle="1" w:styleId="et10">
    <w:name w:val="et10"/>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line="240" w:lineRule="auto"/>
      <w:jc w:val="center"/>
      <w:textAlignment w:val="center"/>
    </w:pPr>
    <w:rPr>
      <w:b/>
      <w:bCs/>
      <w:color w:val="auto"/>
      <w:sz w:val="24"/>
      <w:szCs w:val="24"/>
      <w:lang w:val="en-US"/>
    </w:rPr>
  </w:style>
  <w:style w:type="paragraph" w:customStyle="1" w:styleId="et11">
    <w:name w:val="et11"/>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line="240" w:lineRule="auto"/>
      <w:jc w:val="left"/>
      <w:textAlignment w:val="center"/>
    </w:pPr>
    <w:rPr>
      <w:b/>
      <w:bCs/>
      <w:color w:val="auto"/>
      <w:sz w:val="24"/>
      <w:szCs w:val="24"/>
      <w:lang w:val="en-US"/>
    </w:rPr>
  </w:style>
  <w:style w:type="paragraph" w:customStyle="1" w:styleId="et12">
    <w:name w:val="et12"/>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line="240" w:lineRule="auto"/>
      <w:jc w:val="center"/>
      <w:textAlignment w:val="center"/>
    </w:pPr>
    <w:rPr>
      <w:color w:val="auto"/>
      <w:sz w:val="24"/>
      <w:szCs w:val="24"/>
      <w:lang w:val="en-US"/>
    </w:rPr>
  </w:style>
  <w:style w:type="paragraph" w:customStyle="1" w:styleId="et13">
    <w:name w:val="et13"/>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line="240" w:lineRule="auto"/>
      <w:jc w:val="center"/>
      <w:textAlignment w:val="center"/>
    </w:pPr>
    <w:rPr>
      <w:b/>
      <w:bCs/>
      <w:color w:val="000000"/>
      <w:sz w:val="24"/>
      <w:szCs w:val="24"/>
      <w:lang w:val="en-US"/>
    </w:rPr>
  </w:style>
  <w:style w:type="paragraph" w:customStyle="1" w:styleId="et14">
    <w:name w:val="et1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b/>
      <w:bCs/>
      <w:color w:val="auto"/>
      <w:sz w:val="24"/>
      <w:szCs w:val="24"/>
      <w:lang w:val="en-US"/>
    </w:rPr>
  </w:style>
  <w:style w:type="paragraph" w:customStyle="1" w:styleId="et15">
    <w:name w:val="et1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b/>
      <w:bCs/>
      <w:color w:val="auto"/>
      <w:sz w:val="24"/>
      <w:szCs w:val="24"/>
      <w:lang w:val="en-US"/>
    </w:rPr>
  </w:style>
  <w:style w:type="paragraph" w:customStyle="1" w:styleId="et16">
    <w:name w:val="et1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color w:val="auto"/>
      <w:sz w:val="24"/>
      <w:szCs w:val="24"/>
      <w:lang w:val="en-US"/>
    </w:rPr>
  </w:style>
  <w:style w:type="paragraph" w:customStyle="1" w:styleId="et17">
    <w:name w:val="et1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color w:val="000000"/>
      <w:sz w:val="24"/>
      <w:szCs w:val="24"/>
      <w:lang w:val="en-US"/>
    </w:rPr>
  </w:style>
  <w:style w:type="paragraph" w:customStyle="1" w:styleId="et18">
    <w:name w:val="et1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color w:val="000000"/>
      <w:sz w:val="24"/>
      <w:szCs w:val="24"/>
      <w:lang w:val="en-US"/>
    </w:rPr>
  </w:style>
  <w:style w:type="paragraph" w:customStyle="1" w:styleId="et19">
    <w:name w:val="et1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color w:val="000000"/>
      <w:sz w:val="24"/>
      <w:szCs w:val="24"/>
      <w:lang w:val="en-US"/>
    </w:rPr>
  </w:style>
  <w:style w:type="paragraph" w:customStyle="1" w:styleId="et21">
    <w:name w:val="et2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b/>
      <w:bCs/>
      <w:color w:val="auto"/>
      <w:sz w:val="24"/>
      <w:szCs w:val="24"/>
      <w:lang w:val="en-US"/>
    </w:rPr>
  </w:style>
  <w:style w:type="paragraph" w:customStyle="1" w:styleId="et22">
    <w:name w:val="et2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color w:val="000000"/>
      <w:sz w:val="24"/>
      <w:szCs w:val="24"/>
      <w:lang w:val="en-US"/>
    </w:rPr>
  </w:style>
  <w:style w:type="paragraph" w:customStyle="1" w:styleId="et23">
    <w:name w:val="et2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color w:val="auto"/>
      <w:sz w:val="24"/>
      <w:szCs w:val="24"/>
      <w:lang w:val="en-US"/>
    </w:rPr>
  </w:style>
  <w:style w:type="paragraph" w:customStyle="1" w:styleId="et24">
    <w:name w:val="et2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b/>
      <w:bCs/>
      <w:color w:val="auto"/>
      <w:sz w:val="24"/>
      <w:szCs w:val="24"/>
      <w:lang w:val="en-US"/>
    </w:rPr>
  </w:style>
  <w:style w:type="paragraph" w:customStyle="1" w:styleId="et25">
    <w:name w:val="et2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b/>
      <w:bCs/>
      <w:color w:val="auto"/>
      <w:sz w:val="24"/>
      <w:szCs w:val="24"/>
      <w:lang w:val="en-US"/>
    </w:rPr>
  </w:style>
  <w:style w:type="paragraph" w:customStyle="1" w:styleId="et26">
    <w:name w:val="et2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color w:val="auto"/>
      <w:sz w:val="24"/>
      <w:szCs w:val="24"/>
      <w:lang w:val="en-US"/>
    </w:rPr>
  </w:style>
  <w:style w:type="paragraph" w:customStyle="1" w:styleId="et27">
    <w:name w:val="et2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color w:val="000000"/>
      <w:sz w:val="24"/>
      <w:szCs w:val="24"/>
      <w:lang w:val="en-US"/>
    </w:rPr>
  </w:style>
  <w:style w:type="paragraph" w:customStyle="1" w:styleId="et28">
    <w:name w:val="et2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b/>
      <w:bCs/>
      <w:color w:val="000000"/>
      <w:sz w:val="24"/>
      <w:szCs w:val="24"/>
      <w:lang w:val="en-US"/>
    </w:rPr>
  </w:style>
  <w:style w:type="paragraph" w:customStyle="1" w:styleId="et29">
    <w:name w:val="et29"/>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line="240" w:lineRule="auto"/>
      <w:jc w:val="center"/>
      <w:textAlignment w:val="center"/>
    </w:pPr>
    <w:rPr>
      <w:b/>
      <w:bCs/>
      <w:color w:val="auto"/>
      <w:sz w:val="24"/>
      <w:szCs w:val="24"/>
      <w:lang w:val="en-US"/>
    </w:rPr>
  </w:style>
  <w:style w:type="paragraph" w:customStyle="1" w:styleId="et30">
    <w:name w:val="et30"/>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line="240" w:lineRule="auto"/>
      <w:jc w:val="left"/>
      <w:textAlignment w:val="center"/>
    </w:pPr>
    <w:rPr>
      <w:b/>
      <w:bCs/>
      <w:color w:val="auto"/>
      <w:sz w:val="24"/>
      <w:szCs w:val="24"/>
      <w:lang w:val="en-US"/>
    </w:rPr>
  </w:style>
  <w:style w:type="paragraph" w:customStyle="1" w:styleId="et31">
    <w:name w:val="et31"/>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line="240" w:lineRule="auto"/>
      <w:jc w:val="left"/>
      <w:textAlignment w:val="center"/>
    </w:pPr>
    <w:rPr>
      <w:color w:val="auto"/>
      <w:sz w:val="24"/>
      <w:szCs w:val="24"/>
      <w:lang w:val="en-US"/>
    </w:rPr>
  </w:style>
  <w:style w:type="paragraph" w:customStyle="1" w:styleId="et32">
    <w:name w:val="et32"/>
    <w:basedOn w:val="Normal"/>
    <w:pPr>
      <w:pBdr>
        <w:top w:val="single" w:sz="4" w:space="0" w:color="000000"/>
        <w:left w:val="single" w:sz="4" w:space="0" w:color="000000"/>
        <w:bottom w:val="single" w:sz="4" w:space="0" w:color="000000"/>
        <w:right w:val="single" w:sz="4" w:space="0" w:color="000000"/>
      </w:pBdr>
      <w:shd w:val="clear" w:color="auto" w:fill="FFFF00"/>
      <w:spacing w:before="100" w:beforeAutospacing="1" w:after="100" w:afterAutospacing="1" w:line="240" w:lineRule="auto"/>
      <w:jc w:val="left"/>
      <w:textAlignment w:val="center"/>
    </w:pPr>
    <w:rPr>
      <w:color w:val="000000"/>
      <w:sz w:val="24"/>
      <w:szCs w:val="24"/>
      <w:lang w:val="en-US"/>
    </w:rPr>
  </w:style>
  <w:style w:type="paragraph" w:customStyle="1" w:styleId="et33">
    <w:name w:val="et3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color w:val="auto"/>
      <w:sz w:val="24"/>
      <w:szCs w:val="24"/>
      <w:lang w:val="en-US"/>
    </w:rPr>
  </w:style>
  <w:style w:type="paragraph" w:customStyle="1" w:styleId="et38">
    <w:name w:val="et3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top"/>
    </w:pPr>
    <w:rPr>
      <w:color w:val="auto"/>
      <w:sz w:val="24"/>
      <w:szCs w:val="24"/>
      <w:lang w:val="en-US"/>
    </w:rPr>
  </w:style>
  <w:style w:type="paragraph" w:customStyle="1" w:styleId="et39">
    <w:name w:val="et3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color w:val="auto"/>
      <w:sz w:val="24"/>
      <w:szCs w:val="24"/>
      <w:lang w:val="en-US"/>
    </w:rPr>
  </w:style>
  <w:style w:type="paragraph" w:customStyle="1" w:styleId="et40">
    <w:name w:val="et4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color w:val="auto"/>
      <w:sz w:val="24"/>
      <w:szCs w:val="24"/>
      <w:lang w:val="en-US"/>
    </w:rPr>
  </w:style>
  <w:style w:type="paragraph" w:customStyle="1" w:styleId="et41">
    <w:name w:val="et4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left"/>
      <w:textAlignment w:val="center"/>
    </w:pPr>
    <w:rPr>
      <w:b/>
      <w:bCs/>
      <w:color w:val="auto"/>
      <w:sz w:val="24"/>
      <w:szCs w:val="24"/>
      <w:lang w:val="en-US"/>
    </w:rPr>
  </w:style>
  <w:style w:type="character" w:customStyle="1" w:styleId="UnresolvedMention8">
    <w:name w:val="Unresolved Mention8"/>
    <w:basedOn w:val="DefaultParagraphFont"/>
    <w:uiPriority w:val="99"/>
    <w:semiHidden/>
    <w:unhideWhenUsed/>
    <w:rPr>
      <w:color w:val="605E5C"/>
      <w:shd w:val="clear" w:color="auto" w:fill="E1DFDD"/>
    </w:rPr>
  </w:style>
  <w:style w:type="paragraph" w:customStyle="1" w:styleId="bullet11">
    <w:name w:val="bullet1"/>
    <w:basedOn w:val="Normal"/>
    <w:uiPriority w:val="99"/>
    <w:qFormat/>
    <w:pPr>
      <w:keepNext/>
      <w:widowControl w:val="0"/>
      <w:tabs>
        <w:tab w:val="left" w:pos="1152"/>
        <w:tab w:val="num" w:pos="1260"/>
      </w:tabs>
      <w:adjustRightInd w:val="0"/>
      <w:spacing w:before="60" w:after="60" w:line="320" w:lineRule="atLeast"/>
      <w:ind w:left="1260" w:hanging="360"/>
      <w:textAlignment w:val="baseline"/>
    </w:pPr>
    <w:rPr>
      <w:color w:val="auto"/>
      <w:sz w:val="28"/>
      <w:szCs w:val="24"/>
      <w:lang w:val="en-US"/>
    </w:rPr>
  </w:style>
  <w:style w:type="character" w:customStyle="1" w:styleId="WW8Num8z2">
    <w:name w:val="WW8Num8z2"/>
    <w:rPr>
      <w:rFonts w:ascii="Wingdings" w:hAnsi="Wingdings"/>
    </w:rPr>
  </w:style>
  <w:style w:type="character" w:customStyle="1" w:styleId="WW8Num1z0">
    <w:name w:val="WW8Num1z0"/>
    <w:rPr>
      <w:rFonts w:ascii="Symbol" w:hAnsi="Symbol"/>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rPr>
  </w:style>
  <w:style w:type="character" w:customStyle="1" w:styleId="WW8Num3z0">
    <w:name w:val="WW8Num3z0"/>
    <w:rPr>
      <w:rFonts w:ascii="Shruti" w:hAnsi="Shruti"/>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rPr>
  </w:style>
  <w:style w:type="character" w:customStyle="1" w:styleId="WW8Num3z3">
    <w:name w:val="WW8Num3z3"/>
    <w:rPr>
      <w:rFonts w:ascii="Symbol" w:hAnsi="Symbol"/>
    </w:rPr>
  </w:style>
  <w:style w:type="character" w:customStyle="1" w:styleId="WW8Num4z0">
    <w:name w:val="WW8Num4z0"/>
    <w:rPr>
      <w:rFonts w:ascii="Times New Roman" w:hAnsi="Times New Roman" w:cs="Times New Roman"/>
      <w:color w:val="auto"/>
    </w:rPr>
  </w:style>
  <w:style w:type="character" w:customStyle="1" w:styleId="WW8Num4z1">
    <w:name w:val="WW8Num4z1"/>
    <w:rPr>
      <w:rFonts w:ascii="Symbol" w:hAnsi="Symbol"/>
      <w:color w:val="auto"/>
    </w:rPr>
  </w:style>
  <w:style w:type="character" w:customStyle="1" w:styleId="WW8Num4z2">
    <w:name w:val="WW8Num4z2"/>
    <w:rPr>
      <w:rFonts w:ascii="Wingdings" w:hAnsi="Wingdings"/>
    </w:rPr>
  </w:style>
  <w:style w:type="character" w:customStyle="1" w:styleId="WW8Num4z3">
    <w:name w:val="WW8Num4z3"/>
    <w:rPr>
      <w:rFonts w:ascii="Symbol" w:hAnsi="Symbol"/>
    </w:rPr>
  </w:style>
  <w:style w:type="character" w:customStyle="1" w:styleId="WW8Num4z4">
    <w:name w:val="WW8Num4z4"/>
    <w:rPr>
      <w:rFonts w:ascii="Courier New" w:hAnsi="Courier New" w:cs="Courier New"/>
    </w:rPr>
  </w:style>
  <w:style w:type="character" w:customStyle="1" w:styleId="WW8Num6z0">
    <w:name w:val="WW8Num6z0"/>
    <w:rPr>
      <w:rFonts w:ascii="Times New Roman" w:eastAsia="Times New Roman" w:hAnsi="Times New Roman" w:cs="Times New Roman"/>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rPr>
      <w:rFonts w:ascii="Symbol" w:hAnsi="Symbol"/>
    </w:rPr>
  </w:style>
  <w:style w:type="character" w:customStyle="1" w:styleId="WW8Num7z0">
    <w:name w:val="WW8Num7z0"/>
    <w:rPr>
      <w:rFonts w:ascii="Times New Roman" w:hAnsi="Times New Roman"/>
      <w:b w:val="0"/>
      <w:sz w:val="28"/>
    </w:rPr>
  </w:style>
  <w:style w:type="character" w:customStyle="1" w:styleId="WW8Num7z1">
    <w:name w:val="WW8Num7z1"/>
    <w:rPr>
      <w:b w:val="0"/>
      <w:sz w:val="28"/>
    </w:rPr>
  </w:style>
  <w:style w:type="character" w:customStyle="1" w:styleId="WW8Num8z0">
    <w:name w:val="WW8Num8z0"/>
    <w:rPr>
      <w:rFonts w:ascii="Symbol" w:hAnsi="Symbol"/>
      <w:sz w:val="24"/>
      <w:szCs w:val="24"/>
    </w:rPr>
  </w:style>
  <w:style w:type="character" w:customStyle="1" w:styleId="WW8Num8z1">
    <w:name w:val="WW8Num8z1"/>
    <w:rPr>
      <w:sz w:val="24"/>
      <w:szCs w:val="24"/>
    </w:rPr>
  </w:style>
  <w:style w:type="character" w:customStyle="1" w:styleId="WW8Num8z3">
    <w:name w:val="WW8Num8z3"/>
    <w:rPr>
      <w:rFonts w:ascii="Symbol" w:hAnsi="Symbol"/>
    </w:rPr>
  </w:style>
  <w:style w:type="character" w:customStyle="1" w:styleId="WW8Num8z4">
    <w:name w:val="WW8Num8z4"/>
    <w:rPr>
      <w:rFonts w:ascii="Courier New" w:hAnsi="Courier New" w:cs="Courier New"/>
    </w:rPr>
  </w:style>
  <w:style w:type="character" w:customStyle="1" w:styleId="WW8Num10z2">
    <w:name w:val="WW8Num10z2"/>
    <w:rPr>
      <w:rFonts w:ascii="Wingdings" w:hAnsi="Wingdings"/>
    </w:rPr>
  </w:style>
  <w:style w:type="character" w:customStyle="1" w:styleId="WW8Num10z3">
    <w:name w:val="WW8Num10z3"/>
    <w:rPr>
      <w:rFonts w:ascii="Symbol" w:hAnsi="Symbol"/>
    </w:rPr>
  </w:style>
  <w:style w:type="character" w:customStyle="1" w:styleId="WW8Num11z0">
    <w:name w:val="WW8Num11z0"/>
    <w:rPr>
      <w:b w:val="0"/>
    </w:rPr>
  </w:style>
  <w:style w:type="character" w:customStyle="1" w:styleId="WW8Num12z0">
    <w:name w:val="WW8Num12z0"/>
    <w:rPr>
      <w:rFonts w:ascii="Times New Roman" w:eastAsia="Calibri" w:hAnsi="Times New Roman" w:cs="Times New Roman"/>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2z3">
    <w:name w:val="WW8Num12z3"/>
    <w:rPr>
      <w:rFonts w:ascii="Symbol" w:hAnsi="Symbol"/>
    </w:rPr>
  </w:style>
  <w:style w:type="character" w:customStyle="1" w:styleId="WW8Num13z1">
    <w:name w:val="WW8Num13z1"/>
    <w:rPr>
      <w:b w:val="0"/>
    </w:rPr>
  </w:style>
  <w:style w:type="character" w:customStyle="1" w:styleId="WW8Num14z0">
    <w:name w:val="WW8Num14z0"/>
    <w:rPr>
      <w:rFonts w:ascii="Wingdings" w:hAnsi="Wingdings"/>
      <w:b w:val="0"/>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4z3">
    <w:name w:val="WW8Num14z3"/>
    <w:rPr>
      <w:rFonts w:ascii="Symbol" w:hAnsi="Symbol"/>
    </w:rPr>
  </w:style>
  <w:style w:type="character" w:customStyle="1" w:styleId="WW8Num17z0">
    <w:name w:val="WW8Num17z0"/>
    <w:rPr>
      <w:rFonts w:ascii="Times New Roman" w:eastAsia="Times New Roman" w:hAnsi="Times New Roman" w:cs="Times New Roman"/>
      <w:b/>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7z3">
    <w:name w:val="WW8Num17z3"/>
    <w:rPr>
      <w:rFonts w:ascii="Symbol" w:hAnsi="Symbol"/>
    </w:rPr>
  </w:style>
  <w:style w:type="character" w:customStyle="1" w:styleId="WW8Num18z0">
    <w:name w:val="WW8Num18z0"/>
    <w:rPr>
      <w:b w:val="0"/>
    </w:rPr>
  </w:style>
  <w:style w:type="character" w:customStyle="1" w:styleId="WW8Num19z0">
    <w:name w:val="WW8Num19z0"/>
    <w:rPr>
      <w:rFonts w:ascii="Times New Roman" w:hAnsi="Times New Roman" w:cs="Times New Roman"/>
      <w:color w:val="auto"/>
    </w:rPr>
  </w:style>
  <w:style w:type="character" w:customStyle="1" w:styleId="WW8Num19z1">
    <w:name w:val="WW8Num19z1"/>
    <w:rPr>
      <w:rFonts w:ascii="Courier New" w:hAnsi="Courier New" w:cs="Courier New"/>
    </w:rPr>
  </w:style>
  <w:style w:type="character" w:customStyle="1" w:styleId="WW8Num19z2">
    <w:name w:val="WW8Num19z2"/>
    <w:rPr>
      <w:rFonts w:ascii="Wingdings" w:hAnsi="Wingdings"/>
    </w:rPr>
  </w:style>
  <w:style w:type="character" w:customStyle="1" w:styleId="WW8Num19z3">
    <w:name w:val="WW8Num19z3"/>
    <w:rPr>
      <w:rFonts w:ascii="Symbol" w:hAnsi="Symbol"/>
    </w:rPr>
  </w:style>
  <w:style w:type="character" w:customStyle="1" w:styleId="WW8Num20z0">
    <w:name w:val="WW8Num20z0"/>
    <w:rPr>
      <w:rFonts w:ascii="Times New Roman" w:hAnsi="Times New Roman" w:cs="Times New Roman"/>
      <w:color w:val="auto"/>
    </w:rPr>
  </w:style>
  <w:style w:type="character" w:customStyle="1" w:styleId="WW8Num20z2">
    <w:name w:val="WW8Num20z2"/>
    <w:rPr>
      <w:rFonts w:ascii="Wingdings" w:hAnsi="Wingdings"/>
    </w:rPr>
  </w:style>
  <w:style w:type="character" w:customStyle="1" w:styleId="WW8Num20z3">
    <w:name w:val="WW8Num20z3"/>
    <w:rPr>
      <w:rFonts w:ascii="Symbol" w:hAnsi="Symbol"/>
    </w:rPr>
  </w:style>
  <w:style w:type="character" w:customStyle="1" w:styleId="WW8Num20z4">
    <w:name w:val="WW8Num20z4"/>
    <w:rPr>
      <w:rFonts w:ascii="Courier New" w:hAnsi="Courier New" w:cs="Courier New"/>
    </w:rPr>
  </w:style>
  <w:style w:type="character" w:customStyle="1" w:styleId="WW8Num21z0">
    <w:name w:val="WW8Num21z0"/>
    <w:rPr>
      <w:b w:val="0"/>
      <w:sz w:val="28"/>
    </w:rPr>
  </w:style>
  <w:style w:type="character" w:customStyle="1" w:styleId="WW8Num22z0">
    <w:name w:val="WW8Num22z0"/>
    <w:rPr>
      <w:rFonts w:ascii="Times New Roman" w:hAnsi="Times New Roman" w:cs="Times New Roman"/>
      <w:color w:val="auto"/>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rPr>
  </w:style>
  <w:style w:type="character" w:customStyle="1" w:styleId="WW8Num22z3">
    <w:name w:val="WW8Num22z3"/>
    <w:rPr>
      <w:rFonts w:ascii="Symbol" w:hAnsi="Symbol"/>
    </w:rPr>
  </w:style>
  <w:style w:type="character" w:customStyle="1" w:styleId="WW8Num23z0">
    <w:name w:val="WW8Num23z0"/>
    <w:rPr>
      <w:rFonts w:ascii="Times New Roman" w:hAnsi="Times New Roman" w:cs="Times New Roman"/>
      <w:b w:val="0"/>
      <w:color w:val="auto"/>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rPr>
  </w:style>
  <w:style w:type="character" w:customStyle="1" w:styleId="WW8Num23z3">
    <w:name w:val="WW8Num23z3"/>
    <w:rPr>
      <w:rFonts w:ascii="Symbol" w:hAnsi="Symbol"/>
    </w:rPr>
  </w:style>
  <w:style w:type="character" w:customStyle="1" w:styleId="WW8Num25z0">
    <w:name w:val="WW8Num25z0"/>
    <w:rPr>
      <w:b w:val="0"/>
    </w:rPr>
  </w:style>
  <w:style w:type="character" w:customStyle="1" w:styleId="WW8Num26z0">
    <w:name w:val="WW8Num26z0"/>
    <w:rPr>
      <w:rFonts w:ascii="Courier New" w:hAnsi="Courier New"/>
    </w:rPr>
  </w:style>
  <w:style w:type="character" w:customStyle="1" w:styleId="WW8Num27z1">
    <w:name w:val="WW8Num27z1"/>
    <w:rPr>
      <w:b w:val="0"/>
    </w:rPr>
  </w:style>
  <w:style w:type="character" w:customStyle="1" w:styleId="WW8Num28z0">
    <w:name w:val="WW8Num28z0"/>
    <w:rPr>
      <w:rFonts w:ascii="Courier New" w:hAnsi="Courier New"/>
    </w:rPr>
  </w:style>
  <w:style w:type="character" w:customStyle="1" w:styleId="WW8Num28z1">
    <w:name w:val="WW8Num28z1"/>
    <w:rPr>
      <w:rFonts w:ascii="Courier New" w:hAnsi="Courier New" w:cs="Courier New"/>
    </w:rPr>
  </w:style>
  <w:style w:type="character" w:customStyle="1" w:styleId="WW8Num28z2">
    <w:name w:val="WW8Num28z2"/>
    <w:rPr>
      <w:rFonts w:ascii="Wingdings" w:hAnsi="Wingdings"/>
    </w:rPr>
  </w:style>
  <w:style w:type="character" w:customStyle="1" w:styleId="WW8Num28z3">
    <w:name w:val="WW8Num28z3"/>
    <w:rPr>
      <w:rFonts w:ascii="Symbol" w:hAnsi="Symbol"/>
    </w:rPr>
  </w:style>
  <w:style w:type="character" w:customStyle="1" w:styleId="WW8Num29z0">
    <w:name w:val="WW8Num29z0"/>
    <w:rPr>
      <w:rFonts w:ascii="Symbol" w:hAnsi="Symbol"/>
    </w:rPr>
  </w:style>
  <w:style w:type="character" w:customStyle="1" w:styleId="WW8Num29z1">
    <w:name w:val="WW8Num29z1"/>
    <w:rPr>
      <w:rFonts w:ascii="Courier New" w:hAnsi="Courier New" w:cs="Courier New"/>
    </w:rPr>
  </w:style>
  <w:style w:type="character" w:customStyle="1" w:styleId="WW8Num29z2">
    <w:name w:val="WW8Num29z2"/>
    <w:rPr>
      <w:rFonts w:ascii="Wingdings" w:hAnsi="Wingdings"/>
    </w:rPr>
  </w:style>
  <w:style w:type="character" w:customStyle="1" w:styleId="WW8Num30z0">
    <w:name w:val="WW8Num30z0"/>
    <w:rPr>
      <w:rFonts w:ascii="Courier New" w:hAnsi="Courier New"/>
    </w:rPr>
  </w:style>
  <w:style w:type="character" w:customStyle="1" w:styleId="WW8Num30z1">
    <w:name w:val="WW8Num30z1"/>
    <w:rPr>
      <w:rFonts w:ascii="Courier New" w:hAnsi="Courier New" w:cs="Courier New"/>
    </w:rPr>
  </w:style>
  <w:style w:type="character" w:customStyle="1" w:styleId="WW8Num30z2">
    <w:name w:val="WW8Num30z2"/>
    <w:rPr>
      <w:rFonts w:ascii="Wingdings" w:hAnsi="Wingdings"/>
    </w:rPr>
  </w:style>
  <w:style w:type="character" w:customStyle="1" w:styleId="WW8Num30z3">
    <w:name w:val="WW8Num30z3"/>
    <w:rPr>
      <w:rFonts w:ascii="Symbol" w:hAnsi="Symbol"/>
    </w:rPr>
  </w:style>
  <w:style w:type="character" w:customStyle="1" w:styleId="WW8Num31z0">
    <w:name w:val="WW8Num31z0"/>
    <w:rPr>
      <w:b w:val="0"/>
    </w:rPr>
  </w:style>
  <w:style w:type="character" w:customStyle="1" w:styleId="WW8Num32z0">
    <w:name w:val="WW8Num32z0"/>
    <w:rPr>
      <w:rFonts w:ascii="Wingdings" w:hAnsi="Wingdings"/>
      <w:color w:val="auto"/>
    </w:rPr>
  </w:style>
  <w:style w:type="character" w:customStyle="1" w:styleId="WW8Num32z1">
    <w:name w:val="WW8Num32z1"/>
    <w:rPr>
      <w:rFonts w:ascii="Courier New" w:hAnsi="Courier New" w:cs="Courier New"/>
    </w:rPr>
  </w:style>
  <w:style w:type="character" w:customStyle="1" w:styleId="WW8Num32z2">
    <w:name w:val="WW8Num32z2"/>
    <w:rPr>
      <w:rFonts w:ascii="Wingdings" w:hAnsi="Wingdings"/>
    </w:rPr>
  </w:style>
  <w:style w:type="character" w:customStyle="1" w:styleId="WW8Num32z3">
    <w:name w:val="WW8Num32z3"/>
    <w:rPr>
      <w:rFonts w:ascii="Symbol" w:hAnsi="Symbol"/>
    </w:rPr>
  </w:style>
  <w:style w:type="character" w:customStyle="1" w:styleId="WW8Num33z0">
    <w:name w:val="WW8Num33z0"/>
    <w:rPr>
      <w:rFonts w:ascii="Courier New" w:hAnsi="Courier New" w:cs="Courier New"/>
      <w:color w:val="auto"/>
    </w:rPr>
  </w:style>
  <w:style w:type="character" w:customStyle="1" w:styleId="WW8Num33z1">
    <w:name w:val="WW8Num33z1"/>
    <w:rPr>
      <w:rFonts w:ascii="Courier New" w:hAnsi="Courier New" w:cs="Courier New"/>
    </w:rPr>
  </w:style>
  <w:style w:type="character" w:customStyle="1" w:styleId="WW8Num33z2">
    <w:name w:val="WW8Num33z2"/>
    <w:rPr>
      <w:rFonts w:ascii="Wingdings" w:hAnsi="Wingdings"/>
    </w:rPr>
  </w:style>
  <w:style w:type="character" w:customStyle="1" w:styleId="WW8Num33z3">
    <w:name w:val="WW8Num33z3"/>
    <w:rPr>
      <w:rFonts w:ascii="Symbol" w:hAnsi="Symbol"/>
    </w:rPr>
  </w:style>
  <w:style w:type="character" w:customStyle="1" w:styleId="WW8Num34z0">
    <w:name w:val="WW8Num34z0"/>
    <w:rPr>
      <w:rFonts w:ascii="Symbol" w:hAnsi="Symbol"/>
    </w:rPr>
  </w:style>
  <w:style w:type="character" w:customStyle="1" w:styleId="WW8Num34z1">
    <w:name w:val="WW8Num34z1"/>
    <w:rPr>
      <w:rFonts w:ascii="Courier New" w:hAnsi="Courier New" w:cs="Courier New"/>
    </w:rPr>
  </w:style>
  <w:style w:type="character" w:customStyle="1" w:styleId="WW8Num34z2">
    <w:name w:val="WW8Num34z2"/>
    <w:rPr>
      <w:rFonts w:ascii="Wingdings" w:hAnsi="Wingdings"/>
    </w:rPr>
  </w:style>
  <w:style w:type="character" w:customStyle="1" w:styleId="WW8Num36z0">
    <w:name w:val="WW8Num36z0"/>
    <w:rPr>
      <w:rFonts w:ascii="Symbol" w:hAnsi="Symbol"/>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rPr>
  </w:style>
  <w:style w:type="character" w:customStyle="1" w:styleId="WW8Num37z0">
    <w:name w:val="WW8Num37z0"/>
    <w:rPr>
      <w:rFonts w:ascii="Symbol" w:hAnsi="Symbol"/>
      <w:color w:val="auto"/>
    </w:rPr>
  </w:style>
  <w:style w:type="character" w:customStyle="1" w:styleId="WW8Num37z1">
    <w:name w:val="WW8Num37z1"/>
    <w:rPr>
      <w:rFonts w:ascii="Courier New" w:hAnsi="Courier New" w:cs="Courier New"/>
    </w:rPr>
  </w:style>
  <w:style w:type="character" w:customStyle="1" w:styleId="WW8Num37z2">
    <w:name w:val="WW8Num37z2"/>
    <w:rPr>
      <w:rFonts w:ascii="Wingdings" w:hAnsi="Wingdings"/>
    </w:rPr>
  </w:style>
  <w:style w:type="character" w:customStyle="1" w:styleId="WW8Num37z3">
    <w:name w:val="WW8Num37z3"/>
    <w:rPr>
      <w:rFonts w:ascii="Symbol" w:hAnsi="Symbol"/>
    </w:rPr>
  </w:style>
  <w:style w:type="character" w:customStyle="1" w:styleId="WW8Num38z0">
    <w:name w:val="WW8Num38z0"/>
    <w:rPr>
      <w:rFonts w:ascii="Courier New" w:hAnsi="Courier New"/>
    </w:rPr>
  </w:style>
  <w:style w:type="character" w:customStyle="1" w:styleId="WW8Num38z1">
    <w:name w:val="WW8Num38z1"/>
    <w:rPr>
      <w:rFonts w:ascii="Courier New" w:hAnsi="Courier New" w:cs="Courier New"/>
    </w:rPr>
  </w:style>
  <w:style w:type="character" w:customStyle="1" w:styleId="WW8Num38z2">
    <w:name w:val="WW8Num38z2"/>
    <w:rPr>
      <w:rFonts w:ascii="Wingdings" w:hAnsi="Wingdings"/>
    </w:rPr>
  </w:style>
  <w:style w:type="character" w:customStyle="1" w:styleId="WW8Num38z3">
    <w:name w:val="WW8Num38z3"/>
    <w:rPr>
      <w:rFonts w:ascii="Symbol" w:hAnsi="Symbol"/>
    </w:rPr>
  </w:style>
  <w:style w:type="character" w:customStyle="1" w:styleId="WW8Num39z0">
    <w:name w:val="WW8Num39z0"/>
    <w:rPr>
      <w:rFonts w:ascii="Times New Roman" w:hAnsi="Times New Roman"/>
      <w:sz w:val="28"/>
    </w:rPr>
  </w:style>
  <w:style w:type="character" w:customStyle="1" w:styleId="WW8Num40z0">
    <w:name w:val="WW8Num40z0"/>
    <w:rPr>
      <w:rFonts w:ascii="Courier New" w:hAnsi="Courier New" w:cs="Courier New"/>
      <w:color w:val="auto"/>
    </w:rPr>
  </w:style>
  <w:style w:type="character" w:customStyle="1" w:styleId="WW8Num40z1">
    <w:name w:val="WW8Num40z1"/>
    <w:rPr>
      <w:rFonts w:ascii="Symbol" w:hAnsi="Symbol"/>
      <w:color w:val="auto"/>
    </w:rPr>
  </w:style>
  <w:style w:type="character" w:customStyle="1" w:styleId="WW8Num40z2">
    <w:name w:val="WW8Num40z2"/>
    <w:rPr>
      <w:rFonts w:ascii="Wingdings" w:hAnsi="Wingdings"/>
    </w:rPr>
  </w:style>
  <w:style w:type="character" w:customStyle="1" w:styleId="WW8Num40z3">
    <w:name w:val="WW8Num40z3"/>
    <w:rPr>
      <w:rFonts w:ascii="Symbol" w:hAnsi="Symbol"/>
    </w:rPr>
  </w:style>
  <w:style w:type="character" w:customStyle="1" w:styleId="WW8Num40z4">
    <w:name w:val="WW8Num40z4"/>
    <w:rPr>
      <w:rFonts w:ascii="Courier New" w:hAnsi="Courier New" w:cs="Courier New"/>
    </w:rPr>
  </w:style>
  <w:style w:type="character" w:customStyle="1" w:styleId="WW8Num41z0">
    <w:name w:val="WW8Num41z0"/>
    <w:rPr>
      <w:rFonts w:ascii="Times New Roman" w:eastAsia="Calibri" w:hAnsi="Times New Roman" w:cs="Times New Roman"/>
    </w:rPr>
  </w:style>
  <w:style w:type="character" w:customStyle="1" w:styleId="WW8Num41z1">
    <w:name w:val="WW8Num41z1"/>
    <w:rPr>
      <w:rFonts w:ascii="Courier New" w:hAnsi="Courier New" w:cs="Courier New"/>
    </w:rPr>
  </w:style>
  <w:style w:type="character" w:customStyle="1" w:styleId="WW8Num41z2">
    <w:name w:val="WW8Num41z2"/>
    <w:rPr>
      <w:rFonts w:ascii="Wingdings" w:hAnsi="Wingdings"/>
    </w:rPr>
  </w:style>
  <w:style w:type="character" w:customStyle="1" w:styleId="WW8Num41z3">
    <w:name w:val="WW8Num41z3"/>
    <w:rPr>
      <w:rFonts w:ascii="Symbol" w:hAnsi="Symbol"/>
    </w:rPr>
  </w:style>
  <w:style w:type="character" w:customStyle="1" w:styleId="WW8Num42z0">
    <w:name w:val="WW8Num42z0"/>
    <w:rPr>
      <w:rFonts w:ascii="Wingdings" w:hAnsi="Wingdings"/>
    </w:rPr>
  </w:style>
  <w:style w:type="character" w:customStyle="1" w:styleId="WW8Num42z1">
    <w:name w:val="WW8Num42z1"/>
    <w:rPr>
      <w:rFonts w:ascii="Courier New" w:hAnsi="Courier New" w:cs="Courier New"/>
    </w:rPr>
  </w:style>
  <w:style w:type="character" w:customStyle="1" w:styleId="WW8Num42z3">
    <w:name w:val="WW8Num42z3"/>
    <w:rPr>
      <w:rFonts w:ascii="Symbol" w:hAnsi="Symbol"/>
    </w:rPr>
  </w:style>
  <w:style w:type="character" w:customStyle="1" w:styleId="WW8Num44z1">
    <w:name w:val="WW8Num44z1"/>
    <w:rPr>
      <w:b w:val="0"/>
    </w:rPr>
  </w:style>
  <w:style w:type="character" w:customStyle="1" w:styleId="WW8Num45z0">
    <w:name w:val="WW8Num45z0"/>
    <w:rPr>
      <w:rFonts w:ascii="Courier New" w:hAnsi="Courier New"/>
    </w:rPr>
  </w:style>
  <w:style w:type="character" w:customStyle="1" w:styleId="WW8Num45z1">
    <w:name w:val="WW8Num45z1"/>
    <w:rPr>
      <w:rFonts w:ascii="Courier New" w:hAnsi="Courier New" w:cs="Courier New"/>
    </w:rPr>
  </w:style>
  <w:style w:type="character" w:customStyle="1" w:styleId="WW8Num45z2">
    <w:name w:val="WW8Num45z2"/>
    <w:rPr>
      <w:rFonts w:ascii="Wingdings" w:hAnsi="Wingdings"/>
    </w:rPr>
  </w:style>
  <w:style w:type="character" w:customStyle="1" w:styleId="WW8Num45z3">
    <w:name w:val="WW8Num45z3"/>
    <w:rPr>
      <w:rFonts w:ascii="Symbol" w:hAnsi="Symbol"/>
    </w:rPr>
  </w:style>
  <w:style w:type="character" w:customStyle="1" w:styleId="WW8Num47z0">
    <w:name w:val="WW8Num47z0"/>
    <w:rPr>
      <w:rFonts w:ascii="Courier New" w:hAnsi="Courier New"/>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rPr>
  </w:style>
  <w:style w:type="character" w:customStyle="1" w:styleId="WW8Num47z3">
    <w:name w:val="WW8Num47z3"/>
    <w:rPr>
      <w:rFonts w:ascii="Symbol" w:hAnsi="Symbol"/>
    </w:rPr>
  </w:style>
  <w:style w:type="character" w:customStyle="1" w:styleId="WW8Num48z0">
    <w:name w:val="WW8Num48z0"/>
    <w:rPr>
      <w:rFonts w:ascii="Wingdings" w:hAnsi="Wingdings"/>
    </w:rPr>
  </w:style>
  <w:style w:type="character" w:customStyle="1" w:styleId="WW8Num48z1">
    <w:name w:val="WW8Num48z1"/>
    <w:rPr>
      <w:rFonts w:ascii="Courier New" w:hAnsi="Courier New" w:cs="Courier New"/>
    </w:rPr>
  </w:style>
  <w:style w:type="character" w:customStyle="1" w:styleId="WW8Num48z3">
    <w:name w:val="WW8Num48z3"/>
    <w:rPr>
      <w:rFonts w:ascii="Symbol" w:hAnsi="Symbol"/>
    </w:rPr>
  </w:style>
  <w:style w:type="character" w:customStyle="1" w:styleId="WW8Num49z0">
    <w:name w:val="WW8Num49z0"/>
    <w:rPr>
      <w:rFonts w:ascii="Times New Roman" w:hAnsi="Times New Roman"/>
      <w:b w:val="0"/>
      <w:sz w:val="28"/>
    </w:rPr>
  </w:style>
  <w:style w:type="character" w:customStyle="1" w:styleId="WW8Num50z0">
    <w:name w:val="WW8Num50z0"/>
    <w:rPr>
      <w:b w:val="0"/>
    </w:rPr>
  </w:style>
  <w:style w:type="character" w:customStyle="1" w:styleId="WW8Num51z0">
    <w:name w:val="WW8Num51z0"/>
    <w:rPr>
      <w:rFonts w:ascii="Times New Roman" w:hAnsi="Times New Roman" w:cs="Times New Roman"/>
      <w:color w:val="auto"/>
    </w:rPr>
  </w:style>
  <w:style w:type="character" w:customStyle="1" w:styleId="WW8Num51z1">
    <w:name w:val="WW8Num51z1"/>
    <w:rPr>
      <w:rFonts w:ascii="Courier New" w:hAnsi="Courier New" w:cs="Courier New"/>
    </w:rPr>
  </w:style>
  <w:style w:type="character" w:customStyle="1" w:styleId="WW8Num51z2">
    <w:name w:val="WW8Num51z2"/>
    <w:rPr>
      <w:rFonts w:ascii="Wingdings" w:hAnsi="Wingdings"/>
    </w:rPr>
  </w:style>
  <w:style w:type="character" w:customStyle="1" w:styleId="WW8Num51z3">
    <w:name w:val="WW8Num51z3"/>
    <w:rPr>
      <w:rFonts w:ascii="Symbol" w:hAnsi="Symbol"/>
    </w:rPr>
  </w:style>
  <w:style w:type="character" w:customStyle="1" w:styleId="WW8Num52z0">
    <w:name w:val="WW8Num52z0"/>
    <w:rPr>
      <w:b w:val="0"/>
    </w:rPr>
  </w:style>
  <w:style w:type="character" w:customStyle="1" w:styleId="WW8Num53z0">
    <w:name w:val="WW8Num53z0"/>
    <w:rPr>
      <w:b w:val="0"/>
    </w:rPr>
  </w:style>
  <w:style w:type="character" w:customStyle="1" w:styleId="WW8Num55z0">
    <w:name w:val="WW8Num55z0"/>
    <w:rPr>
      <w:rFonts w:ascii="Times New Roman" w:eastAsia="Times New Roman" w:hAnsi="Times New Roman" w:cs="Times New Roman"/>
    </w:rPr>
  </w:style>
  <w:style w:type="character" w:customStyle="1" w:styleId="WW8Num55z1">
    <w:name w:val="WW8Num55z1"/>
    <w:rPr>
      <w:rFonts w:ascii="Courier New" w:hAnsi="Courier New" w:cs="Courier New"/>
    </w:rPr>
  </w:style>
  <w:style w:type="character" w:customStyle="1" w:styleId="WW8Num55z2">
    <w:name w:val="WW8Num55z2"/>
    <w:rPr>
      <w:rFonts w:ascii="Wingdings" w:hAnsi="Wingdings"/>
    </w:rPr>
  </w:style>
  <w:style w:type="character" w:customStyle="1" w:styleId="WW8Num55z3">
    <w:name w:val="WW8Num55z3"/>
    <w:rPr>
      <w:rFonts w:ascii="Symbol" w:hAnsi="Symbol"/>
    </w:rPr>
  </w:style>
  <w:style w:type="character" w:customStyle="1" w:styleId="WW8Num57z1">
    <w:name w:val="WW8Num57z1"/>
    <w:rPr>
      <w:b w:val="0"/>
    </w:rPr>
  </w:style>
  <w:style w:type="character" w:customStyle="1" w:styleId="WW8Num59z0">
    <w:name w:val="WW8Num59z0"/>
    <w:rPr>
      <w:rFonts w:ascii="Arial" w:eastAsia="Times New Roman" w:hAnsi="Arial" w:cs="Arial"/>
      <w:color w:val="auto"/>
    </w:rPr>
  </w:style>
  <w:style w:type="character" w:customStyle="1" w:styleId="WW8Num59z1">
    <w:name w:val="WW8Num59z1"/>
    <w:rPr>
      <w:rFonts w:ascii="Courier New" w:hAnsi="Courier New" w:cs="Courier New"/>
    </w:rPr>
  </w:style>
  <w:style w:type="character" w:customStyle="1" w:styleId="WW8Num59z2">
    <w:name w:val="WW8Num59z2"/>
    <w:rPr>
      <w:rFonts w:ascii="Wingdings" w:hAnsi="Wingdings"/>
    </w:rPr>
  </w:style>
  <w:style w:type="character" w:customStyle="1" w:styleId="WW8Num59z3">
    <w:name w:val="WW8Num59z3"/>
    <w:rPr>
      <w:rFonts w:ascii="Symbol" w:hAnsi="Symbol"/>
    </w:rPr>
  </w:style>
  <w:style w:type="character" w:customStyle="1" w:styleId="WW8Num60z0">
    <w:name w:val="WW8Num60z0"/>
    <w:rPr>
      <w:rFonts w:ascii="Times New Roman" w:eastAsia="SimSun" w:hAnsi="Times New Roman" w:cs="Times New Roman"/>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rPr>
  </w:style>
  <w:style w:type="character" w:customStyle="1" w:styleId="WW8Num60z3">
    <w:name w:val="WW8Num60z3"/>
    <w:rPr>
      <w:rFonts w:ascii="Symbol" w:hAnsi="Symbol"/>
    </w:rPr>
  </w:style>
  <w:style w:type="character" w:customStyle="1" w:styleId="WW8Num61z0">
    <w:name w:val="WW8Num61z0"/>
    <w:rPr>
      <w:rFonts w:ascii="Symbol" w:hAnsi="Symbol"/>
    </w:rPr>
  </w:style>
  <w:style w:type="character" w:customStyle="1" w:styleId="WW8Num61z1">
    <w:name w:val="WW8Num61z1"/>
    <w:rPr>
      <w:rFonts w:ascii="Arial" w:eastAsia="Times New Roman" w:hAnsi="Arial" w:cs="Arial"/>
      <w:b w:val="0"/>
      <w:color w:val="auto"/>
    </w:rPr>
  </w:style>
  <w:style w:type="character" w:customStyle="1" w:styleId="WW8Num61z2">
    <w:name w:val="WW8Num61z2"/>
    <w:rPr>
      <w:rFonts w:ascii="Wingdings" w:hAnsi="Wingdings"/>
    </w:rPr>
  </w:style>
  <w:style w:type="character" w:customStyle="1" w:styleId="WW8Num61z4">
    <w:name w:val="WW8Num61z4"/>
    <w:rPr>
      <w:rFonts w:ascii="Courier New" w:hAnsi="Courier New" w:cs="Courier New"/>
    </w:rPr>
  </w:style>
  <w:style w:type="character" w:customStyle="1" w:styleId="WW8Num62z0">
    <w:name w:val="WW8Num62z0"/>
    <w:rPr>
      <w:rFonts w:ascii="Symbol" w:hAnsi="Symbol"/>
    </w:rPr>
  </w:style>
  <w:style w:type="character" w:customStyle="1" w:styleId="WW8Num64z0">
    <w:name w:val="WW8Num64z0"/>
    <w:rPr>
      <w:b w:val="0"/>
    </w:rPr>
  </w:style>
  <w:style w:type="character" w:customStyle="1" w:styleId="WW8Num65z0">
    <w:name w:val="WW8Num65z0"/>
    <w:rPr>
      <w:rFonts w:ascii="Times New Roman" w:eastAsia="Times New Roman" w:hAnsi="Times New Roman" w:cs="Times New Roman"/>
    </w:rPr>
  </w:style>
  <w:style w:type="character" w:customStyle="1" w:styleId="WW8Num65z1">
    <w:name w:val="WW8Num65z1"/>
    <w:rPr>
      <w:rFonts w:ascii="Courier New" w:hAnsi="Courier New" w:cs="Courier New"/>
    </w:rPr>
  </w:style>
  <w:style w:type="character" w:customStyle="1" w:styleId="WW8Num65z2">
    <w:name w:val="WW8Num65z2"/>
    <w:rPr>
      <w:rFonts w:ascii="Wingdings" w:hAnsi="Wingdings"/>
    </w:rPr>
  </w:style>
  <w:style w:type="character" w:customStyle="1" w:styleId="WW8Num65z3">
    <w:name w:val="WW8Num65z3"/>
    <w:rPr>
      <w:rFonts w:ascii="Symbol" w:hAnsi="Symbol"/>
    </w:rPr>
  </w:style>
  <w:style w:type="character" w:customStyle="1" w:styleId="WW8Num66z0">
    <w:name w:val="WW8Num66z0"/>
    <w:rPr>
      <w:rFonts w:ascii="Courier New" w:hAnsi="Courier New"/>
    </w:rPr>
  </w:style>
  <w:style w:type="character" w:customStyle="1" w:styleId="WW8Num66z1">
    <w:name w:val="WW8Num66z1"/>
    <w:rPr>
      <w:rFonts w:ascii="Courier New" w:hAnsi="Courier New" w:cs="Courier New"/>
    </w:rPr>
  </w:style>
  <w:style w:type="character" w:customStyle="1" w:styleId="WW8Num66z2">
    <w:name w:val="WW8Num66z2"/>
    <w:rPr>
      <w:rFonts w:ascii="Wingdings" w:hAnsi="Wingdings"/>
    </w:rPr>
  </w:style>
  <w:style w:type="character" w:customStyle="1" w:styleId="WW8Num66z3">
    <w:name w:val="WW8Num66z3"/>
    <w:rPr>
      <w:rFonts w:ascii="Symbol" w:hAnsi="Symbol"/>
    </w:rPr>
  </w:style>
  <w:style w:type="character" w:customStyle="1" w:styleId="WW8Num67z0">
    <w:name w:val="WW8Num67z0"/>
    <w:rPr>
      <w:rFonts w:ascii="Symbol" w:hAnsi="Symbol"/>
    </w:rPr>
  </w:style>
  <w:style w:type="character" w:customStyle="1" w:styleId="WW8Num67z1">
    <w:name w:val="WW8Num67z1"/>
    <w:rPr>
      <w:rFonts w:ascii="Courier New" w:hAnsi="Courier New" w:cs="Courier New"/>
    </w:rPr>
  </w:style>
  <w:style w:type="character" w:customStyle="1" w:styleId="WW8Num67z2">
    <w:name w:val="WW8Num67z2"/>
    <w:rPr>
      <w:rFonts w:ascii="Wingdings" w:hAnsi="Wingdings"/>
    </w:rPr>
  </w:style>
  <w:style w:type="character" w:customStyle="1" w:styleId="WW8Num68z0">
    <w:name w:val="WW8Num68z0"/>
    <w:rPr>
      <w:rFonts w:ascii="Courier New" w:hAnsi="Courier New"/>
    </w:rPr>
  </w:style>
  <w:style w:type="character" w:customStyle="1" w:styleId="WW8Num68z1">
    <w:name w:val="WW8Num68z1"/>
    <w:rPr>
      <w:rFonts w:ascii="Times New Roman" w:eastAsia="Calibri" w:hAnsi="Times New Roman" w:cs="Times New Roman"/>
      <w:color w:val="auto"/>
    </w:rPr>
  </w:style>
  <w:style w:type="character" w:customStyle="1" w:styleId="WW8Num68z2">
    <w:name w:val="WW8Num68z2"/>
    <w:rPr>
      <w:rFonts w:ascii="Wingdings" w:hAnsi="Wingdings"/>
    </w:rPr>
  </w:style>
  <w:style w:type="character" w:customStyle="1" w:styleId="WW8Num68z3">
    <w:name w:val="WW8Num68z3"/>
    <w:rPr>
      <w:rFonts w:ascii="Symbol" w:hAnsi="Symbol"/>
    </w:rPr>
  </w:style>
  <w:style w:type="character" w:customStyle="1" w:styleId="WW8Num68z4">
    <w:name w:val="WW8Num68z4"/>
    <w:rPr>
      <w:rFonts w:ascii="Courier New" w:hAnsi="Courier New" w:cs="Courier New"/>
    </w:rPr>
  </w:style>
  <w:style w:type="character" w:customStyle="1" w:styleId="WW8Num70z0">
    <w:name w:val="WW8Num70z0"/>
    <w:rPr>
      <w:rFonts w:ascii="Times New Roman" w:eastAsia="MS Mincho" w:hAnsi="Times New Roman" w:cs="Times New Roman"/>
    </w:rPr>
  </w:style>
  <w:style w:type="character" w:customStyle="1" w:styleId="WW8Num70z1">
    <w:name w:val="WW8Num70z1"/>
    <w:rPr>
      <w:rFonts w:ascii="Courier New" w:hAnsi="Courier New" w:cs="Courier New"/>
    </w:rPr>
  </w:style>
  <w:style w:type="character" w:customStyle="1" w:styleId="WW8Num70z2">
    <w:name w:val="WW8Num70z2"/>
    <w:rPr>
      <w:rFonts w:ascii="Wingdings" w:hAnsi="Wingdings"/>
    </w:rPr>
  </w:style>
  <w:style w:type="character" w:customStyle="1" w:styleId="WW8Num70z3">
    <w:name w:val="WW8Num70z3"/>
    <w:rPr>
      <w:rFonts w:ascii="Symbol" w:hAnsi="Symbol"/>
    </w:rPr>
  </w:style>
  <w:style w:type="character" w:customStyle="1" w:styleId="WW8Num72z0">
    <w:name w:val="WW8Num72z0"/>
    <w:rPr>
      <w:rFonts w:ascii="Courier New" w:hAnsi="Courier New"/>
    </w:rPr>
  </w:style>
  <w:style w:type="character" w:customStyle="1" w:styleId="WW8Num72z1">
    <w:name w:val="WW8Num72z1"/>
    <w:rPr>
      <w:rFonts w:ascii="Courier New" w:hAnsi="Courier New" w:cs="Courier New"/>
    </w:rPr>
  </w:style>
  <w:style w:type="character" w:customStyle="1" w:styleId="WW8Num72z2">
    <w:name w:val="WW8Num72z2"/>
    <w:rPr>
      <w:rFonts w:ascii="Wingdings" w:hAnsi="Wingdings"/>
    </w:rPr>
  </w:style>
  <w:style w:type="character" w:customStyle="1" w:styleId="WW8Num72z3">
    <w:name w:val="WW8Num72z3"/>
    <w:rPr>
      <w:rFonts w:ascii="Symbol" w:hAnsi="Symbol"/>
    </w:rPr>
  </w:style>
  <w:style w:type="character" w:customStyle="1" w:styleId="WW8Num74z0">
    <w:name w:val="WW8Num74z0"/>
    <w:rPr>
      <w:rFonts w:ascii="Courier New" w:hAnsi="Courier New"/>
    </w:rPr>
  </w:style>
  <w:style w:type="character" w:customStyle="1" w:styleId="WW8Num74z1">
    <w:name w:val="WW8Num74z1"/>
    <w:rPr>
      <w:rFonts w:ascii="Courier New" w:hAnsi="Courier New" w:cs="Courier New"/>
    </w:rPr>
  </w:style>
  <w:style w:type="character" w:customStyle="1" w:styleId="WW8Num74z2">
    <w:name w:val="WW8Num74z2"/>
    <w:rPr>
      <w:rFonts w:ascii="Wingdings" w:hAnsi="Wingdings"/>
    </w:rPr>
  </w:style>
  <w:style w:type="character" w:customStyle="1" w:styleId="WW8Num74z3">
    <w:name w:val="WW8Num74z3"/>
    <w:rPr>
      <w:rFonts w:ascii="Symbol" w:hAnsi="Symbol"/>
    </w:rPr>
  </w:style>
  <w:style w:type="character" w:customStyle="1" w:styleId="WW8Num76z0">
    <w:name w:val="WW8Num76z0"/>
    <w:rPr>
      <w:rFonts w:ascii="Wingdings" w:hAnsi="Wingdings"/>
    </w:rPr>
  </w:style>
  <w:style w:type="character" w:customStyle="1" w:styleId="WW8Num76z1">
    <w:name w:val="WW8Num76z1"/>
    <w:rPr>
      <w:rFonts w:ascii="Courier New" w:hAnsi="Courier New" w:cs="Courier New"/>
    </w:rPr>
  </w:style>
  <w:style w:type="character" w:customStyle="1" w:styleId="WW8Num76z3">
    <w:name w:val="WW8Num76z3"/>
    <w:rPr>
      <w:rFonts w:ascii="Symbol" w:hAnsi="Symbol"/>
    </w:rPr>
  </w:style>
  <w:style w:type="character" w:customStyle="1" w:styleId="WW8Num77z1">
    <w:name w:val="WW8Num77z1"/>
    <w:rPr>
      <w:b w:val="0"/>
    </w:rPr>
  </w:style>
  <w:style w:type="character" w:customStyle="1" w:styleId="WW8Num79z0">
    <w:name w:val="WW8Num79z0"/>
    <w:rPr>
      <w:rFonts w:ascii="Symbol" w:hAnsi="Symbol"/>
      <w:color w:val="auto"/>
      <w:sz w:val="24"/>
      <w:szCs w:val="24"/>
    </w:rPr>
  </w:style>
  <w:style w:type="character" w:customStyle="1" w:styleId="WW8Num79z1">
    <w:name w:val="WW8Num79z1"/>
    <w:rPr>
      <w:rFonts w:ascii="Courier New" w:hAnsi="Courier New" w:cs="Courier New"/>
    </w:rPr>
  </w:style>
  <w:style w:type="character" w:customStyle="1" w:styleId="WW8Num79z2">
    <w:name w:val="WW8Num79z2"/>
    <w:rPr>
      <w:rFonts w:ascii="Wingdings" w:hAnsi="Wingdings"/>
    </w:rPr>
  </w:style>
  <w:style w:type="character" w:customStyle="1" w:styleId="WW8Num79z3">
    <w:name w:val="WW8Num79z3"/>
    <w:rPr>
      <w:rFonts w:ascii="Symbol" w:hAnsi="Symbol"/>
    </w:rPr>
  </w:style>
  <w:style w:type="character" w:customStyle="1" w:styleId="WW8Num80z0">
    <w:name w:val="WW8Num80z0"/>
    <w:rPr>
      <w:rFonts w:ascii="Arial" w:eastAsia="Times New Roman" w:hAnsi="Arial" w:cs="Arial"/>
      <w:lang w:val="vi-VN"/>
    </w:rPr>
  </w:style>
  <w:style w:type="character" w:customStyle="1" w:styleId="WW8Num80z1">
    <w:name w:val="WW8Num80z1"/>
    <w:rPr>
      <w:rFonts w:ascii="Courier New" w:hAnsi="Courier New" w:cs="Courier New"/>
    </w:rPr>
  </w:style>
  <w:style w:type="character" w:customStyle="1" w:styleId="WW8Num80z2">
    <w:name w:val="WW8Num80z2"/>
    <w:rPr>
      <w:rFonts w:ascii="Wingdings" w:hAnsi="Wingdings"/>
    </w:rPr>
  </w:style>
  <w:style w:type="character" w:customStyle="1" w:styleId="WW8Num80z3">
    <w:name w:val="WW8Num80z3"/>
    <w:rPr>
      <w:rFonts w:ascii="Symbol" w:hAnsi="Symbol"/>
    </w:rPr>
  </w:style>
  <w:style w:type="character" w:customStyle="1" w:styleId="WW8Num84z0">
    <w:name w:val="WW8Num84z0"/>
    <w:rPr>
      <w:rFonts w:ascii="Times New Roman" w:eastAsia="Times New Roman" w:hAnsi="Times New Roman" w:cs="Times New Roman"/>
    </w:rPr>
  </w:style>
  <w:style w:type="character" w:customStyle="1" w:styleId="WW8Num84z1">
    <w:name w:val="WW8Num84z1"/>
    <w:rPr>
      <w:rFonts w:ascii="Courier New" w:hAnsi="Courier New" w:cs="Courier New"/>
    </w:rPr>
  </w:style>
  <w:style w:type="character" w:customStyle="1" w:styleId="WW8Num84z3">
    <w:name w:val="WW8Num84z3"/>
    <w:rPr>
      <w:rFonts w:ascii="Symbol" w:hAnsi="Symbol"/>
    </w:rPr>
  </w:style>
  <w:style w:type="character" w:customStyle="1" w:styleId="WW8Num84z5">
    <w:name w:val="WW8Num84z5"/>
    <w:rPr>
      <w:rFonts w:ascii="Wingdings" w:hAnsi="Wingdings"/>
    </w:rPr>
  </w:style>
  <w:style w:type="character" w:customStyle="1" w:styleId="WW8Num85z0">
    <w:name w:val="WW8Num85z0"/>
    <w:rPr>
      <w:rFonts w:ascii="Wingdings" w:hAnsi="Wingdings"/>
    </w:rPr>
  </w:style>
  <w:style w:type="character" w:customStyle="1" w:styleId="WW8Num85z1">
    <w:name w:val="WW8Num85z1"/>
    <w:rPr>
      <w:rFonts w:ascii="Courier New" w:hAnsi="Courier New" w:cs="Courier New"/>
    </w:rPr>
  </w:style>
  <w:style w:type="character" w:customStyle="1" w:styleId="WW8Num85z3">
    <w:name w:val="WW8Num85z3"/>
    <w:rPr>
      <w:rFonts w:ascii="Symbol" w:hAnsi="Symbol"/>
    </w:rPr>
  </w:style>
  <w:style w:type="character" w:customStyle="1" w:styleId="WW8Num87z0">
    <w:name w:val="WW8Num87z0"/>
    <w:rPr>
      <w:b w:val="0"/>
    </w:rPr>
  </w:style>
  <w:style w:type="character" w:customStyle="1" w:styleId="WW8Num89z0">
    <w:name w:val="WW8Num89z0"/>
    <w:rPr>
      <w:rFonts w:ascii="Shruti" w:hAnsi="Shruti"/>
      <w:color w:val="auto"/>
    </w:rPr>
  </w:style>
  <w:style w:type="character" w:customStyle="1" w:styleId="WW8Num89z1">
    <w:name w:val="WW8Num89z1"/>
    <w:rPr>
      <w:rFonts w:ascii="Courier New" w:hAnsi="Courier New" w:cs="Courier New"/>
    </w:rPr>
  </w:style>
  <w:style w:type="character" w:customStyle="1" w:styleId="WW8Num89z2">
    <w:name w:val="WW8Num89z2"/>
    <w:rPr>
      <w:rFonts w:ascii="Wingdings" w:hAnsi="Wingdings"/>
    </w:rPr>
  </w:style>
  <w:style w:type="character" w:customStyle="1" w:styleId="WW8Num89z3">
    <w:name w:val="WW8Num89z3"/>
    <w:rPr>
      <w:rFonts w:ascii="Symbol" w:hAnsi="Symbol"/>
    </w:rPr>
  </w:style>
  <w:style w:type="character" w:customStyle="1" w:styleId="WW8Num90z0">
    <w:name w:val="WW8Num90z0"/>
    <w:rPr>
      <w:rFonts w:ascii="Shruti" w:hAnsi="Shruti"/>
    </w:rPr>
  </w:style>
  <w:style w:type="character" w:customStyle="1" w:styleId="WW8Num90z1">
    <w:name w:val="WW8Num90z1"/>
    <w:rPr>
      <w:rFonts w:ascii="Wingdings" w:hAnsi="Wingdings"/>
    </w:rPr>
  </w:style>
  <w:style w:type="character" w:customStyle="1" w:styleId="WW8Num90z3">
    <w:name w:val="WW8Num90z3"/>
    <w:rPr>
      <w:rFonts w:ascii="Symbol" w:hAnsi="Symbol"/>
    </w:rPr>
  </w:style>
  <w:style w:type="character" w:customStyle="1" w:styleId="WW8Num90z4">
    <w:name w:val="WW8Num90z4"/>
    <w:rPr>
      <w:rFonts w:ascii="Courier New" w:hAnsi="Courier New" w:cs="Courier New"/>
    </w:rPr>
  </w:style>
  <w:style w:type="character" w:customStyle="1" w:styleId="WW8Num91z2">
    <w:name w:val="WW8Num91z2"/>
    <w:rPr>
      <w:rFonts w:ascii="Wingdings" w:hAnsi="Wingdings"/>
    </w:rPr>
  </w:style>
  <w:style w:type="character" w:customStyle="1" w:styleId="WW8Num91z3">
    <w:name w:val="WW8Num91z3"/>
    <w:rPr>
      <w:rFonts w:ascii="Symbol" w:hAnsi="Symbol"/>
    </w:rPr>
  </w:style>
  <w:style w:type="character" w:customStyle="1" w:styleId="WW8Num91z4">
    <w:name w:val="WW8Num91z4"/>
    <w:rPr>
      <w:rFonts w:ascii="Courier New" w:hAnsi="Courier New" w:cs="Courier New"/>
    </w:rPr>
  </w:style>
  <w:style w:type="character" w:customStyle="1" w:styleId="WW8Num92z0">
    <w:name w:val="WW8Num92z0"/>
    <w:rPr>
      <w:rFonts w:ascii="Times New Roman" w:hAnsi="Times New Roman"/>
    </w:rPr>
  </w:style>
  <w:style w:type="character" w:customStyle="1" w:styleId="WW8Num92z1">
    <w:name w:val="WW8Num92z1"/>
    <w:rPr>
      <w:rFonts w:ascii="Courier New" w:hAnsi="Courier New" w:cs="Courier New"/>
    </w:rPr>
  </w:style>
  <w:style w:type="character" w:customStyle="1" w:styleId="WW8Num92z2">
    <w:name w:val="WW8Num92z2"/>
    <w:rPr>
      <w:rFonts w:ascii="Wingdings" w:hAnsi="Wingdings"/>
    </w:rPr>
  </w:style>
  <w:style w:type="character" w:customStyle="1" w:styleId="WW8Num92z3">
    <w:name w:val="WW8Num92z3"/>
    <w:rPr>
      <w:rFonts w:ascii="Symbol" w:hAnsi="Symbol"/>
    </w:rPr>
  </w:style>
  <w:style w:type="character" w:customStyle="1" w:styleId="WW8Num94z0">
    <w:name w:val="WW8Num94z0"/>
    <w:rPr>
      <w:rFonts w:ascii="Wingdings" w:hAnsi="Wingdings"/>
    </w:rPr>
  </w:style>
  <w:style w:type="character" w:customStyle="1" w:styleId="WW8Num94z1">
    <w:name w:val="WW8Num94z1"/>
    <w:rPr>
      <w:rFonts w:ascii="Courier New" w:hAnsi="Courier New" w:cs="Courier New"/>
    </w:rPr>
  </w:style>
  <w:style w:type="character" w:customStyle="1" w:styleId="WW8Num94z3">
    <w:name w:val="WW8Num94z3"/>
    <w:rPr>
      <w:rFonts w:ascii="Symbol" w:hAnsi="Symbol"/>
    </w:rPr>
  </w:style>
  <w:style w:type="character" w:customStyle="1" w:styleId="WW8Num95z0">
    <w:name w:val="WW8Num95z0"/>
    <w:rPr>
      <w:rFonts w:ascii="Courier New" w:hAnsi="Courier New"/>
    </w:rPr>
  </w:style>
  <w:style w:type="character" w:customStyle="1" w:styleId="WW8Num95z1">
    <w:name w:val="WW8Num95z1"/>
    <w:rPr>
      <w:rFonts w:ascii="Courier New" w:hAnsi="Courier New" w:cs="Courier New"/>
    </w:rPr>
  </w:style>
  <w:style w:type="character" w:customStyle="1" w:styleId="WW8Num95z2">
    <w:name w:val="WW8Num95z2"/>
    <w:rPr>
      <w:rFonts w:ascii="Wingdings" w:hAnsi="Wingdings"/>
    </w:rPr>
  </w:style>
  <w:style w:type="character" w:customStyle="1" w:styleId="WW8Num95z3">
    <w:name w:val="WW8Num95z3"/>
    <w:rPr>
      <w:rFonts w:ascii="Symbol" w:hAnsi="Symbol"/>
    </w:rPr>
  </w:style>
  <w:style w:type="character" w:customStyle="1" w:styleId="WW8Num96z0">
    <w:name w:val="WW8Num96z0"/>
    <w:rPr>
      <w:rFonts w:ascii="Times New Roman" w:hAnsi="Times New Roman" w:cs="Times New Roman"/>
      <w:color w:val="auto"/>
    </w:rPr>
  </w:style>
  <w:style w:type="character" w:customStyle="1" w:styleId="WW8Num96z1">
    <w:name w:val="WW8Num96z1"/>
    <w:rPr>
      <w:rFonts w:ascii="Courier New" w:hAnsi="Courier New" w:cs="Courier New"/>
    </w:rPr>
  </w:style>
  <w:style w:type="character" w:customStyle="1" w:styleId="WW8Num96z2">
    <w:name w:val="WW8Num96z2"/>
    <w:rPr>
      <w:rFonts w:ascii="Wingdings" w:hAnsi="Wingdings"/>
    </w:rPr>
  </w:style>
  <w:style w:type="character" w:customStyle="1" w:styleId="WW8Num96z3">
    <w:name w:val="WW8Num96z3"/>
    <w:rPr>
      <w:rFonts w:ascii="Symbol" w:hAnsi="Symbol"/>
    </w:rPr>
  </w:style>
  <w:style w:type="character" w:customStyle="1" w:styleId="WW8Num97z0">
    <w:name w:val="WW8Num97z0"/>
    <w:rPr>
      <w:rFonts w:ascii="Times New Roman" w:hAnsi="Times New Roman" w:cs="Times New Roman"/>
      <w:color w:val="auto"/>
    </w:rPr>
  </w:style>
  <w:style w:type="character" w:customStyle="1" w:styleId="WW8Num97z1">
    <w:name w:val="WW8Num97z1"/>
    <w:rPr>
      <w:rFonts w:ascii="Courier New" w:hAnsi="Courier New" w:cs="Courier New"/>
    </w:rPr>
  </w:style>
  <w:style w:type="character" w:customStyle="1" w:styleId="WW8Num97z2">
    <w:name w:val="WW8Num97z2"/>
    <w:rPr>
      <w:rFonts w:ascii="Wingdings" w:hAnsi="Wingdings"/>
    </w:rPr>
  </w:style>
  <w:style w:type="character" w:customStyle="1" w:styleId="WW8Num97z3">
    <w:name w:val="WW8Num97z3"/>
    <w:rPr>
      <w:rFonts w:ascii="Symbol" w:hAnsi="Symbol"/>
    </w:rPr>
  </w:style>
  <w:style w:type="character" w:customStyle="1" w:styleId="WW8Num98z0">
    <w:name w:val="WW8Num98z0"/>
    <w:rPr>
      <w:color w:val="auto"/>
    </w:rPr>
  </w:style>
  <w:style w:type="character" w:customStyle="1" w:styleId="WW8Num98z1">
    <w:name w:val="WW8Num98z1"/>
    <w:rPr>
      <w:rFonts w:ascii="Courier New" w:hAnsi="Courier New" w:cs="Courier New"/>
    </w:rPr>
  </w:style>
  <w:style w:type="character" w:customStyle="1" w:styleId="WW8Num98z2">
    <w:name w:val="WW8Num98z2"/>
    <w:rPr>
      <w:rFonts w:ascii="Wingdings" w:hAnsi="Wingdings"/>
    </w:rPr>
  </w:style>
  <w:style w:type="character" w:customStyle="1" w:styleId="WW8Num98z3">
    <w:name w:val="WW8Num98z3"/>
    <w:rPr>
      <w:rFonts w:ascii="Symbol" w:hAnsi="Symbol"/>
    </w:rPr>
  </w:style>
  <w:style w:type="character" w:customStyle="1" w:styleId="WW8Num99z0">
    <w:name w:val="WW8Num99z0"/>
    <w:rPr>
      <w:i w:val="0"/>
      <w:iCs w:val="0"/>
      <w:caps w:val="0"/>
      <w:smallCaps w:val="0"/>
      <w:strike w:val="0"/>
      <w:dstrike w:val="0"/>
      <w:vanish w:val="0"/>
      <w:color w:val="000000"/>
      <w:spacing w:val="0"/>
      <w:kern w:val="1"/>
      <w:position w:val="0"/>
      <w:sz w:val="24"/>
      <w:u w:val="none"/>
      <w:vertAlign w:val="baseline"/>
      <w:em w:val="none"/>
    </w:rPr>
  </w:style>
  <w:style w:type="character" w:customStyle="1" w:styleId="WW8Num100z1">
    <w:name w:val="WW8Num100z1"/>
    <w:rPr>
      <w:b w:val="0"/>
    </w:rPr>
  </w:style>
  <w:style w:type="character" w:customStyle="1" w:styleId="WW8Num101z0">
    <w:name w:val="WW8Num101z0"/>
    <w:rPr>
      <w:rFonts w:ascii="Shruti" w:hAnsi="Shruti"/>
      <w:color w:val="auto"/>
    </w:rPr>
  </w:style>
  <w:style w:type="character" w:customStyle="1" w:styleId="WW8Num101z1">
    <w:name w:val="WW8Num101z1"/>
    <w:rPr>
      <w:rFonts w:ascii="Wingdings" w:hAnsi="Wingdings"/>
    </w:rPr>
  </w:style>
  <w:style w:type="character" w:customStyle="1" w:styleId="WW8Num101z3">
    <w:name w:val="WW8Num101z3"/>
    <w:rPr>
      <w:rFonts w:ascii="Symbol" w:hAnsi="Symbol"/>
    </w:rPr>
  </w:style>
  <w:style w:type="character" w:customStyle="1" w:styleId="WW8Num101z4">
    <w:name w:val="WW8Num101z4"/>
    <w:rPr>
      <w:rFonts w:ascii="Courier New" w:hAnsi="Courier New" w:cs="Courier New"/>
    </w:rPr>
  </w:style>
  <w:style w:type="character" w:customStyle="1" w:styleId="WW8Num102z0">
    <w:name w:val="WW8Num102z0"/>
    <w:rPr>
      <w:rFonts w:ascii="Times New Roman" w:eastAsia="Times New Roman" w:hAnsi="Times New Roman" w:cs="Times New Roman"/>
      <w:b/>
    </w:rPr>
  </w:style>
  <w:style w:type="character" w:customStyle="1" w:styleId="WW8Num102z1">
    <w:name w:val="WW8Num102z1"/>
    <w:rPr>
      <w:rFonts w:ascii="Courier New" w:hAnsi="Courier New" w:cs="Courier New"/>
    </w:rPr>
  </w:style>
  <w:style w:type="character" w:customStyle="1" w:styleId="WW8Num102z2">
    <w:name w:val="WW8Num102z2"/>
    <w:rPr>
      <w:rFonts w:ascii="Wingdings" w:hAnsi="Wingdings"/>
    </w:rPr>
  </w:style>
  <w:style w:type="character" w:customStyle="1" w:styleId="WW8Num102z3">
    <w:name w:val="WW8Num102z3"/>
    <w:rPr>
      <w:rFonts w:ascii="Symbol" w:hAnsi="Symbol"/>
    </w:rPr>
  </w:style>
  <w:style w:type="character" w:customStyle="1" w:styleId="WW8Num103z0">
    <w:name w:val="WW8Num103z0"/>
    <w:rPr>
      <w:rFonts w:ascii="Courier New" w:hAnsi="Courier New"/>
    </w:rPr>
  </w:style>
  <w:style w:type="character" w:customStyle="1" w:styleId="WW8Num103z1">
    <w:name w:val="WW8Num103z1"/>
    <w:rPr>
      <w:rFonts w:ascii="Courier New" w:hAnsi="Courier New" w:cs="Courier New"/>
    </w:rPr>
  </w:style>
  <w:style w:type="character" w:customStyle="1" w:styleId="WW8Num103z2">
    <w:name w:val="WW8Num103z2"/>
    <w:rPr>
      <w:rFonts w:ascii="Wingdings" w:hAnsi="Wingdings"/>
    </w:rPr>
  </w:style>
  <w:style w:type="character" w:customStyle="1" w:styleId="WW8Num103z3">
    <w:name w:val="WW8Num103z3"/>
    <w:rPr>
      <w:rFonts w:ascii="Symbol" w:hAnsi="Symbol"/>
    </w:rPr>
  </w:style>
  <w:style w:type="character" w:customStyle="1" w:styleId="WW8Num104z0">
    <w:name w:val="WW8Num104z0"/>
    <w:rPr>
      <w:rFonts w:ascii="Wingdings" w:hAnsi="Wingdings"/>
    </w:rPr>
  </w:style>
  <w:style w:type="character" w:customStyle="1" w:styleId="WW8Num104z1">
    <w:name w:val="WW8Num104z1"/>
    <w:rPr>
      <w:rFonts w:ascii="Courier New" w:hAnsi="Courier New" w:cs="Courier New"/>
    </w:rPr>
  </w:style>
  <w:style w:type="character" w:customStyle="1" w:styleId="WW8Num104z3">
    <w:name w:val="WW8Num104z3"/>
    <w:rPr>
      <w:rFonts w:ascii="Symbol" w:hAnsi="Symbol"/>
    </w:rPr>
  </w:style>
  <w:style w:type="character" w:customStyle="1" w:styleId="WW8Num105z0">
    <w:name w:val="WW8Num105z0"/>
    <w:rPr>
      <w:rFonts w:ascii="Wingdings" w:hAnsi="Wingdings"/>
      <w:sz w:val="26"/>
    </w:rPr>
  </w:style>
  <w:style w:type="character" w:customStyle="1" w:styleId="WW8Num105z1">
    <w:name w:val="WW8Num105z1"/>
    <w:rPr>
      <w:rFonts w:ascii="Courier New" w:hAnsi="Courier New" w:cs="Courier New"/>
    </w:rPr>
  </w:style>
  <w:style w:type="character" w:customStyle="1" w:styleId="WW8Num105z2">
    <w:name w:val="WW8Num105z2"/>
    <w:rPr>
      <w:rFonts w:ascii="Wingdings" w:hAnsi="Wingdings"/>
    </w:rPr>
  </w:style>
  <w:style w:type="character" w:customStyle="1" w:styleId="WW8Num105z3">
    <w:name w:val="WW8Num105z3"/>
    <w:rPr>
      <w:rFonts w:ascii="Symbol" w:hAnsi="Symbol"/>
    </w:rPr>
  </w:style>
  <w:style w:type="character" w:customStyle="1" w:styleId="WW8Num106z0">
    <w:name w:val="WW8Num106z0"/>
    <w:rPr>
      <w:b w:val="0"/>
    </w:rPr>
  </w:style>
  <w:style w:type="character" w:customStyle="1" w:styleId="WW8Num107z0">
    <w:name w:val="WW8Num107z0"/>
    <w:rPr>
      <w:rFonts w:ascii="Times New Roman" w:eastAsia="Calibri" w:hAnsi="Times New Roman" w:cs="Times New Roman"/>
    </w:rPr>
  </w:style>
  <w:style w:type="character" w:customStyle="1" w:styleId="WW8Num107z2">
    <w:name w:val="WW8Num107z2"/>
    <w:rPr>
      <w:rFonts w:ascii="Wingdings" w:hAnsi="Wingdings"/>
    </w:rPr>
  </w:style>
  <w:style w:type="character" w:customStyle="1" w:styleId="WW8Num107z3">
    <w:name w:val="WW8Num107z3"/>
    <w:rPr>
      <w:rFonts w:ascii="Symbol" w:hAnsi="Symbol"/>
    </w:rPr>
  </w:style>
  <w:style w:type="character" w:customStyle="1" w:styleId="WW8Num107z4">
    <w:name w:val="WW8Num107z4"/>
    <w:rPr>
      <w:rFonts w:ascii="Courier New" w:hAnsi="Courier New" w:cs="Courier New"/>
    </w:rPr>
  </w:style>
  <w:style w:type="character" w:customStyle="1" w:styleId="WW8Num109z0">
    <w:name w:val="WW8Num109z0"/>
    <w:rPr>
      <w:rFonts w:ascii="Courier New" w:hAnsi="Courier New"/>
    </w:rPr>
  </w:style>
  <w:style w:type="character" w:customStyle="1" w:styleId="WW8Num110z0">
    <w:name w:val="WW8Num110z0"/>
    <w:rPr>
      <w:b/>
    </w:rPr>
  </w:style>
  <w:style w:type="character" w:customStyle="1" w:styleId="WW8Num111z0">
    <w:name w:val="WW8Num111z0"/>
    <w:rPr>
      <w:rFonts w:ascii="Wingdings" w:hAnsi="Wingdings"/>
    </w:rPr>
  </w:style>
  <w:style w:type="character" w:customStyle="1" w:styleId="WW8Num111z1">
    <w:name w:val="WW8Num111z1"/>
    <w:rPr>
      <w:rFonts w:ascii="Courier New" w:hAnsi="Courier New" w:cs="Courier New"/>
    </w:rPr>
  </w:style>
  <w:style w:type="character" w:customStyle="1" w:styleId="WW8Num111z3">
    <w:name w:val="WW8Num111z3"/>
    <w:rPr>
      <w:rFonts w:ascii="Symbol" w:hAnsi="Symbol"/>
    </w:rPr>
  </w:style>
  <w:style w:type="character" w:customStyle="1" w:styleId="FootnoteCharacters">
    <w:name w:val="Footnote Characters"/>
    <w:rPr>
      <w:vertAlign w:val="superscript"/>
    </w:rPr>
  </w:style>
  <w:style w:type="character" w:customStyle="1" w:styleId="small">
    <w:name w:val="small"/>
    <w:basedOn w:val="DefaultParagraphFont"/>
  </w:style>
  <w:style w:type="paragraph" w:customStyle="1" w:styleId="Heading0">
    <w:name w:val="Heading"/>
    <w:basedOn w:val="Normal"/>
    <w:next w:val="BodyText"/>
    <w:pPr>
      <w:keepNext/>
      <w:suppressAutoHyphens/>
      <w:spacing w:before="240" w:after="120" w:line="240" w:lineRule="auto"/>
      <w:jc w:val="left"/>
    </w:pPr>
    <w:rPr>
      <w:rFonts w:ascii="Arial" w:eastAsia="DejaVu Sans" w:hAnsi="Arial" w:cs="Tahoma"/>
      <w:color w:val="auto"/>
      <w:sz w:val="28"/>
      <w:lang w:val="en-US" w:eastAsia="ar-SA"/>
    </w:rPr>
  </w:style>
  <w:style w:type="character" w:customStyle="1" w:styleId="BodyTextChar2">
    <w:name w:val="Body Text Char2"/>
    <w:aliases w:val=" Char Char3,bt Char Char Char Char Char Char Char Char2,bt Char Char Char Char Char Char Char Char Char Char Char Char Char2,bt Char Char Char Char Char Char Char Char Char Char Char Char Char Char Char Cha Char2"/>
    <w:basedOn w:val="DefaultParagraphFont"/>
    <w:rPr>
      <w:rFonts w:ascii="Times New Roman" w:eastAsia="Times New Roman" w:hAnsi="Times New Roman" w:cs="Times New Roman"/>
      <w:sz w:val="24"/>
      <w:szCs w:val="24"/>
      <w:lang w:eastAsia="ar-SA"/>
    </w:rPr>
  </w:style>
  <w:style w:type="paragraph" w:customStyle="1" w:styleId="Index">
    <w:name w:val="Index"/>
    <w:basedOn w:val="Normal"/>
    <w:pPr>
      <w:suppressLineNumbers/>
      <w:suppressAutoHyphens/>
      <w:spacing w:after="0" w:line="240" w:lineRule="auto"/>
      <w:jc w:val="left"/>
    </w:pPr>
    <w:rPr>
      <w:rFonts w:cs="Tahoma"/>
      <w:color w:val="auto"/>
      <w:sz w:val="24"/>
      <w:szCs w:val="24"/>
      <w:lang w:val="en-US" w:eastAsia="ar-SA"/>
    </w:rPr>
  </w:style>
  <w:style w:type="character" w:customStyle="1" w:styleId="FooterChar1">
    <w:name w:val="Footer Char1"/>
    <w:aliases w:val="nms Footer Char1"/>
    <w:basedOn w:val="DefaultParagraphFont"/>
    <w:uiPriority w:val="99"/>
    <w:rPr>
      <w:rFonts w:ascii="Times New Roman" w:eastAsia="Times New Roman" w:hAnsi="Times New Roman" w:cs="Times New Roman"/>
      <w:sz w:val="24"/>
      <w:szCs w:val="24"/>
      <w:lang w:eastAsia="ar-SA"/>
    </w:rPr>
  </w:style>
  <w:style w:type="character" w:customStyle="1" w:styleId="BalloonTextChar1">
    <w:name w:val="Balloon Text Char1"/>
    <w:basedOn w:val="DefaultParagraphFont"/>
    <w:uiPriority w:val="99"/>
    <w:rPr>
      <w:rFonts w:ascii="Tahoma" w:eastAsia="Times New Roman" w:hAnsi="Tahoma" w:cs="Tahoma"/>
      <w:sz w:val="16"/>
      <w:szCs w:val="16"/>
      <w:lang w:eastAsia="ar-SA"/>
    </w:rPr>
  </w:style>
  <w:style w:type="character" w:customStyle="1" w:styleId="FootnoteTextCharCharCharCharCharChar1">
    <w:name w:val="Footnote Text Char Char Char Char Char Char1"/>
    <w:aliases w:val="Footnote Text Char Char Char Char Char Char Ch Char Char1,Footnote Text Char Char Char Char Char Char Ch Char Char Char Char1,ARM footnote Text Char1,Footnote Text Char2 Char1, Cha Char1"/>
    <w:basedOn w:val="DefaultParagraphFont"/>
    <w:uiPriority w:val="99"/>
    <w:rPr>
      <w:rFonts w:ascii="Arial" w:eastAsia="Times New Roman" w:hAnsi="Arial" w:cs="Times New Roman"/>
      <w:sz w:val="18"/>
      <w:szCs w:val="20"/>
      <w:lang w:eastAsia="ar-SA"/>
    </w:rPr>
  </w:style>
  <w:style w:type="character" w:customStyle="1" w:styleId="DocumentMapChar1">
    <w:name w:val="Document Map Char1"/>
    <w:basedOn w:val="DefaultParagraphFont"/>
    <w:uiPriority w:val="99"/>
    <w:rPr>
      <w:rFonts w:ascii="Tahoma" w:eastAsia="Times New Roman" w:hAnsi="Tahoma" w:cs="Tahoma"/>
      <w:sz w:val="16"/>
      <w:szCs w:val="16"/>
      <w:lang w:eastAsia="ar-SA"/>
    </w:rPr>
  </w:style>
  <w:style w:type="paragraph" w:customStyle="1" w:styleId="Contents10">
    <w:name w:val="Contents 10"/>
    <w:basedOn w:val="Index"/>
    <w:pPr>
      <w:tabs>
        <w:tab w:val="right" w:leader="dot" w:pos="9972"/>
      </w:tabs>
      <w:ind w:left="2547"/>
    </w:pPr>
  </w:style>
  <w:style w:type="paragraph" w:customStyle="1" w:styleId="TableHeading">
    <w:name w:val="Table Heading"/>
    <w:basedOn w:val="TableContents"/>
    <w:pPr>
      <w:widowControl/>
      <w:spacing w:before="0" w:beforeAutospacing="0" w:after="0" w:afterAutospacing="0"/>
      <w:jc w:val="center"/>
    </w:pPr>
    <w:rPr>
      <w:rFonts w:eastAsia="Times New Roman"/>
      <w:b/>
      <w:bCs/>
      <w:sz w:val="24"/>
      <w:lang w:eastAsia="ar-SA"/>
    </w:rPr>
  </w:style>
  <w:style w:type="paragraph" w:customStyle="1" w:styleId="Framecontents">
    <w:name w:val="Frame contents"/>
    <w:basedOn w:val="BodyText"/>
    <w:pPr>
      <w:suppressAutoHyphens/>
      <w:spacing w:before="0" w:after="120" w:line="240" w:lineRule="auto"/>
      <w:ind w:firstLine="0"/>
      <w:jc w:val="left"/>
    </w:pPr>
    <w:rPr>
      <w:color w:val="auto"/>
      <w:sz w:val="24"/>
      <w:szCs w:val="24"/>
      <w:lang w:val="en-US" w:eastAsia="ar-SA"/>
    </w:rPr>
  </w:style>
  <w:style w:type="paragraph" w:customStyle="1" w:styleId="para10">
    <w:name w:val="para1"/>
    <w:basedOn w:val="Normal"/>
    <w:pPr>
      <w:spacing w:before="100" w:beforeAutospacing="1" w:after="100" w:afterAutospacing="1" w:line="240" w:lineRule="auto"/>
      <w:jc w:val="left"/>
    </w:pPr>
    <w:rPr>
      <w:color w:val="auto"/>
      <w:sz w:val="24"/>
      <w:szCs w:val="24"/>
      <w:lang w:eastAsia="ja-JP"/>
    </w:rPr>
  </w:style>
  <w:style w:type="paragraph" w:customStyle="1" w:styleId="xl498">
    <w:name w:val="xl498"/>
    <w:basedOn w:val="Normal"/>
    <w:pPr>
      <w:spacing w:before="100" w:beforeAutospacing="1" w:after="100" w:afterAutospacing="1" w:line="240" w:lineRule="auto"/>
      <w:jc w:val="left"/>
      <w:textAlignment w:val="top"/>
    </w:pPr>
    <w:rPr>
      <w:color w:val="auto"/>
      <w:sz w:val="28"/>
      <w:lang w:val="en-US"/>
    </w:rPr>
  </w:style>
  <w:style w:type="paragraph" w:customStyle="1" w:styleId="xl499">
    <w:name w:val="xl499"/>
    <w:basedOn w:val="Normal"/>
    <w:pPr>
      <w:shd w:val="clear" w:color="000000" w:fill="17375D"/>
      <w:spacing w:before="100" w:beforeAutospacing="1" w:after="100" w:afterAutospacing="1" w:line="240" w:lineRule="auto"/>
      <w:jc w:val="center"/>
      <w:textAlignment w:val="top"/>
    </w:pPr>
    <w:rPr>
      <w:b/>
      <w:bCs/>
      <w:color w:val="FFFFFF"/>
      <w:sz w:val="28"/>
      <w:lang w:val="en-US"/>
    </w:rPr>
  </w:style>
  <w:style w:type="paragraph" w:customStyle="1" w:styleId="xl500">
    <w:name w:val="xl500"/>
    <w:basedOn w:val="Normal"/>
    <w:pPr>
      <w:shd w:val="clear" w:color="000000" w:fill="FFFF00"/>
      <w:spacing w:before="100" w:beforeAutospacing="1" w:after="100" w:afterAutospacing="1" w:line="240" w:lineRule="auto"/>
      <w:jc w:val="left"/>
    </w:pPr>
    <w:rPr>
      <w:b/>
      <w:bCs/>
      <w:color w:val="auto"/>
      <w:sz w:val="28"/>
      <w:lang w:val="en-US"/>
    </w:rPr>
  </w:style>
  <w:style w:type="paragraph" w:customStyle="1" w:styleId="xl501">
    <w:name w:val="xl501"/>
    <w:basedOn w:val="Normal"/>
    <w:pPr>
      <w:spacing w:before="100" w:beforeAutospacing="1" w:after="100" w:afterAutospacing="1" w:line="240" w:lineRule="auto"/>
      <w:jc w:val="center"/>
      <w:textAlignment w:val="top"/>
    </w:pPr>
    <w:rPr>
      <w:b/>
      <w:bCs/>
      <w:color w:val="FFFFFF"/>
      <w:sz w:val="28"/>
      <w:lang w:val="en-US"/>
    </w:rPr>
  </w:style>
  <w:style w:type="paragraph" w:customStyle="1" w:styleId="xl502">
    <w:name w:val="xl502"/>
    <w:basedOn w:val="Normal"/>
    <w:pPr>
      <w:spacing w:before="100" w:beforeAutospacing="1" w:after="100" w:afterAutospacing="1" w:line="240" w:lineRule="auto"/>
      <w:jc w:val="left"/>
    </w:pPr>
    <w:rPr>
      <w:b/>
      <w:bCs/>
      <w:color w:val="auto"/>
      <w:sz w:val="28"/>
      <w:lang w:val="en-US"/>
    </w:rPr>
  </w:style>
  <w:style w:type="paragraph" w:customStyle="1" w:styleId="xl503">
    <w:name w:val="xl503"/>
    <w:basedOn w:val="Normal"/>
    <w:pPr>
      <w:pBdr>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top"/>
    </w:pPr>
    <w:rPr>
      <w:color w:val="auto"/>
      <w:sz w:val="28"/>
      <w:lang w:val="en-US"/>
    </w:rPr>
  </w:style>
  <w:style w:type="paragraph" w:customStyle="1" w:styleId="xl504">
    <w:name w:val="xl504"/>
    <w:basedOn w:val="Normal"/>
    <w:pPr>
      <w:pBdr>
        <w:left w:val="single" w:sz="4" w:space="0" w:color="auto"/>
        <w:bottom w:val="single" w:sz="4" w:space="0" w:color="auto"/>
        <w:right w:val="single" w:sz="4" w:space="0" w:color="auto"/>
      </w:pBdr>
      <w:spacing w:before="100" w:beforeAutospacing="1" w:after="100" w:afterAutospacing="1" w:line="240" w:lineRule="auto"/>
      <w:jc w:val="left"/>
    </w:pPr>
    <w:rPr>
      <w:b/>
      <w:bCs/>
      <w:color w:val="auto"/>
      <w:sz w:val="28"/>
      <w:lang w:val="en-US"/>
    </w:rPr>
  </w:style>
  <w:style w:type="paragraph" w:customStyle="1" w:styleId="xl505">
    <w:name w:val="xl505"/>
    <w:basedOn w:val="Normal"/>
    <w:pPr>
      <w:spacing w:before="100" w:beforeAutospacing="1" w:after="100" w:afterAutospacing="1" w:line="240" w:lineRule="auto"/>
      <w:jc w:val="left"/>
      <w:textAlignment w:val="center"/>
    </w:pPr>
    <w:rPr>
      <w:color w:val="auto"/>
      <w:sz w:val="28"/>
      <w:lang w:val="en-US"/>
    </w:rPr>
  </w:style>
  <w:style w:type="paragraph" w:customStyle="1" w:styleId="xl506">
    <w:name w:val="xl506"/>
    <w:basedOn w:val="Normal"/>
    <w:pPr>
      <w:spacing w:before="100" w:beforeAutospacing="1" w:after="100" w:afterAutospacing="1" w:line="240" w:lineRule="auto"/>
      <w:jc w:val="left"/>
      <w:textAlignment w:val="center"/>
    </w:pPr>
    <w:rPr>
      <w:b/>
      <w:bCs/>
      <w:color w:val="auto"/>
      <w:sz w:val="28"/>
      <w:lang w:val="en-US"/>
    </w:rPr>
  </w:style>
  <w:style w:type="paragraph" w:customStyle="1" w:styleId="xl507">
    <w:name w:val="xl507"/>
    <w:basedOn w:val="Normal"/>
    <w:pPr>
      <w:shd w:val="clear" w:color="000000" w:fill="FFFF00"/>
      <w:spacing w:before="100" w:beforeAutospacing="1" w:after="100" w:afterAutospacing="1" w:line="240" w:lineRule="auto"/>
      <w:jc w:val="left"/>
      <w:textAlignment w:val="center"/>
    </w:pPr>
    <w:rPr>
      <w:color w:val="auto"/>
      <w:sz w:val="28"/>
      <w:lang w:val="en-US"/>
    </w:rPr>
  </w:style>
  <w:style w:type="paragraph" w:customStyle="1" w:styleId="xl508">
    <w:name w:val="xl508"/>
    <w:basedOn w:val="Normal"/>
    <w:pPr>
      <w:spacing w:before="100" w:beforeAutospacing="1" w:after="100" w:afterAutospacing="1" w:line="240" w:lineRule="auto"/>
      <w:jc w:val="left"/>
      <w:textAlignment w:val="center"/>
    </w:pPr>
    <w:rPr>
      <w:color w:val="auto"/>
      <w:sz w:val="28"/>
      <w:lang w:val="en-US"/>
    </w:rPr>
  </w:style>
  <w:style w:type="paragraph" w:customStyle="1" w:styleId="xl509">
    <w:name w:val="xl509"/>
    <w:basedOn w:val="Normal"/>
    <w:pPr>
      <w:spacing w:before="100" w:beforeAutospacing="1" w:after="100" w:afterAutospacing="1" w:line="240" w:lineRule="auto"/>
      <w:jc w:val="left"/>
      <w:textAlignment w:val="center"/>
    </w:pPr>
    <w:rPr>
      <w:color w:val="auto"/>
      <w:sz w:val="28"/>
      <w:lang w:val="en-US"/>
    </w:rPr>
  </w:style>
  <w:style w:type="paragraph" w:customStyle="1" w:styleId="xl510">
    <w:name w:val="xl510"/>
    <w:basedOn w:val="Normal"/>
    <w:pPr>
      <w:shd w:val="clear" w:color="000000" w:fill="FFFF00"/>
      <w:spacing w:before="100" w:beforeAutospacing="1" w:after="100" w:afterAutospacing="1" w:line="240" w:lineRule="auto"/>
      <w:jc w:val="left"/>
      <w:textAlignment w:val="top"/>
    </w:pPr>
    <w:rPr>
      <w:b/>
      <w:bCs/>
      <w:color w:val="auto"/>
      <w:sz w:val="28"/>
      <w:lang w:val="en-US"/>
    </w:rPr>
  </w:style>
  <w:style w:type="paragraph" w:customStyle="1" w:styleId="xl511">
    <w:name w:val="xl511"/>
    <w:basedOn w:val="Normal"/>
    <w:pPr>
      <w:spacing w:before="100" w:beforeAutospacing="1" w:after="100" w:afterAutospacing="1" w:line="240" w:lineRule="auto"/>
      <w:jc w:val="right"/>
    </w:pPr>
    <w:rPr>
      <w:i/>
      <w:iCs/>
      <w:color w:val="000000"/>
      <w:sz w:val="28"/>
      <w:lang w:val="en-US"/>
    </w:rPr>
  </w:style>
  <w:style w:type="paragraph" w:customStyle="1" w:styleId="xl512">
    <w:name w:val="xl512"/>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auto"/>
      <w:sz w:val="28"/>
      <w:lang w:val="en-US"/>
    </w:rPr>
  </w:style>
  <w:style w:type="paragraph" w:customStyle="1" w:styleId="xl513">
    <w:name w:val="xl51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auto"/>
      <w:sz w:val="28"/>
      <w:lang w:val="en-US"/>
    </w:rPr>
  </w:style>
  <w:style w:type="paragraph" w:customStyle="1" w:styleId="xl514">
    <w:name w:val="xl51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auto"/>
      <w:sz w:val="28"/>
      <w:lang w:val="en-US"/>
    </w:rPr>
  </w:style>
  <w:style w:type="paragraph" w:customStyle="1" w:styleId="xl515">
    <w:name w:val="xl515"/>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auto"/>
      <w:sz w:val="28"/>
      <w:lang w:val="en-US"/>
    </w:rPr>
  </w:style>
  <w:style w:type="paragraph" w:customStyle="1" w:styleId="xl517">
    <w:name w:val="xl517"/>
    <w:basedOn w:val="Normal"/>
    <w:pPr>
      <w:spacing w:before="100" w:beforeAutospacing="1" w:after="100" w:afterAutospacing="1" w:line="240" w:lineRule="auto"/>
      <w:jc w:val="right"/>
      <w:textAlignment w:val="center"/>
    </w:pPr>
    <w:rPr>
      <w:b/>
      <w:bCs/>
      <w:color w:val="auto"/>
      <w:sz w:val="28"/>
      <w:lang w:val="en-US"/>
    </w:rPr>
  </w:style>
  <w:style w:type="paragraph" w:customStyle="1" w:styleId="xl518">
    <w:name w:val="xl51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color w:val="auto"/>
      <w:sz w:val="28"/>
      <w:lang w:val="en-US"/>
    </w:rPr>
  </w:style>
  <w:style w:type="paragraph" w:customStyle="1" w:styleId="xl519">
    <w:name w:val="xl519"/>
    <w:basedOn w:val="Normal"/>
    <w:pPr>
      <w:pBdr>
        <w:top w:val="single" w:sz="4" w:space="0" w:color="auto"/>
        <w:left w:val="single" w:sz="4" w:space="0" w:color="auto"/>
        <w:right w:val="single" w:sz="4" w:space="0" w:color="auto"/>
      </w:pBdr>
      <w:spacing w:before="100" w:beforeAutospacing="1" w:after="100" w:afterAutospacing="1" w:line="240" w:lineRule="auto"/>
      <w:jc w:val="right"/>
      <w:textAlignment w:val="center"/>
    </w:pPr>
    <w:rPr>
      <w:color w:val="auto"/>
      <w:sz w:val="28"/>
      <w:lang w:val="en-US"/>
    </w:rPr>
  </w:style>
  <w:style w:type="paragraph" w:customStyle="1" w:styleId="xl520">
    <w:name w:val="xl520"/>
    <w:basedOn w:val="Normal"/>
    <w:pPr>
      <w:spacing w:before="100" w:beforeAutospacing="1" w:after="100" w:afterAutospacing="1" w:line="240" w:lineRule="auto"/>
      <w:jc w:val="right"/>
      <w:textAlignment w:val="center"/>
    </w:pPr>
    <w:rPr>
      <w:b/>
      <w:bCs/>
      <w:color w:val="FFFFFF"/>
      <w:sz w:val="28"/>
      <w:lang w:val="en-US"/>
    </w:rPr>
  </w:style>
  <w:style w:type="paragraph" w:customStyle="1" w:styleId="xl521">
    <w:name w:val="xl521"/>
    <w:basedOn w:val="Normal"/>
    <w:pPr>
      <w:pBdr>
        <w:top w:val="single" w:sz="4" w:space="0" w:color="auto"/>
        <w:left w:val="single" w:sz="4" w:space="0" w:color="auto"/>
        <w:right w:val="single" w:sz="4" w:space="0" w:color="auto"/>
      </w:pBdr>
      <w:spacing w:before="100" w:beforeAutospacing="1" w:after="100" w:afterAutospacing="1" w:line="240" w:lineRule="auto"/>
      <w:jc w:val="right"/>
      <w:textAlignment w:val="center"/>
    </w:pPr>
    <w:rPr>
      <w:color w:val="auto"/>
      <w:sz w:val="28"/>
      <w:lang w:val="en-US"/>
    </w:rPr>
  </w:style>
  <w:style w:type="paragraph" w:customStyle="1" w:styleId="xl522">
    <w:name w:val="xl522"/>
    <w:basedOn w:val="Normal"/>
    <w:pPr>
      <w:pBdr>
        <w:bottom w:val="single" w:sz="4" w:space="0" w:color="auto"/>
        <w:right w:val="single" w:sz="4" w:space="0" w:color="auto"/>
      </w:pBdr>
      <w:shd w:val="clear" w:color="000000" w:fill="FFFF00"/>
      <w:spacing w:before="100" w:beforeAutospacing="1" w:after="100" w:afterAutospacing="1" w:line="240" w:lineRule="auto"/>
      <w:jc w:val="right"/>
      <w:textAlignment w:val="center"/>
    </w:pPr>
    <w:rPr>
      <w:b/>
      <w:bCs/>
      <w:color w:val="auto"/>
      <w:sz w:val="28"/>
      <w:lang w:val="en-US"/>
    </w:rPr>
  </w:style>
  <w:style w:type="paragraph" w:customStyle="1" w:styleId="xl523">
    <w:name w:val="xl523"/>
    <w:basedOn w:val="Normal"/>
    <w:pPr>
      <w:shd w:val="clear" w:color="000000" w:fill="FFFF00"/>
      <w:spacing w:before="100" w:beforeAutospacing="1" w:after="100" w:afterAutospacing="1" w:line="240" w:lineRule="auto"/>
      <w:jc w:val="right"/>
      <w:textAlignment w:val="center"/>
    </w:pPr>
    <w:rPr>
      <w:color w:val="auto"/>
      <w:sz w:val="28"/>
      <w:lang w:val="en-US"/>
    </w:rPr>
  </w:style>
  <w:style w:type="paragraph" w:customStyle="1" w:styleId="xl524">
    <w:name w:val="xl524"/>
    <w:basedOn w:val="Normal"/>
    <w:pPr>
      <w:spacing w:before="100" w:beforeAutospacing="1" w:after="100" w:afterAutospacing="1" w:line="240" w:lineRule="auto"/>
      <w:jc w:val="right"/>
      <w:textAlignment w:val="center"/>
    </w:pPr>
    <w:rPr>
      <w:b/>
      <w:bCs/>
      <w:color w:val="FFFFFF"/>
      <w:sz w:val="28"/>
      <w:lang w:val="en-US"/>
    </w:rPr>
  </w:style>
  <w:style w:type="paragraph" w:customStyle="1" w:styleId="xl525">
    <w:name w:val="xl525"/>
    <w:basedOn w:val="Normal"/>
    <w:pPr>
      <w:spacing w:before="100" w:beforeAutospacing="1" w:after="100" w:afterAutospacing="1" w:line="240" w:lineRule="auto"/>
      <w:jc w:val="right"/>
      <w:textAlignment w:val="center"/>
    </w:pPr>
    <w:rPr>
      <w:b/>
      <w:bCs/>
      <w:color w:val="auto"/>
      <w:sz w:val="28"/>
      <w:lang w:val="en-US"/>
    </w:rPr>
  </w:style>
  <w:style w:type="paragraph" w:customStyle="1" w:styleId="xl526">
    <w:name w:val="xl526"/>
    <w:basedOn w:val="Normal"/>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b/>
      <w:bCs/>
      <w:color w:val="auto"/>
      <w:sz w:val="28"/>
      <w:lang w:val="en-US"/>
    </w:rPr>
  </w:style>
  <w:style w:type="character" w:customStyle="1" w:styleId="vn5">
    <w:name w:val="vn_5"/>
    <w:basedOn w:val="DefaultParagraphFont"/>
  </w:style>
  <w:style w:type="character" w:customStyle="1" w:styleId="vn6">
    <w:name w:val="vn_6"/>
    <w:basedOn w:val="DefaultParagraphFont"/>
  </w:style>
  <w:style w:type="paragraph" w:customStyle="1" w:styleId="CharCharCharCharCharCharCharCharCharCharCharCharChar">
    <w:name w:val="Char Char Char Char Char Char Char Char Char Char Char Char Char"/>
    <w:basedOn w:val="Normal"/>
    <w:pPr>
      <w:spacing w:after="160" w:line="240" w:lineRule="exact"/>
      <w:jc w:val="left"/>
    </w:pPr>
    <w:rPr>
      <w:rFonts w:ascii="Verdana" w:hAnsi="Verdana"/>
      <w:color w:val="auto"/>
      <w:sz w:val="20"/>
      <w:szCs w:val="20"/>
    </w:rPr>
  </w:style>
  <w:style w:type="paragraph" w:customStyle="1" w:styleId="text">
    <w:name w:val="text"/>
    <w:basedOn w:val="BodyTextIndent2"/>
    <w:link w:val="textChar"/>
    <w:uiPriority w:val="99"/>
    <w:qFormat/>
  </w:style>
  <w:style w:type="character" w:customStyle="1" w:styleId="textChar">
    <w:name w:val="text Char"/>
    <w:link w:val="text"/>
    <w:uiPriority w:val="99"/>
    <w:rPr>
      <w:rFonts w:ascii="Times New Roman" w:hAnsi="Times New Roman"/>
      <w:color w:val="404040" w:themeColor="text1" w:themeTint="BF"/>
      <w:sz w:val="26"/>
    </w:rPr>
  </w:style>
  <w:style w:type="numbering" w:customStyle="1" w:styleId="NormalBulleted24">
    <w:name w:val="Normal Bulleted24"/>
    <w:basedOn w:val="NoList"/>
  </w:style>
  <w:style w:type="numbering" w:customStyle="1" w:styleId="NormalBulleted241">
    <w:name w:val="Normal Bulleted241"/>
    <w:basedOn w:val="NoList"/>
  </w:style>
  <w:style w:type="numbering" w:customStyle="1" w:styleId="NormalBulleted242">
    <w:name w:val="Normal Bulleted242"/>
    <w:basedOn w:val="NoList"/>
  </w:style>
  <w:style w:type="paragraph" w:customStyle="1" w:styleId="gian2">
    <w:name w:val="gian 2"/>
    <w:basedOn w:val="Normal"/>
    <w:link w:val="gian2Char"/>
    <w:qFormat/>
    <w:pPr>
      <w:widowControl w:val="0"/>
      <w:tabs>
        <w:tab w:val="left" w:pos="851"/>
        <w:tab w:val="left" w:pos="993"/>
      </w:tabs>
      <w:autoSpaceDE w:val="0"/>
      <w:autoSpaceDN w:val="0"/>
      <w:adjustRightInd w:val="0"/>
      <w:spacing w:after="0" w:line="259" w:lineRule="auto"/>
      <w:ind w:firstLine="567"/>
    </w:pPr>
    <w:rPr>
      <w:rFonts w:eastAsia="MS Mincho"/>
      <w:color w:val="auto"/>
      <w:sz w:val="28"/>
      <w:shd w:val="clear" w:color="auto" w:fill="FFFFFF"/>
      <w:lang w:val="sv-SE" w:eastAsia="ja-JP"/>
    </w:rPr>
  </w:style>
  <w:style w:type="character" w:customStyle="1" w:styleId="gian2Char">
    <w:name w:val="gian 2 Char"/>
    <w:link w:val="gian2"/>
    <w:rPr>
      <w:rFonts w:ascii="Times New Roman" w:eastAsia="MS Mincho" w:hAnsi="Times New Roman"/>
      <w:color w:val="auto"/>
      <w:lang w:val="sv-SE" w:eastAsia="ja-JP"/>
    </w:rPr>
  </w:style>
  <w:style w:type="numbering" w:customStyle="1" w:styleId="StyleBulleted15">
    <w:name w:val="Style Bulleted15"/>
  </w:style>
  <w:style w:type="paragraph" w:customStyle="1" w:styleId="gian1">
    <w:name w:val="gian1"/>
    <w:basedOn w:val="Normal"/>
    <w:link w:val="gian1Char"/>
    <w:qFormat/>
    <w:pPr>
      <w:spacing w:after="0" w:line="259" w:lineRule="auto"/>
      <w:ind w:firstLine="567"/>
    </w:pPr>
    <w:rPr>
      <w:rFonts w:eastAsia="Calibri"/>
      <w:snapToGrid w:val="0"/>
      <w:color w:val="auto"/>
      <w:sz w:val="28"/>
      <w:shd w:val="clear" w:color="auto" w:fill="FFFFFF"/>
      <w:lang w:val="sv-SE" w:eastAsia="ja-JP"/>
    </w:rPr>
  </w:style>
  <w:style w:type="character" w:customStyle="1" w:styleId="gian1Char">
    <w:name w:val="gian1 Char"/>
    <w:link w:val="gian1"/>
    <w:rPr>
      <w:rFonts w:ascii="Times New Roman" w:eastAsia="Calibri" w:hAnsi="Times New Roman"/>
      <w:snapToGrid w:val="0"/>
      <w:color w:val="auto"/>
      <w:lang w:val="sv-SE" w:eastAsia="ja-JP"/>
    </w:rPr>
  </w:style>
  <w:style w:type="character" w:customStyle="1" w:styleId="Gian3Char">
    <w:name w:val="Gian 3 Char"/>
    <w:link w:val="Gian3"/>
    <w:locked/>
    <w:rPr>
      <w:rFonts w:ascii="Arial" w:eastAsiaTheme="minorHAnsi" w:hAnsi="Arial"/>
      <w:bCs/>
      <w:noProof/>
      <w:color w:val="000000"/>
      <w:sz w:val="28"/>
      <w:bdr w:val="none" w:sz="0" w:space="0" w:color="auto" w:frame="1"/>
      <w:lang w:val="sv-SE" w:eastAsia="zh-CN"/>
    </w:rPr>
  </w:style>
  <w:style w:type="paragraph" w:customStyle="1" w:styleId="Gian3">
    <w:name w:val="Gian 3"/>
    <w:basedOn w:val="gian2"/>
    <w:link w:val="Gian3Char"/>
    <w:qFormat/>
    <w:pPr>
      <w:widowControl/>
      <w:tabs>
        <w:tab w:val="clear" w:pos="993"/>
        <w:tab w:val="num" w:pos="720"/>
        <w:tab w:val="left" w:pos="1276"/>
      </w:tabs>
      <w:autoSpaceDE/>
      <w:autoSpaceDN/>
      <w:adjustRightInd/>
      <w:ind w:left="1276" w:hanging="294"/>
    </w:pPr>
    <w:rPr>
      <w:rFonts w:ascii="Arial" w:eastAsiaTheme="minorHAnsi" w:hAnsi="Arial"/>
      <w:bCs/>
      <w:noProof/>
      <w:color w:val="000000"/>
      <w:bdr w:val="none" w:sz="0" w:space="0" w:color="auto" w:frame="1"/>
      <w:lang w:eastAsia="zh-CN"/>
    </w:rPr>
  </w:style>
  <w:style w:type="numbering" w:customStyle="1" w:styleId="1ai7351">
    <w:name w:val="1 / a / i7351"/>
    <w:basedOn w:val="NoList"/>
    <w:next w:val="1ai"/>
    <w:uiPriority w:val="99"/>
    <w:unhideWhenUsed/>
  </w:style>
  <w:style w:type="character" w:customStyle="1" w:styleId="FISHeading5Char">
    <w:name w:val="FIS_Heading5 Char"/>
    <w:link w:val="FISHeading5"/>
    <w:rPr>
      <w:noProof/>
      <w:color w:val="auto"/>
      <w:szCs w:val="24"/>
    </w:rPr>
  </w:style>
  <w:style w:type="paragraph" w:customStyle="1" w:styleId="NormsCharCharCharCharChar">
    <w:name w:val="Norms Char Char Char Char Char"/>
    <w:basedOn w:val="Normal"/>
    <w:link w:val="NormsCharCharCharCharCharChar"/>
    <w:pPr>
      <w:overflowPunct w:val="0"/>
      <w:autoSpaceDE w:val="0"/>
      <w:autoSpaceDN w:val="0"/>
      <w:adjustRightInd w:val="0"/>
      <w:spacing w:before="120" w:after="60" w:line="264" w:lineRule="auto"/>
      <w:ind w:left="1440" w:right="113"/>
      <w:textAlignment w:val="baseline"/>
    </w:pPr>
    <w:rPr>
      <w:rFonts w:ascii="Times New (W1)" w:hAnsi="Times New (W1)"/>
      <w:color w:val="auto"/>
      <w:sz w:val="22"/>
      <w:szCs w:val="22"/>
      <w:lang w:val="en-US"/>
    </w:rPr>
  </w:style>
  <w:style w:type="paragraph" w:customStyle="1" w:styleId="hoang1">
    <w:name w:val="hoang1"/>
    <w:basedOn w:val="Heading2"/>
    <w:link w:val="hoang1Char"/>
    <w:qFormat/>
    <w:pPr>
      <w:keepLines w:val="0"/>
      <w:widowControl w:val="0"/>
      <w:numPr>
        <w:ilvl w:val="0"/>
        <w:numId w:val="0"/>
      </w:numPr>
      <w:tabs>
        <w:tab w:val="num" w:pos="1440"/>
      </w:tabs>
      <w:spacing w:line="240" w:lineRule="auto"/>
      <w:ind w:left="1440" w:hanging="720"/>
      <w:jc w:val="left"/>
      <w:outlineLvl w:val="0"/>
    </w:pPr>
    <w:rPr>
      <w:rFonts w:ascii="Times New Roman" w:eastAsia="Times New Roman" w:hAnsi="Times New Roman" w:cs="Times New Roman"/>
      <w:bCs w:val="0"/>
      <w:iCs/>
      <w:color w:val="000000"/>
      <w:szCs w:val="28"/>
      <w:lang w:val="vi-VN"/>
    </w:rPr>
  </w:style>
  <w:style w:type="character" w:customStyle="1" w:styleId="FISHeading4Char">
    <w:name w:val="FIS_Heading4 Char"/>
    <w:link w:val="FISHeading4"/>
    <w:rPr>
      <w:noProof/>
      <w:color w:val="auto"/>
      <w:szCs w:val="24"/>
    </w:rPr>
  </w:style>
  <w:style w:type="character" w:customStyle="1" w:styleId="FISHeading3Char">
    <w:name w:val="FIS_Heading3 Char"/>
    <w:link w:val="FISHeading3"/>
    <w:rPr>
      <w:noProof/>
      <w:color w:val="auto"/>
      <w:szCs w:val="24"/>
    </w:rPr>
  </w:style>
  <w:style w:type="character" w:customStyle="1" w:styleId="FISHeading2Char">
    <w:name w:val="FIS_Heading2 Char"/>
    <w:link w:val="FISHeading2"/>
    <w:rPr>
      <w:noProof/>
      <w:color w:val="auto"/>
      <w:szCs w:val="24"/>
    </w:rPr>
  </w:style>
  <w:style w:type="paragraph" w:customStyle="1" w:styleId="StyleBodyTextCharacterscale104">
    <w:name w:val="Style Body Text + Character scale: 104%"/>
    <w:basedOn w:val="BodyText"/>
    <w:pPr>
      <w:spacing w:before="120" w:after="0" w:line="240" w:lineRule="auto"/>
      <w:ind w:firstLine="720"/>
    </w:pPr>
    <w:rPr>
      <w:color w:val="auto"/>
      <w:sz w:val="28"/>
      <w:szCs w:val="24"/>
      <w:lang w:val="en-US"/>
    </w:rPr>
  </w:style>
  <w:style w:type="paragraph" w:customStyle="1" w:styleId="CharCharCharChar">
    <w:name w:val="Char Char Char Char"/>
    <w:basedOn w:val="Normal"/>
    <w:pPr>
      <w:spacing w:before="60" w:after="160" w:line="240" w:lineRule="exact"/>
    </w:pPr>
    <w:rPr>
      <w:rFonts w:ascii="Tahoma" w:eastAsia="PMingLiU" w:hAnsi="Tahoma"/>
      <w:color w:val="auto"/>
      <w:sz w:val="20"/>
      <w:szCs w:val="20"/>
      <w:lang w:val="en-US"/>
    </w:rPr>
  </w:style>
  <w:style w:type="character" w:customStyle="1" w:styleId="TOC1Char">
    <w:name w:val="TOC 1 Char"/>
    <w:aliases w:val="TOC 1-Level1 Char"/>
    <w:link w:val="TOC1"/>
    <w:uiPriority w:val="39"/>
    <w:rsid w:val="00A80286"/>
    <w:rPr>
      <w:rFonts w:ascii="Times New Roman" w:hAnsi="Times New Roman" w:cstheme="minorHAnsi"/>
      <w:b/>
      <w:bCs/>
      <w:color w:val="404040" w:themeColor="text1" w:themeTint="BF"/>
      <w:sz w:val="24"/>
      <w:szCs w:val="24"/>
    </w:rPr>
  </w:style>
  <w:style w:type="character" w:customStyle="1" w:styleId="TOC2Char">
    <w:name w:val="TOC 2 Char"/>
    <w:link w:val="TOC2"/>
    <w:uiPriority w:val="39"/>
    <w:rPr>
      <w:rFonts w:ascii="Times New Roman" w:hAnsi="Times New Roman" w:cstheme="minorHAnsi"/>
      <w:b/>
      <w:bCs/>
      <w:color w:val="404040" w:themeColor="text1" w:themeTint="BF"/>
      <w:sz w:val="22"/>
      <w:szCs w:val="22"/>
    </w:rPr>
  </w:style>
  <w:style w:type="paragraph" w:customStyle="1" w:styleId="SubtleEmphasis2">
    <w:name w:val="Subtle Emphasis2"/>
    <w:basedOn w:val="Normal"/>
    <w:link w:val="SubtleEmphasisChar"/>
    <w:uiPriority w:val="34"/>
    <w:qFormat/>
    <w:pPr>
      <w:ind w:left="720"/>
      <w:contextualSpacing/>
      <w:jc w:val="left"/>
    </w:pPr>
    <w:rPr>
      <w:rFonts w:ascii="Calibri" w:eastAsia="Calibri" w:hAnsi="Calibri"/>
      <w:color w:val="auto"/>
      <w:sz w:val="22"/>
      <w:szCs w:val="22"/>
      <w:lang w:val="en-US"/>
    </w:rPr>
  </w:style>
  <w:style w:type="character" w:customStyle="1" w:styleId="SubtleEmphasisChar">
    <w:name w:val="Subtle Emphasis Char"/>
    <w:link w:val="SubtleEmphasis2"/>
    <w:uiPriority w:val="34"/>
    <w:locked/>
    <w:rPr>
      <w:rFonts w:ascii="Calibri" w:eastAsia="Calibri" w:hAnsi="Calibri"/>
      <w:color w:val="auto"/>
      <w:sz w:val="22"/>
      <w:szCs w:val="22"/>
      <w:lang w:val="en-US"/>
    </w:rPr>
  </w:style>
  <w:style w:type="character" w:customStyle="1" w:styleId="st">
    <w:name w:val="st"/>
  </w:style>
  <w:style w:type="paragraph" w:customStyle="1" w:styleId="ColorfulGrid-Accent61">
    <w:name w:val="Colorful Grid - Accent 61"/>
    <w:hidden/>
    <w:uiPriority w:val="99"/>
    <w:semiHidden/>
    <w:pPr>
      <w:spacing w:after="0" w:line="240" w:lineRule="auto"/>
    </w:pPr>
    <w:rPr>
      <w:color w:val="auto"/>
      <w:szCs w:val="24"/>
      <w:lang w:val="en-US"/>
    </w:rPr>
  </w:style>
  <w:style w:type="character" w:customStyle="1" w:styleId="NormsCharCharCharCharCharChar">
    <w:name w:val="Norms Char Char Char Char Char Char"/>
    <w:link w:val="NormsCharCharCharCharChar"/>
    <w:rPr>
      <w:rFonts w:ascii="Times New (W1)" w:eastAsia="Times New Roman" w:hAnsi="Times New (W1)"/>
      <w:color w:val="auto"/>
      <w:sz w:val="22"/>
      <w:szCs w:val="22"/>
      <w:lang w:val="en-US"/>
    </w:rPr>
  </w:style>
  <w:style w:type="paragraph" w:customStyle="1" w:styleId="listparagraph0">
    <w:name w:val="listparagraph"/>
    <w:basedOn w:val="Normal"/>
    <w:pPr>
      <w:spacing w:before="100" w:beforeAutospacing="1" w:after="100" w:afterAutospacing="1" w:line="240" w:lineRule="auto"/>
      <w:jc w:val="left"/>
    </w:pPr>
    <w:rPr>
      <w:color w:val="auto"/>
      <w:sz w:val="24"/>
      <w:szCs w:val="24"/>
      <w:lang w:val="en-US"/>
    </w:rPr>
  </w:style>
  <w:style w:type="paragraph" w:customStyle="1" w:styleId="justify">
    <w:name w:val="justify"/>
    <w:basedOn w:val="Normal"/>
    <w:pPr>
      <w:spacing w:before="100" w:beforeAutospacing="1" w:after="100" w:afterAutospacing="1" w:line="240" w:lineRule="auto"/>
      <w:jc w:val="left"/>
    </w:pPr>
    <w:rPr>
      <w:color w:val="auto"/>
      <w:sz w:val="24"/>
      <w:szCs w:val="24"/>
      <w:lang w:val="en-US"/>
    </w:rPr>
  </w:style>
  <w:style w:type="character" w:customStyle="1" w:styleId="ColorfulList-Accent1Char">
    <w:name w:val="Colorful List - Accent 1 Char"/>
    <w:link w:val="SubtleEmphasis1"/>
    <w:uiPriority w:val="34"/>
    <w:locked/>
    <w:rPr>
      <w:rFonts w:ascii="Calibri" w:eastAsia="Calibri" w:hAnsi="Calibri"/>
      <w:sz w:val="22"/>
      <w:szCs w:val="22"/>
    </w:rPr>
  </w:style>
  <w:style w:type="table" w:customStyle="1" w:styleId="SubtleEmphasis1">
    <w:name w:val="Subtle Emphasis1"/>
    <w:basedOn w:val="TableNormal"/>
    <w:link w:val="ColorfulList-Accent1Char"/>
    <w:uiPriority w:val="34"/>
    <w:qFormat/>
    <w:pPr>
      <w:spacing w:after="0" w:line="240" w:lineRule="auto"/>
    </w:pPr>
    <w:rPr>
      <w:rFonts w:ascii="Calibri" w:eastAsia="Calibri" w:hAnsi="Calibri"/>
      <w:sz w:val="22"/>
      <w:szCs w:val="22"/>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SubtleEmphasis3">
    <w:name w:val="Subtle Emphasis3"/>
    <w:basedOn w:val="Normal"/>
    <w:uiPriority w:val="34"/>
    <w:qFormat/>
    <w:pPr>
      <w:spacing w:after="0" w:line="240" w:lineRule="auto"/>
      <w:ind w:left="720"/>
      <w:contextualSpacing/>
      <w:jc w:val="left"/>
    </w:pPr>
    <w:rPr>
      <w:rFonts w:ascii="Arial" w:hAnsi="Arial"/>
      <w:color w:val="auto"/>
      <w:sz w:val="24"/>
      <w:szCs w:val="24"/>
      <w:lang w:val="en-US"/>
    </w:rPr>
  </w:style>
  <w:style w:type="paragraph" w:customStyle="1" w:styleId="SubtleEmphasis4">
    <w:name w:val="Subtle Emphasis4"/>
    <w:basedOn w:val="Normal"/>
    <w:uiPriority w:val="34"/>
    <w:qFormat/>
    <w:pPr>
      <w:tabs>
        <w:tab w:val="num" w:pos="720"/>
      </w:tabs>
      <w:spacing w:after="0" w:line="240" w:lineRule="auto"/>
      <w:ind w:left="720"/>
      <w:contextualSpacing/>
      <w:jc w:val="left"/>
    </w:pPr>
    <w:rPr>
      <w:rFonts w:ascii="Arial" w:hAnsi="Arial"/>
      <w:color w:val="auto"/>
      <w:sz w:val="24"/>
      <w:szCs w:val="24"/>
      <w:lang w:val="en-US"/>
    </w:rPr>
  </w:style>
  <w:style w:type="paragraph" w:customStyle="1" w:styleId="SubtleEmphasis5">
    <w:name w:val="Subtle Emphasis5"/>
    <w:basedOn w:val="Normal"/>
    <w:uiPriority w:val="34"/>
    <w:qFormat/>
    <w:pPr>
      <w:spacing w:after="0" w:line="240" w:lineRule="auto"/>
      <w:ind w:left="720"/>
      <w:jc w:val="left"/>
    </w:pPr>
    <w:rPr>
      <w:color w:val="auto"/>
      <w:sz w:val="24"/>
      <w:szCs w:val="24"/>
      <w:lang w:val="en-US"/>
    </w:rPr>
  </w:style>
  <w:style w:type="paragraph" w:customStyle="1" w:styleId="SubtleEmphasis6">
    <w:name w:val="Subtle Emphasis6"/>
    <w:basedOn w:val="Normal"/>
    <w:uiPriority w:val="34"/>
    <w:qFormat/>
    <w:pPr>
      <w:ind w:left="720"/>
      <w:contextualSpacing/>
      <w:jc w:val="left"/>
    </w:pPr>
    <w:rPr>
      <w:rFonts w:ascii="Calibri" w:eastAsia="Calibri" w:hAnsi="Calibri"/>
      <w:color w:val="auto"/>
      <w:sz w:val="22"/>
      <w:szCs w:val="22"/>
      <w:lang w:val="en-US"/>
    </w:rPr>
  </w:style>
  <w:style w:type="paragraph" w:customStyle="1" w:styleId="s-">
    <w:name w:val="s_-"/>
    <w:basedOn w:val="Normal"/>
    <w:qFormat/>
    <w:pPr>
      <w:spacing w:after="60"/>
      <w:ind w:left="568" w:hanging="284"/>
    </w:pPr>
    <w:rPr>
      <w:color w:val="auto"/>
      <w:lang w:val="en-US"/>
    </w:rPr>
  </w:style>
  <w:style w:type="paragraph" w:customStyle="1" w:styleId="Styles-Before0ptAfter3ptLinespacingMultiple1">
    <w:name w:val="Style s_- + Before:  0 pt After:  3 pt Line spacing:  Multiple 1"/>
    <w:basedOn w:val="s-"/>
    <w:pPr>
      <w:tabs>
        <w:tab w:val="num" w:pos="2160"/>
      </w:tabs>
      <w:ind w:left="567" w:hanging="283"/>
    </w:pPr>
    <w:rPr>
      <w:szCs w:val="20"/>
    </w:rPr>
  </w:style>
  <w:style w:type="character" w:customStyle="1" w:styleId="ColorfulList-Accent1Char1">
    <w:name w:val="Colorful List - Accent 1 Char1"/>
    <w:link w:val="ColorfulList-Accent1"/>
    <w:uiPriority w:val="99"/>
    <w:rPr>
      <w:rFonts w:ascii="Calibri" w:eastAsia="Calibri" w:hAnsi="Calibri"/>
      <w:sz w:val="22"/>
      <w:szCs w:val="22"/>
    </w:rPr>
  </w:style>
  <w:style w:type="character" w:customStyle="1" w:styleId="Style6Char">
    <w:name w:val="Style6 Char"/>
    <w:link w:val="Style6"/>
    <w:rPr>
      <w:b/>
      <w:bCs/>
      <w:color w:val="auto"/>
      <w:sz w:val="28"/>
      <w:lang w:val="en-US"/>
    </w:rPr>
  </w:style>
  <w:style w:type="character" w:customStyle="1" w:styleId="Style7Char">
    <w:name w:val="Style7 Char"/>
    <w:link w:val="Style7"/>
    <w:rPr>
      <w:b/>
      <w:color w:val="auto"/>
      <w:sz w:val="28"/>
      <w:szCs w:val="20"/>
      <w:lang w:val="en-US"/>
    </w:rPr>
  </w:style>
  <w:style w:type="paragraph" w:customStyle="1" w:styleId="StyleLatinArialLeft025">
    <w:name w:val="Style (Latin) Arial Left:  0.25&quot;"/>
    <w:basedOn w:val="Normal"/>
    <w:pPr>
      <w:spacing w:before="60" w:after="120" w:line="288" w:lineRule="auto"/>
      <w:ind w:left="360" w:firstLine="720"/>
    </w:pPr>
    <w:rPr>
      <w:rFonts w:ascii="Arial" w:hAnsi="Arial"/>
      <w:color w:val="auto"/>
      <w:szCs w:val="20"/>
      <w:lang w:val="en-US" w:eastAsia="zh-CN"/>
    </w:rPr>
  </w:style>
  <w:style w:type="paragraph" w:customStyle="1" w:styleId="BodyText10">
    <w:name w:val="Body Text 1"/>
    <w:basedOn w:val="BodyText"/>
    <w:pPr>
      <w:spacing w:before="120" w:after="120" w:line="320" w:lineRule="exact"/>
      <w:ind w:left="357" w:firstLine="720"/>
    </w:pPr>
    <w:rPr>
      <w:rFonts w:eastAsia="SimSun"/>
      <w:color w:val="auto"/>
      <w:szCs w:val="20"/>
      <w:lang w:val="en-US" w:eastAsia="zh-CN"/>
    </w:rPr>
  </w:style>
  <w:style w:type="character" w:customStyle="1" w:styleId="BinhthuongChar">
    <w:name w:val="Binhthuong Char"/>
    <w:link w:val="Binhthuong"/>
    <w:locked/>
    <w:rPr>
      <w:sz w:val="24"/>
    </w:rPr>
  </w:style>
  <w:style w:type="paragraph" w:customStyle="1" w:styleId="Binhthuong">
    <w:name w:val="Binhthuong"/>
    <w:basedOn w:val="Normal"/>
    <w:next w:val="Normal"/>
    <w:link w:val="BinhthuongChar"/>
    <w:pPr>
      <w:keepLines/>
      <w:spacing w:after="0" w:line="360" w:lineRule="exact"/>
      <w:ind w:firstLine="720"/>
    </w:pPr>
    <w:rPr>
      <w:rFonts w:ascii="Arial" w:hAnsi="Arial"/>
      <w:color w:val="0000FF"/>
      <w:sz w:val="24"/>
    </w:rPr>
  </w:style>
  <w:style w:type="paragraph" w:customStyle="1" w:styleId="StyleLeft0Firstline038After6ptLinespacingA">
    <w:name w:val="Style Left:  0&quot; First line:  038&quot; After:  6 pt Line spacing:  A"/>
    <w:basedOn w:val="Normal"/>
    <w:autoRedefine/>
    <w:pPr>
      <w:keepNext/>
      <w:keepLines/>
      <w:spacing w:before="80" w:after="0" w:line="320" w:lineRule="atLeast"/>
      <w:ind w:firstLine="547"/>
    </w:pPr>
    <w:rPr>
      <w:rFonts w:ascii="Arial" w:hAnsi="Arial" w:cs="Arial"/>
      <w:color w:val="000000"/>
      <w:spacing w:val="-4"/>
      <w:szCs w:val="20"/>
      <w:lang w:val="de-DE"/>
    </w:rPr>
  </w:style>
  <w:style w:type="character" w:customStyle="1" w:styleId="Normal1Char">
    <w:name w:val="Normal1 Char"/>
    <w:link w:val="Normal1"/>
    <w:rPr>
      <w:snapToGrid w:val="0"/>
      <w:color w:val="000000"/>
      <w:sz w:val="24"/>
      <w:szCs w:val="24"/>
      <w:lang w:val="en-US"/>
    </w:rPr>
  </w:style>
  <w:style w:type="character" w:customStyle="1" w:styleId="hoang1Char">
    <w:name w:val="hoang1 Char"/>
    <w:link w:val="hoang1"/>
    <w:rPr>
      <w:b/>
      <w:iCs/>
      <w:color w:val="000000"/>
      <w:sz w:val="28"/>
      <w:szCs w:val="28"/>
    </w:rPr>
  </w:style>
  <w:style w:type="character" w:customStyle="1" w:styleId="FontStyle30">
    <w:name w:val="Font Style30"/>
    <w:rPr>
      <w:rFonts w:ascii="Times New Roman" w:hAnsi="Times New Roman" w:cs="Times New Roman"/>
      <w:color w:val="000000"/>
      <w:sz w:val="26"/>
      <w:szCs w:val="26"/>
    </w:rPr>
  </w:style>
  <w:style w:type="paragraph" w:customStyle="1" w:styleId="NoiDung">
    <w:name w:val="NoiDung"/>
    <w:basedOn w:val="Normal"/>
    <w:link w:val="NoiDungChar"/>
    <w:pPr>
      <w:spacing w:before="120" w:after="0" w:line="264" w:lineRule="auto"/>
      <w:ind w:firstLine="567"/>
    </w:pPr>
    <w:rPr>
      <w:color w:val="auto"/>
      <w:lang w:val="en-US"/>
    </w:rPr>
  </w:style>
  <w:style w:type="character" w:customStyle="1" w:styleId="NoiDungChar">
    <w:name w:val="NoiDung Char"/>
    <w:link w:val="NoiDung"/>
    <w:rPr>
      <w:rFonts w:ascii="Times New Roman" w:eastAsia="Times New Roman" w:hAnsi="Times New Roman"/>
      <w:color w:val="auto"/>
      <w:sz w:val="26"/>
      <w:szCs w:val="26"/>
      <w:lang w:val="en-US"/>
    </w:rPr>
  </w:style>
  <w:style w:type="character" w:customStyle="1" w:styleId="TOC4Char">
    <w:name w:val="TOC 4 Char"/>
    <w:aliases w:val="TOC 4-Level4 Char"/>
    <w:link w:val="TOC4"/>
    <w:uiPriority w:val="39"/>
    <w:rPr>
      <w:rFonts w:asciiTheme="minorHAnsi" w:hAnsiTheme="minorHAnsi" w:cstheme="minorHAnsi"/>
      <w:color w:val="404040" w:themeColor="text1" w:themeTint="BF"/>
      <w:sz w:val="20"/>
      <w:szCs w:val="20"/>
    </w:rPr>
  </w:style>
  <w:style w:type="character" w:customStyle="1" w:styleId="TOC5Char">
    <w:name w:val="TOC 5 Char"/>
    <w:link w:val="TOC5"/>
    <w:uiPriority w:val="39"/>
    <w:rPr>
      <w:rFonts w:asciiTheme="minorHAnsi" w:hAnsiTheme="minorHAnsi" w:cstheme="minorHAnsi"/>
      <w:color w:val="404040" w:themeColor="text1" w:themeTint="BF"/>
      <w:sz w:val="20"/>
      <w:szCs w:val="20"/>
    </w:rPr>
  </w:style>
  <w:style w:type="character" w:customStyle="1" w:styleId="longtext">
    <w:name w:val="long_text"/>
    <w:rPr>
      <w:rFonts w:cs="Times New Roman"/>
    </w:rPr>
  </w:style>
  <w:style w:type="paragraph" w:customStyle="1" w:styleId="SubtleEmphasis7">
    <w:name w:val="Subtle Emphasis7"/>
    <w:basedOn w:val="Normal"/>
    <w:uiPriority w:val="34"/>
    <w:qFormat/>
    <w:pPr>
      <w:ind w:left="720"/>
      <w:contextualSpacing/>
      <w:jc w:val="left"/>
    </w:pPr>
    <w:rPr>
      <w:rFonts w:ascii="Calibri" w:eastAsia="Calibri" w:hAnsi="Calibri"/>
      <w:color w:val="auto"/>
      <w:sz w:val="22"/>
      <w:szCs w:val="22"/>
      <w:lang w:val="en-US"/>
    </w:rPr>
  </w:style>
  <w:style w:type="paragraph" w:customStyle="1" w:styleId="MediumList1-Accent61">
    <w:name w:val="Medium List 1 - Accent 61"/>
    <w:basedOn w:val="Normal"/>
    <w:uiPriority w:val="34"/>
    <w:qFormat/>
    <w:pPr>
      <w:ind w:left="720"/>
      <w:contextualSpacing/>
      <w:jc w:val="left"/>
    </w:pPr>
    <w:rPr>
      <w:rFonts w:ascii="VNI-Times" w:eastAsia="Calibri" w:hAnsi="VNI-Times"/>
      <w:color w:val="auto"/>
      <w:sz w:val="24"/>
      <w:szCs w:val="24"/>
      <w:lang w:val="en-US"/>
    </w:rPr>
  </w:style>
  <w:style w:type="paragraph" w:customStyle="1" w:styleId="ColorfulShading-Accent31">
    <w:name w:val="Colorful Shading - Accent 31"/>
    <w:basedOn w:val="Normal"/>
    <w:uiPriority w:val="34"/>
    <w:qFormat/>
    <w:pPr>
      <w:spacing w:after="0" w:line="240" w:lineRule="auto"/>
      <w:ind w:left="720"/>
      <w:contextualSpacing/>
      <w:jc w:val="left"/>
    </w:pPr>
    <w:rPr>
      <w:rFonts w:ascii="Calibri" w:eastAsia="Calibri" w:hAnsi="Calibri"/>
      <w:color w:val="auto"/>
      <w:sz w:val="22"/>
      <w:szCs w:val="22"/>
      <w:lang w:eastAsia="vi-VN"/>
    </w:rPr>
  </w:style>
  <w:style w:type="paragraph" w:styleId="Index4">
    <w:name w:val="index 4"/>
    <w:basedOn w:val="Normal"/>
    <w:next w:val="Normal"/>
    <w:autoRedefine/>
    <w:unhideWhenUsed/>
    <w:pPr>
      <w:keepNext/>
      <w:keepLines/>
      <w:spacing w:after="0" w:line="240" w:lineRule="auto"/>
      <w:ind w:left="800" w:hanging="200"/>
    </w:pPr>
    <w:rPr>
      <w:color w:val="auto"/>
      <w:szCs w:val="24"/>
      <w:lang w:val="en-US"/>
    </w:rPr>
  </w:style>
  <w:style w:type="paragraph" w:customStyle="1" w:styleId="Bodytext12">
    <w:name w:val="Body text 1"/>
    <w:basedOn w:val="BodyText1"/>
    <w:qFormat/>
    <w:pPr>
      <w:spacing w:after="120"/>
      <w:ind w:left="0" w:firstLine="567"/>
    </w:pPr>
    <w:rPr>
      <w:szCs w:val="20"/>
      <w:lang w:val="vi-VN"/>
    </w:rPr>
  </w:style>
  <w:style w:type="paragraph" w:customStyle="1" w:styleId="Bullet1-CR">
    <w:name w:val="Bullet 1- CR"/>
    <w:basedOn w:val="Normal"/>
    <w:autoRedefine/>
    <w:pPr>
      <w:widowControl w:val="0"/>
      <w:tabs>
        <w:tab w:val="num" w:pos="720"/>
      </w:tabs>
      <w:spacing w:before="120" w:after="0" w:line="340" w:lineRule="atLeast"/>
      <w:ind w:left="720" w:hanging="720"/>
      <w:jc w:val="left"/>
    </w:pPr>
    <w:rPr>
      <w:color w:val="000000"/>
      <w:szCs w:val="20"/>
    </w:rPr>
  </w:style>
  <w:style w:type="paragraph" w:customStyle="1" w:styleId="khoivuong">
    <w:name w:val="khoi vuong"/>
    <w:basedOn w:val="Normal"/>
    <w:pPr>
      <w:tabs>
        <w:tab w:val="num" w:pos="720"/>
      </w:tabs>
      <w:spacing w:after="120" w:line="240" w:lineRule="auto"/>
      <w:ind w:left="720" w:hanging="720"/>
    </w:pPr>
    <w:rPr>
      <w:color w:val="auto"/>
      <w:sz w:val="24"/>
      <w:szCs w:val="24"/>
      <w:lang w:val="en-US"/>
    </w:rPr>
  </w:style>
  <w:style w:type="paragraph" w:customStyle="1" w:styleId="cong">
    <w:name w:val="cong"/>
    <w:basedOn w:val="Normal"/>
    <w:pPr>
      <w:tabs>
        <w:tab w:val="num" w:pos="1440"/>
      </w:tabs>
      <w:spacing w:after="120" w:line="240" w:lineRule="auto"/>
      <w:ind w:left="1440" w:hanging="720"/>
    </w:pPr>
    <w:rPr>
      <w:color w:val="auto"/>
      <w:sz w:val="24"/>
      <w:szCs w:val="24"/>
      <w:lang w:val="en-US"/>
    </w:rPr>
  </w:style>
  <w:style w:type="paragraph" w:customStyle="1" w:styleId="VSISection4Step">
    <w:name w:val="VSI Section 4 Step"/>
    <w:basedOn w:val="BodyText"/>
    <w:pPr>
      <w:tabs>
        <w:tab w:val="num" w:pos="720"/>
        <w:tab w:val="num" w:pos="1701"/>
      </w:tabs>
      <w:spacing w:line="264" w:lineRule="auto"/>
      <w:ind w:left="1701" w:hanging="720"/>
    </w:pPr>
    <w:rPr>
      <w:rFonts w:ascii="Verdana" w:hAnsi="Verdana"/>
      <w:color w:val="auto"/>
      <w:sz w:val="18"/>
      <w:szCs w:val="20"/>
      <w:lang w:val="en-US"/>
    </w:rPr>
  </w:style>
  <w:style w:type="table" w:styleId="ColorfulList-Accent1">
    <w:name w:val="Colorful List Accent 1"/>
    <w:basedOn w:val="TableNormal"/>
    <w:link w:val="ColorfulList-Accent1Char1"/>
    <w:uiPriority w:val="99"/>
    <w:pPr>
      <w:spacing w:after="0" w:line="240" w:lineRule="auto"/>
    </w:pPr>
    <w:rPr>
      <w:rFonts w:ascii="Calibri" w:eastAsia="Calibri" w:hAnsi="Calibri"/>
      <w:sz w:val="22"/>
      <w:szCs w:val="22"/>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fontabcf">
    <w:name w:val="fontabcf"/>
    <w:basedOn w:val="DefaultParagraphFont"/>
  </w:style>
  <w:style w:type="table" w:customStyle="1" w:styleId="GridTable21">
    <w:name w:val="Grid Table 21"/>
    <w:basedOn w:val="TableNormal"/>
    <w:uiPriority w:val="47"/>
    <w:pPr>
      <w:spacing w:after="0" w:line="240" w:lineRule="auto"/>
    </w:pPr>
    <w:rPr>
      <w:rFonts w:ascii="Garamond" w:hAnsi="Garamond"/>
      <w:color w:val="auto"/>
      <w:sz w:val="20"/>
      <w:szCs w:val="20"/>
      <w:lang w:val="en-US"/>
    </w:r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2-Accent21">
    <w:name w:val="Grid Table 2 - Accent 21"/>
    <w:basedOn w:val="TableNormal"/>
    <w:uiPriority w:val="47"/>
    <w:pPr>
      <w:spacing w:after="0" w:line="240" w:lineRule="auto"/>
    </w:pPr>
    <w:rPr>
      <w:rFonts w:ascii="Garamond" w:hAnsi="Garamond"/>
      <w:color w:val="auto"/>
      <w:sz w:val="20"/>
      <w:szCs w:val="20"/>
      <w:lang w:val="en-US"/>
    </w:rPr>
    <w:tblPr>
      <w:tblStyleRowBandSize w:val="1"/>
      <w:tblStyleColBandSize w:val="1"/>
      <w:tblBorders>
        <w:top w:val="single" w:sz="2" w:space="0" w:color="BAD6A9"/>
        <w:bottom w:val="single" w:sz="2" w:space="0" w:color="BAD6A9"/>
        <w:insideH w:val="single" w:sz="2" w:space="0" w:color="BAD6A9"/>
        <w:insideV w:val="single" w:sz="2" w:space="0" w:color="BAD6A9"/>
      </w:tblBorders>
    </w:tblPr>
    <w:tblStylePr w:type="firstRow">
      <w:rPr>
        <w:b/>
        <w:bCs/>
      </w:rPr>
      <w:tblPr/>
      <w:tcPr>
        <w:tcBorders>
          <w:top w:val="nil"/>
          <w:bottom w:val="single" w:sz="12" w:space="0" w:color="BAD6A9"/>
          <w:insideH w:val="nil"/>
          <w:insideV w:val="nil"/>
        </w:tcBorders>
        <w:shd w:val="clear" w:color="auto" w:fill="FFFFFF"/>
      </w:tcPr>
    </w:tblStylePr>
    <w:tblStylePr w:type="lastRow">
      <w:rPr>
        <w:b/>
        <w:bCs/>
      </w:rPr>
      <w:tblPr/>
      <w:tcPr>
        <w:tcBorders>
          <w:top w:val="double" w:sz="2" w:space="0" w:color="BAD6A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8F1E2"/>
      </w:tcPr>
    </w:tblStylePr>
    <w:tblStylePr w:type="band1Horz">
      <w:tblPr/>
      <w:tcPr>
        <w:shd w:val="clear" w:color="auto" w:fill="E8F1E2"/>
      </w:tcPr>
    </w:tblStylePr>
  </w:style>
  <w:style w:type="character" w:customStyle="1" w:styleId="SASChar">
    <w:name w:val="~SAS Char"/>
    <w:link w:val="SAS"/>
    <w:locked/>
    <w:rPr>
      <w:color w:val="4C483D"/>
      <w:sz w:val="24"/>
      <w:szCs w:val="24"/>
    </w:rPr>
  </w:style>
  <w:style w:type="paragraph" w:customStyle="1" w:styleId="SAS">
    <w:name w:val="~SAS"/>
    <w:link w:val="SASChar"/>
    <w:qFormat/>
    <w:pPr>
      <w:spacing w:after="0" w:line="300" w:lineRule="auto"/>
    </w:pPr>
    <w:rPr>
      <w:color w:val="4C483D"/>
      <w:sz w:val="24"/>
      <w:szCs w:val="24"/>
    </w:rPr>
  </w:style>
  <w:style w:type="table" w:customStyle="1" w:styleId="GridTable4-Accent41">
    <w:name w:val="Grid Table 4 - Accent 41"/>
    <w:basedOn w:val="TableNormal"/>
    <w:uiPriority w:val="49"/>
    <w:pPr>
      <w:spacing w:after="0" w:line="240" w:lineRule="auto"/>
    </w:pPr>
    <w:rPr>
      <w:rFonts w:ascii="Garamond" w:hAnsi="Garamond"/>
      <w:color w:val="auto"/>
      <w:sz w:val="20"/>
      <w:szCs w:val="20"/>
      <w:lang w:val="en-US"/>
    </w:rPr>
    <w:tblPr>
      <w:tblStyleRowBandSize w:val="1"/>
      <w:tblStyleColBandSize w:val="1"/>
      <w:tblBorders>
        <w:top w:val="single" w:sz="4" w:space="0" w:color="A0CDD8"/>
        <w:left w:val="single" w:sz="4" w:space="0" w:color="A0CDD8"/>
        <w:bottom w:val="single" w:sz="4" w:space="0" w:color="A0CDD8"/>
        <w:right w:val="single" w:sz="4" w:space="0" w:color="A0CDD8"/>
        <w:insideH w:val="single" w:sz="4" w:space="0" w:color="A0CDD8"/>
        <w:insideV w:val="single" w:sz="4" w:space="0" w:color="A0CDD8"/>
      </w:tblBorders>
    </w:tblPr>
    <w:tblStylePr w:type="firstRow">
      <w:rPr>
        <w:b/>
        <w:bCs/>
        <w:color w:val="FFFFFF"/>
      </w:rPr>
      <w:tblPr/>
      <w:tcPr>
        <w:tcBorders>
          <w:top w:val="single" w:sz="4" w:space="0" w:color="61ADBF"/>
          <w:left w:val="single" w:sz="4" w:space="0" w:color="61ADBF"/>
          <w:bottom w:val="single" w:sz="4" w:space="0" w:color="61ADBF"/>
          <w:right w:val="single" w:sz="4" w:space="0" w:color="61ADBF"/>
          <w:insideH w:val="nil"/>
          <w:insideV w:val="nil"/>
        </w:tcBorders>
        <w:shd w:val="clear" w:color="auto" w:fill="61ADBF"/>
      </w:tcPr>
    </w:tblStylePr>
    <w:tblStylePr w:type="lastRow">
      <w:rPr>
        <w:b/>
        <w:bCs/>
      </w:rPr>
      <w:tblPr/>
      <w:tcPr>
        <w:tcBorders>
          <w:top w:val="double" w:sz="4" w:space="0" w:color="61ADBF"/>
        </w:tcBorders>
      </w:tcPr>
    </w:tblStylePr>
    <w:tblStylePr w:type="firstCol">
      <w:rPr>
        <w:b/>
        <w:bCs/>
      </w:rPr>
    </w:tblStylePr>
    <w:tblStylePr w:type="lastCol">
      <w:rPr>
        <w:b/>
        <w:bCs/>
      </w:rPr>
    </w:tblStylePr>
    <w:tblStylePr w:type="band1Vert">
      <w:tblPr/>
      <w:tcPr>
        <w:shd w:val="clear" w:color="auto" w:fill="DFEEF2"/>
      </w:tcPr>
    </w:tblStylePr>
    <w:tblStylePr w:type="band1Horz">
      <w:tblPr/>
      <w:tcPr>
        <w:shd w:val="clear" w:color="auto" w:fill="DFEEF2"/>
      </w:tcPr>
    </w:tblStylePr>
  </w:style>
  <w:style w:type="table" w:customStyle="1" w:styleId="GridTable5Dark-Accent41">
    <w:name w:val="Grid Table 5 Dark - Accent 41"/>
    <w:basedOn w:val="TableNormal"/>
    <w:uiPriority w:val="50"/>
    <w:pPr>
      <w:spacing w:after="0" w:line="240" w:lineRule="auto"/>
    </w:pPr>
    <w:rPr>
      <w:rFonts w:ascii="Garamond" w:hAnsi="Garamond"/>
      <w:color w:val="auto"/>
      <w:sz w:val="20"/>
      <w:szCs w:val="20"/>
      <w:lang w:val="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FEEF2"/>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61ADBF"/>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61ADBF"/>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61ADBF"/>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61ADBF"/>
      </w:tcPr>
    </w:tblStylePr>
    <w:tblStylePr w:type="band1Vert">
      <w:tblPr/>
      <w:tcPr>
        <w:shd w:val="clear" w:color="auto" w:fill="BFDEE5"/>
      </w:tcPr>
    </w:tblStylePr>
    <w:tblStylePr w:type="band1Horz">
      <w:tblPr/>
      <w:tcPr>
        <w:shd w:val="clear" w:color="auto" w:fill="BFDEE5"/>
      </w:tcPr>
    </w:tblStylePr>
  </w:style>
  <w:style w:type="table" w:customStyle="1" w:styleId="GridTable5Dark-Accent21">
    <w:name w:val="Grid Table 5 Dark - Accent 21"/>
    <w:basedOn w:val="TableNormal"/>
    <w:uiPriority w:val="50"/>
    <w:pPr>
      <w:spacing w:after="0" w:line="240" w:lineRule="auto"/>
    </w:pPr>
    <w:rPr>
      <w:rFonts w:ascii="Garamond" w:hAnsi="Garamond"/>
      <w:color w:val="auto"/>
      <w:sz w:val="20"/>
      <w:szCs w:val="20"/>
      <w:lang w:val="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8F1E2"/>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DBB7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DBB7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DBB7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DBB70"/>
      </w:tcPr>
    </w:tblStylePr>
    <w:tblStylePr w:type="band1Vert">
      <w:tblPr/>
      <w:tcPr>
        <w:shd w:val="clear" w:color="auto" w:fill="D1E3C5"/>
      </w:tcPr>
    </w:tblStylePr>
    <w:tblStylePr w:type="band1Horz">
      <w:tblPr/>
      <w:tcPr>
        <w:shd w:val="clear" w:color="auto" w:fill="D1E3C5"/>
      </w:tcPr>
    </w:tblStylePr>
  </w:style>
  <w:style w:type="paragraph" w:customStyle="1" w:styleId="Normal-2">
    <w:name w:val="Normal - 2"/>
    <w:basedOn w:val="Normal"/>
    <w:autoRedefine/>
    <w:pPr>
      <w:tabs>
        <w:tab w:val="left" w:pos="578"/>
        <w:tab w:val="num" w:pos="720"/>
      </w:tabs>
      <w:spacing w:before="60" w:after="60" w:line="252" w:lineRule="auto"/>
      <w:ind w:left="720" w:hanging="720"/>
    </w:pPr>
    <w:rPr>
      <w:rFonts w:cs="Arial"/>
      <w:bCs/>
      <w:color w:val="auto"/>
      <w:sz w:val="24"/>
      <w:szCs w:val="24"/>
      <w:lang w:val="en-US"/>
    </w:rPr>
  </w:style>
  <w:style w:type="character" w:customStyle="1" w:styleId="bodycopy">
    <w:name w:val="bodycopy"/>
    <w:rPr>
      <w:rFonts w:ascii="Helvetica" w:hAnsi="Helvetica" w:cs="Helvetica" w:hint="default"/>
      <w:sz w:val="22"/>
      <w:szCs w:val="22"/>
      <w:lang w:val="en-US" w:eastAsia="en-US" w:bidi="ar-SA"/>
    </w:rPr>
  </w:style>
  <w:style w:type="paragraph" w:customStyle="1" w:styleId="Heading10">
    <w:name w:val="*Heading 1"/>
    <w:next w:val="Normal"/>
    <w:pPr>
      <w:pageBreakBefore/>
      <w:pBdr>
        <w:top w:val="single" w:sz="18" w:space="12" w:color="FF0000"/>
      </w:pBdr>
      <w:spacing w:before="240" w:after="720" w:line="240" w:lineRule="auto"/>
      <w:outlineLvl w:val="1"/>
    </w:pPr>
    <w:rPr>
      <w:b/>
      <w:smallCaps/>
      <w:color w:val="auto"/>
      <w:sz w:val="48"/>
      <w:szCs w:val="48"/>
      <w:lang w:val="en-US"/>
    </w:rPr>
  </w:style>
  <w:style w:type="table" w:customStyle="1" w:styleId="GridTable4-Accent42">
    <w:name w:val="Grid Table 4 - Accent 42"/>
    <w:basedOn w:val="TableNormal"/>
    <w:uiPriority w:val="49"/>
    <w:pPr>
      <w:spacing w:after="0" w:line="240" w:lineRule="auto"/>
    </w:pPr>
    <w:rPr>
      <w:rFonts w:ascii="Garamond" w:hAnsi="Garamond"/>
      <w:color w:val="auto"/>
      <w:sz w:val="20"/>
      <w:szCs w:val="20"/>
      <w:lang w:val="en-US"/>
    </w:rPr>
    <w:tblPr>
      <w:tblStyleRowBandSize w:val="1"/>
      <w:tblStyleColBandSize w:val="1"/>
      <w:tblBorders>
        <w:top w:val="single" w:sz="4" w:space="0" w:color="A0CDD8"/>
        <w:left w:val="single" w:sz="4" w:space="0" w:color="A0CDD8"/>
        <w:bottom w:val="single" w:sz="4" w:space="0" w:color="A0CDD8"/>
        <w:right w:val="single" w:sz="4" w:space="0" w:color="A0CDD8"/>
        <w:insideH w:val="single" w:sz="4" w:space="0" w:color="A0CDD8"/>
        <w:insideV w:val="single" w:sz="4" w:space="0" w:color="A0CDD8"/>
      </w:tblBorders>
    </w:tblPr>
    <w:tblStylePr w:type="firstRow">
      <w:rPr>
        <w:b/>
        <w:bCs/>
        <w:color w:val="FFFFFF"/>
      </w:rPr>
      <w:tblPr/>
      <w:tcPr>
        <w:tcBorders>
          <w:top w:val="single" w:sz="4" w:space="0" w:color="61ADBF"/>
          <w:left w:val="single" w:sz="4" w:space="0" w:color="61ADBF"/>
          <w:bottom w:val="single" w:sz="4" w:space="0" w:color="61ADBF"/>
          <w:right w:val="single" w:sz="4" w:space="0" w:color="61ADBF"/>
          <w:insideH w:val="nil"/>
          <w:insideV w:val="nil"/>
        </w:tcBorders>
        <w:shd w:val="clear" w:color="auto" w:fill="61ADBF"/>
      </w:tcPr>
    </w:tblStylePr>
    <w:tblStylePr w:type="lastRow">
      <w:rPr>
        <w:b/>
        <w:bCs/>
      </w:rPr>
      <w:tblPr/>
      <w:tcPr>
        <w:tcBorders>
          <w:top w:val="double" w:sz="4" w:space="0" w:color="61ADBF"/>
        </w:tcBorders>
      </w:tcPr>
    </w:tblStylePr>
    <w:tblStylePr w:type="firstCol">
      <w:rPr>
        <w:b/>
        <w:bCs/>
      </w:rPr>
    </w:tblStylePr>
    <w:tblStylePr w:type="lastCol">
      <w:rPr>
        <w:b/>
        <w:bCs/>
      </w:rPr>
    </w:tblStylePr>
    <w:tblStylePr w:type="band1Vert">
      <w:tblPr/>
      <w:tcPr>
        <w:shd w:val="clear" w:color="auto" w:fill="DFEEF2"/>
      </w:tcPr>
    </w:tblStylePr>
    <w:tblStylePr w:type="band1Horz">
      <w:tblPr/>
      <w:tcPr>
        <w:shd w:val="clear" w:color="auto" w:fill="DFEEF2"/>
      </w:tcPr>
    </w:tblStylePr>
  </w:style>
  <w:style w:type="table" w:customStyle="1" w:styleId="GridTable4-Accent51">
    <w:name w:val="Grid Table 4 - Accent 51"/>
    <w:basedOn w:val="TableNormal"/>
    <w:uiPriority w:val="49"/>
    <w:pPr>
      <w:spacing w:after="0" w:line="240" w:lineRule="auto"/>
    </w:pPr>
    <w:rPr>
      <w:rFonts w:ascii="Garamond" w:hAnsi="Garamond"/>
      <w:color w:val="auto"/>
      <w:sz w:val="20"/>
      <w:szCs w:val="20"/>
      <w:lang w:val="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NoList4">
    <w:name w:val="No List4"/>
    <w:next w:val="NoList"/>
    <w:uiPriority w:val="99"/>
    <w:semiHidden/>
    <w:unhideWhenUsed/>
  </w:style>
  <w:style w:type="table" w:customStyle="1" w:styleId="TipTable1">
    <w:name w:val="Tip Table1"/>
    <w:basedOn w:val="TableNormal"/>
    <w:uiPriority w:val="99"/>
    <w:pPr>
      <w:spacing w:after="0" w:line="240" w:lineRule="auto"/>
    </w:pPr>
    <w:rPr>
      <w:rFonts w:ascii="Garamond" w:hAnsi="Garamond"/>
      <w:sz w:val="18"/>
      <w:szCs w:val="18"/>
      <w:lang w:val="en-US"/>
    </w:rPr>
    <w:tblPr>
      <w:tblCellMar>
        <w:top w:w="144" w:type="dxa"/>
        <w:left w:w="0" w:type="dxa"/>
        <w:right w:w="0" w:type="dxa"/>
      </w:tblCellMar>
    </w:tblPr>
    <w:tcPr>
      <w:shd w:val="clear" w:color="auto" w:fill="FCDBDB"/>
    </w:tcPr>
    <w:tblStylePr w:type="firstCol">
      <w:pPr>
        <w:wordWrap/>
        <w:jc w:val="center"/>
      </w:pPr>
    </w:tblStylePr>
  </w:style>
  <w:style w:type="numbering" w:customStyle="1" w:styleId="SubFlow1">
    <w:name w:val="SubFlow1"/>
    <w:basedOn w:val="NoList"/>
  </w:style>
  <w:style w:type="numbering" w:customStyle="1" w:styleId="NoList5">
    <w:name w:val="No List5"/>
    <w:next w:val="NoList"/>
    <w:uiPriority w:val="99"/>
    <w:semiHidden/>
    <w:unhideWhenUsed/>
  </w:style>
  <w:style w:type="table" w:customStyle="1" w:styleId="TipTable2">
    <w:name w:val="Tip Table2"/>
    <w:basedOn w:val="TableNormal"/>
    <w:uiPriority w:val="99"/>
    <w:pPr>
      <w:spacing w:after="0" w:line="240" w:lineRule="auto"/>
    </w:pPr>
    <w:rPr>
      <w:rFonts w:ascii="Garamond" w:hAnsi="Garamond"/>
      <w:sz w:val="18"/>
      <w:szCs w:val="18"/>
      <w:lang w:val="en-US"/>
    </w:rPr>
    <w:tblPr>
      <w:tblCellMar>
        <w:top w:w="144" w:type="dxa"/>
        <w:left w:w="0" w:type="dxa"/>
        <w:right w:w="0" w:type="dxa"/>
      </w:tblCellMar>
    </w:tblPr>
    <w:tcPr>
      <w:shd w:val="clear" w:color="auto" w:fill="FCDBDB"/>
    </w:tcPr>
    <w:tblStylePr w:type="firstCol">
      <w:pPr>
        <w:wordWrap/>
        <w:jc w:val="center"/>
      </w:pPr>
    </w:tblStylePr>
  </w:style>
  <w:style w:type="numbering" w:customStyle="1" w:styleId="SubFlow2">
    <w:name w:val="SubFlow2"/>
    <w:basedOn w:val="NoList"/>
  </w:style>
  <w:style w:type="character" w:customStyle="1" w:styleId="Vnbnnidung">
    <w:name w:val="Văn bản nội dung_"/>
    <w:link w:val="Vnbnnidung0"/>
    <w:rPr>
      <w:sz w:val="25"/>
      <w:szCs w:val="25"/>
      <w:shd w:val="clear" w:color="auto" w:fill="FFFFFF"/>
    </w:rPr>
  </w:style>
  <w:style w:type="paragraph" w:customStyle="1" w:styleId="Vnbnnidung0">
    <w:name w:val="Văn bản nội dung"/>
    <w:basedOn w:val="Normal"/>
    <w:link w:val="Vnbnnidung"/>
    <w:pPr>
      <w:widowControl w:val="0"/>
      <w:shd w:val="clear" w:color="auto" w:fill="FFFFFF"/>
      <w:spacing w:before="180" w:after="0" w:line="320" w:lineRule="exact"/>
      <w:ind w:hanging="520"/>
    </w:pPr>
    <w:rPr>
      <w:rFonts w:ascii="Arial" w:hAnsi="Arial"/>
      <w:color w:val="0000FF"/>
      <w:sz w:val="25"/>
      <w:szCs w:val="25"/>
    </w:rPr>
  </w:style>
  <w:style w:type="numbering" w:customStyle="1" w:styleId="NoList6">
    <w:name w:val="No List6"/>
    <w:next w:val="NoList"/>
    <w:uiPriority w:val="99"/>
    <w:semiHidden/>
    <w:unhideWhenUsed/>
  </w:style>
  <w:style w:type="paragraph" w:customStyle="1" w:styleId="DefaultParagraphFontParaCharCharCharCharCharCharChar">
    <w:name w:val="Default Paragraph Font Para Char Char Char Char Char Char Char"/>
    <w:basedOn w:val="Normal"/>
    <w:pPr>
      <w:spacing w:after="160" w:line="240" w:lineRule="exact"/>
      <w:jc w:val="left"/>
    </w:pPr>
    <w:rPr>
      <w:rFonts w:ascii="Verdana" w:hAnsi="Verdana"/>
      <w:color w:val="auto"/>
      <w:sz w:val="20"/>
      <w:szCs w:val="20"/>
      <w:lang w:val="en-US"/>
    </w:rPr>
  </w:style>
  <w:style w:type="character" w:customStyle="1" w:styleId="Vnbnnidung2Tahoma">
    <w:name w:val="Văn bản nội dung (2) + Tahoma"/>
    <w:aliases w:val="13,5 pt,Văn bản nội dung + 11,Văn bản nội dung + 14 pt"/>
    <w:rPr>
      <w:rFonts w:ascii="Tahoma" w:eastAsia="Tahoma" w:hAnsi="Tahoma" w:cs="Tahoma"/>
      <w:b/>
      <w:bCs/>
      <w:i w:val="0"/>
      <w:iCs w:val="0"/>
      <w:smallCaps w:val="0"/>
      <w:strike w:val="0"/>
      <w:color w:val="000000"/>
      <w:spacing w:val="0"/>
      <w:w w:val="100"/>
      <w:position w:val="0"/>
      <w:sz w:val="27"/>
      <w:szCs w:val="27"/>
      <w:u w:val="none"/>
      <w:lang w:val="vi-VN"/>
    </w:rPr>
  </w:style>
  <w:style w:type="character" w:customStyle="1" w:styleId="VnbnnidungInm">
    <w:name w:val="Văn bản nội dung + In đậm"/>
    <w:aliases w:val="In nghiêng"/>
    <w:rPr>
      <w:rFonts w:ascii="Times New Roman" w:eastAsia="Times New Roman" w:hAnsi="Times New Roman" w:cs="Times New Roman"/>
      <w:b/>
      <w:bCs/>
      <w:i/>
      <w:iCs/>
      <w:smallCaps w:val="0"/>
      <w:strike w:val="0"/>
      <w:color w:val="000000"/>
      <w:spacing w:val="0"/>
      <w:w w:val="100"/>
      <w:position w:val="0"/>
      <w:sz w:val="27"/>
      <w:szCs w:val="27"/>
      <w:u w:val="none"/>
      <w:shd w:val="clear" w:color="auto" w:fill="FFFFFF"/>
      <w:lang w:val="vi-VN"/>
    </w:rPr>
  </w:style>
  <w:style w:type="numbering" w:customStyle="1" w:styleId="NoList7">
    <w:name w:val="No List7"/>
    <w:next w:val="NoList"/>
    <w:uiPriority w:val="99"/>
    <w:semiHidden/>
    <w:unhideWhenUsed/>
  </w:style>
  <w:style w:type="paragraph" w:customStyle="1" w:styleId="Qh1">
    <w:name w:val="Q_h1"/>
    <w:next w:val="Normal"/>
    <w:link w:val="Qh1Char"/>
    <w:autoRedefine/>
    <w:pPr>
      <w:tabs>
        <w:tab w:val="num" w:pos="720"/>
      </w:tabs>
      <w:spacing w:after="0" w:line="240" w:lineRule="auto"/>
      <w:ind w:left="720" w:hanging="720"/>
      <w:outlineLvl w:val="1"/>
    </w:pPr>
    <w:rPr>
      <w:rFonts w:eastAsia="Calibri"/>
      <w:b/>
      <w:iCs/>
      <w:color w:val="000000"/>
      <w:szCs w:val="22"/>
      <w:lang w:val="en-US"/>
    </w:rPr>
  </w:style>
  <w:style w:type="paragraph" w:customStyle="1" w:styleId="Qh2">
    <w:name w:val="Q_h2"/>
    <w:basedOn w:val="Normal"/>
    <w:next w:val="Normal"/>
    <w:link w:val="Qh2Char"/>
    <w:autoRedefine/>
    <w:pPr>
      <w:spacing w:before="120" w:after="120" w:line="240" w:lineRule="auto"/>
      <w:ind w:left="720" w:hanging="720"/>
      <w:jc w:val="left"/>
      <w:outlineLvl w:val="1"/>
    </w:pPr>
    <w:rPr>
      <w:b/>
      <w:iCs/>
      <w:color w:val="000000"/>
      <w:sz w:val="28"/>
      <w:lang w:val="en-US"/>
    </w:rPr>
  </w:style>
  <w:style w:type="character" w:customStyle="1" w:styleId="Qh1Char">
    <w:name w:val="Q_h1 Char"/>
    <w:link w:val="Qh1"/>
    <w:rPr>
      <w:rFonts w:eastAsia="Calibri"/>
      <w:b/>
      <w:iCs/>
      <w:color w:val="000000"/>
      <w:szCs w:val="22"/>
      <w:lang w:val="en-US"/>
    </w:rPr>
  </w:style>
  <w:style w:type="paragraph" w:customStyle="1" w:styleId="QH0">
    <w:name w:val="Q_H0"/>
    <w:basedOn w:val="Heading1"/>
    <w:next w:val="Normal"/>
    <w:link w:val="QH0Char"/>
    <w:autoRedefine/>
    <w:pPr>
      <w:numPr>
        <w:numId w:val="0"/>
      </w:numPr>
      <w:spacing w:line="240" w:lineRule="auto"/>
      <w:ind w:left="432" w:hanging="432"/>
      <w:jc w:val="center"/>
    </w:pPr>
    <w:rPr>
      <w:rFonts w:ascii="Times New Roman" w:eastAsia="Times New Roman" w:hAnsi="Times New Roman" w:cs="Times New Roman"/>
      <w:bCs w:val="0"/>
      <w:sz w:val="28"/>
      <w:szCs w:val="28"/>
    </w:rPr>
  </w:style>
  <w:style w:type="character" w:customStyle="1" w:styleId="Qh2Char">
    <w:name w:val="Q_h2 Char"/>
    <w:link w:val="Qh2"/>
    <w:rPr>
      <w:rFonts w:ascii="Times New Roman" w:eastAsia="Times New Roman" w:hAnsi="Times New Roman"/>
      <w:b/>
      <w:iCs/>
      <w:color w:val="000000"/>
      <w:lang w:val="en-US"/>
    </w:rPr>
  </w:style>
  <w:style w:type="paragraph" w:customStyle="1" w:styleId="Quoch1">
    <w:name w:val="Quoc_h1"/>
    <w:next w:val="Normal"/>
    <w:link w:val="Quoch1Char"/>
    <w:qFormat/>
    <w:pPr>
      <w:widowControl w:val="0"/>
      <w:tabs>
        <w:tab w:val="num" w:pos="720"/>
      </w:tabs>
      <w:spacing w:before="120" w:after="120" w:line="240" w:lineRule="auto"/>
      <w:ind w:left="720" w:hanging="720"/>
      <w:outlineLvl w:val="1"/>
    </w:pPr>
    <w:rPr>
      <w:rFonts w:eastAsia="Calibri"/>
      <w:b/>
      <w:color w:val="auto"/>
      <w:szCs w:val="22"/>
      <w:lang w:val="en-US"/>
    </w:rPr>
  </w:style>
  <w:style w:type="character" w:customStyle="1" w:styleId="QH0Char">
    <w:name w:val="Q_H0 Char"/>
    <w:link w:val="QH0"/>
    <w:rPr>
      <w:rFonts w:ascii="Times New Roman" w:eastAsia="Times New Roman" w:hAnsi="Times New Roman"/>
      <w:b/>
      <w:color w:val="auto"/>
      <w:lang w:val="en-US"/>
    </w:rPr>
  </w:style>
  <w:style w:type="paragraph" w:customStyle="1" w:styleId="QuocH0">
    <w:name w:val="Quoc_H0"/>
    <w:next w:val="Quoch1"/>
    <w:qFormat/>
    <w:pPr>
      <w:spacing w:before="120" w:after="120" w:line="360" w:lineRule="exact"/>
      <w:jc w:val="center"/>
      <w:outlineLvl w:val="0"/>
    </w:pPr>
    <w:rPr>
      <w:b/>
      <w:color w:val="auto"/>
      <w:lang w:val="sv-SE"/>
    </w:rPr>
  </w:style>
  <w:style w:type="character" w:customStyle="1" w:styleId="Quoch1Char">
    <w:name w:val="Quoc_h1 Char"/>
    <w:link w:val="Quoch1"/>
    <w:rPr>
      <w:rFonts w:eastAsia="Calibri"/>
      <w:b/>
      <w:color w:val="auto"/>
      <w:szCs w:val="22"/>
      <w:lang w:val="en-US"/>
    </w:rPr>
  </w:style>
  <w:style w:type="paragraph" w:customStyle="1" w:styleId="Quoch2">
    <w:name w:val="Quoc_h2"/>
    <w:next w:val="Normal"/>
    <w:qFormat/>
    <w:pPr>
      <w:tabs>
        <w:tab w:val="num" w:pos="1440"/>
      </w:tabs>
      <w:spacing w:after="0" w:line="240" w:lineRule="auto"/>
      <w:ind w:left="1440" w:hanging="720"/>
      <w:outlineLvl w:val="1"/>
    </w:pPr>
    <w:rPr>
      <w:b/>
      <w:iCs/>
      <w:color w:val="000000"/>
      <w:lang w:val="en-US"/>
    </w:rPr>
  </w:style>
  <w:style w:type="paragraph" w:customStyle="1" w:styleId="Quoch3">
    <w:name w:val="Quoc_h3"/>
    <w:basedOn w:val="Heading2"/>
    <w:next w:val="Normal"/>
    <w:link w:val="Quoch3Char"/>
    <w:qFormat/>
    <w:pPr>
      <w:keepLines w:val="0"/>
      <w:widowControl w:val="0"/>
      <w:numPr>
        <w:ilvl w:val="0"/>
        <w:numId w:val="0"/>
      </w:numPr>
      <w:tabs>
        <w:tab w:val="num" w:pos="2160"/>
      </w:tabs>
      <w:spacing w:line="240" w:lineRule="auto"/>
      <w:ind w:left="2160" w:hanging="720"/>
      <w:jc w:val="left"/>
    </w:pPr>
    <w:rPr>
      <w:rFonts w:ascii="Times New Roman" w:eastAsia="Times New Roman" w:hAnsi="Times New Roman" w:cs="Times New Roman"/>
      <w:bCs w:val="0"/>
      <w:iCs/>
      <w:color w:val="000000"/>
      <w:szCs w:val="28"/>
    </w:rPr>
  </w:style>
  <w:style w:type="paragraph" w:customStyle="1" w:styleId="Quoch4">
    <w:name w:val="Quoc_h4"/>
    <w:basedOn w:val="Heading2"/>
    <w:link w:val="Quoch4Char"/>
    <w:qFormat/>
    <w:pPr>
      <w:keepLines w:val="0"/>
      <w:widowControl w:val="0"/>
      <w:numPr>
        <w:ilvl w:val="0"/>
        <w:numId w:val="0"/>
      </w:numPr>
      <w:tabs>
        <w:tab w:val="num" w:pos="2880"/>
      </w:tabs>
      <w:spacing w:line="240" w:lineRule="auto"/>
      <w:ind w:left="2880" w:hanging="720"/>
      <w:jc w:val="left"/>
    </w:pPr>
    <w:rPr>
      <w:rFonts w:ascii="Times New Roman" w:eastAsia="Times New Roman" w:hAnsi="Times New Roman" w:cs="Times New Roman"/>
      <w:bCs w:val="0"/>
      <w:iCs/>
      <w:color w:val="000000"/>
      <w:szCs w:val="28"/>
    </w:rPr>
  </w:style>
  <w:style w:type="character" w:customStyle="1" w:styleId="Quoch3Char">
    <w:name w:val="Quoc_h3 Char"/>
    <w:link w:val="Quoch3"/>
    <w:rPr>
      <w:b/>
      <w:iCs/>
      <w:color w:val="000000"/>
      <w:sz w:val="28"/>
      <w:szCs w:val="28"/>
      <w:lang w:val="en-US"/>
    </w:rPr>
  </w:style>
  <w:style w:type="paragraph" w:customStyle="1" w:styleId="quocnhanuoc">
    <w:name w:val="quoc_nhanuoc"/>
    <w:basedOn w:val="Normal"/>
    <w:qFormat/>
    <w:pPr>
      <w:widowControl w:val="0"/>
      <w:spacing w:before="60" w:after="60"/>
      <w:ind w:firstLine="540"/>
    </w:pPr>
    <w:rPr>
      <w:rFonts w:eastAsia="Calibri"/>
      <w:bCs/>
      <w:color w:val="auto"/>
      <w:sz w:val="28"/>
      <w:lang w:val="en-US"/>
    </w:rPr>
  </w:style>
  <w:style w:type="character" w:customStyle="1" w:styleId="Quoch4Char">
    <w:name w:val="Quoc_h4 Char"/>
    <w:link w:val="Quoch4"/>
    <w:rPr>
      <w:b/>
      <w:iCs/>
      <w:color w:val="000000"/>
      <w:sz w:val="28"/>
      <w:szCs w:val="28"/>
      <w:lang w:val="en-US"/>
    </w:rPr>
  </w:style>
  <w:style w:type="numbering" w:customStyle="1" w:styleId="StyleBulleted11">
    <w:name w:val="Style Bulleted11"/>
  </w:style>
  <w:style w:type="paragraph" w:customStyle="1" w:styleId="quocb1">
    <w:name w:val="quoc_b1"/>
    <w:link w:val="quocb1Char"/>
    <w:qFormat/>
    <w:pPr>
      <w:tabs>
        <w:tab w:val="num" w:pos="720"/>
        <w:tab w:val="left" w:pos="900"/>
      </w:tabs>
      <w:spacing w:before="120" w:after="120" w:line="312" w:lineRule="auto"/>
      <w:ind w:left="900" w:hanging="720"/>
      <w:contextualSpacing/>
    </w:pPr>
    <w:rPr>
      <w:rFonts w:eastAsia="Calibri"/>
      <w:color w:val="auto"/>
      <w:lang w:val="en-US"/>
    </w:rPr>
  </w:style>
  <w:style w:type="character" w:customStyle="1" w:styleId="quocb1Char">
    <w:name w:val="quoc_b1 Char"/>
    <w:link w:val="quocb1"/>
    <w:rPr>
      <w:rFonts w:eastAsia="Calibri"/>
      <w:color w:val="auto"/>
      <w:lang w:val="en-US"/>
    </w:rPr>
  </w:style>
  <w:style w:type="numbering" w:customStyle="1" w:styleId="StyleBulleted12">
    <w:name w:val="Style Bulleted12"/>
  </w:style>
  <w:style w:type="paragraph" w:customStyle="1" w:styleId="quoch10">
    <w:name w:val="quoc_h1"/>
    <w:next w:val="Normal"/>
    <w:link w:val="quoch1Char0"/>
    <w:qFormat/>
    <w:pPr>
      <w:widowControl w:val="0"/>
      <w:tabs>
        <w:tab w:val="num" w:pos="720"/>
      </w:tabs>
      <w:spacing w:before="120" w:after="120" w:line="240" w:lineRule="auto"/>
      <w:ind w:left="720" w:hanging="720"/>
      <w:outlineLvl w:val="1"/>
    </w:pPr>
    <w:rPr>
      <w:rFonts w:eastAsia="Calibri"/>
      <w:b/>
      <w:color w:val="auto"/>
      <w:szCs w:val="22"/>
      <w:lang w:val="en-US"/>
    </w:rPr>
  </w:style>
  <w:style w:type="paragraph" w:customStyle="1" w:styleId="quoch20">
    <w:name w:val="quoc_h2"/>
    <w:basedOn w:val="quoch10"/>
    <w:next w:val="Normal"/>
    <w:link w:val="quoch2Char"/>
    <w:qFormat/>
    <w:pPr>
      <w:numPr>
        <w:ilvl w:val="1"/>
      </w:numPr>
      <w:tabs>
        <w:tab w:val="num" w:pos="360"/>
        <w:tab w:val="num" w:pos="720"/>
      </w:tabs>
      <w:ind w:left="1440" w:hanging="360"/>
      <w:outlineLvl w:val="2"/>
    </w:pPr>
  </w:style>
  <w:style w:type="paragraph" w:customStyle="1" w:styleId="quoch30">
    <w:name w:val="quoc_h3"/>
    <w:basedOn w:val="Heading3"/>
    <w:qFormat/>
    <w:pPr>
      <w:widowControl w:val="0"/>
      <w:numPr>
        <w:ilvl w:val="0"/>
        <w:numId w:val="0"/>
      </w:numPr>
      <w:tabs>
        <w:tab w:val="left" w:pos="900"/>
        <w:tab w:val="num" w:pos="2160"/>
      </w:tabs>
      <w:spacing w:after="0"/>
      <w:ind w:left="2160" w:hanging="720"/>
      <w:jc w:val="left"/>
      <w:outlineLvl w:val="3"/>
    </w:pPr>
    <w:rPr>
      <w:rFonts w:ascii="Times New Roman" w:eastAsia="Times New Roman" w:hAnsi="Times New Roman" w:cs="Times New Roman"/>
      <w:bCs w:val="0"/>
      <w:color w:val="auto"/>
      <w:lang w:val="en-US"/>
    </w:rPr>
  </w:style>
  <w:style w:type="paragraph" w:customStyle="1" w:styleId="hinh0">
    <w:name w:val="hinh"/>
    <w:basedOn w:val="Caption"/>
    <w:pPr>
      <w:widowControl w:val="0"/>
      <w:spacing w:before="60" w:after="120" w:line="312" w:lineRule="auto"/>
      <w:jc w:val="center"/>
    </w:pPr>
    <w:rPr>
      <w:rFonts w:eastAsia="Calibri"/>
      <w:b/>
      <w:bCs w:val="0"/>
      <w:i/>
      <w:szCs w:val="28"/>
      <w:lang w:val="en-US"/>
    </w:rPr>
  </w:style>
  <w:style w:type="character" w:customStyle="1" w:styleId="quoch2Char">
    <w:name w:val="quoc_h2 Char"/>
    <w:link w:val="quoch20"/>
    <w:rPr>
      <w:rFonts w:ascii="Times New Roman" w:eastAsia="Calibri" w:hAnsi="Times New Roman"/>
      <w:b/>
      <w:color w:val="auto"/>
      <w:szCs w:val="22"/>
      <w:lang w:val="en-US"/>
    </w:rPr>
  </w:style>
  <w:style w:type="paragraph" w:customStyle="1" w:styleId="quoclistabc">
    <w:name w:val="quoc_list.abc"/>
    <w:basedOn w:val="quocb1"/>
    <w:link w:val="quoclistabcChar"/>
    <w:qFormat/>
    <w:pPr>
      <w:tabs>
        <w:tab w:val="clear" w:pos="720"/>
      </w:tabs>
      <w:ind w:left="907" w:hanging="360"/>
    </w:pPr>
    <w:rPr>
      <w:lang w:val="vi-VN" w:eastAsia="ja-JP"/>
    </w:rPr>
  </w:style>
  <w:style w:type="character" w:customStyle="1" w:styleId="quoclistabcChar">
    <w:name w:val="quoc_list.abc Char"/>
    <w:link w:val="quoclistabc"/>
    <w:rPr>
      <w:rFonts w:ascii="Times New Roman" w:eastAsia="Calibri" w:hAnsi="Times New Roman"/>
      <w:color w:val="auto"/>
      <w:lang w:eastAsia="ja-JP"/>
    </w:rPr>
  </w:style>
  <w:style w:type="character" w:customStyle="1" w:styleId="quoch1Char0">
    <w:name w:val="quoc_h1 Char"/>
    <w:link w:val="quoch10"/>
    <w:rPr>
      <w:rFonts w:eastAsia="Calibri"/>
      <w:b/>
      <w:color w:val="auto"/>
      <w:szCs w:val="22"/>
      <w:lang w:val="en-US"/>
    </w:rPr>
  </w:style>
  <w:style w:type="numbering" w:customStyle="1" w:styleId="StyleBulleted13">
    <w:name w:val="Style Bulleted13"/>
  </w:style>
  <w:style w:type="numbering" w:customStyle="1" w:styleId="StyleBulleted14">
    <w:name w:val="Style Bulleted14"/>
  </w:style>
  <w:style w:type="paragraph" w:customStyle="1" w:styleId="quocb2">
    <w:name w:val="quoc_b2"/>
    <w:basedOn w:val="quocb1"/>
    <w:qFormat/>
    <w:pPr>
      <w:tabs>
        <w:tab w:val="num" w:pos="360"/>
      </w:tabs>
      <w:ind w:left="720"/>
    </w:pPr>
  </w:style>
  <w:style w:type="paragraph" w:customStyle="1" w:styleId="ListDash">
    <w:name w:val="List Dash"/>
    <w:basedOn w:val="BodyText"/>
    <w:link w:val="ListDashChar"/>
    <w:qFormat/>
    <w:pPr>
      <w:tabs>
        <w:tab w:val="num" w:pos="840"/>
      </w:tabs>
      <w:spacing w:before="120" w:after="120" w:line="320" w:lineRule="exact"/>
      <w:ind w:left="840" w:hanging="360"/>
      <w:jc w:val="left"/>
    </w:pPr>
    <w:rPr>
      <w:rFonts w:eastAsia="SimSun"/>
      <w:color w:val="auto"/>
      <w:sz w:val="24"/>
      <w:szCs w:val="24"/>
      <w:lang w:val="en-US" w:eastAsia="zh-CN"/>
    </w:rPr>
  </w:style>
  <w:style w:type="paragraph" w:customStyle="1" w:styleId="1">
    <w:name w:val="1"/>
    <w:basedOn w:val="Heading3"/>
    <w:autoRedefine/>
    <w:pPr>
      <w:keepLines w:val="0"/>
      <w:numPr>
        <w:ilvl w:val="0"/>
        <w:numId w:val="0"/>
      </w:numPr>
      <w:tabs>
        <w:tab w:val="num" w:pos="360"/>
        <w:tab w:val="num" w:pos="2160"/>
      </w:tabs>
      <w:jc w:val="left"/>
    </w:pPr>
    <w:rPr>
      <w:rFonts w:ascii="Times New Roman" w:eastAsia="Calibri" w:hAnsi="Times New Roman" w:cs="Times New Roman"/>
      <w:iCs/>
      <w:color w:val="auto"/>
      <w:spacing w:val="-2"/>
      <w:lang w:val="en-US" w:eastAsia="zh-CN"/>
    </w:rPr>
  </w:style>
  <w:style w:type="paragraph" w:customStyle="1" w:styleId="15">
    <w:name w:val="1.(5)"/>
    <w:basedOn w:val="Normal"/>
    <w:link w:val="15Char"/>
    <w:pPr>
      <w:keepNext/>
      <w:tabs>
        <w:tab w:val="left" w:pos="567"/>
        <w:tab w:val="left" w:pos="1134"/>
      </w:tabs>
      <w:spacing w:before="60" w:after="60" w:line="312" w:lineRule="auto"/>
      <w:jc w:val="left"/>
      <w:outlineLvl w:val="4"/>
    </w:pPr>
    <w:rPr>
      <w:b/>
      <w:bCs/>
      <w:iCs/>
      <w:color w:val="auto"/>
      <w:sz w:val="28"/>
      <w:lang w:val="en-US"/>
    </w:rPr>
  </w:style>
  <w:style w:type="paragraph" w:customStyle="1" w:styleId="na3">
    <w:name w:val="na3"/>
    <w:basedOn w:val="Normal"/>
    <w:link w:val="na3Char"/>
    <w:qFormat/>
    <w:pPr>
      <w:keepNext/>
      <w:tabs>
        <w:tab w:val="left" w:pos="567"/>
        <w:tab w:val="left" w:pos="709"/>
      </w:tabs>
      <w:spacing w:before="120" w:after="120" w:line="360" w:lineRule="auto"/>
      <w:jc w:val="left"/>
      <w:outlineLvl w:val="2"/>
    </w:pPr>
    <w:rPr>
      <w:rFonts w:ascii="Times New Roman Bold" w:eastAsia="MS Mincho" w:hAnsi="Times New Roman Bold"/>
      <w:b/>
      <w:bCs/>
      <w:iCs/>
      <w:color w:val="auto"/>
      <w:spacing w:val="-2"/>
      <w:sz w:val="28"/>
      <w:lang w:val="en-US" w:eastAsia="zh-CN"/>
    </w:rPr>
  </w:style>
  <w:style w:type="paragraph" w:customStyle="1" w:styleId="na4">
    <w:name w:val="na4"/>
    <w:basedOn w:val="15"/>
    <w:link w:val="na4Char"/>
    <w:autoRedefine/>
    <w:qFormat/>
    <w:pPr>
      <w:tabs>
        <w:tab w:val="left" w:pos="851"/>
        <w:tab w:val="num" w:pos="2880"/>
      </w:tabs>
      <w:ind w:left="2880" w:hanging="720"/>
      <w:outlineLvl w:val="3"/>
    </w:pPr>
  </w:style>
  <w:style w:type="character" w:customStyle="1" w:styleId="na3Char">
    <w:name w:val="na3 Char"/>
    <w:link w:val="na3"/>
    <w:rPr>
      <w:rFonts w:ascii="Times New Roman Bold" w:eastAsia="MS Mincho" w:hAnsi="Times New Roman Bold"/>
      <w:b/>
      <w:bCs/>
      <w:iCs/>
      <w:color w:val="auto"/>
      <w:spacing w:val="-2"/>
      <w:lang w:val="en-US" w:eastAsia="zh-CN"/>
    </w:rPr>
  </w:style>
  <w:style w:type="character" w:customStyle="1" w:styleId="15Char">
    <w:name w:val="1.(5).Char"/>
    <w:link w:val="15"/>
    <w:rPr>
      <w:rFonts w:ascii="Times New Roman" w:eastAsia="Times New Roman" w:hAnsi="Times New Roman"/>
      <w:b/>
      <w:bCs/>
      <w:iCs/>
      <w:color w:val="auto"/>
      <w:szCs w:val="26"/>
      <w:lang w:val="en-US"/>
    </w:rPr>
  </w:style>
  <w:style w:type="character" w:customStyle="1" w:styleId="na4Char">
    <w:name w:val="na4 Char"/>
    <w:link w:val="na4"/>
    <w:rPr>
      <w:b/>
      <w:bCs/>
      <w:iCs/>
      <w:color w:val="auto"/>
      <w:sz w:val="28"/>
      <w:lang w:val="en-US"/>
    </w:rPr>
  </w:style>
  <w:style w:type="paragraph" w:customStyle="1" w:styleId="na5">
    <w:name w:val="na5"/>
    <w:basedOn w:val="Normal"/>
    <w:link w:val="na5Char"/>
    <w:autoRedefine/>
    <w:pPr>
      <w:keepNext/>
      <w:tabs>
        <w:tab w:val="left" w:pos="567"/>
        <w:tab w:val="left" w:pos="851"/>
        <w:tab w:val="left" w:pos="1134"/>
      </w:tabs>
      <w:spacing w:before="60" w:after="60" w:line="300" w:lineRule="auto"/>
      <w:ind w:left="567" w:hanging="425"/>
      <w:outlineLvl w:val="1"/>
    </w:pPr>
    <w:rPr>
      <w:rFonts w:ascii="Times New Roman Bold" w:eastAsia="MS Mincho" w:hAnsi="Times New Roman Bold"/>
      <w:b/>
      <w:bCs/>
      <w:color w:val="auto"/>
      <w:kern w:val="32"/>
      <w:sz w:val="28"/>
      <w:lang w:val="en-US" w:eastAsia="zh-CN"/>
    </w:rPr>
  </w:style>
  <w:style w:type="character" w:customStyle="1" w:styleId="na5Char">
    <w:name w:val="na5 Char"/>
    <w:link w:val="na5"/>
    <w:rPr>
      <w:rFonts w:ascii="Times New Roman Bold" w:eastAsia="MS Mincho" w:hAnsi="Times New Roman Bold"/>
      <w:b/>
      <w:bCs/>
      <w:color w:val="auto"/>
      <w:kern w:val="32"/>
      <w:lang w:val="en-US" w:eastAsia="zh-CN"/>
    </w:rPr>
  </w:style>
  <w:style w:type="paragraph" w:customStyle="1" w:styleId="gian20">
    <w:name w:val="gian2"/>
    <w:basedOn w:val="Normal"/>
    <w:link w:val="gian2Char0"/>
    <w:qFormat/>
    <w:pPr>
      <w:widowControl w:val="0"/>
      <w:tabs>
        <w:tab w:val="num" w:pos="720"/>
        <w:tab w:val="left" w:pos="993"/>
      </w:tabs>
      <w:autoSpaceDE w:val="0"/>
      <w:autoSpaceDN w:val="0"/>
      <w:adjustRightInd w:val="0"/>
      <w:spacing w:before="120" w:after="120" w:line="320" w:lineRule="exact"/>
      <w:ind w:left="720" w:hanging="720"/>
    </w:pPr>
    <w:rPr>
      <w:rFonts w:eastAsia="MS Mincho"/>
      <w:color w:val="auto"/>
      <w:sz w:val="28"/>
      <w:lang w:val="sv-SE" w:eastAsia="ja-JP"/>
    </w:rPr>
  </w:style>
  <w:style w:type="paragraph" w:customStyle="1" w:styleId="gian30">
    <w:name w:val="gian3"/>
    <w:basedOn w:val="gian20"/>
    <w:link w:val="gian3Char0"/>
    <w:qFormat/>
    <w:pPr>
      <w:numPr>
        <w:ilvl w:val="1"/>
      </w:numPr>
      <w:tabs>
        <w:tab w:val="num" w:pos="360"/>
        <w:tab w:val="num" w:pos="720"/>
        <w:tab w:val="num" w:pos="2160"/>
      </w:tabs>
      <w:ind w:left="1418" w:hanging="338"/>
    </w:pPr>
  </w:style>
  <w:style w:type="character" w:customStyle="1" w:styleId="gian2Char0">
    <w:name w:val="gian2 Char"/>
    <w:link w:val="gian20"/>
    <w:rPr>
      <w:rFonts w:eastAsia="MS Mincho"/>
      <w:color w:val="auto"/>
      <w:sz w:val="28"/>
      <w:lang w:val="sv-SE" w:eastAsia="ja-JP"/>
    </w:rPr>
  </w:style>
  <w:style w:type="table" w:customStyle="1" w:styleId="TableColumns5412">
    <w:name w:val="Table Columns 5412"/>
    <w:basedOn w:val="TableNormal"/>
    <w:next w:val="TableColumns5"/>
    <w:pPr>
      <w:spacing w:after="0" w:line="240" w:lineRule="auto"/>
    </w:pPr>
    <w:rPr>
      <w:rFonts w:eastAsia="MS Mincho"/>
      <w:color w:val="auto"/>
      <w:sz w:val="20"/>
      <w:szCs w:val="20"/>
      <w:lang w:val="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customStyle="1" w:styleId="ab0">
    <w:name w:val="ab"/>
    <w:basedOn w:val="Normal"/>
    <w:qFormat/>
    <w:pPr>
      <w:widowControl w:val="0"/>
      <w:tabs>
        <w:tab w:val="num" w:pos="720"/>
        <w:tab w:val="left" w:pos="993"/>
      </w:tabs>
      <w:autoSpaceDE w:val="0"/>
      <w:autoSpaceDN w:val="0"/>
      <w:adjustRightInd w:val="0"/>
      <w:spacing w:before="120" w:after="120" w:line="360" w:lineRule="exact"/>
      <w:ind w:left="720" w:hanging="720"/>
    </w:pPr>
    <w:rPr>
      <w:color w:val="auto"/>
      <w:lang w:val="de-DE"/>
    </w:rPr>
  </w:style>
  <w:style w:type="character" w:customStyle="1" w:styleId="gian3Char0">
    <w:name w:val="gian3 Char"/>
    <w:link w:val="gian30"/>
    <w:rPr>
      <w:rFonts w:ascii="Times New Roman" w:eastAsia="MS Mincho" w:hAnsi="Times New Roman"/>
      <w:color w:val="auto"/>
      <w:lang w:val="sv-SE" w:eastAsia="ja-JP"/>
    </w:rPr>
  </w:style>
  <w:style w:type="paragraph" w:customStyle="1" w:styleId="StyleArial10ptBoldJustifiedBefore6pt">
    <w:name w:val="Style Arial 10 pt Bold Justified Before:  6 pt"/>
    <w:basedOn w:val="Normal"/>
    <w:pPr>
      <w:spacing w:before="120" w:after="0" w:line="240" w:lineRule="auto"/>
    </w:pPr>
    <w:rPr>
      <w:rFonts w:ascii="Arial" w:hAnsi="Arial"/>
      <w:b/>
      <w:bCs/>
      <w:color w:val="auto"/>
      <w:sz w:val="20"/>
      <w:szCs w:val="20"/>
      <w:lang w:val="en-US"/>
    </w:rPr>
  </w:style>
  <w:style w:type="paragraph" w:customStyle="1" w:styleId="NoSpacing1">
    <w:name w:val="No Spacing1"/>
    <w:uiPriority w:val="1"/>
    <w:qFormat/>
    <w:pPr>
      <w:spacing w:after="160" w:line="259" w:lineRule="auto"/>
      <w:ind w:firstLine="284"/>
    </w:pPr>
    <w:rPr>
      <w:color w:val="auto"/>
      <w:lang w:val="en-US"/>
    </w:rPr>
  </w:style>
  <w:style w:type="paragraph" w:customStyle="1" w:styleId="Note">
    <w:name w:val="Note"/>
    <w:basedOn w:val="Normal"/>
    <w:next w:val="Normal"/>
    <w:pPr>
      <w:shd w:val="clear" w:color="auto" w:fill="C0C0C0"/>
      <w:tabs>
        <w:tab w:val="num" w:pos="720"/>
      </w:tabs>
      <w:spacing w:before="120" w:after="120" w:line="320" w:lineRule="exact"/>
      <w:ind w:left="720" w:hanging="720"/>
    </w:pPr>
    <w:rPr>
      <w:rFonts w:ascii="Times" w:hAnsi="Times"/>
      <w:snapToGrid w:val="0"/>
      <w:color w:val="auto"/>
      <w:sz w:val="24"/>
      <w:szCs w:val="20"/>
      <w:lang w:val="en-US"/>
    </w:rPr>
  </w:style>
  <w:style w:type="paragraph" w:customStyle="1" w:styleId="Reference">
    <w:name w:val="Reference"/>
    <w:basedOn w:val="Normal"/>
    <w:pPr>
      <w:tabs>
        <w:tab w:val="num" w:pos="720"/>
      </w:tabs>
      <w:spacing w:before="120" w:after="120" w:line="320" w:lineRule="exact"/>
      <w:ind w:left="720" w:hanging="720"/>
      <w:jc w:val="left"/>
    </w:pPr>
    <w:rPr>
      <w:snapToGrid w:val="0"/>
      <w:color w:val="auto"/>
      <w:sz w:val="24"/>
      <w:szCs w:val="20"/>
      <w:lang w:val="en-US"/>
    </w:rPr>
  </w:style>
  <w:style w:type="character" w:customStyle="1" w:styleId="ListDashChar">
    <w:name w:val="List Dash Char"/>
    <w:link w:val="ListDash"/>
    <w:rPr>
      <w:rFonts w:ascii="Times New Roman" w:eastAsia="SimSun" w:hAnsi="Times New Roman"/>
      <w:color w:val="auto"/>
      <w:sz w:val="24"/>
      <w:szCs w:val="24"/>
      <w:lang w:val="en-US" w:eastAsia="zh-CN"/>
    </w:rPr>
  </w:style>
  <w:style w:type="paragraph" w:customStyle="1" w:styleId="Heading1List">
    <w:name w:val="Heading 1 List"/>
    <w:basedOn w:val="Normal"/>
    <w:next w:val="Normal"/>
    <w:autoRedefine/>
    <w:pPr>
      <w:shd w:val="clear" w:color="auto" w:fill="000000"/>
      <w:tabs>
        <w:tab w:val="left" w:pos="8640"/>
      </w:tabs>
      <w:spacing w:before="240" w:after="60" w:line="240" w:lineRule="auto"/>
      <w:jc w:val="left"/>
      <w:outlineLvl w:val="0"/>
    </w:pPr>
    <w:rPr>
      <w:b/>
      <w:color w:val="auto"/>
      <w:spacing w:val="20"/>
      <w:sz w:val="32"/>
      <w:szCs w:val="20"/>
      <w:lang w:val="en-US"/>
    </w:rPr>
  </w:style>
  <w:style w:type="paragraph" w:customStyle="1" w:styleId="TableNumber">
    <w:name w:val="Table Number"/>
    <w:basedOn w:val="Normal"/>
    <w:pPr>
      <w:tabs>
        <w:tab w:val="num" w:pos="720"/>
      </w:tabs>
      <w:spacing w:before="60" w:after="60" w:line="240" w:lineRule="exact"/>
      <w:ind w:left="720" w:hanging="720"/>
      <w:jc w:val="left"/>
    </w:pPr>
    <w:rPr>
      <w:rFonts w:eastAsia="MS Mincho"/>
      <w:color w:val="auto"/>
      <w:sz w:val="24"/>
      <w:szCs w:val="24"/>
      <w:lang w:val="en-US" w:eastAsia="ja-JP"/>
    </w:rPr>
  </w:style>
  <w:style w:type="paragraph" w:customStyle="1" w:styleId="TableBullet">
    <w:name w:val="Table Bullet"/>
    <w:basedOn w:val="Normal"/>
    <w:pPr>
      <w:tabs>
        <w:tab w:val="num" w:pos="720"/>
      </w:tabs>
      <w:spacing w:before="60" w:after="60" w:line="240" w:lineRule="auto"/>
      <w:ind w:left="720" w:hanging="720"/>
      <w:jc w:val="left"/>
    </w:pPr>
    <w:rPr>
      <w:rFonts w:eastAsia="MS Mincho"/>
      <w:color w:val="auto"/>
      <w:sz w:val="24"/>
      <w:szCs w:val="24"/>
      <w:lang w:val="en-US" w:eastAsia="ja-JP"/>
    </w:rPr>
  </w:style>
  <w:style w:type="paragraph" w:customStyle="1" w:styleId="Code">
    <w:name w:val="Code"/>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after="20" w:line="240" w:lineRule="auto"/>
      <w:ind w:left="720"/>
    </w:pPr>
    <w:rPr>
      <w:rFonts w:ascii="Courier New" w:hAnsi="Courier New"/>
      <w:noProof/>
      <w:color w:val="333399"/>
      <w:sz w:val="20"/>
      <w:szCs w:val="18"/>
      <w:lang w:val="en-US"/>
    </w:rPr>
  </w:style>
  <w:style w:type="paragraph" w:customStyle="1" w:styleId="Heading2List">
    <w:name w:val="Heading 2 List"/>
    <w:basedOn w:val="Heading2"/>
    <w:next w:val="Normal"/>
    <w:autoRedefine/>
    <w:pPr>
      <w:keepLines w:val="0"/>
      <w:numPr>
        <w:numId w:val="0"/>
      </w:numPr>
      <w:spacing w:line="340" w:lineRule="exact"/>
      <w:ind w:left="576" w:hanging="576"/>
      <w:jc w:val="center"/>
    </w:pPr>
    <w:rPr>
      <w:rFonts w:ascii="Times New Roman" w:eastAsia="MS Mincho" w:hAnsi="Times New Roman" w:cs="Times New Roman"/>
      <w:bCs w:val="0"/>
      <w:snapToGrid w:val="0"/>
      <w:spacing w:val="20"/>
      <w:szCs w:val="20"/>
      <w:lang w:val="nb-NO" w:eastAsia="ja-JP"/>
    </w:rPr>
  </w:style>
  <w:style w:type="paragraph" w:customStyle="1" w:styleId="Part">
    <w:name w:val="Part"/>
    <w:basedOn w:val="Normal"/>
    <w:next w:val="Normal"/>
    <w:pPr>
      <w:pBdr>
        <w:bottom w:val="single" w:sz="4" w:space="1" w:color="FF0000"/>
      </w:pBdr>
      <w:shd w:val="clear" w:color="auto" w:fill="FFFFFF"/>
      <w:spacing w:before="120" w:after="120" w:line="240" w:lineRule="auto"/>
      <w:ind w:left="357" w:right="357"/>
      <w:jc w:val="left"/>
    </w:pPr>
    <w:rPr>
      <w:rFonts w:eastAsia="MS Mincho"/>
      <w:b/>
      <w:color w:val="auto"/>
      <w:sz w:val="24"/>
      <w:szCs w:val="24"/>
      <w:lang w:val="en-US" w:eastAsia="zh-TW"/>
    </w:rPr>
  </w:style>
  <w:style w:type="paragraph" w:customStyle="1" w:styleId="TableHeading0">
    <w:name w:val="TableHeading"/>
    <w:basedOn w:val="Normal"/>
    <w:autoRedefine/>
    <w:pPr>
      <w:keepNext/>
      <w:spacing w:before="120" w:after="120" w:line="240" w:lineRule="auto"/>
      <w:jc w:val="center"/>
    </w:pPr>
    <w:rPr>
      <w:b/>
      <w:snapToGrid w:val="0"/>
      <w:color w:val="auto"/>
      <w:sz w:val="28"/>
      <w:lang w:val="en-US"/>
    </w:rPr>
  </w:style>
  <w:style w:type="paragraph" w:customStyle="1" w:styleId="TableCode">
    <w:name w:val="Table Code"/>
    <w:basedOn w:val="Code"/>
    <w:pPr>
      <w:ind w:left="0"/>
    </w:pPr>
  </w:style>
  <w:style w:type="paragraph" w:customStyle="1" w:styleId="Annex1">
    <w:name w:val="Annex 1"/>
    <w:basedOn w:val="Normal"/>
    <w:next w:val="Normal"/>
    <w:pPr>
      <w:shd w:val="clear" w:color="auto" w:fill="C0C0C0"/>
      <w:tabs>
        <w:tab w:val="num" w:pos="720"/>
      </w:tabs>
      <w:spacing w:before="240" w:after="60" w:line="240" w:lineRule="auto"/>
      <w:ind w:left="720" w:hanging="720"/>
      <w:jc w:val="left"/>
      <w:outlineLvl w:val="0"/>
    </w:pPr>
    <w:rPr>
      <w:rFonts w:eastAsia="SimSun"/>
      <w:b/>
      <w:color w:val="auto"/>
      <w:sz w:val="32"/>
      <w:szCs w:val="32"/>
      <w:lang w:val="en-US" w:eastAsia="zh-CN"/>
    </w:rPr>
  </w:style>
  <w:style w:type="paragraph" w:customStyle="1" w:styleId="Annex2">
    <w:name w:val="Annex 2"/>
    <w:basedOn w:val="Normal"/>
    <w:next w:val="Normal"/>
    <w:pPr>
      <w:tabs>
        <w:tab w:val="num" w:pos="1440"/>
      </w:tabs>
      <w:spacing w:before="240" w:after="60" w:line="240" w:lineRule="auto"/>
      <w:ind w:left="1440" w:hanging="720"/>
      <w:jc w:val="left"/>
      <w:outlineLvl w:val="1"/>
    </w:pPr>
    <w:rPr>
      <w:rFonts w:eastAsia="SimSun"/>
      <w:b/>
      <w:color w:val="auto"/>
      <w:sz w:val="30"/>
      <w:szCs w:val="24"/>
      <w:lang w:val="en-US" w:eastAsia="zh-CN"/>
    </w:rPr>
  </w:style>
  <w:style w:type="paragraph" w:customStyle="1" w:styleId="Annex3">
    <w:name w:val="Annex 3"/>
    <w:basedOn w:val="Normal"/>
    <w:next w:val="Normal"/>
    <w:pPr>
      <w:tabs>
        <w:tab w:val="num" w:pos="2160"/>
      </w:tabs>
      <w:spacing w:before="240" w:after="120" w:line="240" w:lineRule="auto"/>
      <w:ind w:left="2160" w:hanging="720"/>
      <w:jc w:val="left"/>
      <w:outlineLvl w:val="2"/>
    </w:pPr>
    <w:rPr>
      <w:rFonts w:eastAsia="SimSun"/>
      <w:b/>
      <w:i/>
      <w:color w:val="auto"/>
      <w:sz w:val="28"/>
      <w:szCs w:val="24"/>
      <w:lang w:val="en-US" w:eastAsia="zh-CN"/>
    </w:rPr>
  </w:style>
  <w:style w:type="paragraph" w:customStyle="1" w:styleId="Define">
    <w:name w:val="Define"/>
    <w:basedOn w:val="Normal"/>
    <w:pPr>
      <w:tabs>
        <w:tab w:val="left" w:pos="720"/>
        <w:tab w:val="left" w:pos="1440"/>
      </w:tabs>
      <w:spacing w:before="120" w:after="120" w:line="320" w:lineRule="exact"/>
      <w:ind w:left="1077" w:hanging="720"/>
      <w:jc w:val="left"/>
    </w:pPr>
    <w:rPr>
      <w:rFonts w:eastAsia="MS Mincho"/>
      <w:color w:val="auto"/>
      <w:sz w:val="24"/>
      <w:szCs w:val="24"/>
      <w:lang w:val="en-US" w:eastAsia="ja-JP"/>
    </w:rPr>
  </w:style>
  <w:style w:type="paragraph" w:styleId="IndexHeading">
    <w:name w:val="index heading"/>
    <w:basedOn w:val="Normal"/>
    <w:next w:val="Normal"/>
    <w:pPr>
      <w:spacing w:before="120" w:after="120" w:line="320" w:lineRule="atLeast"/>
    </w:pPr>
    <w:rPr>
      <w:rFonts w:ascii="Arial" w:hAnsi="Arial" w:cs="Arial"/>
      <w:b/>
      <w:bCs/>
      <w:color w:val="auto"/>
      <w:szCs w:val="20"/>
      <w:lang w:val="en-US"/>
    </w:rPr>
  </w:style>
  <w:style w:type="paragraph" w:customStyle="1" w:styleId="CheckStyle">
    <w:name w:val="Check Style"/>
    <w:basedOn w:val="Normal"/>
    <w:semiHidden/>
    <w:pPr>
      <w:tabs>
        <w:tab w:val="num" w:pos="720"/>
      </w:tabs>
      <w:spacing w:after="0" w:line="240" w:lineRule="auto"/>
      <w:ind w:left="720" w:hanging="720"/>
      <w:jc w:val="left"/>
    </w:pPr>
    <w:rPr>
      <w:rFonts w:eastAsia="MS Mincho"/>
      <w:color w:val="auto"/>
      <w:sz w:val="24"/>
      <w:szCs w:val="24"/>
      <w:lang w:val="en-US" w:eastAsia="ja-JP"/>
    </w:rPr>
  </w:style>
  <w:style w:type="paragraph" w:customStyle="1" w:styleId="SelectedStyle">
    <w:name w:val="Selected Style"/>
    <w:basedOn w:val="Normal"/>
    <w:semiHidden/>
    <w:pPr>
      <w:tabs>
        <w:tab w:val="num" w:pos="720"/>
      </w:tabs>
      <w:spacing w:after="0" w:line="240" w:lineRule="auto"/>
      <w:ind w:left="714" w:hanging="357"/>
      <w:jc w:val="left"/>
    </w:pPr>
    <w:rPr>
      <w:rFonts w:eastAsia="MS Mincho"/>
      <w:color w:val="auto"/>
      <w:sz w:val="24"/>
      <w:szCs w:val="24"/>
      <w:lang w:val="en-US" w:eastAsia="ja-JP"/>
    </w:rPr>
  </w:style>
  <w:style w:type="paragraph" w:customStyle="1" w:styleId="CancelStyle">
    <w:name w:val="Cancel Style"/>
    <w:basedOn w:val="Normal"/>
    <w:semiHidden/>
    <w:pPr>
      <w:tabs>
        <w:tab w:val="num" w:pos="720"/>
      </w:tabs>
      <w:spacing w:after="0" w:line="240" w:lineRule="auto"/>
      <w:ind w:left="720" w:hanging="720"/>
      <w:jc w:val="left"/>
    </w:pPr>
    <w:rPr>
      <w:rFonts w:eastAsia="MS Mincho"/>
      <w:color w:val="auto"/>
      <w:sz w:val="24"/>
      <w:szCs w:val="24"/>
      <w:lang w:val="en-US" w:eastAsia="ja-JP"/>
    </w:rPr>
  </w:style>
  <w:style w:type="paragraph" w:customStyle="1" w:styleId="QuestionStyle">
    <w:name w:val="Question Style"/>
    <w:basedOn w:val="Normal"/>
    <w:semiHidden/>
    <w:pPr>
      <w:tabs>
        <w:tab w:val="num" w:pos="720"/>
      </w:tabs>
      <w:spacing w:after="0" w:line="240" w:lineRule="auto"/>
      <w:ind w:left="720" w:hanging="720"/>
      <w:jc w:val="left"/>
    </w:pPr>
    <w:rPr>
      <w:rFonts w:eastAsia="MS Mincho"/>
      <w:color w:val="auto"/>
      <w:sz w:val="24"/>
      <w:szCs w:val="24"/>
      <w:lang w:val="en-US" w:eastAsia="ja-JP"/>
    </w:rPr>
  </w:style>
  <w:style w:type="paragraph" w:customStyle="1" w:styleId="List1">
    <w:name w:val="List 1"/>
    <w:basedOn w:val="Normal"/>
    <w:uiPriority w:val="99"/>
    <w:pPr>
      <w:widowControl w:val="0"/>
      <w:spacing w:before="120" w:after="60" w:line="380" w:lineRule="exact"/>
      <w:ind w:left="567" w:firstLine="720"/>
    </w:pPr>
    <w:rPr>
      <w:color w:val="auto"/>
      <w:szCs w:val="20"/>
      <w:lang w:val="en-US"/>
    </w:rPr>
  </w:style>
  <w:style w:type="paragraph" w:customStyle="1" w:styleId="Defineterm">
    <w:name w:val="Define term"/>
    <w:basedOn w:val="BodyText"/>
    <w:pPr>
      <w:tabs>
        <w:tab w:val="left" w:pos="720"/>
        <w:tab w:val="left" w:pos="2342"/>
      </w:tabs>
      <w:spacing w:before="120" w:after="120" w:line="320" w:lineRule="exact"/>
      <w:ind w:left="2342" w:hanging="1985"/>
    </w:pPr>
    <w:rPr>
      <w:rFonts w:ascii="Times" w:hAnsi="Times"/>
      <w:snapToGrid w:val="0"/>
      <w:color w:val="auto"/>
      <w:szCs w:val="20"/>
      <w:lang w:val="en-US"/>
    </w:rPr>
  </w:style>
  <w:style w:type="character" w:customStyle="1" w:styleId="IndentCharChar">
    <w:name w:val="Indent Char Char"/>
    <w:link w:val="Indent"/>
    <w:rPr>
      <w:bCs/>
      <w:color w:val="000000"/>
      <w:szCs w:val="20"/>
      <w:lang w:val="en-US"/>
    </w:rPr>
  </w:style>
  <w:style w:type="paragraph" w:customStyle="1" w:styleId="bulletted">
    <w:name w:val="bulletted"/>
    <w:basedOn w:val="Normal"/>
    <w:pPr>
      <w:tabs>
        <w:tab w:val="num" w:pos="720"/>
      </w:tabs>
      <w:spacing w:before="120" w:after="40" w:line="320" w:lineRule="atLeast"/>
      <w:ind w:left="340" w:hanging="340"/>
    </w:pPr>
    <w:rPr>
      <w:color w:val="auto"/>
      <w:szCs w:val="20"/>
      <w:lang w:val="en-US"/>
    </w:rPr>
  </w:style>
  <w:style w:type="paragraph" w:customStyle="1" w:styleId="Mucvan">
    <w:name w:val="Muc (van)"/>
    <w:basedOn w:val="Normal"/>
    <w:pPr>
      <w:spacing w:after="0" w:line="360" w:lineRule="auto"/>
      <w:ind w:firstLine="567"/>
    </w:pPr>
    <w:rPr>
      <w:color w:val="auto"/>
      <w:spacing w:val="-2"/>
    </w:rPr>
  </w:style>
  <w:style w:type="paragraph" w:customStyle="1" w:styleId="bublet2">
    <w:name w:val="bublet2"/>
    <w:basedOn w:val="Normal"/>
    <w:pPr>
      <w:tabs>
        <w:tab w:val="num" w:pos="984"/>
      </w:tabs>
      <w:spacing w:before="120" w:after="0" w:line="300" w:lineRule="atLeast"/>
      <w:ind w:left="984" w:hanging="360"/>
    </w:pPr>
    <w:rPr>
      <w:color w:val="auto"/>
      <w:szCs w:val="20"/>
      <w:lang w:val="en-US"/>
    </w:rPr>
  </w:style>
  <w:style w:type="paragraph" w:customStyle="1" w:styleId="Emrule">
    <w:name w:val="Emrule"/>
    <w:basedOn w:val="Normal"/>
    <w:pPr>
      <w:tabs>
        <w:tab w:val="num" w:pos="1080"/>
      </w:tabs>
      <w:spacing w:before="120" w:after="40" w:line="320" w:lineRule="atLeast"/>
      <w:ind w:left="1080" w:hanging="720"/>
    </w:pPr>
    <w:rPr>
      <w:color w:val="auto"/>
      <w:szCs w:val="20"/>
      <w:lang w:val="en-US"/>
    </w:rPr>
  </w:style>
  <w:style w:type="paragraph" w:customStyle="1" w:styleId="stardbindented">
    <w:name w:val="stardbindented"/>
    <w:basedOn w:val="Normal"/>
    <w:pPr>
      <w:spacing w:before="120" w:after="0" w:line="320" w:lineRule="atLeast"/>
      <w:ind w:firstLine="284"/>
    </w:pPr>
    <w:rPr>
      <w:rFonts w:ascii="Arial" w:hAnsi="Arial"/>
      <w:color w:val="auto"/>
      <w:szCs w:val="20"/>
      <w:lang w:val="en-US"/>
    </w:rPr>
  </w:style>
  <w:style w:type="paragraph" w:customStyle="1" w:styleId="numberindented">
    <w:name w:val="numberindented"/>
    <w:basedOn w:val="Normal"/>
    <w:pPr>
      <w:tabs>
        <w:tab w:val="num" w:pos="1080"/>
      </w:tabs>
      <w:spacing w:before="120" w:after="60" w:line="320" w:lineRule="atLeast"/>
      <w:ind w:left="1080" w:hanging="720"/>
    </w:pPr>
    <w:rPr>
      <w:color w:val="auto"/>
      <w:szCs w:val="20"/>
      <w:lang w:val="en-US"/>
    </w:rPr>
  </w:style>
  <w:style w:type="paragraph" w:customStyle="1" w:styleId="starindented">
    <w:name w:val="starindented"/>
    <w:basedOn w:val="ListParagraph"/>
    <w:pPr>
      <w:tabs>
        <w:tab w:val="num" w:pos="1080"/>
      </w:tabs>
      <w:spacing w:before="120" w:after="60" w:line="320" w:lineRule="atLeast"/>
      <w:ind w:left="1080" w:hanging="360"/>
      <w:contextualSpacing w:val="0"/>
    </w:pPr>
    <w:rPr>
      <w:color w:val="auto"/>
      <w:szCs w:val="20"/>
      <w:lang w:val="en-US"/>
    </w:rPr>
  </w:style>
  <w:style w:type="paragraph" w:customStyle="1" w:styleId="subtext">
    <w:name w:val="sub text"/>
    <w:basedOn w:val="Normal"/>
    <w:pPr>
      <w:tabs>
        <w:tab w:val="num" w:pos="180"/>
      </w:tabs>
      <w:spacing w:before="120" w:after="60" w:line="320" w:lineRule="atLeast"/>
      <w:ind w:left="180" w:hanging="360"/>
    </w:pPr>
    <w:rPr>
      <w:color w:val="auto"/>
      <w:szCs w:val="20"/>
      <w:lang w:val="en-US"/>
    </w:rPr>
  </w:style>
  <w:style w:type="paragraph" w:customStyle="1" w:styleId="TitleComment">
    <w:name w:val="Title_Comment"/>
    <w:basedOn w:val="Normal"/>
    <w:pPr>
      <w:spacing w:before="480" w:after="80" w:line="320" w:lineRule="atLeast"/>
      <w:ind w:firstLine="284"/>
      <w:jc w:val="center"/>
    </w:pPr>
    <w:rPr>
      <w:i/>
      <w:iCs/>
      <w:color w:val="auto"/>
      <w:sz w:val="32"/>
      <w:szCs w:val="20"/>
      <w:lang w:val="en-US"/>
    </w:rPr>
  </w:style>
  <w:style w:type="paragraph" w:customStyle="1" w:styleId="TOCHeading1">
    <w:name w:val="TOC Heading1"/>
    <w:basedOn w:val="Normal"/>
    <w:next w:val="Normal"/>
    <w:uiPriority w:val="39"/>
    <w:qFormat/>
    <w:pPr>
      <w:keepNext/>
      <w:pageBreakBefore/>
      <w:spacing w:before="960" w:after="960" w:line="320" w:lineRule="atLeast"/>
      <w:ind w:firstLine="284"/>
    </w:pPr>
    <w:rPr>
      <w:color w:val="auto"/>
      <w:sz w:val="36"/>
      <w:szCs w:val="20"/>
      <w:lang w:val="en-US"/>
    </w:rPr>
  </w:style>
  <w:style w:type="paragraph" w:customStyle="1" w:styleId="numberdbindented">
    <w:name w:val="numberdbindented"/>
    <w:basedOn w:val="numberindented"/>
  </w:style>
  <w:style w:type="paragraph" w:customStyle="1" w:styleId="bublet1">
    <w:name w:val="bublet1"/>
    <w:basedOn w:val="Normal"/>
    <w:pPr>
      <w:tabs>
        <w:tab w:val="num" w:pos="700"/>
      </w:tabs>
      <w:spacing w:before="120" w:after="0" w:line="300" w:lineRule="atLeast"/>
      <w:ind w:left="680" w:hanging="340"/>
    </w:pPr>
    <w:rPr>
      <w:color w:val="auto"/>
      <w:szCs w:val="20"/>
      <w:lang w:val="en-US"/>
    </w:rPr>
  </w:style>
  <w:style w:type="paragraph" w:customStyle="1" w:styleId="bublet3">
    <w:name w:val="bublet3"/>
    <w:basedOn w:val="bublet2"/>
    <w:pPr>
      <w:tabs>
        <w:tab w:val="clear" w:pos="984"/>
        <w:tab w:val="num" w:pos="850"/>
      </w:tabs>
      <w:ind w:left="981" w:hanging="357"/>
    </w:pPr>
  </w:style>
  <w:style w:type="paragraph" w:customStyle="1" w:styleId="bublet4">
    <w:name w:val="bublet4"/>
    <w:basedOn w:val="bublet3"/>
  </w:style>
  <w:style w:type="paragraph" w:customStyle="1" w:styleId="tron">
    <w:name w:val="tron"/>
    <w:basedOn w:val="Normal"/>
    <w:pPr>
      <w:tabs>
        <w:tab w:val="num" w:pos="567"/>
      </w:tabs>
      <w:spacing w:before="120" w:after="0" w:line="320" w:lineRule="atLeast"/>
      <w:ind w:left="567" w:hanging="567"/>
    </w:pPr>
    <w:rPr>
      <w:rFonts w:ascii=".VnTime" w:hAnsi=".VnTime"/>
      <w:color w:val="auto"/>
      <w:szCs w:val="20"/>
      <w:lang w:val="en-US"/>
    </w:rPr>
  </w:style>
  <w:style w:type="paragraph" w:customStyle="1" w:styleId="yeucau">
    <w:name w:val="yeucau"/>
    <w:basedOn w:val="Normal"/>
    <w:pPr>
      <w:tabs>
        <w:tab w:val="left" w:pos="561"/>
      </w:tabs>
      <w:spacing w:before="120" w:after="0" w:line="320" w:lineRule="atLeast"/>
      <w:ind w:left="561" w:hanging="561"/>
    </w:pPr>
    <w:rPr>
      <w:rFonts w:ascii=".VnTime" w:hAnsi=".VnTime"/>
      <w:i/>
      <w:iCs/>
      <w:color w:val="FF0000"/>
      <w:szCs w:val="20"/>
      <w:lang w:val="en-US"/>
    </w:rPr>
  </w:style>
  <w:style w:type="paragraph" w:customStyle="1" w:styleId="abc">
    <w:name w:val="abc"/>
    <w:basedOn w:val="Normal"/>
    <w:link w:val="abcChar"/>
    <w:uiPriority w:val="99"/>
    <w:qFormat/>
    <w:pPr>
      <w:widowControl w:val="0"/>
      <w:tabs>
        <w:tab w:val="left" w:pos="284"/>
        <w:tab w:val="left" w:pos="1134"/>
        <w:tab w:val="left" w:pos="2268"/>
        <w:tab w:val="left" w:pos="3402"/>
        <w:tab w:val="left" w:pos="4536"/>
        <w:tab w:val="left" w:pos="5670"/>
        <w:tab w:val="left" w:pos="6804"/>
        <w:tab w:val="left" w:pos="7938"/>
        <w:tab w:val="right" w:pos="9072"/>
      </w:tabs>
      <w:spacing w:before="120" w:after="0" w:line="300" w:lineRule="atLeast"/>
      <w:ind w:firstLine="284"/>
    </w:pPr>
    <w:rPr>
      <w:rFonts w:ascii=".VnTime" w:hAnsi=".VnTime"/>
      <w:snapToGrid w:val="0"/>
      <w:color w:val="000080"/>
      <w:szCs w:val="20"/>
      <w:lang w:val="en-US"/>
    </w:rPr>
  </w:style>
  <w:style w:type="paragraph" w:customStyle="1" w:styleId="BodyBold">
    <w:name w:val="BodyBold"/>
    <w:basedOn w:val="Normal"/>
    <w:pPr>
      <w:tabs>
        <w:tab w:val="num" w:pos="432"/>
      </w:tabs>
      <w:spacing w:before="120" w:after="0" w:line="300" w:lineRule="atLeast"/>
      <w:ind w:left="432" w:hanging="432"/>
    </w:pPr>
    <w:rPr>
      <w:rFonts w:ascii=".VnTime" w:hAnsi=".VnTime"/>
      <w:b/>
      <w:i/>
      <w:color w:val="auto"/>
      <w:szCs w:val="20"/>
      <w:lang w:val="en-US"/>
    </w:rPr>
  </w:style>
  <w:style w:type="paragraph" w:customStyle="1" w:styleId="TableSTT">
    <w:name w:val="TableSTT"/>
    <w:basedOn w:val="Normal"/>
    <w:pPr>
      <w:tabs>
        <w:tab w:val="num" w:pos="432"/>
        <w:tab w:val="left" w:pos="1980"/>
      </w:tabs>
      <w:spacing w:before="60" w:after="60" w:line="240" w:lineRule="auto"/>
      <w:ind w:firstLine="284"/>
      <w:jc w:val="center"/>
    </w:pPr>
    <w:rPr>
      <w:rFonts w:ascii="Arial" w:hAnsi="Arial" w:cs="Arial"/>
      <w:noProof/>
      <w:color w:val="auto"/>
      <w:sz w:val="24"/>
      <w:szCs w:val="24"/>
      <w:lang w:val="en-US"/>
    </w:rPr>
  </w:style>
  <w:style w:type="paragraph" w:customStyle="1" w:styleId="BodyTextIndent1">
    <w:name w:val="Body Text Indent 1"/>
    <w:basedOn w:val="BodyText"/>
    <w:pPr>
      <w:tabs>
        <w:tab w:val="num" w:pos="851"/>
      </w:tabs>
      <w:spacing w:before="120" w:after="0" w:line="288" w:lineRule="auto"/>
      <w:ind w:left="851" w:hanging="284"/>
    </w:pPr>
    <w:rPr>
      <w:rFonts w:eastAsia="SimSun"/>
      <w:noProof/>
      <w:color w:val="auto"/>
      <w:szCs w:val="24"/>
      <w:lang w:eastAsia="zh-CN"/>
    </w:rPr>
  </w:style>
  <w:style w:type="paragraph" w:customStyle="1" w:styleId="Center-N">
    <w:name w:val="Center-N"/>
    <w:basedOn w:val="Normal"/>
    <w:pPr>
      <w:keepNext/>
      <w:keepLines/>
      <w:spacing w:after="0" w:line="360" w:lineRule="auto"/>
      <w:ind w:firstLine="284"/>
      <w:jc w:val="center"/>
    </w:pPr>
    <w:rPr>
      <w:rFonts w:ascii="Tahoma" w:hAnsi="Tahoma"/>
      <w:color w:val="auto"/>
      <w:sz w:val="20"/>
      <w:szCs w:val="24"/>
      <w:lang w:val="en-US"/>
    </w:rPr>
  </w:style>
  <w:style w:type="paragraph" w:customStyle="1" w:styleId="g">
    <w:name w:val="g"/>
    <w:basedOn w:val="Normal"/>
    <w:pPr>
      <w:tabs>
        <w:tab w:val="num" w:pos="2160"/>
      </w:tabs>
      <w:spacing w:before="120" w:after="0" w:line="320" w:lineRule="atLeast"/>
      <w:ind w:left="2160" w:hanging="360"/>
    </w:pPr>
    <w:rPr>
      <w:color w:val="auto"/>
      <w:szCs w:val="24"/>
      <w:lang w:val="en-US"/>
    </w:rPr>
  </w:style>
  <w:style w:type="paragraph" w:customStyle="1" w:styleId="BodyText110">
    <w:name w:val="Body Text 1 1"/>
    <w:basedOn w:val="BodyText"/>
    <w:pPr>
      <w:spacing w:before="0" w:after="120" w:line="320" w:lineRule="exact"/>
      <w:ind w:left="1077" w:firstLine="284"/>
    </w:pPr>
    <w:rPr>
      <w:rFonts w:eastAsia="SimSun"/>
      <w:color w:val="auto"/>
      <w:szCs w:val="20"/>
      <w:lang w:val="en-US" w:eastAsia="zh-CN"/>
    </w:rPr>
  </w:style>
  <w:style w:type="paragraph" w:customStyle="1" w:styleId="Bull2">
    <w:name w:val="Bull2"/>
    <w:basedOn w:val="Normal"/>
    <w:pPr>
      <w:tabs>
        <w:tab w:val="left" w:pos="284"/>
        <w:tab w:val="num" w:pos="1080"/>
      </w:tabs>
      <w:spacing w:after="0" w:line="300" w:lineRule="atLeast"/>
      <w:ind w:left="568" w:hanging="284"/>
    </w:pPr>
    <w:rPr>
      <w:rFonts w:ascii=".VnTime" w:hAnsi=".VnTime"/>
      <w:color w:val="auto"/>
      <w:szCs w:val="24"/>
      <w:lang w:val="en-US"/>
    </w:rPr>
  </w:style>
  <w:style w:type="paragraph" w:customStyle="1" w:styleId="StyleBoldCharChar">
    <w:name w:val="Style Bold Char Char"/>
    <w:basedOn w:val="Normal"/>
    <w:autoRedefine/>
    <w:pPr>
      <w:spacing w:after="100" w:line="360" w:lineRule="auto"/>
      <w:ind w:firstLine="567"/>
    </w:pPr>
    <w:rPr>
      <w:iCs/>
      <w:color w:val="auto"/>
    </w:rPr>
  </w:style>
  <w:style w:type="paragraph" w:customStyle="1" w:styleId="Chudt">
    <w:name w:val="Chudt"/>
    <w:basedOn w:val="Normal"/>
    <w:pPr>
      <w:spacing w:after="0" w:line="360" w:lineRule="auto"/>
      <w:ind w:firstLine="567"/>
    </w:pPr>
    <w:rPr>
      <w:b/>
      <w:color w:val="auto"/>
      <w:spacing w:val="-2"/>
    </w:rPr>
  </w:style>
  <w:style w:type="paragraph" w:customStyle="1" w:styleId="LineStyle2">
    <w:name w:val="LineStyle2"/>
    <w:basedOn w:val="Normal"/>
    <w:autoRedefine/>
    <w:pPr>
      <w:tabs>
        <w:tab w:val="num" w:pos="480"/>
        <w:tab w:val="num" w:pos="720"/>
      </w:tabs>
      <w:spacing w:before="60" w:after="60" w:line="360" w:lineRule="auto"/>
      <w:ind w:left="480" w:hanging="360"/>
    </w:pPr>
    <w:rPr>
      <w:rFonts w:ascii=".VnSouthern" w:hAnsi=".VnSouthern"/>
      <w:color w:val="auto"/>
      <w:szCs w:val="24"/>
      <w:lang w:val="en-US"/>
    </w:rPr>
  </w:style>
  <w:style w:type="paragraph" w:customStyle="1" w:styleId="bullet21">
    <w:name w:val="bullet2"/>
    <w:basedOn w:val="Normal"/>
    <w:pPr>
      <w:tabs>
        <w:tab w:val="num" w:pos="360"/>
      </w:tabs>
      <w:spacing w:after="100" w:line="240" w:lineRule="auto"/>
      <w:ind w:left="360" w:hanging="360"/>
    </w:pPr>
    <w:rPr>
      <w:color w:val="auto"/>
      <w:szCs w:val="24"/>
      <w:lang w:eastAsia="vi-VN"/>
    </w:rPr>
  </w:style>
  <w:style w:type="paragraph" w:customStyle="1" w:styleId="MucVanOutline">
    <w:name w:val="Muc (Van) + Outline"/>
    <w:basedOn w:val="Normal"/>
    <w:pPr>
      <w:tabs>
        <w:tab w:val="num" w:pos="480"/>
      </w:tabs>
      <w:spacing w:after="0" w:line="360" w:lineRule="auto"/>
      <w:ind w:left="480" w:hanging="360"/>
    </w:pPr>
    <w:rPr>
      <w:color w:val="auto"/>
      <w:spacing w:val="-2"/>
    </w:rPr>
  </w:style>
  <w:style w:type="paragraph" w:customStyle="1" w:styleId="StyleOutlinenumbered1">
    <w:name w:val="Style Outline numbered1"/>
    <w:basedOn w:val="Normal"/>
    <w:autoRedefine/>
    <w:pPr>
      <w:tabs>
        <w:tab w:val="num" w:pos="1721"/>
      </w:tabs>
      <w:spacing w:after="100" w:line="360" w:lineRule="auto"/>
      <w:ind w:firstLine="567"/>
    </w:pPr>
    <w:rPr>
      <w:color w:val="auto"/>
      <w:lang w:val="en-US"/>
    </w:rPr>
  </w:style>
  <w:style w:type="paragraph" w:customStyle="1" w:styleId="StyleOutlinenumberedCourierNewLeft127cm">
    <w:name w:val="Style Outline numbered Courier New Left:  1.27 cm"/>
    <w:basedOn w:val="Normal"/>
    <w:autoRedefine/>
    <w:pPr>
      <w:tabs>
        <w:tab w:val="num" w:pos="1440"/>
      </w:tabs>
      <w:spacing w:after="100" w:line="360" w:lineRule="auto"/>
      <w:ind w:left="1077" w:hanging="357"/>
    </w:pPr>
    <w:rPr>
      <w:color w:val="auto"/>
      <w:lang w:val="en-US"/>
    </w:rPr>
  </w:style>
  <w:style w:type="paragraph" w:customStyle="1" w:styleId="Bullet4">
    <w:name w:val="Bullet4"/>
    <w:basedOn w:val="Normal"/>
    <w:pPr>
      <w:tabs>
        <w:tab w:val="num" w:pos="480"/>
        <w:tab w:val="left" w:pos="1191"/>
      </w:tabs>
      <w:spacing w:after="120" w:line="260" w:lineRule="exact"/>
      <w:ind w:left="1134" w:hanging="360"/>
    </w:pPr>
    <w:rPr>
      <w:color w:val="auto"/>
      <w:szCs w:val="24"/>
      <w:lang w:val="en-US"/>
    </w:rPr>
  </w:style>
  <w:style w:type="paragraph" w:customStyle="1" w:styleId="Bangbieu-j">
    <w:name w:val="Bang bieu - j"/>
    <w:basedOn w:val="Normal"/>
    <w:autoRedefine/>
    <w:pPr>
      <w:spacing w:before="80" w:after="80" w:line="240" w:lineRule="auto"/>
      <w:ind w:firstLine="720"/>
    </w:pPr>
    <w:rPr>
      <w:rFonts w:ascii="Arial" w:hAnsi="Arial" w:cs="Arial"/>
      <w:color w:val="auto"/>
      <w:sz w:val="24"/>
      <w:szCs w:val="24"/>
      <w:lang w:val="en-US"/>
    </w:rPr>
  </w:style>
  <w:style w:type="paragraph" w:customStyle="1" w:styleId="StyleAfter0pt">
    <w:name w:val="Style After:  0 pt"/>
    <w:basedOn w:val="Normal"/>
    <w:autoRedefine/>
    <w:pPr>
      <w:spacing w:after="0" w:line="240" w:lineRule="auto"/>
      <w:ind w:firstLine="284"/>
      <w:jc w:val="center"/>
    </w:pPr>
    <w:rPr>
      <w:i/>
      <w:color w:val="auto"/>
      <w:szCs w:val="20"/>
    </w:rPr>
  </w:style>
  <w:style w:type="paragraph" w:customStyle="1" w:styleId="kieucham">
    <w:name w:val="kieu cham"/>
    <w:basedOn w:val="Normal"/>
    <w:autoRedefine/>
    <w:pPr>
      <w:tabs>
        <w:tab w:val="num" w:pos="600"/>
      </w:tabs>
      <w:spacing w:before="120" w:after="0" w:line="300" w:lineRule="atLeast"/>
      <w:ind w:left="600" w:hanging="360"/>
    </w:pPr>
    <w:rPr>
      <w:rFonts w:ascii="Arial" w:eastAsia="SimSun" w:hAnsi="Arial"/>
      <w:bCs/>
      <w:iCs/>
      <w:noProof/>
      <w:color w:val="auto"/>
      <w:lang w:eastAsia="zh-CN"/>
    </w:rPr>
  </w:style>
  <w:style w:type="character" w:customStyle="1" w:styleId="tableChar">
    <w:name w:val="table Char"/>
    <w:link w:val="table"/>
    <w:rPr>
      <w:rFonts w:ascii="Times New Roman" w:eastAsia="Times New Roman" w:hAnsi="Times New Roman"/>
      <w:color w:val="000000"/>
      <w:sz w:val="26"/>
      <w:szCs w:val="26"/>
      <w:lang w:val="en-GB"/>
    </w:rPr>
  </w:style>
  <w:style w:type="paragraph" w:customStyle="1" w:styleId="vanbanChar">
    <w:name w:val="van ban Char"/>
    <w:basedOn w:val="Normal"/>
    <w:pPr>
      <w:spacing w:after="0" w:line="240" w:lineRule="auto"/>
      <w:ind w:firstLine="284"/>
    </w:pPr>
    <w:rPr>
      <w:rFonts w:ascii="Arial" w:eastAsia="SimSun" w:hAnsi="Arial"/>
      <w:noProof/>
      <w:color w:val="auto"/>
      <w:lang w:val="en-US" w:eastAsia="zh-CN"/>
    </w:rPr>
  </w:style>
  <w:style w:type="paragraph" w:customStyle="1" w:styleId="chuy">
    <w:name w:val="chu_y"/>
    <w:basedOn w:val="Normal"/>
    <w:pPr>
      <w:tabs>
        <w:tab w:val="num" w:pos="1080"/>
      </w:tabs>
      <w:spacing w:before="60" w:after="120" w:line="240" w:lineRule="auto"/>
      <w:ind w:left="1080" w:hanging="720"/>
    </w:pPr>
    <w:rPr>
      <w:rFonts w:ascii=".VnTime" w:hAnsi=".VnTime"/>
      <w:i/>
      <w:color w:val="auto"/>
      <w:szCs w:val="20"/>
      <w:lang w:val="en-US"/>
    </w:rPr>
  </w:style>
  <w:style w:type="paragraph" w:customStyle="1" w:styleId="Bangbieu-c">
    <w:name w:val="Bang bieu - c"/>
    <w:basedOn w:val="Bangbieu-j"/>
    <w:autoRedefine/>
    <w:pPr>
      <w:jc w:val="center"/>
    </w:pPr>
    <w:rPr>
      <w:sz w:val="26"/>
    </w:rPr>
  </w:style>
  <w:style w:type="paragraph" w:customStyle="1" w:styleId="TieudeTailieu">
    <w:name w:val="TieudeTailieu"/>
    <w:basedOn w:val="Normal"/>
    <w:autoRedefine/>
    <w:pPr>
      <w:spacing w:after="100" w:line="240" w:lineRule="auto"/>
      <w:ind w:firstLine="720"/>
      <w:jc w:val="center"/>
    </w:pPr>
    <w:rPr>
      <w:rFonts w:ascii=".VnArialH" w:hAnsi=".VnArialH"/>
      <w:b/>
      <w:color w:val="auto"/>
      <w:sz w:val="40"/>
      <w:szCs w:val="20"/>
      <w:lang w:val="en-US"/>
    </w:rPr>
  </w:style>
  <w:style w:type="paragraph" w:customStyle="1" w:styleId="TenDuan">
    <w:name w:val="TenDuan"/>
    <w:basedOn w:val="Normal"/>
    <w:pPr>
      <w:spacing w:before="360" w:after="240" w:line="240" w:lineRule="auto"/>
      <w:ind w:firstLine="720"/>
      <w:jc w:val="center"/>
    </w:pPr>
    <w:rPr>
      <w:rFonts w:ascii=".VnCooperH" w:hAnsi=".VnCooperH"/>
      <w:b/>
      <w:color w:val="auto"/>
      <w:sz w:val="40"/>
      <w:szCs w:val="20"/>
      <w:lang w:val="en-US"/>
    </w:rPr>
  </w:style>
  <w:style w:type="paragraph" w:customStyle="1" w:styleId="StyleStyleHeading5NotItalicLeft1Firstline011pt">
    <w:name w:val="Style Style Heading 5 + Not Italic Left:  1&quot; First line:  0&quot; + 11 pt"/>
    <w:basedOn w:val="Normal"/>
    <w:pPr>
      <w:keepNext/>
      <w:tabs>
        <w:tab w:val="num" w:pos="3600"/>
      </w:tabs>
      <w:spacing w:before="120" w:after="100" w:line="240" w:lineRule="auto"/>
      <w:ind w:left="2160" w:hanging="360"/>
      <w:outlineLvl w:val="4"/>
    </w:pPr>
    <w:rPr>
      <w:rFonts w:ascii=".VnTime" w:hAnsi=".VnTime"/>
      <w:bCs/>
      <w:i/>
      <w:color w:val="auto"/>
      <w:sz w:val="22"/>
      <w:szCs w:val="20"/>
      <w:lang w:val="en-US"/>
    </w:rPr>
  </w:style>
  <w:style w:type="paragraph" w:customStyle="1" w:styleId="bullet2CharChar0">
    <w:name w:val="bullet2 Char Char"/>
    <w:basedOn w:val="Normal"/>
    <w:pPr>
      <w:keepNext/>
      <w:tabs>
        <w:tab w:val="num" w:pos="720"/>
        <w:tab w:val="left" w:pos="1584"/>
      </w:tabs>
      <w:spacing w:before="60" w:after="60" w:line="320" w:lineRule="atLeast"/>
      <w:ind w:left="720" w:hanging="360"/>
    </w:pPr>
    <w:rPr>
      <w:rFonts w:ascii=".VnTime" w:hAnsi=".VnTime"/>
      <w:snapToGrid w:val="0"/>
      <w:color w:val="auto"/>
      <w:sz w:val="24"/>
      <w:szCs w:val="24"/>
      <w:lang w:val="en-US"/>
    </w:rPr>
  </w:style>
  <w:style w:type="paragraph" w:customStyle="1" w:styleId="StyleBlackAfter0pt">
    <w:name w:val="Style Black After:  0 pt"/>
    <w:basedOn w:val="Normal"/>
    <w:autoRedefine/>
    <w:pPr>
      <w:spacing w:after="0" w:line="360" w:lineRule="auto"/>
      <w:ind w:firstLine="284"/>
    </w:pPr>
    <w:rPr>
      <w:color w:val="000000"/>
      <w:szCs w:val="20"/>
      <w:lang w:val="en-US"/>
    </w:rPr>
  </w:style>
  <w:style w:type="paragraph" w:customStyle="1" w:styleId="StyleBoldBlackCenteredAfter0pt">
    <w:name w:val="Style Bold Black Centered After:  0 pt"/>
    <w:basedOn w:val="Normal"/>
    <w:autoRedefine/>
    <w:pPr>
      <w:spacing w:after="0" w:line="360" w:lineRule="auto"/>
      <w:ind w:firstLine="284"/>
      <w:jc w:val="center"/>
    </w:pPr>
    <w:rPr>
      <w:b/>
      <w:bCs/>
      <w:color w:val="000000"/>
      <w:szCs w:val="20"/>
      <w:lang w:val="en-US"/>
    </w:rPr>
  </w:style>
  <w:style w:type="paragraph" w:customStyle="1" w:styleId="StyleOutlinenumbered">
    <w:name w:val="Style Outline numbered"/>
    <w:basedOn w:val="Normal"/>
    <w:autoRedefine/>
    <w:pPr>
      <w:spacing w:after="0" w:line="360" w:lineRule="auto"/>
      <w:ind w:left="720" w:firstLine="284"/>
    </w:pPr>
    <w:rPr>
      <w:color w:val="auto"/>
    </w:rPr>
  </w:style>
  <w:style w:type="paragraph" w:customStyle="1" w:styleId="StyleOutlinenumberedSymbolsymbol">
    <w:name w:val="Style Outline numbered Symbol (symbol)"/>
    <w:basedOn w:val="Normal"/>
    <w:autoRedefine/>
    <w:pPr>
      <w:tabs>
        <w:tab w:val="num" w:pos="720"/>
      </w:tabs>
      <w:spacing w:after="100" w:line="360" w:lineRule="auto"/>
      <w:ind w:left="720" w:hanging="360"/>
    </w:pPr>
    <w:rPr>
      <w:color w:val="auto"/>
      <w:lang w:val="en-US"/>
    </w:rPr>
  </w:style>
  <w:style w:type="paragraph" w:customStyle="1" w:styleId="StyleBodyTextBold">
    <w:name w:val="Style Body Text + Bold"/>
    <w:basedOn w:val="BodyText"/>
    <w:autoRedefine/>
    <w:pPr>
      <w:spacing w:before="0" w:after="100" w:line="360" w:lineRule="auto"/>
    </w:pPr>
    <w:rPr>
      <w:bCs/>
      <w:snapToGrid w:val="0"/>
      <w:color w:val="auto"/>
    </w:rPr>
  </w:style>
  <w:style w:type="paragraph" w:customStyle="1" w:styleId="StyleStyleBoldCharCharBoldNotItalic">
    <w:name w:val="Style Style Bold Char Char + Bold Not Italic"/>
    <w:basedOn w:val="StyleBoldCharChar"/>
    <w:autoRedefine/>
    <w:rPr>
      <w:b/>
      <w:bCs/>
      <w:i/>
      <w:spacing w:val="-2"/>
    </w:rPr>
  </w:style>
  <w:style w:type="paragraph" w:customStyle="1" w:styleId="Title3">
    <w:name w:val="Title3"/>
    <w:basedOn w:val="Normal"/>
    <w:pPr>
      <w:spacing w:before="300" w:after="120" w:line="240" w:lineRule="auto"/>
      <w:ind w:firstLine="284"/>
      <w:jc w:val="center"/>
    </w:pPr>
    <w:rPr>
      <w:b/>
      <w:bCs/>
      <w:smallCaps/>
      <w:color w:val="auto"/>
      <w:szCs w:val="24"/>
    </w:rPr>
  </w:style>
  <w:style w:type="paragraph" w:customStyle="1" w:styleId="PHAN1">
    <w:name w:val="PHAN 1"/>
    <w:basedOn w:val="Normal"/>
    <w:next w:val="Normal"/>
    <w:pPr>
      <w:spacing w:after="0" w:line="360" w:lineRule="auto"/>
      <w:ind w:firstLine="567"/>
      <w:jc w:val="center"/>
    </w:pPr>
    <w:rPr>
      <w:smallCaps/>
      <w:color w:val="auto"/>
      <w:spacing w:val="-2"/>
    </w:rPr>
  </w:style>
  <w:style w:type="paragraph" w:customStyle="1" w:styleId="Vietstar5">
    <w:name w:val="Vietstar 5"/>
    <w:basedOn w:val="Heading5"/>
    <w:autoRedefine/>
    <w:pPr>
      <w:keepNext w:val="0"/>
      <w:keepLines w:val="0"/>
      <w:numPr>
        <w:numId w:val="0"/>
      </w:numPr>
      <w:tabs>
        <w:tab w:val="num" w:pos="3840"/>
      </w:tabs>
      <w:spacing w:before="240" w:after="60" w:line="360" w:lineRule="atLeast"/>
      <w:ind w:left="3840" w:hanging="360"/>
    </w:pPr>
    <w:rPr>
      <w:rFonts w:ascii="Tahoma" w:eastAsia="Times New Roman" w:hAnsi="Tahoma" w:cs="Times New Roman"/>
      <w:bCs/>
      <w:iCs/>
      <w:color w:val="auto"/>
      <w:sz w:val="22"/>
      <w:szCs w:val="22"/>
      <w:lang w:val="en-US"/>
    </w:rPr>
  </w:style>
  <w:style w:type="paragraph" w:customStyle="1" w:styleId="Vietstar1">
    <w:name w:val="Vietstar 1"/>
    <w:basedOn w:val="Heading1"/>
    <w:pPr>
      <w:keepLines w:val="0"/>
      <w:numPr>
        <w:numId w:val="0"/>
      </w:numPr>
      <w:tabs>
        <w:tab w:val="clear" w:pos="709"/>
        <w:tab w:val="left" w:pos="426"/>
        <w:tab w:val="num" w:pos="720"/>
      </w:tabs>
      <w:spacing w:line="360" w:lineRule="auto"/>
      <w:ind w:left="720" w:hanging="360"/>
    </w:pPr>
    <w:rPr>
      <w:rFonts w:ascii="Tahoma" w:eastAsia="Times New Roman" w:hAnsi="Tahoma" w:cs="Times New Roman"/>
      <w:w w:val="90"/>
      <w:kern w:val="32"/>
      <w:sz w:val="28"/>
      <w:szCs w:val="28"/>
    </w:rPr>
  </w:style>
  <w:style w:type="paragraph" w:customStyle="1" w:styleId="Vietstar2">
    <w:name w:val="Vietstar 2"/>
    <w:basedOn w:val="Heading2"/>
    <w:autoRedefine/>
    <w:pPr>
      <w:keepLines w:val="0"/>
      <w:numPr>
        <w:numId w:val="0"/>
      </w:numPr>
      <w:tabs>
        <w:tab w:val="num" w:pos="1680"/>
      </w:tabs>
      <w:spacing w:after="240" w:line="360" w:lineRule="auto"/>
      <w:ind w:left="1680" w:hanging="360"/>
    </w:pPr>
    <w:rPr>
      <w:rFonts w:ascii="Tahoma" w:eastAsia="Times New Roman" w:hAnsi="Tahoma" w:cs="Tahoma"/>
      <w:iCs/>
      <w:lang w:val="nb-NO"/>
    </w:rPr>
  </w:style>
  <w:style w:type="paragraph" w:customStyle="1" w:styleId="Vietstar3">
    <w:name w:val="Vietstar 3"/>
    <w:basedOn w:val="Heading3"/>
    <w:autoRedefine/>
    <w:pPr>
      <w:keepLines w:val="0"/>
      <w:numPr>
        <w:numId w:val="0"/>
      </w:numPr>
      <w:tabs>
        <w:tab w:val="num" w:pos="2400"/>
      </w:tabs>
      <w:spacing w:after="240" w:line="360" w:lineRule="auto"/>
      <w:ind w:left="2400" w:hanging="180"/>
    </w:pPr>
    <w:rPr>
      <w:rFonts w:ascii="Tahoma" w:eastAsia="Times New Roman" w:hAnsi="Tahoma" w:cs="Times New Roman"/>
      <w:color w:val="auto"/>
      <w:sz w:val="24"/>
      <w:szCs w:val="24"/>
      <w:lang w:val="en-US"/>
    </w:rPr>
  </w:style>
  <w:style w:type="paragraph" w:customStyle="1" w:styleId="Vietstar4">
    <w:name w:val="Vietstar 4"/>
    <w:basedOn w:val="Heading4"/>
    <w:autoRedefine/>
    <w:pPr>
      <w:keepLines w:val="0"/>
      <w:numPr>
        <w:numId w:val="0"/>
      </w:numPr>
      <w:tabs>
        <w:tab w:val="num" w:pos="3120"/>
      </w:tabs>
      <w:spacing w:before="240" w:after="60" w:line="360" w:lineRule="auto"/>
      <w:ind w:left="3120" w:hanging="360"/>
    </w:pPr>
    <w:rPr>
      <w:rFonts w:ascii="Tahoma" w:eastAsia="Times New Roman" w:hAnsi="Tahoma" w:cs="Times New Roman"/>
      <w:b w:val="0"/>
      <w:i w:val="0"/>
      <w:iCs w:val="0"/>
      <w:color w:val="auto"/>
      <w:sz w:val="24"/>
      <w:szCs w:val="24"/>
    </w:rPr>
  </w:style>
  <w:style w:type="paragraph" w:customStyle="1" w:styleId="TitleLeft">
    <w:name w:val="Title Left"/>
    <w:basedOn w:val="Normal"/>
    <w:next w:val="Normal"/>
    <w:pPr>
      <w:spacing w:before="240" w:after="60" w:line="240" w:lineRule="auto"/>
      <w:ind w:firstLine="284"/>
      <w:outlineLvl w:val="0"/>
    </w:pPr>
    <w:rPr>
      <w:rFonts w:ascii="Arial" w:eastAsia="SimSun" w:hAnsi="Arial" w:cs="Arial"/>
      <w:b/>
      <w:bCs/>
      <w:color w:val="auto"/>
      <w:kern w:val="28"/>
      <w:sz w:val="32"/>
      <w:szCs w:val="32"/>
      <w:lang w:val="en-US" w:eastAsia="zh-CN"/>
    </w:rPr>
  </w:style>
  <w:style w:type="paragraph" w:customStyle="1" w:styleId="Char1CharCharChar1CharCharChar">
    <w:name w:val="Char1 Char Char Char1 Char Char Char"/>
    <w:basedOn w:val="Normal"/>
    <w:pPr>
      <w:pageBreakBefore/>
      <w:spacing w:before="100" w:beforeAutospacing="1" w:after="100" w:afterAutospacing="1" w:line="240" w:lineRule="auto"/>
      <w:ind w:left="284" w:firstLine="284"/>
    </w:pPr>
    <w:rPr>
      <w:rFonts w:ascii="Tahoma" w:hAnsi="Tahoma"/>
      <w:color w:val="auto"/>
      <w:sz w:val="20"/>
      <w:szCs w:val="20"/>
      <w:lang w:val="en-US"/>
    </w:rPr>
  </w:style>
  <w:style w:type="paragraph" w:customStyle="1" w:styleId="I1">
    <w:name w:val="I.1"/>
    <w:basedOn w:val="Normal"/>
    <w:pPr>
      <w:tabs>
        <w:tab w:val="left" w:pos="0"/>
      </w:tabs>
      <w:spacing w:before="240" w:after="60" w:line="240" w:lineRule="auto"/>
      <w:ind w:firstLine="284"/>
    </w:pPr>
    <w:rPr>
      <w:rFonts w:ascii=".VnTime" w:hAnsi=".VnTime"/>
      <w:b/>
      <w:color w:val="auto"/>
      <w:szCs w:val="20"/>
      <w:lang w:val="en-US"/>
    </w:rPr>
  </w:style>
  <w:style w:type="paragraph" w:customStyle="1" w:styleId="I11">
    <w:name w:val="I.11"/>
    <w:basedOn w:val="Normal"/>
    <w:autoRedefine/>
    <w:pPr>
      <w:tabs>
        <w:tab w:val="left" w:pos="0"/>
      </w:tabs>
      <w:spacing w:before="360" w:after="0" w:line="240" w:lineRule="auto"/>
      <w:ind w:firstLine="284"/>
    </w:pPr>
    <w:rPr>
      <w:rFonts w:ascii="Arial" w:hAnsi="Arial" w:cs="Arial"/>
      <w:b/>
      <w:color w:val="auto"/>
      <w:lang w:val="da-DK"/>
    </w:rPr>
  </w:style>
  <w:style w:type="paragraph" w:customStyle="1" w:styleId="I-II-III">
    <w:name w:val="I-II-III"/>
    <w:basedOn w:val="Normal"/>
    <w:autoRedefine/>
    <w:pPr>
      <w:tabs>
        <w:tab w:val="left" w:pos="0"/>
      </w:tabs>
      <w:spacing w:before="480" w:after="0" w:line="240" w:lineRule="auto"/>
      <w:ind w:firstLine="284"/>
    </w:pPr>
    <w:rPr>
      <w:rFonts w:ascii="Arial" w:hAnsi="Arial" w:cs="Arial"/>
      <w:b/>
      <w:color w:val="auto"/>
      <w:sz w:val="36"/>
      <w:szCs w:val="36"/>
      <w:lang w:val="da-DK"/>
    </w:rPr>
  </w:style>
  <w:style w:type="paragraph" w:customStyle="1" w:styleId="Bullets">
    <w:name w:val="Bullets"/>
    <w:basedOn w:val="Normal"/>
    <w:pPr>
      <w:tabs>
        <w:tab w:val="num" w:pos="1021"/>
      </w:tabs>
      <w:spacing w:before="120" w:after="0" w:line="240" w:lineRule="auto"/>
      <w:ind w:left="1021" w:hanging="284"/>
    </w:pPr>
    <w:rPr>
      <w:color w:val="auto"/>
      <w:lang w:val="en-US"/>
    </w:rPr>
  </w:style>
  <w:style w:type="paragraph" w:customStyle="1" w:styleId="Bullets2">
    <w:name w:val="Bullets 2"/>
    <w:basedOn w:val="Bullets"/>
    <w:next w:val="Bullets"/>
    <w:pPr>
      <w:tabs>
        <w:tab w:val="clear" w:pos="1021"/>
        <w:tab w:val="num" w:pos="1123"/>
      </w:tabs>
      <w:ind w:left="1047"/>
    </w:pPr>
  </w:style>
  <w:style w:type="paragraph" w:customStyle="1" w:styleId="TitlePageField">
    <w:name w:val="Title Page Field"/>
    <w:basedOn w:val="Normal"/>
    <w:pPr>
      <w:spacing w:before="160" w:after="160" w:line="240" w:lineRule="auto"/>
      <w:ind w:firstLine="284"/>
    </w:pPr>
    <w:rPr>
      <w:rFonts w:ascii="Arial" w:hAnsi="Arial"/>
      <w:color w:val="000000"/>
      <w:sz w:val="24"/>
      <w:szCs w:val="20"/>
      <w:lang w:val="en-US"/>
    </w:rPr>
  </w:style>
  <w:style w:type="paragraph" w:customStyle="1" w:styleId="Mucnho1">
    <w:name w:val="Mucnho1"/>
    <w:basedOn w:val="Normal"/>
    <w:pPr>
      <w:spacing w:after="0" w:line="240" w:lineRule="auto"/>
      <w:ind w:firstLine="284"/>
    </w:pPr>
    <w:rPr>
      <w:b/>
      <w:color w:val="auto"/>
      <w:lang w:val="en-US"/>
    </w:rPr>
  </w:style>
  <w:style w:type="character" w:customStyle="1" w:styleId="Bull2CharCharCharCharChar">
    <w:name w:val="Bull2 Char Char Char Char Char"/>
    <w:rPr>
      <w:rFonts w:ascii=".VnTime" w:hAnsi=".VnTime"/>
      <w:sz w:val="26"/>
      <w:szCs w:val="24"/>
      <w:lang w:val="en-US" w:eastAsia="en-US" w:bidi="ar-SA"/>
    </w:rPr>
  </w:style>
  <w:style w:type="paragraph" w:customStyle="1" w:styleId="header2">
    <w:name w:val="header2"/>
    <w:basedOn w:val="Normal"/>
    <w:pPr>
      <w:spacing w:after="0" w:line="240" w:lineRule="auto"/>
      <w:ind w:firstLine="284"/>
    </w:pPr>
    <w:rPr>
      <w:b/>
      <w:color w:val="auto"/>
      <w:lang w:val="en-US"/>
    </w:rPr>
  </w:style>
  <w:style w:type="paragraph" w:customStyle="1" w:styleId="NText">
    <w:name w:val="NText"/>
    <w:basedOn w:val="Normal"/>
    <w:pPr>
      <w:spacing w:before="120" w:after="120" w:line="400" w:lineRule="exact"/>
      <w:ind w:firstLine="540"/>
    </w:pPr>
    <w:rPr>
      <w:color w:val="auto"/>
      <w:szCs w:val="24"/>
      <w:lang w:val="en-US"/>
    </w:rPr>
  </w:style>
  <w:style w:type="paragraph" w:customStyle="1" w:styleId="bigtitle">
    <w:name w:val="bigtitle"/>
    <w:basedOn w:val="Normal"/>
    <w:pPr>
      <w:spacing w:before="120" w:after="120" w:line="312" w:lineRule="auto"/>
      <w:ind w:firstLine="284"/>
    </w:pPr>
    <w:rPr>
      <w:rFonts w:ascii="Arial" w:hAnsi="Arial" w:cs="Arial"/>
      <w:b/>
      <w:bCs/>
      <w:color w:val="0F7C9D"/>
      <w:sz w:val="18"/>
      <w:szCs w:val="18"/>
      <w:lang w:val="en-US"/>
    </w:rPr>
  </w:style>
  <w:style w:type="paragraph" w:customStyle="1" w:styleId="Heading11">
    <w:name w:val="Heading1"/>
    <w:basedOn w:val="Title"/>
    <w:pPr>
      <w:pBdr>
        <w:bottom w:val="none" w:sz="0" w:space="0" w:color="auto"/>
      </w:pBdr>
      <w:spacing w:before="240" w:after="60" w:line="240" w:lineRule="auto"/>
      <w:ind w:firstLine="284"/>
      <w:contextualSpacing w:val="0"/>
      <w:jc w:val="center"/>
      <w:outlineLvl w:val="0"/>
    </w:pPr>
    <w:rPr>
      <w:rFonts w:ascii="Times New Roman" w:eastAsia="Times New Roman" w:hAnsi="Times New Roman" w:cs="Times New Roman"/>
      <w:b/>
      <w:bCs/>
      <w:color w:val="auto"/>
      <w:spacing w:val="0"/>
      <w:sz w:val="36"/>
      <w:szCs w:val="32"/>
      <w:lang w:val="en-US"/>
    </w:rPr>
  </w:style>
  <w:style w:type="paragraph" w:customStyle="1" w:styleId="noidung0">
    <w:name w:val="noidung"/>
    <w:basedOn w:val="Normal"/>
    <w:pPr>
      <w:spacing w:before="120" w:after="120" w:line="312" w:lineRule="auto"/>
      <w:ind w:firstLine="284"/>
    </w:pPr>
    <w:rPr>
      <w:color w:val="auto"/>
      <w:szCs w:val="24"/>
      <w:lang w:val="en-US"/>
    </w:rPr>
  </w:style>
  <w:style w:type="paragraph" w:customStyle="1" w:styleId="Mau-2">
    <w:name w:val="Mau-2"/>
    <w:basedOn w:val="Normal"/>
    <w:pPr>
      <w:keepNext/>
      <w:keepLines/>
      <w:tabs>
        <w:tab w:val="num" w:pos="720"/>
      </w:tabs>
      <w:spacing w:after="0" w:line="240" w:lineRule="auto"/>
      <w:ind w:left="113" w:hanging="113"/>
    </w:pPr>
    <w:rPr>
      <w:rFonts w:ascii="Arial" w:hAnsi="Arial"/>
      <w:color w:val="auto"/>
      <w:sz w:val="24"/>
      <w:szCs w:val="24"/>
      <w:lang w:val="en-US"/>
    </w:rPr>
  </w:style>
  <w:style w:type="paragraph" w:customStyle="1" w:styleId="NormalText0">
    <w:name w:val="Normal Text"/>
    <w:basedOn w:val="Normal"/>
    <w:link w:val="NormalTextChar"/>
    <w:pPr>
      <w:spacing w:before="120" w:after="60" w:line="240" w:lineRule="auto"/>
      <w:ind w:left="1701" w:firstLine="284"/>
    </w:pPr>
    <w:rPr>
      <w:rFonts w:ascii="Arial" w:hAnsi="Arial"/>
      <w:color w:val="auto"/>
      <w:sz w:val="20"/>
      <w:szCs w:val="20"/>
      <w:lang w:val="en-US"/>
    </w:rPr>
  </w:style>
  <w:style w:type="paragraph" w:customStyle="1" w:styleId="BulletLevel1">
    <w:name w:val="Bullet Level 1"/>
    <w:basedOn w:val="NormalText0"/>
    <w:pPr>
      <w:tabs>
        <w:tab w:val="left" w:pos="1985"/>
      </w:tabs>
      <w:spacing w:before="60"/>
      <w:ind w:left="0"/>
    </w:pPr>
    <w:rPr>
      <w:rFonts w:cs="Arial"/>
      <w:bCs/>
      <w:snapToGrid w:val="0"/>
      <w:color w:val="000000"/>
    </w:rPr>
  </w:style>
  <w:style w:type="paragraph" w:customStyle="1" w:styleId="Others">
    <w:name w:val="Others"/>
    <w:basedOn w:val="Normal"/>
    <w:pPr>
      <w:keepNext/>
      <w:tabs>
        <w:tab w:val="num" w:pos="720"/>
      </w:tabs>
      <w:spacing w:after="0" w:line="240" w:lineRule="auto"/>
      <w:ind w:firstLine="284"/>
      <w:jc w:val="center"/>
    </w:pPr>
    <w:rPr>
      <w:rFonts w:ascii="Arial" w:hAnsi="Arial"/>
      <w:b/>
      <w:color w:val="auto"/>
      <w:sz w:val="20"/>
      <w:szCs w:val="20"/>
      <w:lang w:val="en-US"/>
    </w:rPr>
  </w:style>
  <w:style w:type="paragraph" w:customStyle="1" w:styleId="OtherBullet">
    <w:name w:val="Other_Bullet"/>
    <w:basedOn w:val="Normal"/>
    <w:autoRedefine/>
    <w:pPr>
      <w:keepNext/>
      <w:tabs>
        <w:tab w:val="num" w:pos="1276"/>
      </w:tabs>
      <w:spacing w:before="60" w:after="0" w:line="240" w:lineRule="auto"/>
      <w:ind w:left="1200" w:hanging="284"/>
    </w:pPr>
    <w:rPr>
      <w:rFonts w:ascii="Arial" w:hAnsi="Arial"/>
      <w:color w:val="auto"/>
      <w:sz w:val="20"/>
      <w:szCs w:val="20"/>
      <w:lang w:val="en-US"/>
    </w:rPr>
  </w:style>
  <w:style w:type="paragraph" w:customStyle="1" w:styleId="Muclon">
    <w:name w:val="Muclon"/>
    <w:basedOn w:val="Normal"/>
    <w:pPr>
      <w:spacing w:after="0" w:line="240" w:lineRule="auto"/>
      <w:ind w:firstLine="284"/>
    </w:pPr>
    <w:rPr>
      <w:b/>
      <w:color w:val="auto"/>
      <w:lang w:val="en-US"/>
    </w:rPr>
  </w:style>
  <w:style w:type="paragraph" w:customStyle="1" w:styleId="StyleHeading3NotBold">
    <w:name w:val="Style Heading 3 + Not Bold"/>
    <w:basedOn w:val="Heading3"/>
    <w:autoRedefine/>
    <w:pPr>
      <w:keepNext w:val="0"/>
      <w:keepLines w:val="0"/>
      <w:widowControl w:val="0"/>
      <w:numPr>
        <w:numId w:val="0"/>
      </w:numPr>
      <w:tabs>
        <w:tab w:val="right" w:pos="8640"/>
      </w:tabs>
      <w:spacing w:before="40" w:after="0" w:line="360" w:lineRule="auto"/>
      <w:ind w:left="720" w:hanging="720"/>
    </w:pPr>
    <w:rPr>
      <w:rFonts w:ascii="Times New Roman" w:eastAsia="Times New Roman" w:hAnsi="Times New Roman" w:cs="Times New Roman"/>
      <w:bCs w:val="0"/>
      <w:color w:val="auto"/>
      <w:kern w:val="28"/>
      <w:sz w:val="24"/>
      <w:szCs w:val="24"/>
      <w:lang w:val="en-US"/>
    </w:rPr>
  </w:style>
  <w:style w:type="paragraph" w:customStyle="1" w:styleId="M1">
    <w:name w:val="M1"/>
    <w:basedOn w:val="Normal"/>
    <w:pPr>
      <w:spacing w:before="120" w:after="120" w:line="312" w:lineRule="auto"/>
      <w:ind w:firstLine="284"/>
      <w:jc w:val="center"/>
    </w:pPr>
    <w:rPr>
      <w:b/>
      <w:color w:val="auto"/>
      <w:sz w:val="36"/>
      <w:szCs w:val="36"/>
      <w:lang w:val="en-US"/>
    </w:rPr>
  </w:style>
  <w:style w:type="paragraph" w:customStyle="1" w:styleId="M4">
    <w:name w:val="M4"/>
    <w:basedOn w:val="Heading3"/>
    <w:pPr>
      <w:keepNext w:val="0"/>
      <w:keepLines w:val="0"/>
      <w:numPr>
        <w:ilvl w:val="0"/>
        <w:numId w:val="0"/>
      </w:numPr>
      <w:spacing w:before="0" w:after="0" w:line="240" w:lineRule="auto"/>
      <w:ind w:firstLine="284"/>
      <w:outlineLvl w:val="9"/>
    </w:pPr>
    <w:rPr>
      <w:rFonts w:ascii="Times New Roman" w:eastAsia="Times New Roman" w:hAnsi="Times New Roman" w:cs="Times New Roman"/>
      <w:bCs w:val="0"/>
      <w:i/>
      <w:color w:val="auto"/>
      <w:lang w:val="en-US"/>
    </w:rPr>
  </w:style>
  <w:style w:type="paragraph" w:customStyle="1" w:styleId="NTextChar">
    <w:name w:val="NText Char"/>
    <w:basedOn w:val="Normal"/>
    <w:pPr>
      <w:spacing w:before="120" w:after="120" w:line="400" w:lineRule="exact"/>
      <w:ind w:firstLine="540"/>
    </w:pPr>
    <w:rPr>
      <w:rFonts w:ascii="Arial" w:hAnsi="Arial"/>
      <w:color w:val="auto"/>
      <w:szCs w:val="24"/>
      <w:lang w:val="en-US"/>
    </w:rPr>
  </w:style>
  <w:style w:type="paragraph" w:customStyle="1" w:styleId="M20">
    <w:name w:val="M2'"/>
    <w:basedOn w:val="M3"/>
  </w:style>
  <w:style w:type="paragraph" w:customStyle="1" w:styleId="figurecaption">
    <w:name w:val="figurecaption"/>
    <w:basedOn w:val="Normal"/>
    <w:pPr>
      <w:spacing w:after="0" w:line="336" w:lineRule="auto"/>
      <w:ind w:firstLine="284"/>
    </w:pPr>
    <w:rPr>
      <w:rFonts w:ascii="Verdana" w:hAnsi="Verdana"/>
      <w:color w:val="auto"/>
      <w:sz w:val="16"/>
      <w:szCs w:val="16"/>
      <w:lang w:val="en-US"/>
    </w:rPr>
  </w:style>
  <w:style w:type="paragraph" w:customStyle="1" w:styleId="NormalCentered">
    <w:name w:val="Normal + Centered"/>
    <w:basedOn w:val="Heading2"/>
    <w:pPr>
      <w:keepLines w:val="0"/>
      <w:numPr>
        <w:numId w:val="0"/>
      </w:numPr>
      <w:spacing w:line="340" w:lineRule="exact"/>
      <w:ind w:left="357" w:hanging="576"/>
      <w:jc w:val="center"/>
    </w:pPr>
    <w:rPr>
      <w:rFonts w:ascii="Times New Roman Bold" w:eastAsia="SimSun" w:hAnsi="Times New Roman Bold" w:cs="Times New Roman"/>
      <w:kern w:val="32"/>
      <w:szCs w:val="32"/>
      <w:lang w:val="nb-NO" w:eastAsia="zh-CN"/>
    </w:rPr>
  </w:style>
  <w:style w:type="paragraph" w:customStyle="1" w:styleId="QNbulet1">
    <w:name w:val="QN_bulet1"/>
    <w:basedOn w:val="gian20"/>
    <w:link w:val="QNbulet1Char"/>
    <w:qFormat/>
    <w:pPr>
      <w:tabs>
        <w:tab w:val="clear" w:pos="720"/>
      </w:tabs>
      <w:ind w:left="714" w:hanging="357"/>
    </w:pPr>
    <w:rPr>
      <w:rFonts w:eastAsia="Times New Roman"/>
      <w:bCs/>
      <w:iCs/>
    </w:rPr>
  </w:style>
  <w:style w:type="character" w:customStyle="1" w:styleId="QNbulet1Char">
    <w:name w:val="QN_bulet1 Char"/>
    <w:link w:val="QNbulet1"/>
    <w:rPr>
      <w:rFonts w:ascii="Times New Roman" w:eastAsia="Times New Roman" w:hAnsi="Times New Roman"/>
      <w:bCs/>
      <w:iCs/>
      <w:color w:val="auto"/>
      <w:lang w:val="sv-SE" w:eastAsia="ja-JP"/>
    </w:rPr>
  </w:style>
  <w:style w:type="paragraph" w:customStyle="1" w:styleId="QNnormal">
    <w:name w:val="QN_normal"/>
    <w:basedOn w:val="gian1"/>
    <w:link w:val="QNnormalChar"/>
    <w:qFormat/>
    <w:pPr>
      <w:ind w:firstLine="709"/>
    </w:pPr>
    <w:rPr>
      <w:rFonts w:eastAsia="MS Mincho"/>
      <w:sz w:val="26"/>
      <w:lang w:val="nb-NO" w:eastAsia="zh-CN"/>
    </w:rPr>
  </w:style>
  <w:style w:type="character" w:customStyle="1" w:styleId="QNnormalChar">
    <w:name w:val="QN_normal Char"/>
    <w:basedOn w:val="gian1Char"/>
    <w:link w:val="QNnormal"/>
    <w:rPr>
      <w:rFonts w:ascii="Times New Roman" w:eastAsia="MS Mincho" w:hAnsi="Times New Roman"/>
      <w:snapToGrid w:val="0"/>
      <w:color w:val="auto"/>
      <w:sz w:val="26"/>
      <w:szCs w:val="26"/>
      <w:lang w:val="nb-NO" w:eastAsia="zh-CN"/>
    </w:rPr>
  </w:style>
  <w:style w:type="paragraph" w:customStyle="1" w:styleId="xl207">
    <w:name w:val="xl20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auto"/>
      <w:lang w:val="en-US"/>
    </w:rPr>
  </w:style>
  <w:style w:type="paragraph" w:customStyle="1" w:styleId="xl208">
    <w:name w:val="xl20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auto"/>
      <w:lang w:val="en-US"/>
    </w:rPr>
  </w:style>
  <w:style w:type="paragraph" w:customStyle="1" w:styleId="xl209">
    <w:name w:val="xl209"/>
    <w:basedOn w:val="Normal"/>
    <w:pPr>
      <w:spacing w:before="100" w:beforeAutospacing="1" w:after="100" w:afterAutospacing="1" w:line="240" w:lineRule="auto"/>
      <w:jc w:val="left"/>
      <w:textAlignment w:val="center"/>
    </w:pPr>
    <w:rPr>
      <w:color w:val="000000"/>
      <w:lang w:val="en-US"/>
    </w:rPr>
  </w:style>
  <w:style w:type="paragraph" w:customStyle="1" w:styleId="xl210">
    <w:name w:val="xl21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auto"/>
      <w:lang w:val="en-US"/>
    </w:rPr>
  </w:style>
  <w:style w:type="paragraph" w:customStyle="1" w:styleId="xl211">
    <w:name w:val="xl21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auto"/>
      <w:lang w:val="en-US"/>
    </w:rPr>
  </w:style>
  <w:style w:type="paragraph" w:customStyle="1" w:styleId="xl212">
    <w:name w:val="xl212"/>
    <w:basedOn w:val="Normal"/>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line="240" w:lineRule="auto"/>
      <w:jc w:val="center"/>
      <w:textAlignment w:val="center"/>
    </w:pPr>
    <w:rPr>
      <w:b/>
      <w:bCs/>
      <w:color w:val="000000"/>
      <w:lang w:val="en-US"/>
    </w:rPr>
  </w:style>
  <w:style w:type="paragraph" w:customStyle="1" w:styleId="xl213">
    <w:name w:val="xl213"/>
    <w:basedOn w:val="Normal"/>
    <w:pPr>
      <w:spacing w:before="100" w:beforeAutospacing="1" w:after="100" w:afterAutospacing="1" w:line="240" w:lineRule="auto"/>
      <w:jc w:val="left"/>
      <w:textAlignment w:val="center"/>
    </w:pPr>
    <w:rPr>
      <w:b/>
      <w:bCs/>
      <w:color w:val="000000"/>
      <w:lang w:val="en-US"/>
    </w:rPr>
  </w:style>
  <w:style w:type="paragraph" w:customStyle="1" w:styleId="xl214">
    <w:name w:val="xl214"/>
    <w:basedOn w:val="Normal"/>
    <w:pPr>
      <w:spacing w:before="100" w:beforeAutospacing="1" w:after="100" w:afterAutospacing="1" w:line="240" w:lineRule="auto"/>
      <w:jc w:val="left"/>
      <w:textAlignment w:val="center"/>
    </w:pPr>
    <w:rPr>
      <w:color w:val="000000"/>
      <w:lang w:val="en-US"/>
    </w:rPr>
  </w:style>
  <w:style w:type="paragraph" w:customStyle="1" w:styleId="xl221">
    <w:name w:val="xl221"/>
    <w:basedOn w:val="Normal"/>
    <w:pPr>
      <w:pBdr>
        <w:top w:val="single" w:sz="4" w:space="0" w:color="auto"/>
        <w:bottom w:val="single" w:sz="4" w:space="0" w:color="auto"/>
      </w:pBdr>
      <w:spacing w:before="100" w:beforeAutospacing="1" w:after="100" w:afterAutospacing="1" w:line="240" w:lineRule="auto"/>
      <w:jc w:val="left"/>
      <w:textAlignment w:val="center"/>
    </w:pPr>
    <w:rPr>
      <w:b/>
      <w:bCs/>
      <w:color w:val="auto"/>
      <w:lang w:val="en-US"/>
    </w:rPr>
  </w:style>
  <w:style w:type="paragraph" w:customStyle="1" w:styleId="xl222">
    <w:name w:val="xl222"/>
    <w:basedOn w:val="Normal"/>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auto"/>
      <w:lang w:val="en-US"/>
    </w:rPr>
  </w:style>
  <w:style w:type="paragraph" w:customStyle="1" w:styleId="xl223">
    <w:name w:val="xl223"/>
    <w:basedOn w:val="Normal"/>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b/>
      <w:bCs/>
      <w:color w:val="000000"/>
      <w:lang w:val="en-US"/>
    </w:rPr>
  </w:style>
  <w:style w:type="paragraph" w:customStyle="1" w:styleId="xl225">
    <w:name w:val="xl225"/>
    <w:basedOn w:val="Normal"/>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000000"/>
      <w:lang w:val="en-US"/>
    </w:rPr>
  </w:style>
  <w:style w:type="paragraph" w:customStyle="1" w:styleId="bultetbang">
    <w:name w:val="bultet bang"/>
    <w:basedOn w:val="Normal"/>
    <w:link w:val="bultetbangChar"/>
    <w:pPr>
      <w:tabs>
        <w:tab w:val="num" w:pos="0"/>
        <w:tab w:val="left" w:pos="373"/>
      </w:tabs>
      <w:spacing w:before="120" w:after="120" w:line="340" w:lineRule="exact"/>
    </w:pPr>
    <w:rPr>
      <w:rFonts w:ascii="Verdana" w:eastAsia="Symbol" w:hAnsi="Verdana" w:cs="Verdana"/>
      <w:color w:val="auto"/>
      <w:sz w:val="28"/>
      <w:szCs w:val="24"/>
      <w:lang w:val="en-US" w:eastAsia="ja-JP"/>
    </w:rPr>
  </w:style>
  <w:style w:type="table" w:customStyle="1" w:styleId="TableTheme1">
    <w:name w:val="Table Theme1"/>
    <w:basedOn w:val="TableNormal"/>
    <w:next w:val="TableTheme"/>
    <w:pPr>
      <w:spacing w:after="0" w:line="240" w:lineRule="auto"/>
    </w:pPr>
    <w:rPr>
      <w:rFonts w:ascii="Calibri" w:eastAsia="SimSun" w:hAnsi="Calibri"/>
      <w:color w:val="auto"/>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BoldCharCharChar">
    <w:name w:val="Style Bold Char Char Char"/>
    <w:rPr>
      <w:i/>
      <w:noProof w:val="0"/>
      <w:sz w:val="28"/>
      <w:szCs w:val="28"/>
      <w:lang w:val="vi-VN" w:eastAsia="en-US" w:bidi="ar-SA"/>
    </w:rPr>
  </w:style>
  <w:style w:type="character" w:customStyle="1" w:styleId="StyleBodyTextBoldChar">
    <w:name w:val="Style Body Text + Bold Char"/>
    <w:rPr>
      <w:rFonts w:eastAsia="SimSun"/>
      <w:b/>
      <w:bCs/>
      <w:noProof w:val="0"/>
      <w:snapToGrid w:val="0"/>
      <w:sz w:val="28"/>
      <w:szCs w:val="28"/>
      <w:lang w:val="en-US" w:eastAsia="en-US" w:bidi="ar-SA"/>
    </w:rPr>
  </w:style>
  <w:style w:type="character" w:customStyle="1" w:styleId="CharChar7">
    <w:name w:val="Char Char7"/>
    <w:rPr>
      <w:sz w:val="24"/>
      <w:szCs w:val="24"/>
      <w:lang w:eastAsia="ja-JP"/>
    </w:rPr>
  </w:style>
  <w:style w:type="character" w:customStyle="1" w:styleId="Heading5unusedCharChar">
    <w:name w:val="Heading 5(unused) Char Char"/>
    <w:rPr>
      <w:rFonts w:eastAsia="SimSun"/>
      <w:b/>
      <w:bCs/>
      <w:i/>
      <w:iCs/>
      <w:sz w:val="26"/>
      <w:szCs w:val="26"/>
      <w:lang w:val="en-US" w:eastAsia="zh-CN" w:bidi="ar-SA"/>
    </w:rPr>
  </w:style>
  <w:style w:type="character" w:customStyle="1" w:styleId="Heading7unusedCharChar">
    <w:name w:val="Heading 7(unused) Char Char"/>
    <w:rPr>
      <w:rFonts w:eastAsia="SimSun"/>
      <w:b/>
      <w:i/>
      <w:sz w:val="24"/>
      <w:szCs w:val="24"/>
      <w:lang w:val="en-US" w:eastAsia="zh-CN" w:bidi="ar-SA"/>
    </w:rPr>
  </w:style>
  <w:style w:type="character" w:customStyle="1" w:styleId="CharChar9">
    <w:name w:val="Char Char9"/>
    <w:rPr>
      <w:rFonts w:eastAsia="SimSun"/>
      <w:i/>
      <w:iCs/>
      <w:sz w:val="24"/>
      <w:szCs w:val="24"/>
      <w:lang w:val="en-US" w:eastAsia="zh-CN" w:bidi="ar-SA"/>
    </w:rPr>
  </w:style>
  <w:style w:type="character" w:customStyle="1" w:styleId="CharChar8">
    <w:name w:val="Char Char8"/>
    <w:rPr>
      <w:rFonts w:eastAsia="SimSun" w:cs="Arial"/>
      <w:sz w:val="22"/>
      <w:szCs w:val="22"/>
      <w:lang w:val="en-US" w:eastAsia="zh-CN" w:bidi="ar-SA"/>
    </w:rPr>
  </w:style>
  <w:style w:type="character" w:customStyle="1" w:styleId="CharChar6">
    <w:name w:val="Char Char6"/>
    <w:locked/>
    <w:rPr>
      <w:rFonts w:eastAsia="MS Mincho"/>
      <w:sz w:val="22"/>
      <w:szCs w:val="24"/>
      <w:lang w:val="en-US" w:eastAsia="ja-JP" w:bidi="ar-SA"/>
    </w:rPr>
  </w:style>
  <w:style w:type="character" w:customStyle="1" w:styleId="CharChar5">
    <w:name w:val="Char Char5"/>
    <w:rPr>
      <w:sz w:val="22"/>
      <w:szCs w:val="24"/>
      <w:lang w:eastAsia="ja-JP"/>
    </w:rPr>
  </w:style>
  <w:style w:type="character" w:customStyle="1" w:styleId="CharChar3">
    <w:name w:val="Char Char3"/>
    <w:rPr>
      <w:rFonts w:eastAsia="SimSun"/>
      <w:sz w:val="24"/>
      <w:szCs w:val="24"/>
      <w:lang w:val="en-US" w:eastAsia="zh-CN" w:bidi="ar-SA"/>
    </w:rPr>
  </w:style>
  <w:style w:type="character" w:customStyle="1" w:styleId="CharChar2">
    <w:name w:val="Char Char2"/>
    <w:aliases w:val="h4 Char3,h41 Char2,h4 Char Char2,h41 Char Char Char Char Char2,Heading 4 Char Char Char2,Char Char Char Char2,Heading4 Char2,Heading41 Char2,Heading42 Char2,Heading411 Char2,Heading43 Char2,Heading412 Char2,Heading No. L4 Char1"/>
    <w:rPr>
      <w:rFonts w:ascii="Arial" w:eastAsia="SimSun" w:hAnsi="Arial" w:cs="Arial"/>
      <w:b/>
      <w:bCs/>
      <w:kern w:val="28"/>
      <w:sz w:val="36"/>
      <w:szCs w:val="32"/>
      <w:lang w:eastAsia="zh-CN"/>
    </w:rPr>
  </w:style>
  <w:style w:type="character" w:customStyle="1" w:styleId="CharChar4">
    <w:name w:val="Char Char4"/>
    <w:locked/>
    <w:rPr>
      <w:sz w:val="22"/>
      <w:szCs w:val="24"/>
      <w:lang w:eastAsia="ja-JP"/>
    </w:rPr>
  </w:style>
  <w:style w:type="character" w:customStyle="1" w:styleId="CharChar15">
    <w:name w:val="Char Char15"/>
    <w:rPr>
      <w:rFonts w:eastAsia="MS Mincho"/>
      <w:sz w:val="16"/>
      <w:szCs w:val="16"/>
      <w:lang w:val="en-US" w:eastAsia="ja-JP" w:bidi="ar-SA"/>
    </w:rPr>
  </w:style>
  <w:style w:type="character" w:customStyle="1" w:styleId="CharChar16">
    <w:name w:val="Char Char16"/>
    <w:rPr>
      <w:rFonts w:ascii=".VnTime" w:hAnsi=".VnTime"/>
      <w:sz w:val="28"/>
      <w:lang w:val="en-US" w:eastAsia="ar-SA" w:bidi="ar-SA"/>
    </w:rPr>
  </w:style>
  <w:style w:type="character" w:customStyle="1" w:styleId="BulletsChar">
    <w:name w:val="Bullets Char"/>
    <w:locked/>
    <w:rPr>
      <w:sz w:val="26"/>
      <w:szCs w:val="26"/>
      <w:lang w:val="en-US" w:eastAsia="en-US" w:bidi="ar-SA"/>
    </w:rPr>
  </w:style>
  <w:style w:type="character" w:customStyle="1" w:styleId="CharChar14">
    <w:name w:val="Char Char14"/>
    <w:rPr>
      <w:sz w:val="24"/>
      <w:szCs w:val="24"/>
      <w:lang w:val="en-US" w:eastAsia="en-US" w:bidi="ar-SA"/>
    </w:rPr>
  </w:style>
  <w:style w:type="character" w:customStyle="1" w:styleId="CharChar12">
    <w:name w:val="Char Char12"/>
    <w:rPr>
      <w:b/>
      <w:bCs/>
      <w:sz w:val="28"/>
      <w:szCs w:val="24"/>
      <w:lang w:val="en-US" w:eastAsia="en-US" w:bidi="ar-SA"/>
    </w:rPr>
  </w:style>
  <w:style w:type="character" w:customStyle="1" w:styleId="CharChar11">
    <w:name w:val="Char Char11"/>
    <w:rPr>
      <w:rFonts w:ascii=".VnTime" w:hAnsi=".VnTime"/>
      <w:sz w:val="28"/>
      <w:szCs w:val="24"/>
      <w:lang w:val="en-US" w:eastAsia="en-US" w:bidi="ar-SA"/>
    </w:rPr>
  </w:style>
  <w:style w:type="character" w:customStyle="1" w:styleId="CharChar10">
    <w:name w:val="Char Char10"/>
    <w:rPr>
      <w:bCs/>
      <w:sz w:val="22"/>
      <w:szCs w:val="24"/>
      <w:lang w:val="en-US" w:eastAsia="en-US" w:bidi="ar-SA"/>
    </w:rPr>
  </w:style>
  <w:style w:type="character" w:customStyle="1" w:styleId="bultetbangChar">
    <w:name w:val="bultet bang Char"/>
    <w:link w:val="bultetbang"/>
    <w:rPr>
      <w:rFonts w:ascii="Verdana" w:eastAsia="Symbol" w:hAnsi="Verdana" w:cs="Verdana"/>
      <w:color w:val="auto"/>
      <w:szCs w:val="24"/>
      <w:lang w:val="en-US" w:eastAsia="ja-JP"/>
    </w:rPr>
  </w:style>
  <w:style w:type="paragraph" w:customStyle="1" w:styleId="buletchuan">
    <w:name w:val="bulet_chuan"/>
    <w:basedOn w:val="Normal"/>
    <w:link w:val="buletchuanChar"/>
    <w:qFormat/>
    <w:pPr>
      <w:tabs>
        <w:tab w:val="num" w:pos="720"/>
        <w:tab w:val="left" w:pos="851"/>
      </w:tabs>
      <w:spacing w:before="120" w:after="120" w:line="312" w:lineRule="auto"/>
      <w:ind w:firstLine="567"/>
    </w:pPr>
    <w:rPr>
      <w:rFonts w:eastAsia="MS Mincho"/>
      <w:color w:val="auto"/>
      <w:sz w:val="28"/>
      <w:szCs w:val="24"/>
      <w:lang w:eastAsia="ja-JP"/>
    </w:rPr>
  </w:style>
  <w:style w:type="character" w:customStyle="1" w:styleId="buletchuanChar">
    <w:name w:val="bulet_chuan Char"/>
    <w:link w:val="buletchuan"/>
    <w:rPr>
      <w:rFonts w:eastAsia="MS Mincho"/>
      <w:color w:val="auto"/>
      <w:sz w:val="28"/>
      <w:szCs w:val="24"/>
      <w:lang w:eastAsia="ja-JP"/>
    </w:rPr>
  </w:style>
  <w:style w:type="paragraph" w:customStyle="1" w:styleId="normalchuan0">
    <w:name w:val="normal_chuan"/>
    <w:basedOn w:val="Normal"/>
    <w:link w:val="normalchuanChar"/>
    <w:qFormat/>
    <w:pPr>
      <w:spacing w:before="120" w:after="120" w:line="312" w:lineRule="auto"/>
      <w:ind w:firstLine="567"/>
    </w:pPr>
    <w:rPr>
      <w:rFonts w:eastAsia="MS Mincho"/>
      <w:color w:val="auto"/>
      <w:sz w:val="28"/>
      <w:szCs w:val="24"/>
      <w:lang w:eastAsia="ja-JP"/>
    </w:rPr>
  </w:style>
  <w:style w:type="character" w:customStyle="1" w:styleId="normalchuanChar">
    <w:name w:val="normal_chuan Char"/>
    <w:link w:val="normalchuan0"/>
    <w:rPr>
      <w:rFonts w:ascii="Times New Roman" w:eastAsia="MS Mincho" w:hAnsi="Times New Roman"/>
      <w:color w:val="auto"/>
      <w:szCs w:val="24"/>
      <w:lang w:eastAsia="ja-JP"/>
    </w:rPr>
  </w:style>
  <w:style w:type="paragraph" w:customStyle="1" w:styleId="hachip">
    <w:name w:val="hachip"/>
    <w:basedOn w:val="Normal"/>
    <w:link w:val="hachipChar"/>
    <w:qFormat/>
    <w:pPr>
      <w:tabs>
        <w:tab w:val="left" w:pos="426"/>
      </w:tabs>
      <w:spacing w:before="120" w:after="120" w:line="320" w:lineRule="exact"/>
    </w:pPr>
    <w:rPr>
      <w:rFonts w:eastAsia="MS Mincho"/>
      <w:b/>
      <w:color w:val="000000"/>
      <w:sz w:val="28"/>
      <w:lang w:val="en-US" w:eastAsia="ja-JP"/>
    </w:rPr>
  </w:style>
  <w:style w:type="character" w:customStyle="1" w:styleId="hachipChar">
    <w:name w:val="hachip Char"/>
    <w:link w:val="hachip"/>
    <w:rPr>
      <w:rFonts w:ascii="Times New Roman" w:eastAsia="MS Mincho" w:hAnsi="Times New Roman"/>
      <w:b/>
      <w:color w:val="000000"/>
      <w:lang w:val="en-US" w:eastAsia="ja-JP"/>
    </w:rPr>
  </w:style>
  <w:style w:type="paragraph" w:customStyle="1" w:styleId="a22">
    <w:name w:val="a22"/>
    <w:basedOn w:val="gian20"/>
    <w:link w:val="a22Char"/>
    <w:qFormat/>
    <w:pPr>
      <w:ind w:left="0" w:firstLine="680"/>
    </w:pPr>
    <w:rPr>
      <w:rFonts w:eastAsia="Times New Roman"/>
      <w:sz w:val="26"/>
    </w:rPr>
  </w:style>
  <w:style w:type="character" w:customStyle="1" w:styleId="a22Char">
    <w:name w:val="a22 Char"/>
    <w:link w:val="a22"/>
    <w:rPr>
      <w:color w:val="auto"/>
      <w:lang w:val="sv-SE" w:eastAsia="ja-JP"/>
    </w:rPr>
  </w:style>
  <w:style w:type="paragraph" w:customStyle="1" w:styleId="a1">
    <w:name w:val="a1"/>
    <w:basedOn w:val="ListDash"/>
    <w:link w:val="a1Char"/>
    <w:qFormat/>
    <w:pPr>
      <w:tabs>
        <w:tab w:val="clear" w:pos="840"/>
        <w:tab w:val="num" w:pos="720"/>
      </w:tabs>
      <w:spacing w:before="40" w:after="40"/>
      <w:ind w:left="0" w:firstLine="680"/>
      <w:jc w:val="both"/>
    </w:pPr>
    <w:rPr>
      <w:spacing w:val="4"/>
      <w:sz w:val="26"/>
    </w:rPr>
  </w:style>
  <w:style w:type="character" w:customStyle="1" w:styleId="a1Char">
    <w:name w:val="a1 Char"/>
    <w:link w:val="a1"/>
    <w:rPr>
      <w:rFonts w:eastAsia="SimSun"/>
      <w:color w:val="auto"/>
      <w:spacing w:val="4"/>
      <w:szCs w:val="24"/>
      <w:lang w:val="en-US" w:eastAsia="zh-CN"/>
    </w:rPr>
  </w:style>
  <w:style w:type="paragraph" w:customStyle="1" w:styleId="a2">
    <w:name w:val="a2"/>
    <w:basedOn w:val="Normal"/>
    <w:link w:val="a2Char"/>
    <w:qFormat/>
    <w:pPr>
      <w:spacing w:before="120" w:after="120" w:line="320" w:lineRule="exact"/>
      <w:ind w:firstLine="680"/>
    </w:pPr>
    <w:rPr>
      <w:rFonts w:eastAsia="MS Mincho"/>
      <w:color w:val="auto"/>
      <w:lang w:val="en-US" w:eastAsia="ja-JP"/>
    </w:rPr>
  </w:style>
  <w:style w:type="character" w:customStyle="1" w:styleId="a2Char">
    <w:name w:val="a2 Char"/>
    <w:link w:val="a2"/>
    <w:rPr>
      <w:rFonts w:ascii="Times New Roman" w:eastAsia="MS Mincho" w:hAnsi="Times New Roman"/>
      <w:color w:val="auto"/>
      <w:sz w:val="26"/>
      <w:szCs w:val="26"/>
      <w:lang w:val="en-US" w:eastAsia="ja-JP"/>
    </w:rPr>
  </w:style>
  <w:style w:type="paragraph" w:customStyle="1" w:styleId="bulleta">
    <w:name w:val="bulleta"/>
    <w:basedOn w:val="Normal"/>
    <w:link w:val="bulletaChar"/>
    <w:qFormat/>
    <w:pPr>
      <w:tabs>
        <w:tab w:val="num" w:pos="720"/>
      </w:tabs>
      <w:spacing w:before="120" w:after="60" w:line="340" w:lineRule="exact"/>
      <w:ind w:left="357" w:hanging="357"/>
    </w:pPr>
    <w:rPr>
      <w:rFonts w:eastAsia="MS Mincho"/>
      <w:b/>
      <w:color w:val="auto"/>
      <w:sz w:val="28"/>
      <w:szCs w:val="24"/>
      <w:lang w:val="en-US" w:eastAsia="ja-JP"/>
    </w:rPr>
  </w:style>
  <w:style w:type="character" w:customStyle="1" w:styleId="bulletaChar">
    <w:name w:val="bulleta Char"/>
    <w:link w:val="bulleta"/>
    <w:rPr>
      <w:rFonts w:eastAsia="MS Mincho"/>
      <w:b/>
      <w:color w:val="auto"/>
      <w:sz w:val="28"/>
      <w:szCs w:val="24"/>
      <w:lang w:val="en-US" w:eastAsia="ja-JP"/>
    </w:rPr>
  </w:style>
  <w:style w:type="paragraph" w:customStyle="1" w:styleId="bulletsao">
    <w:name w:val="bulletsao"/>
    <w:basedOn w:val="Normal"/>
    <w:qFormat/>
    <w:pPr>
      <w:tabs>
        <w:tab w:val="num" w:pos="720"/>
      </w:tabs>
      <w:spacing w:before="120" w:after="120" w:line="320" w:lineRule="exact"/>
      <w:ind w:left="714" w:hanging="357"/>
    </w:pPr>
    <w:rPr>
      <w:rFonts w:eastAsia="MS Mincho"/>
      <w:b/>
      <w:color w:val="auto"/>
      <w:szCs w:val="24"/>
      <w:lang w:val="en-US" w:eastAsia="ja-JP"/>
    </w:rPr>
  </w:style>
  <w:style w:type="paragraph" w:customStyle="1" w:styleId="tb1">
    <w:name w:val="tb1"/>
    <w:basedOn w:val="Normal"/>
    <w:link w:val="tb1Char"/>
    <w:qFormat/>
    <w:pPr>
      <w:widowControl w:val="0"/>
      <w:tabs>
        <w:tab w:val="num" w:pos="269"/>
      </w:tabs>
      <w:spacing w:before="60" w:after="60" w:line="240" w:lineRule="auto"/>
    </w:pPr>
    <w:rPr>
      <w:rFonts w:eastAsia="Calibri"/>
      <w:color w:val="auto"/>
      <w:lang w:val="en-US"/>
    </w:rPr>
  </w:style>
  <w:style w:type="character" w:customStyle="1" w:styleId="tb1Char">
    <w:name w:val="tb1 Char"/>
    <w:link w:val="tb1"/>
    <w:rPr>
      <w:rFonts w:ascii="Times New Roman" w:eastAsia="Calibri" w:hAnsi="Times New Roman"/>
      <w:color w:val="auto"/>
      <w:sz w:val="26"/>
      <w:szCs w:val="26"/>
      <w:lang w:val="en-US"/>
    </w:rPr>
  </w:style>
  <w:style w:type="paragraph" w:customStyle="1" w:styleId="tbl">
    <w:name w:val="tbl"/>
    <w:basedOn w:val="Normal"/>
    <w:link w:val="tblChar"/>
    <w:qFormat/>
    <w:pPr>
      <w:widowControl w:val="0"/>
      <w:tabs>
        <w:tab w:val="left" w:pos="340"/>
        <w:tab w:val="num" w:pos="720"/>
      </w:tabs>
      <w:spacing w:after="0" w:line="240" w:lineRule="auto"/>
    </w:pPr>
    <w:rPr>
      <w:rFonts w:eastAsia="Calibri"/>
      <w:color w:val="000000"/>
      <w:lang w:val="en-US"/>
    </w:rPr>
  </w:style>
  <w:style w:type="character" w:customStyle="1" w:styleId="tblChar">
    <w:name w:val="tbl Char"/>
    <w:link w:val="tbl"/>
    <w:rPr>
      <w:rFonts w:eastAsia="Calibri"/>
      <w:color w:val="000000"/>
      <w:lang w:val="en-US"/>
    </w:rPr>
  </w:style>
  <w:style w:type="paragraph" w:customStyle="1" w:styleId="Gchudng">
    <w:name w:val="Gạch đầu dòng"/>
    <w:basedOn w:val="ListParagraph"/>
    <w:link w:val="GchudngChar"/>
    <w:qFormat/>
    <w:pPr>
      <w:tabs>
        <w:tab w:val="num" w:pos="720"/>
        <w:tab w:val="left" w:pos="993"/>
      </w:tabs>
      <w:spacing w:before="120" w:after="120" w:line="320" w:lineRule="exact"/>
      <w:ind w:left="0" w:firstLine="680"/>
      <w:contextualSpacing w:val="0"/>
    </w:pPr>
    <w:rPr>
      <w:rFonts w:eastAsia="Calibri"/>
      <w:color w:val="auto"/>
      <w:szCs w:val="22"/>
      <w:lang w:val="en-US"/>
    </w:rPr>
  </w:style>
  <w:style w:type="paragraph" w:customStyle="1" w:styleId="CharChar1CharCharCharCharCharCharChar">
    <w:name w:val="Char Char1 Char Char Char Char Char Char Char"/>
    <w:basedOn w:val="Normal"/>
    <w:next w:val="Normal"/>
    <w:uiPriority w:val="99"/>
    <w:semiHidden/>
    <w:pPr>
      <w:tabs>
        <w:tab w:val="num" w:pos="1440"/>
      </w:tabs>
      <w:spacing w:before="60" w:after="120" w:line="264" w:lineRule="auto"/>
      <w:ind w:left="1440" w:hanging="720"/>
    </w:pPr>
    <w:rPr>
      <w:color w:val="auto"/>
      <w:sz w:val="24"/>
      <w:szCs w:val="22"/>
      <w:lang w:val="en-US" w:eastAsia="zh-CN"/>
    </w:rPr>
  </w:style>
  <w:style w:type="paragraph" w:customStyle="1" w:styleId="Gchudnglp2">
    <w:name w:val="Gạch đầu dòng lớp 2"/>
    <w:basedOn w:val="Gchudng"/>
    <w:qFormat/>
    <w:pPr>
      <w:widowControl w:val="0"/>
      <w:tabs>
        <w:tab w:val="clear" w:pos="720"/>
        <w:tab w:val="clear" w:pos="993"/>
        <w:tab w:val="left" w:pos="709"/>
        <w:tab w:val="left" w:pos="851"/>
      </w:tabs>
      <w:ind w:left="1434" w:hanging="357"/>
    </w:pPr>
  </w:style>
  <w:style w:type="paragraph" w:customStyle="1" w:styleId="tvs-bullet2">
    <w:name w:val="tvs-bullet2"/>
    <w:basedOn w:val="Normal"/>
    <w:pPr>
      <w:tabs>
        <w:tab w:val="num" w:pos="1080"/>
      </w:tabs>
      <w:spacing w:before="120" w:after="0" w:line="240" w:lineRule="auto"/>
      <w:ind w:left="1080" w:hanging="360"/>
    </w:pPr>
    <w:rPr>
      <w:color w:val="auto"/>
      <w:sz w:val="24"/>
      <w:szCs w:val="24"/>
      <w:lang w:val="en-US"/>
    </w:rPr>
  </w:style>
  <w:style w:type="character" w:customStyle="1" w:styleId="GchudngChar">
    <w:name w:val="Gạch đầu dòng Char"/>
    <w:link w:val="Gchudng"/>
    <w:rPr>
      <w:rFonts w:eastAsia="Calibri"/>
      <w:color w:val="auto"/>
      <w:szCs w:val="22"/>
      <w:lang w:val="en-US"/>
    </w:rPr>
  </w:style>
  <w:style w:type="paragraph" w:customStyle="1" w:styleId="xl228">
    <w:name w:val="xl22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auto"/>
      <w:lang w:val="en-US"/>
    </w:rPr>
  </w:style>
  <w:style w:type="paragraph" w:customStyle="1" w:styleId="xl231">
    <w:name w:val="xl231"/>
    <w:basedOn w:val="Normal"/>
    <w:pPr>
      <w:spacing w:before="100" w:beforeAutospacing="1" w:after="100" w:afterAutospacing="1" w:line="240" w:lineRule="auto"/>
      <w:jc w:val="center"/>
      <w:textAlignment w:val="center"/>
    </w:pPr>
    <w:rPr>
      <w:color w:val="000000"/>
      <w:lang w:val="en-US"/>
    </w:rPr>
  </w:style>
  <w:style w:type="paragraph" w:customStyle="1" w:styleId="xl234">
    <w:name w:val="xl234"/>
    <w:basedOn w:val="Normal"/>
    <w:pPr>
      <w:spacing w:before="100" w:beforeAutospacing="1" w:after="100" w:afterAutospacing="1" w:line="240" w:lineRule="auto"/>
      <w:jc w:val="left"/>
      <w:textAlignment w:val="center"/>
    </w:pPr>
    <w:rPr>
      <w:b/>
      <w:bCs/>
      <w:color w:val="000000"/>
      <w:lang w:val="en-US"/>
    </w:rPr>
  </w:style>
  <w:style w:type="paragraph" w:customStyle="1" w:styleId="xl235">
    <w:name w:val="xl23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lang w:val="en-US"/>
    </w:rPr>
  </w:style>
  <w:style w:type="paragraph" w:customStyle="1" w:styleId="xl236">
    <w:name w:val="xl23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auto"/>
      <w:lang w:val="en-US"/>
    </w:rPr>
  </w:style>
  <w:style w:type="paragraph" w:customStyle="1" w:styleId="xl237">
    <w:name w:val="xl23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auto"/>
      <w:lang w:val="en-US"/>
    </w:rPr>
  </w:style>
  <w:style w:type="paragraph" w:customStyle="1" w:styleId="xl238">
    <w:name w:val="xl23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auto"/>
      <w:lang w:val="en-US"/>
    </w:rPr>
  </w:style>
  <w:style w:type="paragraph" w:customStyle="1" w:styleId="xl239">
    <w:name w:val="xl23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000000"/>
      <w:lang w:val="en-US"/>
    </w:rPr>
  </w:style>
  <w:style w:type="paragraph" w:customStyle="1" w:styleId="xl240">
    <w:name w:val="xl240"/>
    <w:basedOn w:val="Normal"/>
    <w:pPr>
      <w:spacing w:before="100" w:beforeAutospacing="1" w:after="100" w:afterAutospacing="1" w:line="240" w:lineRule="auto"/>
      <w:jc w:val="left"/>
      <w:textAlignment w:val="center"/>
    </w:pPr>
    <w:rPr>
      <w:b/>
      <w:bCs/>
      <w:color w:val="000000"/>
      <w:lang w:val="en-US"/>
    </w:rPr>
  </w:style>
  <w:style w:type="paragraph" w:customStyle="1" w:styleId="xl241">
    <w:name w:val="xl24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auto"/>
      <w:lang w:val="en-US"/>
    </w:rPr>
  </w:style>
  <w:style w:type="paragraph" w:customStyle="1" w:styleId="xl242">
    <w:name w:val="xl242"/>
    <w:basedOn w:val="Normal"/>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line="240" w:lineRule="auto"/>
      <w:jc w:val="center"/>
      <w:textAlignment w:val="center"/>
    </w:pPr>
    <w:rPr>
      <w:b/>
      <w:bCs/>
      <w:color w:val="auto"/>
      <w:lang w:val="en-US"/>
    </w:rPr>
  </w:style>
  <w:style w:type="paragraph" w:customStyle="1" w:styleId="xl243">
    <w:name w:val="xl243"/>
    <w:basedOn w:val="Normal"/>
    <w:pPr>
      <w:spacing w:before="100" w:beforeAutospacing="1" w:after="100" w:afterAutospacing="1" w:line="240" w:lineRule="auto"/>
      <w:jc w:val="left"/>
      <w:textAlignment w:val="center"/>
    </w:pPr>
    <w:rPr>
      <w:color w:val="auto"/>
      <w:lang w:val="en-US"/>
    </w:rPr>
  </w:style>
  <w:style w:type="paragraph" w:customStyle="1" w:styleId="xl244">
    <w:name w:val="xl244"/>
    <w:basedOn w:val="Normal"/>
    <w:pPr>
      <w:spacing w:before="100" w:beforeAutospacing="1" w:after="100" w:afterAutospacing="1" w:line="240" w:lineRule="auto"/>
      <w:jc w:val="left"/>
      <w:textAlignment w:val="center"/>
    </w:pPr>
    <w:rPr>
      <w:b/>
      <w:bCs/>
      <w:color w:val="auto"/>
      <w:lang w:val="en-US"/>
    </w:rPr>
  </w:style>
  <w:style w:type="paragraph" w:customStyle="1" w:styleId="xl245">
    <w:name w:val="xl245"/>
    <w:basedOn w:val="Normal"/>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auto"/>
      <w:lang w:val="en-US"/>
    </w:rPr>
  </w:style>
  <w:style w:type="paragraph" w:customStyle="1" w:styleId="xl246">
    <w:name w:val="xl24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color w:val="auto"/>
      <w:lang w:val="en-US"/>
    </w:rPr>
  </w:style>
  <w:style w:type="paragraph" w:customStyle="1" w:styleId="xl247">
    <w:name w:val="xl24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lang w:val="en-US"/>
    </w:rPr>
  </w:style>
  <w:style w:type="paragraph" w:customStyle="1" w:styleId="xl248">
    <w:name w:val="xl24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lang w:val="en-US"/>
    </w:rPr>
  </w:style>
  <w:style w:type="paragraph" w:customStyle="1" w:styleId="xl249">
    <w:name w:val="xl24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lang w:val="en-US"/>
    </w:rPr>
  </w:style>
  <w:style w:type="paragraph" w:customStyle="1" w:styleId="xl250">
    <w:name w:val="xl25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lang w:val="en-US"/>
    </w:rPr>
  </w:style>
  <w:style w:type="paragraph" w:customStyle="1" w:styleId="xl251">
    <w:name w:val="xl25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lang w:val="en-US"/>
    </w:rPr>
  </w:style>
  <w:style w:type="paragraph" w:customStyle="1" w:styleId="xl252">
    <w:name w:val="xl25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auto"/>
      <w:lang w:val="en-US"/>
    </w:rPr>
  </w:style>
  <w:style w:type="paragraph" w:customStyle="1" w:styleId="xl253">
    <w:name w:val="xl25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auto"/>
      <w:lang w:val="en-US"/>
    </w:rPr>
  </w:style>
  <w:style w:type="paragraph" w:customStyle="1" w:styleId="xl254">
    <w:name w:val="xl25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FF0000"/>
      <w:lang w:val="en-US"/>
    </w:rPr>
  </w:style>
  <w:style w:type="paragraph" w:customStyle="1" w:styleId="xl255">
    <w:name w:val="xl25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FF0000"/>
      <w:lang w:val="en-US"/>
    </w:rPr>
  </w:style>
  <w:style w:type="paragraph" w:customStyle="1" w:styleId="xl256">
    <w:name w:val="xl25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FF0000"/>
      <w:lang w:val="en-US"/>
    </w:rPr>
  </w:style>
  <w:style w:type="paragraph" w:customStyle="1" w:styleId="xl257">
    <w:name w:val="xl25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lang w:val="en-US"/>
    </w:rPr>
  </w:style>
  <w:style w:type="paragraph" w:customStyle="1" w:styleId="xl258">
    <w:name w:val="xl25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lang w:val="en-US"/>
    </w:rPr>
  </w:style>
  <w:style w:type="paragraph" w:customStyle="1" w:styleId="xl259">
    <w:name w:val="xl25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lang w:val="en-US"/>
    </w:rPr>
  </w:style>
  <w:style w:type="table" w:customStyle="1" w:styleId="TableTheme2">
    <w:name w:val="Table Theme2"/>
    <w:basedOn w:val="TableNormal"/>
    <w:next w:val="TableTheme"/>
    <w:pPr>
      <w:spacing w:after="0" w:line="240" w:lineRule="auto"/>
    </w:pPr>
    <w:rPr>
      <w:rFonts w:ascii="Calibri" w:eastAsia="SimSun" w:hAnsi="Calibri"/>
      <w:color w:val="auto"/>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
    <w:name w:val="1 / a / i1"/>
    <w:basedOn w:val="NoList"/>
    <w:next w:val="1ai"/>
    <w:uiPriority w:val="99"/>
    <w:unhideWhenUsed/>
  </w:style>
  <w:style w:type="table" w:customStyle="1" w:styleId="TableTheme3">
    <w:name w:val="Table Theme3"/>
    <w:basedOn w:val="TableNormal"/>
    <w:next w:val="TableTheme"/>
    <w:pPr>
      <w:spacing w:after="0" w:line="240" w:lineRule="auto"/>
    </w:pPr>
    <w:rPr>
      <w:rFonts w:ascii="Calibri" w:eastAsia="SimSun" w:hAnsi="Calibri"/>
      <w:color w:val="auto"/>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2">
    <w:name w:val="1 / a / i2"/>
    <w:basedOn w:val="NoList"/>
    <w:next w:val="1ai"/>
    <w:uiPriority w:val="99"/>
    <w:unhideWhenUsed/>
  </w:style>
  <w:style w:type="paragraph" w:customStyle="1" w:styleId="xl260">
    <w:name w:val="xl260"/>
    <w:basedOn w:val="Normal"/>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auto"/>
      <w:lang w:val="en-US"/>
    </w:rPr>
  </w:style>
  <w:style w:type="paragraph" w:customStyle="1" w:styleId="xl261">
    <w:name w:val="xl261"/>
    <w:basedOn w:val="Normal"/>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auto"/>
      <w:lang w:val="en-US"/>
    </w:rPr>
  </w:style>
  <w:style w:type="paragraph" w:customStyle="1" w:styleId="xl262">
    <w:name w:val="xl262"/>
    <w:basedOn w:val="Normal"/>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b/>
      <w:bCs/>
      <w:color w:val="auto"/>
      <w:lang w:val="en-US"/>
    </w:rPr>
  </w:style>
  <w:style w:type="paragraph" w:customStyle="1" w:styleId="xl263">
    <w:name w:val="xl263"/>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color w:val="auto"/>
      <w:lang w:val="en-US"/>
    </w:rPr>
  </w:style>
  <w:style w:type="paragraph" w:customStyle="1" w:styleId="xl264">
    <w:name w:val="xl26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color w:val="auto"/>
      <w:sz w:val="24"/>
      <w:szCs w:val="24"/>
      <w:lang w:val="en-US"/>
    </w:rPr>
  </w:style>
  <w:style w:type="paragraph" w:customStyle="1" w:styleId="xl265">
    <w:name w:val="xl26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color w:val="auto"/>
      <w:sz w:val="24"/>
      <w:szCs w:val="24"/>
      <w:lang w:val="en-US"/>
    </w:rPr>
  </w:style>
  <w:style w:type="paragraph" w:customStyle="1" w:styleId="xl266">
    <w:name w:val="xl266"/>
    <w:basedOn w:val="Normal"/>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b/>
      <w:bCs/>
      <w:color w:val="auto"/>
      <w:lang w:val="en-US"/>
    </w:rPr>
  </w:style>
  <w:style w:type="paragraph" w:customStyle="1" w:styleId="xl267">
    <w:name w:val="xl267"/>
    <w:basedOn w:val="Normal"/>
    <w:pPr>
      <w:spacing w:before="100" w:beforeAutospacing="1" w:after="100" w:afterAutospacing="1" w:line="240" w:lineRule="auto"/>
      <w:jc w:val="left"/>
      <w:textAlignment w:val="center"/>
    </w:pPr>
    <w:rPr>
      <w:color w:val="auto"/>
      <w:lang w:val="en-US"/>
    </w:rPr>
  </w:style>
  <w:style w:type="paragraph" w:customStyle="1" w:styleId="xl268">
    <w:name w:val="xl26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auto"/>
      <w:lang w:val="en-US"/>
    </w:rPr>
  </w:style>
  <w:style w:type="paragraph" w:customStyle="1" w:styleId="xl269">
    <w:name w:val="xl26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color w:val="auto"/>
      <w:lang w:val="en-US"/>
    </w:rPr>
  </w:style>
  <w:style w:type="paragraph" w:customStyle="1" w:styleId="xl270">
    <w:name w:val="xl27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color w:val="auto"/>
      <w:lang w:val="en-US"/>
    </w:rPr>
  </w:style>
  <w:style w:type="paragraph" w:customStyle="1" w:styleId="xl271">
    <w:name w:val="xl27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b/>
      <w:bCs/>
      <w:color w:val="auto"/>
      <w:lang w:val="en-US"/>
    </w:rPr>
  </w:style>
  <w:style w:type="paragraph" w:customStyle="1" w:styleId="xl272">
    <w:name w:val="xl27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color w:val="auto"/>
      <w:lang w:val="en-US"/>
    </w:rPr>
  </w:style>
  <w:style w:type="paragraph" w:customStyle="1" w:styleId="xl273">
    <w:name w:val="xl273"/>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color w:val="auto"/>
      <w:lang w:val="en-US"/>
    </w:rPr>
  </w:style>
  <w:style w:type="paragraph" w:customStyle="1" w:styleId="xl274">
    <w:name w:val="xl27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b/>
      <w:bCs/>
      <w:color w:val="auto"/>
      <w:lang w:val="en-US"/>
    </w:rPr>
  </w:style>
  <w:style w:type="paragraph" w:customStyle="1" w:styleId="xl275">
    <w:name w:val="xl27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color w:val="auto"/>
      <w:lang w:val="en-US"/>
    </w:rPr>
  </w:style>
  <w:style w:type="paragraph" w:customStyle="1" w:styleId="xl276">
    <w:name w:val="xl27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color w:val="auto"/>
      <w:lang w:val="en-US"/>
    </w:rPr>
  </w:style>
  <w:style w:type="paragraph" w:customStyle="1" w:styleId="xl277">
    <w:name w:val="xl27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color w:val="auto"/>
      <w:lang w:val="en-US"/>
    </w:rPr>
  </w:style>
  <w:style w:type="paragraph" w:customStyle="1" w:styleId="xl278">
    <w:name w:val="xl278"/>
    <w:basedOn w:val="Normal"/>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b/>
      <w:bCs/>
      <w:color w:val="auto"/>
      <w:lang w:val="en-US"/>
    </w:rPr>
  </w:style>
  <w:style w:type="paragraph" w:customStyle="1" w:styleId="xl279">
    <w:name w:val="xl279"/>
    <w:basedOn w:val="Normal"/>
    <w:pPr>
      <w:pBdr>
        <w:left w:val="single" w:sz="4" w:space="0" w:color="auto"/>
        <w:bottom w:val="single" w:sz="4" w:space="0" w:color="auto"/>
        <w:right w:val="single" w:sz="4" w:space="0" w:color="auto"/>
      </w:pBdr>
      <w:spacing w:before="100" w:beforeAutospacing="1" w:after="100" w:afterAutospacing="1" w:line="240" w:lineRule="auto"/>
      <w:textAlignment w:val="center"/>
    </w:pPr>
    <w:rPr>
      <w:color w:val="auto"/>
      <w:lang w:val="en-US"/>
    </w:rPr>
  </w:style>
  <w:style w:type="paragraph" w:customStyle="1" w:styleId="xl280">
    <w:name w:val="xl280"/>
    <w:basedOn w:val="Normal"/>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auto"/>
      <w:lang w:val="en-US"/>
    </w:rPr>
  </w:style>
  <w:style w:type="paragraph" w:customStyle="1" w:styleId="xl281">
    <w:name w:val="xl281"/>
    <w:basedOn w:val="Normal"/>
    <w:pPr>
      <w:pBdr>
        <w:top w:val="single" w:sz="4" w:space="0" w:color="auto"/>
        <w:left w:val="single" w:sz="4" w:space="0" w:color="auto"/>
        <w:right w:val="single" w:sz="4" w:space="0" w:color="auto"/>
      </w:pBdr>
      <w:spacing w:before="100" w:beforeAutospacing="1" w:after="100" w:afterAutospacing="1" w:line="240" w:lineRule="auto"/>
      <w:textAlignment w:val="center"/>
    </w:pPr>
    <w:rPr>
      <w:b/>
      <w:bCs/>
      <w:color w:val="auto"/>
      <w:lang w:val="en-US"/>
    </w:rPr>
  </w:style>
  <w:style w:type="paragraph" w:customStyle="1" w:styleId="xl282">
    <w:name w:val="xl282"/>
    <w:basedOn w:val="Normal"/>
    <w:pPr>
      <w:pBdr>
        <w:top w:val="single" w:sz="4" w:space="0" w:color="auto"/>
        <w:left w:val="single" w:sz="4" w:space="0" w:color="auto"/>
        <w:bottom w:val="single" w:sz="4" w:space="0" w:color="auto"/>
      </w:pBdr>
      <w:shd w:val="clear" w:color="000000" w:fill="D9D9D9"/>
      <w:spacing w:before="100" w:beforeAutospacing="1" w:after="100" w:afterAutospacing="1" w:line="240" w:lineRule="auto"/>
      <w:jc w:val="left"/>
      <w:textAlignment w:val="center"/>
    </w:pPr>
    <w:rPr>
      <w:b/>
      <w:bCs/>
      <w:color w:val="auto"/>
      <w:lang w:val="en-US"/>
    </w:rPr>
  </w:style>
  <w:style w:type="paragraph" w:customStyle="1" w:styleId="xl283">
    <w:name w:val="xl283"/>
    <w:basedOn w:val="Normal"/>
    <w:pPr>
      <w:pBdr>
        <w:top w:val="single" w:sz="4" w:space="0" w:color="auto"/>
        <w:bottom w:val="single" w:sz="4" w:space="0" w:color="auto"/>
      </w:pBdr>
      <w:shd w:val="clear" w:color="000000" w:fill="D9D9D9"/>
      <w:spacing w:before="100" w:beforeAutospacing="1" w:after="100" w:afterAutospacing="1" w:line="240" w:lineRule="auto"/>
      <w:jc w:val="left"/>
      <w:textAlignment w:val="center"/>
    </w:pPr>
    <w:rPr>
      <w:b/>
      <w:bCs/>
      <w:color w:val="auto"/>
      <w:lang w:val="en-US"/>
    </w:rPr>
  </w:style>
  <w:style w:type="paragraph" w:customStyle="1" w:styleId="xl284">
    <w:name w:val="xl284"/>
    <w:basedOn w:val="Normal"/>
    <w:pPr>
      <w:pBdr>
        <w:top w:val="single" w:sz="4" w:space="0" w:color="auto"/>
        <w:bottom w:val="single" w:sz="4" w:space="0" w:color="auto"/>
        <w:right w:val="single" w:sz="4" w:space="0" w:color="auto"/>
      </w:pBdr>
      <w:shd w:val="clear" w:color="000000" w:fill="D9D9D9"/>
      <w:spacing w:before="100" w:beforeAutospacing="1" w:after="100" w:afterAutospacing="1" w:line="240" w:lineRule="auto"/>
      <w:jc w:val="left"/>
      <w:textAlignment w:val="center"/>
    </w:pPr>
    <w:rPr>
      <w:b/>
      <w:bCs/>
      <w:color w:val="auto"/>
      <w:lang w:val="en-US"/>
    </w:rPr>
  </w:style>
  <w:style w:type="paragraph" w:customStyle="1" w:styleId="xl285">
    <w:name w:val="xl285"/>
    <w:basedOn w:val="Normal"/>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left"/>
      <w:textAlignment w:val="center"/>
    </w:pPr>
    <w:rPr>
      <w:b/>
      <w:bCs/>
      <w:color w:val="auto"/>
      <w:lang w:val="en-US"/>
    </w:rPr>
  </w:style>
  <w:style w:type="paragraph" w:customStyle="1" w:styleId="xl286">
    <w:name w:val="xl286"/>
    <w:basedOn w:val="Normal"/>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b/>
      <w:bCs/>
      <w:color w:val="auto"/>
      <w:lang w:val="en-US"/>
    </w:rPr>
  </w:style>
  <w:style w:type="paragraph" w:customStyle="1" w:styleId="xl287">
    <w:name w:val="xl287"/>
    <w:basedOn w:val="Normal"/>
    <w:pPr>
      <w:pBdr>
        <w:top w:val="single" w:sz="4" w:space="0" w:color="auto"/>
        <w:bottom w:val="single" w:sz="4" w:space="0" w:color="auto"/>
      </w:pBdr>
      <w:spacing w:before="100" w:beforeAutospacing="1" w:after="100" w:afterAutospacing="1" w:line="240" w:lineRule="auto"/>
      <w:jc w:val="left"/>
      <w:textAlignment w:val="center"/>
    </w:pPr>
    <w:rPr>
      <w:b/>
      <w:bCs/>
      <w:color w:val="auto"/>
      <w:lang w:val="en-US"/>
    </w:rPr>
  </w:style>
  <w:style w:type="paragraph" w:customStyle="1" w:styleId="xl288">
    <w:name w:val="xl288"/>
    <w:basedOn w:val="Normal"/>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auto"/>
      <w:lang w:val="en-US"/>
    </w:rPr>
  </w:style>
  <w:style w:type="paragraph" w:customStyle="1" w:styleId="xl289">
    <w:name w:val="xl28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i/>
      <w:iCs/>
      <w:color w:val="auto"/>
      <w:lang w:val="en-US"/>
    </w:rPr>
  </w:style>
  <w:style w:type="paragraph" w:customStyle="1" w:styleId="xl290">
    <w:name w:val="xl29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color w:val="auto"/>
      <w:lang w:val="en-US"/>
    </w:rPr>
  </w:style>
  <w:style w:type="paragraph" w:customStyle="1" w:styleId="xl291">
    <w:name w:val="xl29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i/>
      <w:iCs/>
      <w:color w:val="auto"/>
      <w:lang w:val="en-US"/>
    </w:rPr>
  </w:style>
  <w:style w:type="paragraph" w:customStyle="1" w:styleId="xl292">
    <w:name w:val="xl29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color w:val="auto"/>
      <w:lang w:val="en-US"/>
    </w:rPr>
  </w:style>
  <w:style w:type="paragraph" w:customStyle="1" w:styleId="xl293">
    <w:name w:val="xl29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b/>
      <w:bCs/>
      <w:color w:val="auto"/>
      <w:sz w:val="24"/>
      <w:szCs w:val="24"/>
      <w:lang w:val="en-US"/>
    </w:rPr>
  </w:style>
  <w:style w:type="paragraph" w:customStyle="1" w:styleId="xl294">
    <w:name w:val="xl29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color w:val="auto"/>
      <w:sz w:val="24"/>
      <w:szCs w:val="24"/>
      <w:lang w:val="en-US"/>
    </w:rPr>
  </w:style>
  <w:style w:type="paragraph" w:customStyle="1" w:styleId="xl527">
    <w:name w:val="xl527"/>
    <w:basedOn w:val="Normal"/>
    <w:pPr>
      <w:spacing w:before="100" w:beforeAutospacing="1" w:after="100" w:afterAutospacing="1" w:line="240" w:lineRule="auto"/>
      <w:jc w:val="right"/>
      <w:textAlignment w:val="center"/>
    </w:pPr>
    <w:rPr>
      <w:i/>
      <w:iCs/>
      <w:color w:val="000000"/>
      <w:sz w:val="28"/>
      <w:lang w:val="en-US"/>
    </w:rPr>
  </w:style>
  <w:style w:type="paragraph" w:customStyle="1" w:styleId="xl528">
    <w:name w:val="xl528"/>
    <w:basedOn w:val="Normal"/>
    <w:pPr>
      <w:spacing w:before="100" w:beforeAutospacing="1" w:after="100" w:afterAutospacing="1" w:line="240" w:lineRule="auto"/>
      <w:jc w:val="right"/>
      <w:textAlignment w:val="center"/>
    </w:pPr>
    <w:rPr>
      <w:b/>
      <w:bCs/>
      <w:color w:val="auto"/>
      <w:sz w:val="28"/>
      <w:lang w:val="en-US"/>
    </w:rPr>
  </w:style>
  <w:style w:type="paragraph" w:customStyle="1" w:styleId="xl529">
    <w:name w:val="xl529"/>
    <w:basedOn w:val="Normal"/>
    <w:pPr>
      <w:shd w:val="clear" w:color="000000" w:fill="FFFF00"/>
      <w:spacing w:before="100" w:beforeAutospacing="1" w:after="100" w:afterAutospacing="1" w:line="240" w:lineRule="auto"/>
      <w:jc w:val="right"/>
      <w:textAlignment w:val="center"/>
    </w:pPr>
    <w:rPr>
      <w:color w:val="auto"/>
      <w:sz w:val="28"/>
      <w:lang w:val="en-US"/>
    </w:rPr>
  </w:style>
  <w:style w:type="paragraph" w:customStyle="1" w:styleId="xl530">
    <w:name w:val="xl530"/>
    <w:basedOn w:val="Normal"/>
    <w:pPr>
      <w:pBdr>
        <w:top w:val="single" w:sz="4" w:space="0" w:color="auto"/>
        <w:left w:val="single" w:sz="4" w:space="0" w:color="auto"/>
        <w:bottom w:val="single" w:sz="4" w:space="0" w:color="auto"/>
        <w:right w:val="single" w:sz="4" w:space="0" w:color="auto"/>
      </w:pBdr>
      <w:shd w:val="clear" w:color="000000" w:fill="DCE6F1"/>
      <w:spacing w:before="100" w:beforeAutospacing="1" w:after="100" w:afterAutospacing="1" w:line="240" w:lineRule="auto"/>
      <w:jc w:val="right"/>
      <w:textAlignment w:val="center"/>
    </w:pPr>
    <w:rPr>
      <w:b/>
      <w:bCs/>
      <w:color w:val="auto"/>
      <w:sz w:val="28"/>
      <w:lang w:val="en-US"/>
    </w:rPr>
  </w:style>
  <w:style w:type="paragraph" w:customStyle="1" w:styleId="xl531">
    <w:name w:val="xl531"/>
    <w:basedOn w:val="Normal"/>
    <w:pPr>
      <w:spacing w:before="100" w:beforeAutospacing="1" w:after="100" w:afterAutospacing="1" w:line="240" w:lineRule="auto"/>
      <w:jc w:val="right"/>
      <w:textAlignment w:val="center"/>
    </w:pPr>
    <w:rPr>
      <w:color w:val="auto"/>
      <w:sz w:val="28"/>
      <w:lang w:val="en-US"/>
    </w:rPr>
  </w:style>
  <w:style w:type="paragraph" w:customStyle="1" w:styleId="xl532">
    <w:name w:val="xl53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b/>
      <w:bCs/>
      <w:color w:val="auto"/>
      <w:sz w:val="28"/>
      <w:lang w:val="en-US"/>
    </w:rPr>
  </w:style>
  <w:style w:type="paragraph" w:customStyle="1" w:styleId="xl533">
    <w:name w:val="xl533"/>
    <w:basedOn w:val="Normal"/>
    <w:pPr>
      <w:pBdr>
        <w:bottom w:val="single" w:sz="4" w:space="0" w:color="auto"/>
        <w:right w:val="single" w:sz="4" w:space="0" w:color="auto"/>
      </w:pBdr>
      <w:shd w:val="clear" w:color="000000" w:fill="FFFF00"/>
      <w:spacing w:before="100" w:beforeAutospacing="1" w:after="100" w:afterAutospacing="1" w:line="240" w:lineRule="auto"/>
      <w:jc w:val="right"/>
      <w:textAlignment w:val="center"/>
    </w:pPr>
    <w:rPr>
      <w:b/>
      <w:bCs/>
      <w:color w:val="auto"/>
      <w:sz w:val="28"/>
      <w:lang w:val="en-US"/>
    </w:rPr>
  </w:style>
  <w:style w:type="paragraph" w:customStyle="1" w:styleId="xl534">
    <w:name w:val="xl534"/>
    <w:basedOn w:val="Normal"/>
    <w:pPr>
      <w:shd w:val="clear" w:color="000000" w:fill="FFFF00"/>
      <w:spacing w:before="100" w:beforeAutospacing="1" w:after="100" w:afterAutospacing="1" w:line="240" w:lineRule="auto"/>
      <w:jc w:val="right"/>
      <w:textAlignment w:val="center"/>
    </w:pPr>
    <w:rPr>
      <w:color w:val="auto"/>
      <w:sz w:val="28"/>
      <w:lang w:val="en-US"/>
    </w:rPr>
  </w:style>
  <w:style w:type="paragraph" w:customStyle="1" w:styleId="xl535">
    <w:name w:val="xl535"/>
    <w:basedOn w:val="Normal"/>
    <w:pPr>
      <w:spacing w:before="100" w:beforeAutospacing="1" w:after="100" w:afterAutospacing="1" w:line="240" w:lineRule="auto"/>
      <w:jc w:val="right"/>
      <w:textAlignment w:val="center"/>
    </w:pPr>
    <w:rPr>
      <w:b/>
      <w:bCs/>
      <w:color w:val="auto"/>
      <w:sz w:val="28"/>
      <w:lang w:val="en-US"/>
    </w:rPr>
  </w:style>
  <w:style w:type="paragraph" w:customStyle="1" w:styleId="xl536">
    <w:name w:val="xl536"/>
    <w:basedOn w:val="Normal"/>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b/>
      <w:bCs/>
      <w:color w:val="auto"/>
      <w:sz w:val="28"/>
      <w:lang w:val="en-US"/>
    </w:rPr>
  </w:style>
  <w:style w:type="paragraph" w:customStyle="1" w:styleId="xl537">
    <w:name w:val="xl537"/>
    <w:basedOn w:val="Normal"/>
    <w:pPr>
      <w:spacing w:before="100" w:beforeAutospacing="1" w:after="100" w:afterAutospacing="1" w:line="240" w:lineRule="auto"/>
      <w:jc w:val="center"/>
      <w:textAlignment w:val="center"/>
    </w:pPr>
    <w:rPr>
      <w:b/>
      <w:bCs/>
      <w:color w:val="FFFFFF"/>
      <w:sz w:val="28"/>
      <w:lang w:val="en-US"/>
    </w:rPr>
  </w:style>
  <w:style w:type="paragraph" w:customStyle="1" w:styleId="xl538">
    <w:name w:val="xl538"/>
    <w:basedOn w:val="Normal"/>
    <w:pPr>
      <w:spacing w:before="100" w:beforeAutospacing="1" w:after="100" w:afterAutospacing="1" w:line="240" w:lineRule="auto"/>
      <w:jc w:val="center"/>
      <w:textAlignment w:val="center"/>
    </w:pPr>
    <w:rPr>
      <w:b/>
      <w:bCs/>
      <w:color w:val="auto"/>
      <w:sz w:val="28"/>
      <w:lang w:val="en-US"/>
    </w:rPr>
  </w:style>
  <w:style w:type="paragraph" w:customStyle="1" w:styleId="xl539">
    <w:name w:val="xl539"/>
    <w:basedOn w:val="Normal"/>
    <w:pPr>
      <w:spacing w:before="100" w:beforeAutospacing="1" w:after="100" w:afterAutospacing="1" w:line="240" w:lineRule="auto"/>
      <w:jc w:val="center"/>
      <w:textAlignment w:val="center"/>
    </w:pPr>
    <w:rPr>
      <w:color w:val="auto"/>
      <w:sz w:val="28"/>
      <w:lang w:val="en-US"/>
    </w:rPr>
  </w:style>
  <w:style w:type="paragraph" w:customStyle="1" w:styleId="xl540">
    <w:name w:val="xl540"/>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auto"/>
      <w:sz w:val="28"/>
      <w:lang w:val="en-US"/>
    </w:rPr>
  </w:style>
  <w:style w:type="paragraph" w:customStyle="1" w:styleId="xl541">
    <w:name w:val="xl54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auto"/>
      <w:sz w:val="28"/>
      <w:lang w:val="en-US"/>
    </w:rPr>
  </w:style>
  <w:style w:type="paragraph" w:customStyle="1" w:styleId="xl542">
    <w:name w:val="xl54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auto"/>
      <w:sz w:val="28"/>
      <w:lang w:val="en-US"/>
    </w:rPr>
  </w:style>
  <w:style w:type="paragraph" w:customStyle="1" w:styleId="xl543">
    <w:name w:val="xl543"/>
    <w:basedOn w:val="Normal"/>
    <w:pPr>
      <w:shd w:val="clear" w:color="000000" w:fill="FFFF00"/>
      <w:spacing w:before="100" w:beforeAutospacing="1" w:after="100" w:afterAutospacing="1" w:line="240" w:lineRule="auto"/>
      <w:jc w:val="center"/>
      <w:textAlignment w:val="center"/>
    </w:pPr>
    <w:rPr>
      <w:color w:val="auto"/>
      <w:sz w:val="28"/>
      <w:lang w:val="en-US"/>
    </w:rPr>
  </w:style>
  <w:style w:type="paragraph" w:customStyle="1" w:styleId="xl544">
    <w:name w:val="xl544"/>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auto"/>
      <w:sz w:val="28"/>
      <w:lang w:val="en-US"/>
    </w:rPr>
  </w:style>
  <w:style w:type="paragraph" w:customStyle="1" w:styleId="xl545">
    <w:name w:val="xl54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auto"/>
      <w:sz w:val="28"/>
      <w:lang w:val="en-US"/>
    </w:rPr>
  </w:style>
  <w:style w:type="paragraph" w:customStyle="1" w:styleId="xl546">
    <w:name w:val="xl54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auto"/>
      <w:sz w:val="28"/>
      <w:lang w:val="en-US"/>
    </w:rPr>
  </w:style>
  <w:style w:type="paragraph" w:customStyle="1" w:styleId="xl547">
    <w:name w:val="xl547"/>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auto"/>
      <w:sz w:val="28"/>
      <w:lang w:val="en-US"/>
    </w:rPr>
  </w:style>
  <w:style w:type="paragraph" w:customStyle="1" w:styleId="xl548">
    <w:name w:val="xl54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auto"/>
      <w:sz w:val="28"/>
      <w:lang w:val="en-US"/>
    </w:rPr>
  </w:style>
  <w:style w:type="paragraph" w:customStyle="1" w:styleId="xl549">
    <w:name w:val="xl549"/>
    <w:basedOn w:val="Normal"/>
    <w:pPr>
      <w:spacing w:before="100" w:beforeAutospacing="1" w:after="100" w:afterAutospacing="1" w:line="240" w:lineRule="auto"/>
      <w:jc w:val="right"/>
      <w:textAlignment w:val="center"/>
    </w:pPr>
    <w:rPr>
      <w:b/>
      <w:bCs/>
      <w:color w:val="auto"/>
      <w:sz w:val="28"/>
      <w:lang w:val="en-US"/>
    </w:rPr>
  </w:style>
  <w:style w:type="paragraph" w:customStyle="1" w:styleId="xl550">
    <w:name w:val="xl55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color w:val="auto"/>
      <w:sz w:val="28"/>
      <w:lang w:val="en-US"/>
    </w:rPr>
  </w:style>
  <w:style w:type="paragraph" w:customStyle="1" w:styleId="xl551">
    <w:name w:val="xl551"/>
    <w:basedOn w:val="Normal"/>
    <w:pPr>
      <w:pBdr>
        <w:top w:val="single" w:sz="4" w:space="0" w:color="auto"/>
        <w:left w:val="single" w:sz="4" w:space="0" w:color="auto"/>
        <w:right w:val="single" w:sz="4" w:space="0" w:color="auto"/>
      </w:pBdr>
      <w:spacing w:before="100" w:beforeAutospacing="1" w:after="100" w:afterAutospacing="1" w:line="240" w:lineRule="auto"/>
      <w:jc w:val="right"/>
      <w:textAlignment w:val="center"/>
    </w:pPr>
    <w:rPr>
      <w:color w:val="auto"/>
      <w:sz w:val="28"/>
      <w:lang w:val="en-US"/>
    </w:rPr>
  </w:style>
  <w:style w:type="paragraph" w:customStyle="1" w:styleId="xl552">
    <w:name w:val="xl552"/>
    <w:basedOn w:val="Normal"/>
    <w:pPr>
      <w:spacing w:before="100" w:beforeAutospacing="1" w:after="100" w:afterAutospacing="1" w:line="240" w:lineRule="auto"/>
      <w:jc w:val="right"/>
      <w:textAlignment w:val="center"/>
    </w:pPr>
    <w:rPr>
      <w:b/>
      <w:bCs/>
      <w:color w:val="FFFFFF"/>
      <w:sz w:val="28"/>
      <w:lang w:val="en-US"/>
    </w:rPr>
  </w:style>
  <w:style w:type="paragraph" w:customStyle="1" w:styleId="xl295">
    <w:name w:val="xl295"/>
    <w:basedOn w:val="Normal"/>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b/>
      <w:bCs/>
      <w:color w:val="auto"/>
      <w:lang w:val="en-US"/>
    </w:rPr>
  </w:style>
  <w:style w:type="paragraph" w:customStyle="1" w:styleId="xl298">
    <w:name w:val="xl298"/>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left"/>
      <w:textAlignment w:val="center"/>
    </w:pPr>
    <w:rPr>
      <w:color w:val="auto"/>
      <w:lang w:val="en-US"/>
    </w:rPr>
  </w:style>
  <w:style w:type="paragraph" w:customStyle="1" w:styleId="xl299">
    <w:name w:val="xl299"/>
    <w:basedOn w:val="Normal"/>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jc w:val="left"/>
      <w:textAlignment w:val="center"/>
    </w:pPr>
    <w:rPr>
      <w:color w:val="auto"/>
      <w:lang w:val="en-US"/>
    </w:rPr>
  </w:style>
  <w:style w:type="paragraph" w:customStyle="1" w:styleId="xl300">
    <w:name w:val="xl30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color w:val="auto"/>
      <w:lang w:val="en-US"/>
    </w:rPr>
  </w:style>
  <w:style w:type="numbering" w:customStyle="1" w:styleId="IndexCap1">
    <w:name w:val="Index Cap 1"/>
    <w:basedOn w:val="NoList"/>
  </w:style>
  <w:style w:type="paragraph" w:customStyle="1" w:styleId="Indexcap10">
    <w:name w:val="Index cap 1"/>
    <w:basedOn w:val="Normal"/>
    <w:link w:val="Indexcap1Char"/>
    <w:uiPriority w:val="99"/>
    <w:qFormat/>
    <w:pPr>
      <w:tabs>
        <w:tab w:val="num" w:pos="720"/>
      </w:tabs>
      <w:spacing w:before="120" w:after="120" w:line="240" w:lineRule="auto"/>
      <w:ind w:left="720" w:hanging="720"/>
    </w:pPr>
    <w:rPr>
      <w:color w:val="auto"/>
      <w:sz w:val="24"/>
      <w:szCs w:val="24"/>
      <w:lang w:eastAsia="ko-KR"/>
    </w:rPr>
  </w:style>
  <w:style w:type="paragraph" w:customStyle="1" w:styleId="bulletabc">
    <w:name w:val="bullet abc"/>
    <w:basedOn w:val="ListParagraph"/>
    <w:link w:val="bulletabcChar"/>
    <w:qFormat/>
    <w:pPr>
      <w:tabs>
        <w:tab w:val="num" w:pos="720"/>
        <w:tab w:val="left" w:pos="851"/>
      </w:tabs>
      <w:spacing w:before="120" w:after="120" w:line="320" w:lineRule="exact"/>
      <w:ind w:left="0" w:firstLine="567"/>
      <w:contextualSpacing w:val="0"/>
    </w:pPr>
    <w:rPr>
      <w:rFonts w:eastAsia="Calibri"/>
      <w:b/>
      <w:color w:val="auto"/>
      <w:szCs w:val="20"/>
      <w:lang w:val="en-US"/>
    </w:rPr>
  </w:style>
  <w:style w:type="paragraph" w:customStyle="1" w:styleId="bullethoa">
    <w:name w:val="bullet hoa"/>
    <w:basedOn w:val="gian1"/>
    <w:link w:val="bullethoaChar"/>
    <w:qFormat/>
    <w:pPr>
      <w:tabs>
        <w:tab w:val="num" w:pos="720"/>
        <w:tab w:val="center" w:pos="993"/>
      </w:tabs>
      <w:spacing w:line="320" w:lineRule="exact"/>
    </w:pPr>
    <w:rPr>
      <w:i/>
    </w:rPr>
  </w:style>
  <w:style w:type="character" w:customStyle="1" w:styleId="bulletabcChar">
    <w:name w:val="bullet abc Char"/>
    <w:basedOn w:val="DefaultParagraphFont"/>
    <w:link w:val="bulletabc"/>
    <w:rPr>
      <w:rFonts w:eastAsia="Calibri"/>
      <w:b/>
      <w:color w:val="auto"/>
      <w:szCs w:val="20"/>
      <w:lang w:val="en-US"/>
    </w:rPr>
  </w:style>
  <w:style w:type="character" w:customStyle="1" w:styleId="bullethoaChar">
    <w:name w:val="bullet hoa Char"/>
    <w:basedOn w:val="gian1Char"/>
    <w:link w:val="bullethoa"/>
    <w:rPr>
      <w:rFonts w:ascii="Times New Roman" w:eastAsia="Calibri" w:hAnsi="Times New Roman"/>
      <w:i/>
      <w:snapToGrid w:val="0"/>
      <w:color w:val="auto"/>
      <w:sz w:val="28"/>
      <w:lang w:val="sv-SE" w:eastAsia="ja-JP"/>
    </w:rPr>
  </w:style>
  <w:style w:type="numbering" w:customStyle="1" w:styleId="StyleBulleted151">
    <w:name w:val="Style Bulleted151"/>
  </w:style>
  <w:style w:type="numbering" w:customStyle="1" w:styleId="StyleBulleted152">
    <w:name w:val="Style Bulleted152"/>
  </w:style>
  <w:style w:type="numbering" w:customStyle="1" w:styleId="StyleBulleted153">
    <w:name w:val="Style Bulleted153"/>
  </w:style>
  <w:style w:type="numbering" w:customStyle="1" w:styleId="1ai3">
    <w:name w:val="1 / a / i3"/>
    <w:basedOn w:val="NoList"/>
    <w:next w:val="1ai"/>
    <w:uiPriority w:val="99"/>
    <w:unhideWhenUsed/>
  </w:style>
  <w:style w:type="numbering" w:customStyle="1" w:styleId="StyleBulleted154">
    <w:name w:val="Style Bulleted154"/>
  </w:style>
  <w:style w:type="numbering" w:customStyle="1" w:styleId="StyleBulleted155">
    <w:name w:val="Style Bulleted155"/>
  </w:style>
  <w:style w:type="numbering" w:customStyle="1" w:styleId="StyleBulleted156">
    <w:name w:val="Style Bulleted156"/>
  </w:style>
  <w:style w:type="character" w:customStyle="1" w:styleId="FirstLineCharCharChar">
    <w:name w:val="First Line Char Char Char"/>
    <w:link w:val="FirstLineCharChar"/>
    <w:locked/>
    <w:rPr>
      <w:rFonts w:ascii="Times New Roman" w:eastAsia="Times New Roman" w:hAnsi="Times New Roman"/>
      <w:color w:val="000000"/>
      <w:sz w:val="26"/>
      <w:szCs w:val="26"/>
      <w:lang w:val="de-DE"/>
    </w:rPr>
  </w:style>
  <w:style w:type="paragraph" w:customStyle="1" w:styleId="FirstLineCharChar">
    <w:name w:val="First Line Char Char"/>
    <w:basedOn w:val="Normal"/>
    <w:next w:val="Normal"/>
    <w:link w:val="FirstLineCharCharChar"/>
    <w:pPr>
      <w:tabs>
        <w:tab w:val="num" w:pos="1440"/>
      </w:tabs>
      <w:spacing w:before="60" w:after="60" w:line="288" w:lineRule="auto"/>
      <w:ind w:left="1440" w:hanging="720"/>
      <w:contextualSpacing/>
    </w:pPr>
    <w:rPr>
      <w:color w:val="000000"/>
      <w:lang w:val="de-DE"/>
    </w:rPr>
  </w:style>
  <w:style w:type="paragraph" w:customStyle="1" w:styleId="Mau">
    <w:name w:val="Mau"/>
    <w:basedOn w:val="Heading4"/>
    <w:pPr>
      <w:keepLines w:val="0"/>
      <w:numPr>
        <w:ilvl w:val="0"/>
        <w:numId w:val="0"/>
      </w:numPr>
      <w:spacing w:before="0" w:line="240" w:lineRule="auto"/>
      <w:ind w:left="1276" w:firstLine="567"/>
      <w:jc w:val="right"/>
    </w:pPr>
    <w:rPr>
      <w:rFonts w:ascii=".VnTime" w:eastAsia="Times New Roman" w:hAnsi=".VnTime" w:cs="Times New Roman"/>
      <w:i w:val="0"/>
      <w:iCs w:val="0"/>
      <w:color w:val="auto"/>
      <w:u w:val="single"/>
      <w:lang w:val="de-DE"/>
    </w:rPr>
  </w:style>
  <w:style w:type="paragraph" w:customStyle="1" w:styleId="StyleHeading412ptBoldItalic">
    <w:name w:val="Style Heading 4 + 12 pt Bold Italic"/>
    <w:basedOn w:val="Heading4"/>
    <w:pPr>
      <w:keepLines w:val="0"/>
      <w:numPr>
        <w:ilvl w:val="0"/>
        <w:numId w:val="0"/>
      </w:numPr>
      <w:tabs>
        <w:tab w:val="num" w:pos="864"/>
      </w:tabs>
      <w:spacing w:before="240" w:after="60" w:line="240" w:lineRule="auto"/>
      <w:ind w:left="864" w:hanging="864"/>
    </w:pPr>
    <w:rPr>
      <w:rFonts w:ascii="Times New Roman" w:eastAsia="Times New Roman" w:hAnsi="Times New Roman" w:cs="Times New Roman"/>
      <w:b w:val="0"/>
      <w:i w:val="0"/>
      <w:color w:val="auto"/>
      <w:sz w:val="24"/>
      <w:lang w:val="en-US"/>
    </w:rPr>
  </w:style>
  <w:style w:type="paragraph" w:customStyle="1" w:styleId="TXT-Normal">
    <w:name w:val="TXT-Normal"/>
    <w:basedOn w:val="Normal"/>
    <w:link w:val="TXT-NormalChar"/>
    <w:uiPriority w:val="99"/>
    <w:pPr>
      <w:spacing w:after="0" w:line="360" w:lineRule="auto"/>
      <w:ind w:firstLine="567"/>
    </w:pPr>
    <w:rPr>
      <w:rFonts w:ascii="Calibri" w:eastAsia="Calibri" w:hAnsi="Calibri"/>
      <w:color w:val="000000"/>
      <w:sz w:val="24"/>
      <w:szCs w:val="24"/>
      <w:lang w:val="en-US"/>
    </w:rPr>
  </w:style>
  <w:style w:type="character" w:customStyle="1" w:styleId="TXT-NormalChar">
    <w:name w:val="TXT-Normal Char"/>
    <w:link w:val="TXT-Normal"/>
    <w:uiPriority w:val="99"/>
    <w:locked/>
    <w:rPr>
      <w:rFonts w:ascii="Calibri" w:eastAsia="Calibri" w:hAnsi="Calibri"/>
      <w:color w:val="000000"/>
      <w:sz w:val="24"/>
      <w:szCs w:val="24"/>
      <w:lang w:val="en-US"/>
    </w:rPr>
  </w:style>
  <w:style w:type="paragraph" w:customStyle="1" w:styleId="Body-Text">
    <w:name w:val="Body-Text"/>
    <w:basedOn w:val="Normal"/>
    <w:link w:val="Body-TextChar"/>
    <w:autoRedefine/>
    <w:qFormat/>
    <w:pPr>
      <w:adjustRightInd w:val="0"/>
      <w:spacing w:after="0"/>
      <w:ind w:firstLine="426"/>
      <w:textAlignment w:val="baseline"/>
    </w:pPr>
    <w:rPr>
      <w:color w:val="auto"/>
      <w:sz w:val="28"/>
      <w:lang w:eastAsia="ja-JP"/>
    </w:rPr>
  </w:style>
  <w:style w:type="character" w:customStyle="1" w:styleId="Body-TextChar">
    <w:name w:val="Body-Text Char"/>
    <w:link w:val="Body-Text"/>
    <w:rPr>
      <w:rFonts w:ascii="Times New Roman" w:eastAsia="Times New Roman" w:hAnsi="Times New Roman"/>
      <w:color w:val="auto"/>
      <w:lang w:eastAsia="ja-JP"/>
    </w:rPr>
  </w:style>
  <w:style w:type="paragraph" w:customStyle="1" w:styleId="CharCharCharCharCharCharChar2">
    <w:name w:val="Char Char Char Char Char Char Char2"/>
    <w:basedOn w:val="Normal"/>
    <w:pPr>
      <w:spacing w:after="160" w:line="240" w:lineRule="exact"/>
      <w:jc w:val="left"/>
    </w:pPr>
    <w:rPr>
      <w:rFonts w:ascii="Tahoma" w:hAnsi="Tahoma" w:cs="Tahoma"/>
      <w:b/>
      <w:color w:val="auto"/>
      <w:sz w:val="20"/>
      <w:szCs w:val="20"/>
      <w:lang w:val="en-US"/>
    </w:rPr>
  </w:style>
  <w:style w:type="character" w:customStyle="1" w:styleId="Mention31">
    <w:name w:val="Mention31"/>
    <w:basedOn w:val="DefaultParagraphFont"/>
    <w:uiPriority w:val="99"/>
    <w:semiHidden/>
    <w:unhideWhenUsed/>
    <w:rPr>
      <w:color w:val="2B579A"/>
      <w:shd w:val="clear" w:color="auto" w:fill="E6E6E6"/>
    </w:rPr>
  </w:style>
  <w:style w:type="character" w:customStyle="1" w:styleId="Mention4">
    <w:name w:val="Mention4"/>
    <w:basedOn w:val="DefaultParagraphFont"/>
    <w:uiPriority w:val="99"/>
    <w:semiHidden/>
    <w:unhideWhenUsed/>
    <w:rPr>
      <w:color w:val="2B579A"/>
      <w:shd w:val="clear" w:color="auto" w:fill="E6E6E6"/>
    </w:rPr>
  </w:style>
  <w:style w:type="paragraph" w:customStyle="1" w:styleId="-vban">
    <w:name w:val="- vban"/>
    <w:basedOn w:val="Normal"/>
    <w:qFormat/>
    <w:pPr>
      <w:widowControl w:val="0"/>
      <w:tabs>
        <w:tab w:val="left" w:pos="426"/>
        <w:tab w:val="num" w:pos="720"/>
      </w:tabs>
      <w:spacing w:after="120" w:line="288" w:lineRule="auto"/>
      <w:ind w:firstLine="360"/>
    </w:pPr>
    <w:rPr>
      <w:color w:val="auto"/>
      <w:sz w:val="28"/>
      <w:lang w:val="en-GB"/>
    </w:rPr>
  </w:style>
  <w:style w:type="character" w:customStyle="1" w:styleId="DefaultChar">
    <w:name w:val="Default Char"/>
    <w:link w:val="Default"/>
    <w:rPr>
      <w:rFonts w:ascii="Times New Roman" w:eastAsia="Times New Roman" w:hAnsi="Times New Roman"/>
      <w:color w:val="000000"/>
      <w:sz w:val="26"/>
      <w:szCs w:val="24"/>
      <w:lang w:val="en-US"/>
    </w:rPr>
  </w:style>
  <w:style w:type="paragraph" w:customStyle="1" w:styleId="Hand1">
    <w:name w:val="Hand 1"/>
    <w:autoRedefine/>
    <w:qFormat/>
    <w:pPr>
      <w:widowControl w:val="0"/>
      <w:tabs>
        <w:tab w:val="num" w:pos="720"/>
      </w:tabs>
      <w:spacing w:after="0"/>
      <w:ind w:firstLine="284"/>
    </w:pPr>
    <w:rPr>
      <w:i/>
      <w:color w:val="auto"/>
      <w:lang w:val="nl-NL"/>
    </w:rPr>
  </w:style>
  <w:style w:type="character" w:customStyle="1" w:styleId="Bullet2CharChar">
    <w:name w:val="Bullet 2 Char Char"/>
    <w:link w:val="Bullet2"/>
    <w:uiPriority w:val="99"/>
    <w:rPr>
      <w:color w:val="auto"/>
      <w:sz w:val="28"/>
      <w:szCs w:val="20"/>
      <w:lang w:val="en-US"/>
    </w:rPr>
  </w:style>
  <w:style w:type="paragraph" w:customStyle="1" w:styleId="4-Mcanh">
    <w:name w:val="4 - Mục a nhỏ"/>
    <w:basedOn w:val="Heading4"/>
    <w:autoRedefine/>
    <w:qFormat/>
    <w:pPr>
      <w:numPr>
        <w:ilvl w:val="6"/>
        <w:numId w:val="34"/>
      </w:numPr>
      <w:ind w:left="1134"/>
      <w:outlineLvl w:val="9"/>
    </w:pPr>
    <w:rPr>
      <w:rFonts w:ascii="Times New Roman" w:hAnsi="Times New Roman" w:cs="Times New Roman"/>
      <w:bCs w:val="0"/>
      <w:i w:val="0"/>
      <w:color w:val="auto"/>
      <w:lang w:val="fr-FR"/>
    </w:rPr>
  </w:style>
  <w:style w:type="character" w:customStyle="1" w:styleId="HinhChar">
    <w:name w:val="Hinh Char"/>
    <w:link w:val="Hinh"/>
    <w:locked/>
    <w:rPr>
      <w:rFonts w:ascii=".VnArialH" w:eastAsia="Times New Roman" w:hAnsi=".VnArialH"/>
      <w:color w:val="auto"/>
      <w:sz w:val="26"/>
      <w:szCs w:val="20"/>
      <w:lang w:val="en-US"/>
    </w:rPr>
  </w:style>
  <w:style w:type="character" w:customStyle="1" w:styleId="BangChar">
    <w:name w:val="Bang Char"/>
    <w:link w:val="Bang"/>
    <w:locked/>
    <w:rPr>
      <w:rFonts w:ascii="Times New Roman" w:eastAsia="Times New Roman" w:hAnsi="Times New Roman"/>
      <w:color w:val="auto"/>
      <w:sz w:val="18"/>
      <w:szCs w:val="20"/>
      <w:lang w:val="en-US"/>
    </w:rPr>
  </w:style>
  <w:style w:type="paragraph" w:customStyle="1" w:styleId="VanBan0">
    <w:name w:val="VanBan"/>
    <w:basedOn w:val="Normal"/>
    <w:link w:val="VanBanChar0"/>
    <w:qFormat/>
    <w:pPr>
      <w:keepNext/>
      <w:adjustRightInd w:val="0"/>
      <w:snapToGrid w:val="0"/>
      <w:spacing w:before="120" w:after="0" w:line="312" w:lineRule="auto"/>
      <w:ind w:firstLine="426"/>
    </w:pPr>
    <w:rPr>
      <w:color w:val="auto"/>
      <w:spacing w:val="1"/>
      <w:sz w:val="28"/>
      <w:lang w:val="en-GB" w:eastAsia="ja-JP"/>
    </w:rPr>
  </w:style>
  <w:style w:type="character" w:customStyle="1" w:styleId="VanBanChar0">
    <w:name w:val="VanBan Char"/>
    <w:link w:val="VanBan0"/>
    <w:rPr>
      <w:rFonts w:ascii="Times New Roman" w:eastAsia="Times New Roman" w:hAnsi="Times New Roman"/>
      <w:color w:val="auto"/>
      <w:spacing w:val="1"/>
      <w:lang w:val="en-GB" w:eastAsia="ja-JP"/>
    </w:rPr>
  </w:style>
  <w:style w:type="paragraph" w:customStyle="1" w:styleId="1Vanban">
    <w:name w:val="1.Vanban"/>
    <w:basedOn w:val="Normal"/>
    <w:link w:val="1VanbanChar"/>
    <w:qFormat/>
    <w:pPr>
      <w:spacing w:after="120" w:line="288" w:lineRule="auto"/>
      <w:ind w:firstLine="714"/>
    </w:pPr>
    <w:rPr>
      <w:rFonts w:eastAsia="MS Mincho"/>
      <w:color w:val="auto"/>
      <w:sz w:val="28"/>
      <w:lang w:val="nb-NO"/>
    </w:rPr>
  </w:style>
  <w:style w:type="character" w:customStyle="1" w:styleId="1VanbanChar">
    <w:name w:val="1.Vanban Char"/>
    <w:link w:val="1Vanban"/>
    <w:rPr>
      <w:rFonts w:ascii="Times New Roman" w:eastAsia="MS Mincho" w:hAnsi="Times New Roman"/>
      <w:color w:val="auto"/>
      <w:lang w:val="nb-NO"/>
    </w:rPr>
  </w:style>
  <w:style w:type="paragraph" w:customStyle="1" w:styleId="Danhmuchinhve">
    <w:name w:val="Danhmuc_hinhve"/>
    <w:basedOn w:val="Normal"/>
    <w:qFormat/>
    <w:pPr>
      <w:tabs>
        <w:tab w:val="num" w:pos="720"/>
      </w:tabs>
      <w:spacing w:before="120" w:after="240" w:line="240" w:lineRule="auto"/>
      <w:ind w:left="720" w:hanging="720"/>
      <w:jc w:val="center"/>
    </w:pPr>
    <w:rPr>
      <w:i/>
      <w:color w:val="auto"/>
      <w:sz w:val="24"/>
      <w:szCs w:val="24"/>
      <w:lang w:val="en-US"/>
    </w:rPr>
  </w:style>
  <w:style w:type="paragraph" w:customStyle="1" w:styleId="1vanban0">
    <w:name w:val="1 van ban"/>
    <w:basedOn w:val="Normal"/>
    <w:link w:val="1vanbanChar0"/>
    <w:qFormat/>
    <w:pPr>
      <w:keepLines/>
      <w:widowControl w:val="0"/>
      <w:spacing w:after="120" w:line="288" w:lineRule="auto"/>
      <w:ind w:firstLine="284"/>
    </w:pPr>
    <w:rPr>
      <w:color w:val="auto"/>
      <w:sz w:val="28"/>
      <w:lang w:val="nb-NO"/>
    </w:rPr>
  </w:style>
  <w:style w:type="character" w:customStyle="1" w:styleId="1vanbanChar0">
    <w:name w:val="1 van ban Char"/>
    <w:link w:val="1vanban0"/>
    <w:rPr>
      <w:rFonts w:ascii="Times New Roman" w:eastAsia="Times New Roman" w:hAnsi="Times New Roman"/>
      <w:color w:val="auto"/>
      <w:szCs w:val="26"/>
      <w:lang w:val="nb-NO"/>
    </w:rPr>
  </w:style>
  <w:style w:type="paragraph" w:customStyle="1" w:styleId="a0">
    <w:name w:val="__"/>
    <w:basedOn w:val="Normal"/>
    <w:link w:val="Char"/>
    <w:qFormat/>
    <w:pPr>
      <w:tabs>
        <w:tab w:val="left" w:pos="540"/>
        <w:tab w:val="left" w:pos="851"/>
      </w:tabs>
      <w:spacing w:after="120" w:line="288" w:lineRule="auto"/>
      <w:ind w:firstLine="270"/>
    </w:pPr>
    <w:rPr>
      <w:rFonts w:eastAsia="Calibri"/>
      <w:color w:val="auto"/>
      <w:sz w:val="28"/>
      <w:lang w:val="pt-BR"/>
    </w:rPr>
  </w:style>
  <w:style w:type="character" w:customStyle="1" w:styleId="Char">
    <w:name w:val="__ Char"/>
    <w:link w:val="a0"/>
    <w:rPr>
      <w:rFonts w:ascii="Times New Roman" w:eastAsia="Calibri" w:hAnsi="Times New Roman"/>
      <w:color w:val="auto"/>
      <w:szCs w:val="26"/>
      <w:lang w:val="pt-BR"/>
    </w:rPr>
  </w:style>
  <w:style w:type="paragraph" w:customStyle="1" w:styleId="gachdaudong">
    <w:name w:val="gachdaudong"/>
    <w:link w:val="gachdaudongChar"/>
    <w:autoRedefine/>
    <w:qFormat/>
    <w:pPr>
      <w:widowControl w:val="0"/>
      <w:shd w:val="clear" w:color="auto" w:fill="FFFFFF"/>
      <w:tabs>
        <w:tab w:val="left" w:pos="-284"/>
        <w:tab w:val="left" w:pos="0"/>
        <w:tab w:val="left" w:pos="567"/>
        <w:tab w:val="num" w:pos="720"/>
      </w:tabs>
      <w:spacing w:before="120" w:after="120" w:line="288" w:lineRule="auto"/>
      <w:ind w:firstLine="426"/>
    </w:pPr>
    <w:rPr>
      <w:rFonts w:eastAsia="SimSun"/>
      <w:bCs/>
      <w:iCs/>
      <w:color w:val="000000"/>
      <w:shd w:val="clear" w:color="auto" w:fill="FFFFFF"/>
      <w:lang w:val="fr-FR" w:eastAsia="zh-CN"/>
    </w:rPr>
  </w:style>
  <w:style w:type="character" w:customStyle="1" w:styleId="gachdaudongChar">
    <w:name w:val="gachdaudong Char"/>
    <w:link w:val="gachdaudong"/>
    <w:rPr>
      <w:rFonts w:eastAsia="SimSun"/>
      <w:bCs/>
      <w:iCs/>
      <w:color w:val="000000"/>
      <w:shd w:val="clear" w:color="auto" w:fill="FFFFFF"/>
      <w:lang w:val="fr-FR" w:eastAsia="zh-CN"/>
    </w:rPr>
  </w:style>
  <w:style w:type="paragraph" w:customStyle="1" w:styleId="1Daugach">
    <w:name w:val="1.Dau gach"/>
    <w:link w:val="1DaugachChar"/>
    <w:autoRedefine/>
    <w:qFormat/>
    <w:pPr>
      <w:widowControl w:val="0"/>
      <w:tabs>
        <w:tab w:val="left" w:pos="426"/>
        <w:tab w:val="num" w:pos="720"/>
      </w:tabs>
      <w:spacing w:before="45" w:after="45" w:line="288" w:lineRule="auto"/>
      <w:ind w:left="720" w:hanging="720"/>
    </w:pPr>
    <w:rPr>
      <w:rFonts w:eastAsia="Calibri"/>
      <w:bCs/>
      <w:iCs/>
      <w:color w:val="000000"/>
      <w:lang w:val="fr-FR"/>
    </w:rPr>
  </w:style>
  <w:style w:type="character" w:customStyle="1" w:styleId="1DaugachChar">
    <w:name w:val="1.Dau gach Char"/>
    <w:link w:val="1Daugach"/>
    <w:rPr>
      <w:rFonts w:eastAsia="Calibri"/>
      <w:bCs/>
      <w:iCs/>
      <w:color w:val="000000"/>
      <w:lang w:val="fr-FR"/>
    </w:rPr>
  </w:style>
  <w:style w:type="character" w:customStyle="1" w:styleId="EbitcharaterBI">
    <w:name w:val="Ebit_charater_BI"/>
    <w:uiPriority w:val="1"/>
    <w:qFormat/>
    <w:rPr>
      <w:b/>
      <w:i/>
    </w:rPr>
  </w:style>
  <w:style w:type="paragraph" w:customStyle="1" w:styleId="Normalcentralbold">
    <w:name w:val="Normal central bold"/>
    <w:basedOn w:val="Normal"/>
    <w:pPr>
      <w:spacing w:before="60" w:after="0"/>
      <w:jc w:val="center"/>
    </w:pPr>
    <w:rPr>
      <w:rFonts w:eastAsia="Calibri"/>
      <w:b/>
      <w:color w:val="auto"/>
      <w:sz w:val="28"/>
      <w:lang w:val="en-US"/>
    </w:rPr>
  </w:style>
  <w:style w:type="paragraph" w:customStyle="1" w:styleId="EbitnormalL0">
    <w:name w:val="Ebit_normal_L0"/>
    <w:basedOn w:val="Normal"/>
    <w:qFormat/>
    <w:pPr>
      <w:spacing w:before="120" w:after="120" w:line="320" w:lineRule="exact"/>
      <w:ind w:firstLine="360"/>
    </w:pPr>
    <w:rPr>
      <w:color w:val="auto"/>
      <w:szCs w:val="22"/>
      <w:lang w:val="en-US"/>
    </w:rPr>
  </w:style>
  <w:style w:type="paragraph" w:customStyle="1" w:styleId="Picturenotes">
    <w:name w:val="Picture notes"/>
    <w:basedOn w:val="Normal"/>
    <w:next w:val="Normal"/>
    <w:autoRedefine/>
    <w:pPr>
      <w:tabs>
        <w:tab w:val="num" w:pos="360"/>
        <w:tab w:val="num" w:pos="720"/>
      </w:tabs>
      <w:spacing w:before="120" w:after="0" w:line="240" w:lineRule="auto"/>
      <w:ind w:left="1728" w:hanging="1008"/>
      <w:jc w:val="center"/>
    </w:pPr>
    <w:rPr>
      <w:rFonts w:ascii="Tahoma" w:hAnsi="Tahoma" w:cs="Tahoma"/>
      <w:i/>
      <w:color w:val="auto"/>
      <w:sz w:val="18"/>
      <w:szCs w:val="20"/>
      <w:lang w:val="en-US"/>
    </w:rPr>
  </w:style>
  <w:style w:type="character" w:customStyle="1" w:styleId="WW8Num10z0">
    <w:name w:val="WW8Num10z0"/>
    <w:rPr>
      <w:rFonts w:ascii="Shruti" w:hAnsi="Shruti"/>
    </w:rPr>
  </w:style>
  <w:style w:type="paragraph" w:customStyle="1" w:styleId="PageHeader">
    <w:name w:val="Page Header"/>
    <w:basedOn w:val="Normal"/>
    <w:pPr>
      <w:pBdr>
        <w:bottom w:val="single" w:sz="12" w:space="1" w:color="auto"/>
      </w:pBdr>
      <w:tabs>
        <w:tab w:val="right" w:pos="8640"/>
        <w:tab w:val="right" w:pos="9180"/>
      </w:tabs>
      <w:autoSpaceDE w:val="0"/>
      <w:autoSpaceDN w:val="0"/>
      <w:spacing w:after="0" w:line="240" w:lineRule="auto"/>
    </w:pPr>
    <w:rPr>
      <w:rFonts w:ascii="Helvetica" w:eastAsia="BatangChe" w:hAnsi="Helvetica" w:cs="Arial"/>
      <w:color w:val="auto"/>
      <w:sz w:val="20"/>
      <w:szCs w:val="20"/>
      <w:lang w:val="en-US" w:eastAsia="ko-KR"/>
    </w:rPr>
  </w:style>
  <w:style w:type="paragraph" w:customStyle="1" w:styleId="tieude4">
    <w:name w:val="tieude4"/>
    <w:basedOn w:val="tieude3"/>
    <w:pPr>
      <w:suppressAutoHyphens/>
    </w:pPr>
    <w:rPr>
      <w:i/>
      <w:sz w:val="22"/>
      <w:lang w:eastAsia="ar-SA"/>
    </w:rPr>
  </w:style>
  <w:style w:type="character" w:customStyle="1" w:styleId="content0">
    <w:name w:val="content"/>
    <w:basedOn w:val="DefaultParagraphFont"/>
  </w:style>
  <w:style w:type="paragraph" w:customStyle="1" w:styleId="headlines">
    <w:name w:val="headlines"/>
    <w:basedOn w:val="Normal"/>
    <w:pPr>
      <w:spacing w:before="100" w:beforeAutospacing="1" w:after="100" w:afterAutospacing="1" w:line="240" w:lineRule="auto"/>
    </w:pPr>
    <w:rPr>
      <w:rFonts w:ascii="Arial" w:hAnsi="Arial" w:cs="Arial"/>
      <w:b/>
      <w:bCs/>
      <w:color w:val="000000"/>
      <w:sz w:val="27"/>
      <w:szCs w:val="27"/>
      <w:lang w:val="en-US"/>
    </w:rPr>
  </w:style>
  <w:style w:type="character" w:customStyle="1" w:styleId="SubtitleChar1">
    <w:name w:val="Subtitle Char1"/>
    <w:aliases w:val="Char1 Char,Char1 Char2,Char1 Char1"/>
    <w:basedOn w:val="DefaultParagraphFont"/>
    <w:rPr>
      <w:rFonts w:eastAsiaTheme="minorEastAsia"/>
      <w:color w:val="5A5A5A" w:themeColor="text1" w:themeTint="A5"/>
      <w:spacing w:val="15"/>
    </w:rPr>
  </w:style>
  <w:style w:type="character" w:customStyle="1" w:styleId="BodyText3Char1">
    <w:name w:val="Body Text 3 Char1"/>
    <w:basedOn w:val="DefaultParagraphFont"/>
    <w:rPr>
      <w:rFonts w:ascii="VNI-Helve" w:eastAsia="Times New Roman" w:hAnsi="VNI-Helve" w:cs="VNI-Helve"/>
      <w:sz w:val="20"/>
      <w:szCs w:val="20"/>
    </w:rPr>
  </w:style>
  <w:style w:type="paragraph" w:customStyle="1" w:styleId="M">
    <w:name w:val="M"/>
    <w:basedOn w:val="Normal"/>
    <w:pPr>
      <w:spacing w:before="60" w:after="60" w:line="240" w:lineRule="auto"/>
      <w:ind w:firstLine="720"/>
    </w:pPr>
    <w:rPr>
      <w:rFonts w:ascii=".VnTime" w:hAnsi=".VnTime"/>
      <w:b/>
      <w:color w:val="auto"/>
      <w:sz w:val="28"/>
      <w:szCs w:val="20"/>
      <w:lang w:val="en-US"/>
    </w:rPr>
  </w:style>
  <w:style w:type="paragraph" w:customStyle="1" w:styleId="k">
    <w:name w:val="k"/>
    <w:basedOn w:val="BodyTextIndent"/>
    <w:pPr>
      <w:spacing w:before="60" w:after="60" w:line="240" w:lineRule="auto"/>
      <w:ind w:left="0" w:firstLine="720"/>
    </w:pPr>
    <w:rPr>
      <w:rFonts w:ascii=".VnTime" w:hAnsi=".VnTime"/>
      <w:color w:val="auto"/>
      <w:sz w:val="28"/>
      <w:szCs w:val="20"/>
      <w:lang w:val="en-US"/>
    </w:rPr>
  </w:style>
  <w:style w:type="paragraph" w:customStyle="1" w:styleId="Tenvb">
    <w:name w:val="Tenvb"/>
    <w:basedOn w:val="Normal"/>
    <w:autoRedefine/>
    <w:pPr>
      <w:spacing w:before="120" w:after="120" w:line="240" w:lineRule="auto"/>
      <w:jc w:val="center"/>
    </w:pPr>
    <w:rPr>
      <w:b/>
      <w:color w:val="0000FF"/>
      <w:spacing w:val="26"/>
      <w:sz w:val="20"/>
      <w:szCs w:val="20"/>
      <w:lang w:val="en-US"/>
    </w:rPr>
  </w:style>
  <w:style w:type="paragraph" w:customStyle="1" w:styleId="niu">
    <w:name w:val="n§iÒu"/>
    <w:basedOn w:val="Normal"/>
    <w:pPr>
      <w:spacing w:before="120" w:after="0" w:line="340" w:lineRule="exact"/>
      <w:ind w:firstLine="680"/>
      <w:jc w:val="left"/>
    </w:pPr>
    <w:rPr>
      <w:rFonts w:ascii=".VnTime" w:hAnsi=".VnTime"/>
      <w:b/>
      <w:color w:val="auto"/>
      <w:sz w:val="28"/>
      <w:lang w:val="en-US"/>
    </w:rPr>
  </w:style>
  <w:style w:type="paragraph" w:customStyle="1" w:styleId="Nidung">
    <w:name w:val="Nội dung"/>
    <w:basedOn w:val="Normal"/>
    <w:uiPriority w:val="99"/>
    <w:pPr>
      <w:spacing w:after="120" w:line="240" w:lineRule="auto"/>
      <w:ind w:firstLine="397"/>
    </w:pPr>
    <w:rPr>
      <w:color w:val="auto"/>
      <w:lang w:val="en-US"/>
    </w:rPr>
  </w:style>
  <w:style w:type="paragraph" w:customStyle="1" w:styleId="CharCharCharChar1">
    <w:name w:val="Char Char Char Char1"/>
    <w:basedOn w:val="Normal"/>
    <w:pPr>
      <w:spacing w:after="160" w:line="240" w:lineRule="exact"/>
      <w:jc w:val="left"/>
    </w:pPr>
    <w:rPr>
      <w:rFonts w:ascii="Tahoma" w:eastAsia="PMingLiU" w:hAnsi="Tahoma" w:cs="Tahoma"/>
      <w:color w:val="auto"/>
      <w:sz w:val="20"/>
      <w:szCs w:val="20"/>
      <w:lang w:val="en-US"/>
    </w:rPr>
  </w:style>
  <w:style w:type="paragraph" w:customStyle="1" w:styleId="b1">
    <w:name w:val="b1"/>
    <w:basedOn w:val="Normal"/>
    <w:uiPriority w:val="99"/>
    <w:pPr>
      <w:spacing w:after="120" w:line="240" w:lineRule="auto"/>
      <w:ind w:left="360" w:hanging="360"/>
    </w:pPr>
    <w:rPr>
      <w:color w:val="auto"/>
      <w:lang w:val="en-US"/>
    </w:rPr>
  </w:style>
  <w:style w:type="paragraph" w:customStyle="1" w:styleId="q2">
    <w:name w:val="q2"/>
    <w:basedOn w:val="Heading3"/>
    <w:uiPriority w:val="99"/>
    <w:pPr>
      <w:keepNext w:val="0"/>
      <w:keepLines w:val="0"/>
      <w:numPr>
        <w:ilvl w:val="0"/>
        <w:numId w:val="0"/>
      </w:numPr>
      <w:spacing w:before="240" w:after="0" w:line="240" w:lineRule="auto"/>
      <w:ind w:left="357"/>
    </w:pPr>
    <w:rPr>
      <w:rFonts w:ascii="Times New Roman" w:eastAsia="Times New Roman" w:hAnsi="Times New Roman" w:cs="Times New Roman"/>
      <w:color w:val="auto"/>
      <w:sz w:val="24"/>
      <w:szCs w:val="24"/>
      <w:lang w:val="en-US"/>
    </w:rPr>
  </w:style>
  <w:style w:type="paragraph" w:customStyle="1" w:styleId="b30">
    <w:name w:val="b3"/>
    <w:basedOn w:val="Normal"/>
    <w:uiPriority w:val="99"/>
    <w:pPr>
      <w:keepNext/>
      <w:spacing w:before="120" w:after="0" w:line="240" w:lineRule="auto"/>
      <w:jc w:val="left"/>
    </w:pPr>
    <w:rPr>
      <w:rFonts w:ascii="VNI-Helve-Condense" w:hAnsi="VNI-Helve-Condense"/>
      <w:b/>
      <w:bCs/>
      <w:noProof/>
      <w:color w:val="auto"/>
      <w:sz w:val="22"/>
      <w:szCs w:val="24"/>
      <w:lang w:val="en-US"/>
    </w:rPr>
  </w:style>
  <w:style w:type="paragraph" w:customStyle="1" w:styleId="Char3Char">
    <w:name w:val="Char3 Char"/>
    <w:basedOn w:val="Normal"/>
    <w:pPr>
      <w:spacing w:after="160" w:line="240" w:lineRule="exact"/>
      <w:jc w:val="left"/>
    </w:pPr>
    <w:rPr>
      <w:rFonts w:ascii="Tahoma" w:eastAsia="PMingLiU" w:hAnsi="Tahoma"/>
      <w:color w:val="auto"/>
      <w:sz w:val="20"/>
      <w:szCs w:val="20"/>
      <w:lang w:val="en-US"/>
    </w:rPr>
  </w:style>
  <w:style w:type="paragraph" w:customStyle="1" w:styleId="Char3Char1">
    <w:name w:val="Char3 Char1"/>
    <w:basedOn w:val="Normal"/>
    <w:pPr>
      <w:spacing w:after="160" w:line="240" w:lineRule="exact"/>
      <w:jc w:val="left"/>
    </w:pPr>
    <w:rPr>
      <w:rFonts w:ascii="Tahoma" w:eastAsia="PMingLiU" w:hAnsi="Tahoma"/>
      <w:color w:val="auto"/>
      <w:sz w:val="20"/>
      <w:szCs w:val="20"/>
      <w:lang w:val="en-US"/>
    </w:rPr>
  </w:style>
  <w:style w:type="paragraph" w:customStyle="1" w:styleId="style20">
    <w:name w:val="style20"/>
    <w:basedOn w:val="Normal"/>
    <w:uiPriority w:val="99"/>
    <w:pPr>
      <w:spacing w:before="100" w:beforeAutospacing="1" w:after="100" w:afterAutospacing="1" w:line="240" w:lineRule="auto"/>
      <w:jc w:val="left"/>
    </w:pPr>
    <w:rPr>
      <w:color w:val="auto"/>
      <w:sz w:val="24"/>
      <w:szCs w:val="24"/>
      <w:lang w:val="en-US"/>
    </w:rPr>
  </w:style>
  <w:style w:type="paragraph" w:customStyle="1" w:styleId="style48">
    <w:name w:val="style48"/>
    <w:basedOn w:val="Normal"/>
    <w:uiPriority w:val="99"/>
    <w:pPr>
      <w:spacing w:before="100" w:beforeAutospacing="1" w:after="100" w:afterAutospacing="1" w:line="240" w:lineRule="auto"/>
      <w:jc w:val="left"/>
    </w:pPr>
    <w:rPr>
      <w:color w:val="auto"/>
      <w:sz w:val="24"/>
      <w:szCs w:val="24"/>
      <w:lang w:val="en-US"/>
    </w:rPr>
  </w:style>
  <w:style w:type="paragraph" w:customStyle="1" w:styleId="DefaultParagraphFontChar">
    <w:name w:val="Default Paragraph Font Char"/>
    <w:basedOn w:val="Normal"/>
    <w:uiPriority w:val="99"/>
    <w:pPr>
      <w:spacing w:after="160" w:line="240" w:lineRule="exact"/>
      <w:jc w:val="left"/>
    </w:pPr>
    <w:rPr>
      <w:rFonts w:ascii="Tahoma" w:eastAsia="PMingLiU" w:hAnsi="Tahoma"/>
      <w:color w:val="auto"/>
      <w:sz w:val="20"/>
      <w:szCs w:val="20"/>
      <w:lang w:val="en-US"/>
    </w:rPr>
  </w:style>
  <w:style w:type="paragraph" w:customStyle="1" w:styleId="Char1CharCharChar">
    <w:name w:val="Char1 Char Char Char"/>
    <w:basedOn w:val="Normal"/>
    <w:pPr>
      <w:spacing w:after="160" w:line="240" w:lineRule="exact"/>
      <w:jc w:val="left"/>
    </w:pPr>
    <w:rPr>
      <w:rFonts w:ascii="Tahoma" w:eastAsia="PMingLiU" w:hAnsi="Tahoma"/>
      <w:color w:val="auto"/>
      <w:sz w:val="20"/>
      <w:szCs w:val="20"/>
      <w:lang w:val="en-US"/>
    </w:rPr>
  </w:style>
  <w:style w:type="paragraph" w:customStyle="1" w:styleId="CharCharCharCharCharCharCharCharCharCharChar1">
    <w:name w:val="Char Char Char Char Char Char Char Char Char Char Char1"/>
    <w:basedOn w:val="Normal"/>
    <w:uiPriority w:val="99"/>
    <w:pPr>
      <w:spacing w:after="160" w:line="240" w:lineRule="exact"/>
      <w:jc w:val="left"/>
    </w:pPr>
    <w:rPr>
      <w:rFonts w:ascii="Tahoma" w:hAnsi="Tahoma" w:cs="Tahoma"/>
      <w:color w:val="auto"/>
      <w:sz w:val="20"/>
      <w:szCs w:val="20"/>
      <w:lang w:val="en-US"/>
    </w:rPr>
  </w:style>
  <w:style w:type="paragraph" w:customStyle="1" w:styleId="Bul-1">
    <w:name w:val="Bul-1"/>
    <w:basedOn w:val="BodyText"/>
    <w:uiPriority w:val="99"/>
    <w:pPr>
      <w:tabs>
        <w:tab w:val="left" w:pos="236"/>
        <w:tab w:val="num" w:pos="360"/>
        <w:tab w:val="num" w:pos="720"/>
      </w:tabs>
      <w:spacing w:before="0" w:after="0" w:line="240" w:lineRule="auto"/>
      <w:ind w:left="236" w:hanging="214"/>
      <w:jc w:val="left"/>
    </w:pPr>
    <w:rPr>
      <w:rFonts w:ascii="Arial" w:eastAsia="MS Mincho" w:hAnsi="Arial"/>
      <w:color w:val="auto"/>
      <w:spacing w:val="-4"/>
      <w:kern w:val="28"/>
      <w:sz w:val="18"/>
      <w:szCs w:val="18"/>
      <w:lang w:val="en-US" w:eastAsia="ja-JP"/>
    </w:rPr>
  </w:style>
  <w:style w:type="paragraph" w:customStyle="1" w:styleId="ten">
    <w:name w:val="ten"/>
    <w:basedOn w:val="Normal"/>
    <w:uiPriority w:val="99"/>
    <w:pPr>
      <w:spacing w:before="100" w:beforeAutospacing="1" w:after="100" w:afterAutospacing="1" w:line="240" w:lineRule="auto"/>
      <w:jc w:val="left"/>
    </w:pPr>
    <w:rPr>
      <w:color w:val="auto"/>
      <w:sz w:val="24"/>
      <w:szCs w:val="24"/>
      <w:lang w:val="en-US"/>
    </w:rPr>
  </w:style>
  <w:style w:type="paragraph" w:customStyle="1" w:styleId="1Text">
    <w:name w:val="1.Text"/>
    <w:basedOn w:val="Normal"/>
    <w:uiPriority w:val="99"/>
    <w:pPr>
      <w:tabs>
        <w:tab w:val="num" w:pos="720"/>
      </w:tabs>
      <w:spacing w:before="80" w:after="0" w:line="288" w:lineRule="auto"/>
      <w:ind w:left="720" w:hanging="720"/>
    </w:pPr>
    <w:rPr>
      <w:color w:val="auto"/>
      <w:sz w:val="24"/>
      <w:szCs w:val="20"/>
      <w:lang w:val="en-US"/>
    </w:rPr>
  </w:style>
  <w:style w:type="paragraph" w:customStyle="1" w:styleId="HD4">
    <w:name w:val="HD4"/>
    <w:basedOn w:val="Normal"/>
    <w:autoRedefine/>
    <w:uiPriority w:val="99"/>
    <w:pPr>
      <w:spacing w:after="160" w:line="240" w:lineRule="exact"/>
      <w:jc w:val="left"/>
    </w:pPr>
    <w:rPr>
      <w:rFonts w:ascii="Tahoma" w:hAnsi="Tahoma"/>
      <w:color w:val="auto"/>
      <w:sz w:val="20"/>
      <w:szCs w:val="20"/>
      <w:lang w:val="en-US"/>
    </w:rPr>
  </w:style>
  <w:style w:type="character" w:customStyle="1" w:styleId="NormalAsianVnTimeChar">
    <w:name w:val="Normal + (Asian).VnTime Char"/>
    <w:aliases w:val="Italic Char"/>
    <w:rPr>
      <w:rFonts w:ascii=".VnTime" w:eastAsia=".VnTime" w:hAnsi=".VnTime" w:cs=".VnTime" w:hint="default"/>
      <w:i/>
      <w:iCs/>
      <w:sz w:val="28"/>
      <w:szCs w:val="28"/>
      <w:lang w:val="nl-NL" w:eastAsia="en-US" w:bidi="ar-SA"/>
    </w:rPr>
  </w:style>
  <w:style w:type="character" w:customStyle="1" w:styleId="productdetails1">
    <w:name w:val="productdetails1"/>
    <w:rPr>
      <w:rFonts w:ascii="Verdana" w:hAnsi="Verdana" w:hint="default"/>
      <w:b w:val="0"/>
      <w:bCs w:val="0"/>
      <w:color w:val="000000"/>
      <w:sz w:val="17"/>
      <w:szCs w:val="17"/>
    </w:rPr>
  </w:style>
  <w:style w:type="character" w:customStyle="1" w:styleId="Char1CharChar">
    <w:name w:val="Char1 Char Char"/>
    <w:rPr>
      <w:rFonts w:ascii=".VnTime" w:hAnsi=".VnTime" w:hint="default"/>
      <w:b/>
      <w:bCs w:val="0"/>
      <w:sz w:val="28"/>
      <w:lang w:val="en-US" w:eastAsia="en-US" w:bidi="ar-SA"/>
    </w:rPr>
  </w:style>
  <w:style w:type="character" w:customStyle="1" w:styleId="Char2">
    <w:name w:val="Char2"/>
    <w:rPr>
      <w:color w:val="000000"/>
      <w:sz w:val="24"/>
      <w:szCs w:val="24"/>
      <w:lang w:val="en-US" w:eastAsia="en-US" w:bidi="ar-SA"/>
    </w:rPr>
  </w:style>
  <w:style w:type="paragraph" w:styleId="Quote">
    <w:name w:val="Quote"/>
    <w:basedOn w:val="Normal"/>
    <w:next w:val="Normal"/>
    <w:link w:val="QuoteChar"/>
    <w:uiPriority w:val="29"/>
    <w:qFormat/>
    <w:pPr>
      <w:spacing w:after="0" w:line="240" w:lineRule="auto"/>
      <w:jc w:val="left"/>
    </w:pPr>
    <w:rPr>
      <w:i/>
      <w:iCs/>
      <w:color w:val="000000"/>
      <w:sz w:val="24"/>
      <w:szCs w:val="24"/>
      <w:lang w:val="en-US"/>
    </w:rPr>
  </w:style>
  <w:style w:type="character" w:customStyle="1" w:styleId="QuoteChar">
    <w:name w:val="Quote Char"/>
    <w:basedOn w:val="DefaultParagraphFont"/>
    <w:link w:val="Quote"/>
    <w:uiPriority w:val="29"/>
    <w:rPr>
      <w:rFonts w:ascii="Times New Roman" w:eastAsia="Times New Roman" w:hAnsi="Times New Roman"/>
      <w:i/>
      <w:iCs/>
      <w:color w:val="000000"/>
      <w:sz w:val="24"/>
      <w:szCs w:val="24"/>
      <w:lang w:val="en-US"/>
    </w:rPr>
  </w:style>
  <w:style w:type="paragraph" w:customStyle="1" w:styleId="Blockquote">
    <w:name w:val="Blockquote"/>
    <w:basedOn w:val="Normal"/>
    <w:uiPriority w:val="99"/>
    <w:pPr>
      <w:widowControl w:val="0"/>
      <w:spacing w:before="100" w:after="100" w:line="240" w:lineRule="auto"/>
      <w:ind w:left="360" w:right="360"/>
      <w:jc w:val="left"/>
    </w:pPr>
    <w:rPr>
      <w:color w:val="auto"/>
      <w:sz w:val="24"/>
      <w:szCs w:val="24"/>
      <w:lang w:val="en-US"/>
    </w:rPr>
  </w:style>
  <w:style w:type="paragraph" w:customStyle="1" w:styleId="StyleTieudecap2Left0cmFirstline0cm">
    <w:name w:val="Style Tieude cap2 + Left:  0 cm First line:  0 cm"/>
    <w:basedOn w:val="Normal"/>
    <w:uiPriority w:val="99"/>
    <w:pPr>
      <w:keepNext/>
      <w:tabs>
        <w:tab w:val="num" w:pos="567"/>
      </w:tabs>
      <w:spacing w:before="200" w:after="60" w:line="264" w:lineRule="auto"/>
      <w:ind w:left="567" w:hanging="567"/>
      <w:jc w:val="left"/>
      <w:outlineLvl w:val="1"/>
    </w:pPr>
    <w:rPr>
      <w:b/>
      <w:bCs/>
      <w:color w:val="auto"/>
      <w:sz w:val="22"/>
      <w:szCs w:val="20"/>
      <w:lang w:val="fr-FR"/>
    </w:rPr>
  </w:style>
  <w:style w:type="paragraph" w:customStyle="1" w:styleId="Tieudecap1">
    <w:name w:val="Tieude cap1"/>
    <w:basedOn w:val="Heading2"/>
    <w:uiPriority w:val="99"/>
    <w:pPr>
      <w:keepLines w:val="0"/>
      <w:numPr>
        <w:ilvl w:val="0"/>
        <w:numId w:val="0"/>
      </w:numPr>
      <w:tabs>
        <w:tab w:val="num" w:pos="360"/>
      </w:tabs>
      <w:spacing w:before="100" w:beforeAutospacing="1" w:after="60"/>
      <w:ind w:left="360" w:hanging="360"/>
      <w:jc w:val="left"/>
    </w:pPr>
    <w:rPr>
      <w:rFonts w:ascii="Arial" w:eastAsia="Times New Roman" w:hAnsi="Arial" w:cs="Times New Roman"/>
      <w:iCs/>
      <w:sz w:val="22"/>
      <w:szCs w:val="28"/>
      <w:lang w:val="fr-FR"/>
    </w:rPr>
  </w:style>
  <w:style w:type="paragraph" w:customStyle="1" w:styleId="Tieudecap2">
    <w:name w:val="Tieude cap2"/>
    <w:basedOn w:val="Heading2"/>
    <w:uiPriority w:val="99"/>
    <w:pPr>
      <w:keepLines w:val="0"/>
      <w:numPr>
        <w:ilvl w:val="0"/>
        <w:numId w:val="0"/>
      </w:numPr>
      <w:spacing w:before="100" w:beforeAutospacing="1" w:after="60" w:line="264" w:lineRule="auto"/>
      <w:jc w:val="left"/>
    </w:pPr>
    <w:rPr>
      <w:rFonts w:ascii="Times New Roman" w:eastAsia="Times New Roman" w:hAnsi="Times New Roman" w:cs="Times New Roman"/>
      <w:iCs/>
      <w:sz w:val="22"/>
      <w:szCs w:val="28"/>
      <w:lang w:val="fr-FR"/>
    </w:rPr>
  </w:style>
  <w:style w:type="paragraph" w:customStyle="1" w:styleId="TieudeChuong">
    <w:name w:val="Tieude Chuong"/>
    <w:basedOn w:val="Heading1"/>
    <w:uiPriority w:val="99"/>
    <w:pPr>
      <w:keepLines w:val="0"/>
      <w:numPr>
        <w:numId w:val="0"/>
      </w:numPr>
      <w:tabs>
        <w:tab w:val="left" w:pos="1701"/>
      </w:tabs>
      <w:spacing w:before="240" w:after="0" w:line="264" w:lineRule="auto"/>
      <w:jc w:val="center"/>
    </w:pPr>
    <w:rPr>
      <w:rFonts w:ascii="Times New Roman" w:eastAsia="Times New Roman" w:hAnsi="Times New Roman" w:cs="Arial"/>
      <w:bCs w:val="0"/>
      <w:color w:val="000000"/>
      <w:kern w:val="32"/>
      <w:sz w:val="26"/>
      <w:szCs w:val="28"/>
      <w:lang w:val="fr-FR"/>
    </w:rPr>
  </w:style>
  <w:style w:type="paragraph" w:customStyle="1" w:styleId="Heading2TimesNewRoman">
    <w:name w:val="Heading 2 + Times New Roman"/>
    <w:aliases w:val="Kern at 16 pt"/>
    <w:basedOn w:val="Heading1"/>
    <w:uiPriority w:val="99"/>
    <w:pPr>
      <w:keepLines w:val="0"/>
      <w:numPr>
        <w:numId w:val="0"/>
      </w:numPr>
      <w:tabs>
        <w:tab w:val="left" w:pos="1701"/>
      </w:tabs>
      <w:spacing w:before="240" w:after="60" w:line="240" w:lineRule="auto"/>
      <w:jc w:val="center"/>
    </w:pPr>
    <w:rPr>
      <w:rFonts w:ascii="Times New Roman" w:eastAsia="Times New Roman" w:hAnsi="Times New Roman" w:cs="Times New Roman"/>
      <w:bCs w:val="0"/>
      <w:i/>
      <w:color w:val="000000"/>
      <w:kern w:val="32"/>
      <w:sz w:val="28"/>
      <w:szCs w:val="28"/>
    </w:rPr>
  </w:style>
  <w:style w:type="paragraph" w:customStyle="1" w:styleId="BankNormal">
    <w:name w:val="BankNormal"/>
    <w:basedOn w:val="Normal"/>
    <w:uiPriority w:val="99"/>
    <w:pPr>
      <w:spacing w:after="240" w:line="240" w:lineRule="auto"/>
      <w:jc w:val="left"/>
    </w:pPr>
    <w:rPr>
      <w:color w:val="auto"/>
      <w:sz w:val="24"/>
      <w:szCs w:val="20"/>
      <w:lang w:val="en-US"/>
    </w:rPr>
  </w:style>
  <w:style w:type="paragraph" w:customStyle="1" w:styleId="abullet">
    <w:name w:val="abullet"/>
    <w:basedOn w:val="Normal"/>
    <w:uiPriority w:val="99"/>
    <w:pPr>
      <w:spacing w:after="0" w:line="312" w:lineRule="auto"/>
      <w:ind w:left="1440" w:hanging="360"/>
      <w:jc w:val="left"/>
    </w:pPr>
    <w:rPr>
      <w:rFonts w:ascii="Arial" w:hAnsi="Arial"/>
      <w:color w:val="auto"/>
      <w:sz w:val="20"/>
      <w:szCs w:val="20"/>
      <w:lang w:val="en-US"/>
    </w:rPr>
  </w:style>
  <w:style w:type="character" w:customStyle="1" w:styleId="abullet1Char">
    <w:name w:val="abullet1 Char"/>
    <w:link w:val="abullet1"/>
    <w:uiPriority w:val="99"/>
    <w:locked/>
    <w:rPr>
      <w:szCs w:val="24"/>
    </w:rPr>
  </w:style>
  <w:style w:type="paragraph" w:customStyle="1" w:styleId="abullet1">
    <w:name w:val="abullet1"/>
    <w:basedOn w:val="Normal"/>
    <w:link w:val="abullet1Char"/>
    <w:uiPriority w:val="99"/>
    <w:qFormat/>
    <w:pPr>
      <w:spacing w:after="0" w:line="288" w:lineRule="auto"/>
      <w:ind w:left="720" w:hanging="360"/>
    </w:pPr>
    <w:rPr>
      <w:rFonts w:ascii="Arial" w:hAnsi="Arial"/>
      <w:color w:val="0000FF"/>
      <w:sz w:val="28"/>
      <w:szCs w:val="24"/>
    </w:rPr>
  </w:style>
  <w:style w:type="paragraph" w:customStyle="1" w:styleId="abullet2">
    <w:name w:val="abullet2"/>
    <w:basedOn w:val="Normal"/>
    <w:uiPriority w:val="99"/>
    <w:pPr>
      <w:tabs>
        <w:tab w:val="num" w:pos="968"/>
      </w:tabs>
      <w:spacing w:after="0" w:line="312" w:lineRule="auto"/>
      <w:ind w:left="968" w:hanging="341"/>
      <w:jc w:val="left"/>
    </w:pPr>
    <w:rPr>
      <w:rFonts w:ascii="Arial" w:hAnsi="Arial"/>
      <w:color w:val="auto"/>
      <w:sz w:val="20"/>
      <w:szCs w:val="20"/>
      <w:lang w:val="en-US"/>
    </w:rPr>
  </w:style>
  <w:style w:type="paragraph" w:customStyle="1" w:styleId="indent0">
    <w:name w:val="indent"/>
    <w:basedOn w:val="Normal"/>
    <w:uiPriority w:val="99"/>
    <w:pPr>
      <w:spacing w:before="100" w:beforeAutospacing="1" w:after="100" w:afterAutospacing="1" w:line="240" w:lineRule="auto"/>
      <w:jc w:val="left"/>
    </w:pPr>
    <w:rPr>
      <w:color w:val="auto"/>
      <w:sz w:val="24"/>
      <w:szCs w:val="24"/>
      <w:lang w:val="en-US"/>
    </w:rPr>
  </w:style>
  <w:style w:type="paragraph" w:customStyle="1" w:styleId="binhthuong0">
    <w:name w:val="binhthuong"/>
    <w:basedOn w:val="Normal"/>
    <w:link w:val="binhthuongChar0"/>
    <w:pPr>
      <w:spacing w:after="0" w:line="360" w:lineRule="exact"/>
    </w:pPr>
    <w:rPr>
      <w:color w:val="auto"/>
      <w:sz w:val="24"/>
      <w:szCs w:val="24"/>
      <w:lang w:val="en-US"/>
    </w:rPr>
  </w:style>
  <w:style w:type="paragraph" w:customStyle="1" w:styleId="Normal-Body">
    <w:name w:val="Normal-Body"/>
    <w:basedOn w:val="Normal"/>
    <w:uiPriority w:val="99"/>
    <w:pPr>
      <w:tabs>
        <w:tab w:val="num" w:pos="720"/>
      </w:tabs>
      <w:spacing w:before="120" w:after="0" w:line="240" w:lineRule="auto"/>
      <w:ind w:firstLine="357"/>
    </w:pPr>
    <w:rPr>
      <w:color w:val="auto"/>
      <w:sz w:val="24"/>
      <w:szCs w:val="20"/>
      <w:lang w:val="en-GB"/>
    </w:rPr>
  </w:style>
  <w:style w:type="paragraph" w:customStyle="1" w:styleId="Normal-Caption">
    <w:name w:val="Normal-Caption"/>
    <w:basedOn w:val="Normal"/>
    <w:next w:val="Normal-Body"/>
    <w:uiPriority w:val="99"/>
    <w:pPr>
      <w:spacing w:before="120" w:after="0" w:line="240" w:lineRule="auto"/>
      <w:jc w:val="center"/>
    </w:pPr>
    <w:rPr>
      <w:i/>
      <w:color w:val="auto"/>
      <w:sz w:val="24"/>
      <w:szCs w:val="24"/>
      <w:lang w:val="en-US"/>
    </w:rPr>
  </w:style>
  <w:style w:type="paragraph" w:customStyle="1" w:styleId="Bulleted3">
    <w:name w:val="Bulleted 3"/>
    <w:basedOn w:val="Normal"/>
    <w:uiPriority w:val="99"/>
    <w:pPr>
      <w:tabs>
        <w:tab w:val="left" w:pos="1440"/>
      </w:tabs>
      <w:spacing w:after="0" w:line="312" w:lineRule="auto"/>
      <w:ind w:left="1800" w:hanging="360"/>
    </w:pPr>
    <w:rPr>
      <w:rFonts w:ascii=".VnTime" w:hAnsi=".VnTime"/>
      <w:color w:val="auto"/>
      <w:sz w:val="24"/>
      <w:szCs w:val="24"/>
      <w:lang w:val="en-US"/>
    </w:rPr>
  </w:style>
  <w:style w:type="paragraph" w:customStyle="1" w:styleId="Chapter-section">
    <w:name w:val="Chapter-section"/>
    <w:basedOn w:val="Normal"/>
    <w:next w:val="Normal"/>
    <w:uiPriority w:val="99"/>
    <w:pPr>
      <w:tabs>
        <w:tab w:val="num" w:pos="360"/>
      </w:tabs>
      <w:spacing w:before="120" w:after="0" w:line="240" w:lineRule="auto"/>
      <w:ind w:left="360" w:hanging="360"/>
    </w:pPr>
    <w:rPr>
      <w:b/>
      <w:color w:val="auto"/>
      <w:lang w:val="en-US"/>
    </w:rPr>
  </w:style>
  <w:style w:type="paragraph" w:customStyle="1" w:styleId="Heading-2">
    <w:name w:val="Heading-2"/>
    <w:basedOn w:val="Normal"/>
    <w:next w:val="Normal"/>
    <w:uiPriority w:val="99"/>
    <w:pPr>
      <w:spacing w:after="120" w:line="240" w:lineRule="auto"/>
      <w:ind w:left="3240" w:hanging="360"/>
    </w:pPr>
    <w:rPr>
      <w:b/>
      <w:color w:val="auto"/>
      <w:szCs w:val="20"/>
      <w:lang w:val="en-US"/>
    </w:rPr>
  </w:style>
  <w:style w:type="paragraph" w:customStyle="1" w:styleId="pchartheadcmt">
    <w:name w:val="pchart_headcmt"/>
    <w:basedOn w:val="Normal"/>
    <w:uiPriority w:val="99"/>
    <w:pPr>
      <w:spacing w:before="100" w:beforeAutospacing="1" w:after="100" w:afterAutospacing="1" w:line="240" w:lineRule="auto"/>
      <w:jc w:val="left"/>
    </w:pPr>
    <w:rPr>
      <w:color w:val="auto"/>
      <w:sz w:val="24"/>
      <w:szCs w:val="24"/>
      <w:lang w:val="en-US"/>
    </w:rPr>
  </w:style>
  <w:style w:type="paragraph" w:customStyle="1" w:styleId="Aial">
    <w:name w:val="Aảial"/>
    <w:basedOn w:val="Normal"/>
    <w:uiPriority w:val="99"/>
    <w:pPr>
      <w:spacing w:after="0" w:line="240" w:lineRule="auto"/>
      <w:jc w:val="center"/>
    </w:pPr>
    <w:rPr>
      <w:rFonts w:ascii="Helvetica" w:hAnsi="Helvetica"/>
      <w:b/>
      <w:bCs/>
      <w:iCs/>
      <w:color w:val="auto"/>
      <w:sz w:val="24"/>
      <w:szCs w:val="24"/>
      <w:lang w:val="en-US"/>
    </w:rPr>
  </w:style>
  <w:style w:type="paragraph" w:customStyle="1" w:styleId="ptablecaptioncmt">
    <w:name w:val="ptablecaptioncmt"/>
    <w:basedOn w:val="Normal"/>
    <w:uiPriority w:val="99"/>
    <w:pPr>
      <w:spacing w:before="100" w:beforeAutospacing="1" w:after="100" w:afterAutospacing="1" w:line="240" w:lineRule="auto"/>
      <w:jc w:val="left"/>
    </w:pPr>
    <w:rPr>
      <w:color w:val="auto"/>
      <w:sz w:val="24"/>
      <w:szCs w:val="24"/>
      <w:lang w:eastAsia="vi-VN"/>
    </w:rPr>
  </w:style>
  <w:style w:type="paragraph" w:customStyle="1" w:styleId="pchartsubheadcmt">
    <w:name w:val="pchart_subheadcmt"/>
    <w:basedOn w:val="Normal"/>
    <w:uiPriority w:val="99"/>
    <w:pPr>
      <w:spacing w:before="100" w:beforeAutospacing="1" w:after="100" w:afterAutospacing="1" w:line="240" w:lineRule="auto"/>
      <w:jc w:val="left"/>
    </w:pPr>
    <w:rPr>
      <w:color w:val="auto"/>
      <w:sz w:val="24"/>
      <w:szCs w:val="24"/>
      <w:lang w:eastAsia="vi-VN"/>
    </w:rPr>
  </w:style>
  <w:style w:type="paragraph" w:customStyle="1" w:styleId="psubhead1cmt">
    <w:name w:val="psubhead1cmt"/>
    <w:basedOn w:val="Normal"/>
    <w:uiPriority w:val="99"/>
    <w:pPr>
      <w:tabs>
        <w:tab w:val="num" w:pos="3600"/>
      </w:tabs>
      <w:spacing w:before="100" w:beforeAutospacing="1" w:after="100" w:afterAutospacing="1" w:line="240" w:lineRule="auto"/>
      <w:ind w:left="3600"/>
      <w:jc w:val="left"/>
    </w:pPr>
    <w:rPr>
      <w:color w:val="auto"/>
      <w:sz w:val="24"/>
      <w:szCs w:val="24"/>
      <w:lang w:eastAsia="vi-VN"/>
    </w:rPr>
  </w:style>
  <w:style w:type="character" w:customStyle="1" w:styleId="GiuaChar">
    <w:name w:val="Giua Char"/>
    <w:link w:val="Giua"/>
    <w:locked/>
    <w:rPr>
      <w:b/>
      <w:sz w:val="24"/>
    </w:rPr>
  </w:style>
  <w:style w:type="paragraph" w:customStyle="1" w:styleId="Giua">
    <w:name w:val="Giua"/>
    <w:basedOn w:val="Normal"/>
    <w:link w:val="GiuaChar"/>
    <w:pPr>
      <w:spacing w:after="120" w:line="240" w:lineRule="auto"/>
      <w:jc w:val="center"/>
    </w:pPr>
    <w:rPr>
      <w:rFonts w:ascii="Arial" w:hAnsi="Arial"/>
      <w:b/>
      <w:color w:val="0000FF"/>
      <w:sz w:val="24"/>
    </w:rPr>
  </w:style>
  <w:style w:type="paragraph" w:customStyle="1" w:styleId="Cancu">
    <w:name w:val="Can cu"/>
    <w:basedOn w:val="Normal"/>
    <w:uiPriority w:val="99"/>
    <w:pPr>
      <w:spacing w:after="0" w:line="280" w:lineRule="atLeast"/>
      <w:ind w:left="720" w:hanging="360"/>
    </w:pPr>
    <w:rPr>
      <w:rFonts w:ascii="Arial" w:hAnsi="Arial"/>
      <w:color w:val="auto"/>
      <w:sz w:val="20"/>
      <w:szCs w:val="20"/>
      <w:lang w:val="en-US"/>
    </w:rPr>
  </w:style>
  <w:style w:type="paragraph" w:customStyle="1" w:styleId="Dieu0">
    <w:name w:val="Dieu"/>
    <w:basedOn w:val="Normal"/>
    <w:uiPriority w:val="99"/>
    <w:pPr>
      <w:tabs>
        <w:tab w:val="num" w:pos="360"/>
      </w:tabs>
      <w:spacing w:before="240" w:after="60" w:line="280" w:lineRule="atLeast"/>
      <w:ind w:left="360" w:hanging="360"/>
    </w:pPr>
    <w:rPr>
      <w:rFonts w:ascii="Arial" w:hAnsi="Arial" w:cs="Arial"/>
      <w:b/>
      <w:bCs/>
      <w:color w:val="auto"/>
      <w:sz w:val="20"/>
      <w:szCs w:val="20"/>
      <w:lang w:val="en-US"/>
    </w:rPr>
  </w:style>
  <w:style w:type="character" w:customStyle="1" w:styleId="KhoanChar">
    <w:name w:val="Khoan Char"/>
    <w:link w:val="Khoan"/>
    <w:uiPriority w:val="99"/>
    <w:locked/>
  </w:style>
  <w:style w:type="paragraph" w:customStyle="1" w:styleId="Khoan">
    <w:name w:val="Khoan"/>
    <w:basedOn w:val="Normal"/>
    <w:link w:val="KhoanChar"/>
    <w:uiPriority w:val="99"/>
    <w:pPr>
      <w:tabs>
        <w:tab w:val="num" w:pos="2007"/>
      </w:tabs>
      <w:spacing w:after="0" w:line="280" w:lineRule="atLeast"/>
      <w:ind w:left="2007" w:hanging="360"/>
    </w:pPr>
    <w:rPr>
      <w:rFonts w:ascii="Arial" w:hAnsi="Arial"/>
      <w:color w:val="0000FF"/>
      <w:sz w:val="28"/>
    </w:rPr>
  </w:style>
  <w:style w:type="character" w:customStyle="1" w:styleId="headers1">
    <w:name w:val="headers1"/>
    <w:rPr>
      <w:rFonts w:ascii="Arial" w:hAnsi="Arial" w:cs="Arial" w:hint="default"/>
      <w:b/>
      <w:bCs/>
      <w:color w:val="000000"/>
      <w:sz w:val="12"/>
      <w:szCs w:val="12"/>
    </w:rPr>
  </w:style>
  <w:style w:type="character" w:customStyle="1" w:styleId="summary">
    <w:name w:val="summary"/>
  </w:style>
  <w:style w:type="character" w:customStyle="1" w:styleId="EndnoteTextChar1">
    <w:name w:val="Endnote Text Char1"/>
  </w:style>
  <w:style w:type="character" w:customStyle="1" w:styleId="style21">
    <w:name w:val="style21"/>
  </w:style>
  <w:style w:type="character" w:customStyle="1" w:styleId="BodyTextChar1Char2">
    <w:name w:val="Body Text Char1 Char2"/>
    <w:aliases w:val="Body Text Char Char Char2,Body Text Char2 Char Char Char2,Body Text Char1 Char Char Char Char2,Body Text Char Char Char Char Char Char2,Body Text Char1 Char Char Char Char Char Char2"/>
    <w:rPr>
      <w:rFonts w:ascii=".VnTime" w:hAnsi=".VnTime" w:hint="default"/>
      <w:sz w:val="28"/>
      <w:lang w:val="en-US" w:eastAsia="en-US" w:bidi="ar-SA"/>
    </w:rPr>
  </w:style>
  <w:style w:type="paragraph" w:customStyle="1" w:styleId="Chap13">
    <w:name w:val="Chap 13"/>
    <w:basedOn w:val="Heading2"/>
    <w:uiPriority w:val="99"/>
    <w:semiHidden/>
    <w:qFormat/>
    <w:pPr>
      <w:keepLines w:val="0"/>
      <w:numPr>
        <w:ilvl w:val="0"/>
        <w:numId w:val="0"/>
      </w:numPr>
      <w:spacing w:before="100" w:beforeAutospacing="1" w:after="60" w:line="264" w:lineRule="auto"/>
      <w:ind w:left="720" w:hanging="360"/>
      <w:jc w:val="left"/>
    </w:pPr>
    <w:rPr>
      <w:rFonts w:ascii="Times New Roman" w:eastAsia="Times New Roman" w:hAnsi="Times New Roman" w:cs="Times New Roman"/>
      <w:i/>
      <w:iCs/>
      <w:szCs w:val="28"/>
      <w:lang w:val="fr-FR"/>
    </w:rPr>
  </w:style>
  <w:style w:type="paragraph" w:customStyle="1" w:styleId="Chap10">
    <w:name w:val="Chap10"/>
    <w:basedOn w:val="Normal"/>
    <w:uiPriority w:val="99"/>
    <w:semiHidden/>
    <w:pPr>
      <w:keepNext/>
      <w:tabs>
        <w:tab w:val="num" w:pos="0"/>
      </w:tabs>
      <w:spacing w:before="120" w:after="60" w:line="264" w:lineRule="auto"/>
      <w:ind w:left="720" w:hanging="720"/>
      <w:jc w:val="left"/>
      <w:outlineLvl w:val="1"/>
    </w:pPr>
    <w:rPr>
      <w:rFonts w:cs="Arial"/>
      <w:b/>
      <w:bCs/>
      <w:iCs/>
      <w:color w:val="auto"/>
      <w:lang w:val="fr-FR"/>
    </w:rPr>
  </w:style>
  <w:style w:type="paragraph" w:customStyle="1" w:styleId="Chap11">
    <w:name w:val="Chap11"/>
    <w:basedOn w:val="Normal"/>
    <w:uiPriority w:val="99"/>
    <w:semiHidden/>
    <w:pPr>
      <w:keepNext/>
      <w:tabs>
        <w:tab w:val="num" w:pos="0"/>
      </w:tabs>
      <w:spacing w:before="120" w:after="60" w:line="264" w:lineRule="auto"/>
      <w:ind w:left="720" w:hanging="720"/>
      <w:jc w:val="left"/>
      <w:outlineLvl w:val="1"/>
    </w:pPr>
    <w:rPr>
      <w:rFonts w:cs="Arial"/>
      <w:b/>
      <w:bCs/>
      <w:iCs/>
      <w:color w:val="auto"/>
      <w:lang w:val="fr-FR"/>
    </w:rPr>
  </w:style>
  <w:style w:type="paragraph" w:customStyle="1" w:styleId="Chap12">
    <w:name w:val="Chap12"/>
    <w:basedOn w:val="Normal"/>
    <w:uiPriority w:val="99"/>
    <w:semiHidden/>
    <w:qFormat/>
    <w:pPr>
      <w:keepNext/>
      <w:spacing w:before="120" w:after="60" w:line="264" w:lineRule="auto"/>
      <w:ind w:left="1800" w:hanging="360"/>
      <w:jc w:val="left"/>
      <w:outlineLvl w:val="1"/>
    </w:pPr>
    <w:rPr>
      <w:rFonts w:cs="Arial"/>
      <w:b/>
      <w:bCs/>
      <w:iCs/>
      <w:color w:val="auto"/>
      <w:lang w:val="fr-FR"/>
    </w:rPr>
  </w:style>
  <w:style w:type="paragraph" w:customStyle="1" w:styleId="Chap14">
    <w:name w:val="Chap14"/>
    <w:basedOn w:val="Chap13"/>
    <w:uiPriority w:val="99"/>
    <w:semiHidden/>
    <w:qFormat/>
  </w:style>
  <w:style w:type="paragraph" w:customStyle="1" w:styleId="chap4">
    <w:name w:val="chap4"/>
    <w:basedOn w:val="Heading2"/>
    <w:uiPriority w:val="99"/>
    <w:semiHidden/>
    <w:qFormat/>
    <w:pPr>
      <w:keepLines w:val="0"/>
      <w:numPr>
        <w:ilvl w:val="0"/>
        <w:numId w:val="0"/>
      </w:numPr>
      <w:spacing w:before="100" w:beforeAutospacing="1" w:after="60" w:line="264" w:lineRule="auto"/>
      <w:ind w:left="556" w:hanging="360"/>
      <w:jc w:val="left"/>
    </w:pPr>
    <w:rPr>
      <w:rFonts w:ascii="Times New Roman" w:eastAsia="Times New Roman" w:hAnsi="Times New Roman" w:cs="Times New Roman"/>
      <w:i/>
      <w:iCs/>
      <w:szCs w:val="28"/>
      <w:lang w:val="fr-FR"/>
    </w:rPr>
  </w:style>
  <w:style w:type="paragraph" w:customStyle="1" w:styleId="Chap9">
    <w:name w:val="Chap9"/>
    <w:basedOn w:val="Normal"/>
    <w:uiPriority w:val="99"/>
    <w:semiHidden/>
    <w:pPr>
      <w:keepNext/>
      <w:spacing w:before="120" w:after="60" w:line="264" w:lineRule="auto"/>
      <w:ind w:left="720" w:hanging="360"/>
      <w:jc w:val="left"/>
      <w:outlineLvl w:val="1"/>
    </w:pPr>
    <w:rPr>
      <w:rFonts w:cs="Arial"/>
      <w:b/>
      <w:bCs/>
      <w:iCs/>
      <w:color w:val="auto"/>
      <w:lang w:val="fr-FR"/>
    </w:rPr>
  </w:style>
  <w:style w:type="table" w:customStyle="1" w:styleId="TableClassic21">
    <w:name w:val="Table Classic 21"/>
    <w:basedOn w:val="TableNormal"/>
    <w:next w:val="TableClassic2"/>
    <w:pPr>
      <w:spacing w:after="0" w:line="240" w:lineRule="auto"/>
    </w:pPr>
    <w:rPr>
      <w:color w:val="auto"/>
      <w:sz w:val="20"/>
      <w:szCs w:val="20"/>
      <w:lang w:val="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1">
    <w:name w:val="Table Classic 11"/>
    <w:basedOn w:val="TableNormal"/>
    <w:next w:val="TableClassic1"/>
    <w:pPr>
      <w:spacing w:after="0" w:line="240" w:lineRule="auto"/>
    </w:pPr>
    <w:rPr>
      <w:color w:val="auto"/>
      <w:sz w:val="20"/>
      <w:szCs w:val="20"/>
      <w:lang w:val="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111">
    <w:name w:val="No List111"/>
    <w:next w:val="NoList"/>
    <w:uiPriority w:val="99"/>
    <w:semiHidden/>
  </w:style>
  <w:style w:type="table" w:customStyle="1" w:styleId="TableGrid11">
    <w:name w:val="Table Grid 11"/>
    <w:basedOn w:val="TableNormal"/>
    <w:next w:val="TableGrid10"/>
    <w:semiHidden/>
    <w:unhideWhenUsed/>
    <w:pPr>
      <w:spacing w:after="0" w:line="240" w:lineRule="auto"/>
    </w:pPr>
    <w:rPr>
      <w:color w:val="auto"/>
      <w:sz w:val="20"/>
      <w:szCs w:val="20"/>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numbering" w:customStyle="1" w:styleId="IndexCap2">
    <w:name w:val="Index Cap 2"/>
    <w:basedOn w:val="NoList"/>
  </w:style>
  <w:style w:type="paragraph" w:customStyle="1" w:styleId="Indexcap20">
    <w:name w:val="Index cap 2"/>
    <w:basedOn w:val="Normal"/>
    <w:link w:val="Indexcap2Char"/>
    <w:qFormat/>
    <w:pPr>
      <w:tabs>
        <w:tab w:val="num" w:pos="720"/>
      </w:tabs>
      <w:spacing w:before="120" w:after="120" w:line="240" w:lineRule="auto"/>
      <w:ind w:left="720" w:hanging="720"/>
    </w:pPr>
    <w:rPr>
      <w:color w:val="auto"/>
      <w:sz w:val="24"/>
      <w:szCs w:val="24"/>
    </w:rPr>
  </w:style>
  <w:style w:type="paragraph" w:customStyle="1" w:styleId="Note2">
    <w:name w:val="Note 2"/>
    <w:basedOn w:val="Normal"/>
    <w:pPr>
      <w:tabs>
        <w:tab w:val="num" w:pos="720"/>
      </w:tabs>
      <w:spacing w:before="120" w:after="120" w:line="320" w:lineRule="exact"/>
      <w:ind w:left="720" w:hanging="720"/>
    </w:pPr>
    <w:rPr>
      <w:rFonts w:ascii="Arial" w:hAnsi="Arial"/>
      <w:color w:val="auto"/>
      <w:sz w:val="24"/>
      <w:szCs w:val="24"/>
      <w:lang w:val="en-US"/>
    </w:rPr>
  </w:style>
  <w:style w:type="paragraph" w:customStyle="1" w:styleId="CharCharCharCharCharCharChar3">
    <w:name w:val="Char Char Char Char Char Char Char3"/>
    <w:basedOn w:val="Normal"/>
    <w:pPr>
      <w:spacing w:after="160" w:line="240" w:lineRule="exact"/>
      <w:jc w:val="left"/>
    </w:pPr>
    <w:rPr>
      <w:rFonts w:ascii="Tahoma" w:hAnsi="Tahoma" w:cs="Tahoma"/>
      <w:b/>
      <w:color w:val="auto"/>
      <w:sz w:val="20"/>
      <w:szCs w:val="20"/>
      <w:lang w:val="en-US"/>
    </w:rPr>
  </w:style>
  <w:style w:type="paragraph" w:customStyle="1" w:styleId="Headinh1">
    <w:name w:val="Headinh 1"/>
    <w:basedOn w:val="Heading2"/>
    <w:pPr>
      <w:keepLines w:val="0"/>
      <w:numPr>
        <w:ilvl w:val="0"/>
        <w:numId w:val="0"/>
      </w:numPr>
      <w:spacing w:line="240" w:lineRule="auto"/>
      <w:ind w:left="1080" w:hanging="720"/>
      <w:jc w:val="center"/>
    </w:pPr>
    <w:rPr>
      <w:rFonts w:ascii="Times New Roman" w:eastAsia="MS Mincho" w:hAnsi="Times New Roman" w:cs="Arial"/>
      <w:i/>
      <w:iCs/>
      <w:szCs w:val="28"/>
      <w:lang w:eastAsia="ja-JP"/>
    </w:rPr>
  </w:style>
  <w:style w:type="paragraph" w:customStyle="1" w:styleId="CharCharCharCharCharCharCharCharCharCharCharCharCharCharCharChar">
    <w:name w:val="Char Char Char Char Char Char Char Char Char Char Char Char Char Char Char Char"/>
    <w:autoRedefine/>
    <w:pPr>
      <w:tabs>
        <w:tab w:val="left" w:pos="1152"/>
      </w:tabs>
      <w:spacing w:before="120" w:after="120" w:line="312" w:lineRule="auto"/>
    </w:pPr>
    <w:rPr>
      <w:color w:val="auto"/>
      <w:szCs w:val="20"/>
      <w:lang w:val="en-US"/>
    </w:rPr>
  </w:style>
  <w:style w:type="paragraph" w:customStyle="1" w:styleId="bodydinhmuc">
    <w:name w:val="bodydinhmuc"/>
    <w:basedOn w:val="Normal"/>
    <w:pPr>
      <w:widowControl w:val="0"/>
      <w:adjustRightInd w:val="0"/>
      <w:spacing w:before="80" w:after="40" w:line="288" w:lineRule="auto"/>
      <w:ind w:firstLine="567"/>
      <w:textAlignment w:val="baseline"/>
    </w:pPr>
    <w:rPr>
      <w:rFonts w:eastAsia="Calibri"/>
      <w:color w:val="auto"/>
      <w:sz w:val="27"/>
      <w:szCs w:val="27"/>
      <w:lang w:val="en-US"/>
    </w:rPr>
  </w:style>
  <w:style w:type="character" w:customStyle="1" w:styleId="Indexcap1Char">
    <w:name w:val="Index cap 1 Char"/>
    <w:link w:val="Indexcap10"/>
    <w:uiPriority w:val="99"/>
    <w:rPr>
      <w:color w:val="auto"/>
      <w:sz w:val="24"/>
      <w:szCs w:val="24"/>
      <w:lang w:eastAsia="ko-KR"/>
    </w:rPr>
  </w:style>
  <w:style w:type="paragraph" w:customStyle="1" w:styleId="index0">
    <w:name w:val="index"/>
    <w:basedOn w:val="Normal"/>
    <w:link w:val="indexChar"/>
    <w:autoRedefine/>
    <w:pPr>
      <w:autoSpaceDE w:val="0"/>
      <w:autoSpaceDN w:val="0"/>
      <w:adjustRightInd w:val="0"/>
      <w:spacing w:before="120" w:after="120" w:line="240" w:lineRule="auto"/>
      <w:ind w:left="720" w:hanging="360"/>
    </w:pPr>
    <w:rPr>
      <w:color w:val="auto"/>
      <w:sz w:val="22"/>
      <w:szCs w:val="22"/>
    </w:rPr>
  </w:style>
  <w:style w:type="numbering" w:customStyle="1" w:styleId="IndexCap11">
    <w:name w:val="Index Cap 11"/>
    <w:basedOn w:val="NoList"/>
  </w:style>
  <w:style w:type="character" w:customStyle="1" w:styleId="bodytxt">
    <w:name w:val="bodytxt"/>
  </w:style>
  <w:style w:type="paragraph" w:customStyle="1" w:styleId="tvTable-row1">
    <w:name w:val="tvTable-row1"/>
    <w:basedOn w:val="Normal"/>
    <w:pPr>
      <w:keepLines/>
      <w:spacing w:before="120" w:after="120" w:line="240" w:lineRule="auto"/>
      <w:jc w:val="center"/>
    </w:pPr>
    <w:rPr>
      <w:b/>
      <w:bCs/>
      <w:color w:val="6E2500"/>
      <w:sz w:val="24"/>
      <w:szCs w:val="24"/>
      <w:lang w:val="en-US"/>
    </w:rPr>
  </w:style>
  <w:style w:type="paragraph" w:customStyle="1" w:styleId="tvTable">
    <w:name w:val="tvTable"/>
    <w:basedOn w:val="Normal"/>
    <w:pPr>
      <w:spacing w:before="120" w:after="120" w:line="240" w:lineRule="auto"/>
    </w:pPr>
    <w:rPr>
      <w:color w:val="000000"/>
      <w:sz w:val="22"/>
      <w:szCs w:val="24"/>
      <w:lang w:val="en-US"/>
    </w:rPr>
  </w:style>
  <w:style w:type="paragraph" w:customStyle="1" w:styleId="Style10ptBoldCenteredLinespacing15lines">
    <w:name w:val="Style 10 pt Bold Centered Line spacing:  1.5 lines"/>
    <w:basedOn w:val="Normal"/>
    <w:pPr>
      <w:spacing w:after="0" w:line="360" w:lineRule="auto"/>
      <w:jc w:val="center"/>
    </w:pPr>
    <w:rPr>
      <w:rFonts w:ascii="Arial" w:hAnsi="Arial" w:cs="Arial"/>
      <w:b/>
      <w:bCs/>
      <w:color w:val="000000"/>
      <w:sz w:val="20"/>
      <w:szCs w:val="20"/>
      <w:lang w:val="en-US"/>
    </w:rPr>
  </w:style>
  <w:style w:type="paragraph" w:customStyle="1" w:styleId="DefaultParagraphFontParaCharCharCharCharCharCharCharCharChar">
    <w:name w:val="Default Paragraph Font Para Char Char Char Char Char Char Char Char Char"/>
    <w:basedOn w:val="Normal"/>
    <w:pPr>
      <w:autoSpaceDE w:val="0"/>
      <w:autoSpaceDN w:val="0"/>
      <w:adjustRightInd w:val="0"/>
      <w:spacing w:after="160" w:line="240" w:lineRule="exact"/>
    </w:pPr>
    <w:rPr>
      <w:rFonts w:ascii="Tahoma" w:hAnsi="Tahoma"/>
      <w:color w:val="000000"/>
      <w:sz w:val="20"/>
      <w:szCs w:val="20"/>
    </w:rPr>
  </w:style>
  <w:style w:type="paragraph" w:customStyle="1" w:styleId="Binhthuong1">
    <w:name w:val="Binh thuong"/>
    <w:basedOn w:val="Normal"/>
    <w:link w:val="BinhthuongChar1"/>
    <w:pPr>
      <w:spacing w:before="120" w:after="120" w:line="320" w:lineRule="exact"/>
      <w:ind w:firstLine="720"/>
    </w:pPr>
    <w:rPr>
      <w:rFonts w:ascii="Arial" w:hAnsi="Arial"/>
      <w:color w:val="000000"/>
      <w:sz w:val="24"/>
      <w:szCs w:val="24"/>
      <w:lang w:val="en-US"/>
    </w:rPr>
  </w:style>
  <w:style w:type="character" w:customStyle="1" w:styleId="BinhthuongChar1">
    <w:name w:val="Binh thuong Char"/>
    <w:basedOn w:val="DefaultParagraphFont"/>
    <w:link w:val="Binhthuong1"/>
    <w:rPr>
      <w:rFonts w:eastAsia="Times New Roman"/>
      <w:color w:val="000000"/>
      <w:sz w:val="24"/>
      <w:szCs w:val="24"/>
      <w:lang w:val="en-US"/>
    </w:rPr>
  </w:style>
  <w:style w:type="paragraph" w:customStyle="1" w:styleId="Yeucau0">
    <w:name w:val="Yeu cau"/>
    <w:basedOn w:val="Binhthuong1"/>
  </w:style>
  <w:style w:type="character" w:customStyle="1" w:styleId="binhthuongChar0">
    <w:name w:val="binhthuong Char"/>
    <w:basedOn w:val="DefaultParagraphFont"/>
    <w:link w:val="binhthuong0"/>
    <w:rPr>
      <w:rFonts w:ascii="Times New Roman" w:eastAsia="Times New Roman" w:hAnsi="Times New Roman"/>
      <w:color w:val="auto"/>
      <w:sz w:val="24"/>
      <w:szCs w:val="24"/>
      <w:lang w:val="en-US"/>
    </w:rPr>
  </w:style>
  <w:style w:type="paragraph" w:customStyle="1" w:styleId="saothu4">
    <w:name w:val="sao_thu4"/>
    <w:basedOn w:val="Normal"/>
    <w:link w:val="saothu4Char"/>
    <w:autoRedefine/>
    <w:pPr>
      <w:tabs>
        <w:tab w:val="num" w:pos="720"/>
      </w:tabs>
      <w:spacing w:before="120" w:after="120" w:line="360" w:lineRule="exact"/>
      <w:ind w:left="720" w:hanging="720"/>
    </w:pPr>
    <w:rPr>
      <w:rFonts w:ascii="Arial" w:eastAsia="BatangChe" w:hAnsi="Arial"/>
      <w:color w:val="000000"/>
      <w:sz w:val="24"/>
      <w:szCs w:val="24"/>
      <w:lang w:val="en-US"/>
    </w:rPr>
  </w:style>
  <w:style w:type="character" w:customStyle="1" w:styleId="saothu4Char">
    <w:name w:val="sao_thu4 Char"/>
    <w:basedOn w:val="DefaultParagraphFont"/>
    <w:link w:val="saothu4"/>
    <w:rPr>
      <w:rFonts w:ascii="Arial" w:eastAsia="BatangChe" w:hAnsi="Arial"/>
      <w:color w:val="000000"/>
      <w:sz w:val="24"/>
      <w:szCs w:val="24"/>
      <w:lang w:val="en-US"/>
    </w:rPr>
  </w:style>
  <w:style w:type="character" w:customStyle="1" w:styleId="CommentTextChar1">
    <w:name w:val="Comment Text Char1"/>
    <w:basedOn w:val="DefaultParagraphFont"/>
    <w:uiPriority w:val="99"/>
    <w:semiHidden/>
    <w:rPr>
      <w:rFonts w:ascii="Times New Roman" w:eastAsia="Times New Roman" w:hAnsi="Times New Roman"/>
    </w:rPr>
  </w:style>
  <w:style w:type="paragraph" w:customStyle="1" w:styleId="than">
    <w:name w:val="than"/>
    <w:basedOn w:val="Normal"/>
    <w:pPr>
      <w:spacing w:before="100" w:beforeAutospacing="1" w:after="100" w:afterAutospacing="1" w:line="240" w:lineRule="auto"/>
    </w:pPr>
    <w:rPr>
      <w:rFonts w:ascii="Arial" w:hAnsi="Arial" w:cs="Arial"/>
      <w:color w:val="666666"/>
      <w:sz w:val="18"/>
      <w:szCs w:val="18"/>
      <w:lang w:val="en-US"/>
    </w:rPr>
  </w:style>
  <w:style w:type="paragraph" w:customStyle="1" w:styleId="arialtitle">
    <w:name w:val="arialtitle"/>
    <w:basedOn w:val="Normal"/>
    <w:pPr>
      <w:spacing w:before="45" w:after="150" w:line="240" w:lineRule="auto"/>
    </w:pPr>
    <w:rPr>
      <w:rFonts w:ascii="Arial" w:hAnsi="Arial" w:cs="Arial"/>
      <w:color w:val="CC0000"/>
      <w:sz w:val="27"/>
      <w:szCs w:val="27"/>
      <w:lang w:val="en-US"/>
    </w:rPr>
  </w:style>
  <w:style w:type="paragraph" w:customStyle="1" w:styleId="StyleFirstline095cm">
    <w:name w:val="Style First line:  0.95 cm"/>
    <w:basedOn w:val="Normal"/>
    <w:pPr>
      <w:spacing w:before="120" w:after="0" w:line="240" w:lineRule="auto"/>
      <w:ind w:firstLine="539"/>
    </w:pPr>
    <w:rPr>
      <w:color w:val="000000"/>
      <w:sz w:val="28"/>
      <w:szCs w:val="20"/>
      <w:lang w:val="en-US"/>
    </w:rPr>
  </w:style>
  <w:style w:type="character" w:customStyle="1" w:styleId="normal10">
    <w:name w:val="normal1"/>
    <w:basedOn w:val="DefaultParagraphFont"/>
    <w:rPr>
      <w:rFonts w:ascii="Tahoma" w:hAnsi="Tahoma" w:cs="Tahoma" w:hint="default"/>
      <w:b w:val="0"/>
      <w:bCs w:val="0"/>
      <w:sz w:val="17"/>
      <w:szCs w:val="17"/>
    </w:rPr>
  </w:style>
  <w:style w:type="paragraph" w:customStyle="1" w:styleId="phead">
    <w:name w:val="phead"/>
    <w:basedOn w:val="Normal"/>
    <w:pPr>
      <w:spacing w:before="100" w:beforeAutospacing="1" w:after="100" w:afterAutospacing="1" w:line="240" w:lineRule="auto"/>
    </w:pPr>
    <w:rPr>
      <w:rFonts w:ascii="Arial" w:hAnsi="Arial"/>
      <w:color w:val="000000"/>
      <w:sz w:val="22"/>
      <w:szCs w:val="24"/>
      <w:lang w:val="en-US"/>
    </w:rPr>
  </w:style>
  <w:style w:type="character" w:customStyle="1" w:styleId="style70">
    <w:name w:val="style7"/>
    <w:basedOn w:val="DefaultParagraphFont"/>
  </w:style>
  <w:style w:type="paragraph" w:customStyle="1" w:styleId="StyleHeading2l2H2Verdana12ptNotItalicCustomColorRG">
    <w:name w:val="Style Heading 2l2H2 + Verdana 12 pt Not Italic Custom Color(RG"/>
    <w:basedOn w:val="Heading2"/>
    <w:pPr>
      <w:keepLines w:val="0"/>
      <w:numPr>
        <w:ilvl w:val="0"/>
        <w:numId w:val="0"/>
      </w:numPr>
      <w:tabs>
        <w:tab w:val="num" w:pos="1440"/>
      </w:tabs>
      <w:spacing w:before="480" w:after="240" w:line="360" w:lineRule="auto"/>
      <w:ind w:left="1440" w:hanging="720"/>
    </w:pPr>
    <w:rPr>
      <w:rFonts w:ascii="Verdana" w:eastAsia="Times New Roman" w:hAnsi="Verdana" w:cs="Times New Roman"/>
      <w:i/>
      <w:color w:val="003400"/>
      <w:sz w:val="22"/>
      <w:szCs w:val="20"/>
    </w:rPr>
  </w:style>
  <w:style w:type="paragraph" w:customStyle="1" w:styleId="StyleHeading2l2H2Linespacing15lines">
    <w:name w:val="Style Heading 2l2H2 + Line spacing:  1.5 lines"/>
    <w:basedOn w:val="Heading2"/>
    <w:pPr>
      <w:keepLines w:val="0"/>
      <w:numPr>
        <w:numId w:val="0"/>
      </w:numPr>
      <w:tabs>
        <w:tab w:val="num" w:pos="1199"/>
      </w:tabs>
      <w:spacing w:before="240" w:line="360" w:lineRule="auto"/>
      <w:ind w:left="1227" w:hanging="567"/>
    </w:pPr>
    <w:rPr>
      <w:rFonts w:ascii="Arial" w:eastAsia="Times New Roman" w:hAnsi="Arial" w:cs="Times New Roman"/>
      <w:color w:val="000000"/>
      <w:sz w:val="21"/>
      <w:szCs w:val="20"/>
    </w:rPr>
  </w:style>
  <w:style w:type="character" w:customStyle="1" w:styleId="text-main-bold">
    <w:name w:val="text-main-bold"/>
    <w:basedOn w:val="DefaultParagraphFont"/>
  </w:style>
  <w:style w:type="character" w:customStyle="1" w:styleId="storyteaser">
    <w:name w:val="story_teaser"/>
    <w:basedOn w:val="DefaultParagraphFont"/>
  </w:style>
  <w:style w:type="paragraph" w:customStyle="1" w:styleId="Chuoi02">
    <w:name w:val="Chuoi_02"/>
    <w:basedOn w:val="Normal"/>
    <w:link w:val="Chuoi02Char"/>
    <w:autoRedefine/>
    <w:pPr>
      <w:tabs>
        <w:tab w:val="left" w:pos="720"/>
      </w:tabs>
      <w:spacing w:before="120" w:after="0" w:line="240" w:lineRule="auto"/>
    </w:pPr>
    <w:rPr>
      <w:rFonts w:eastAsia="MS Mincho"/>
      <w:bCs/>
      <w:iCs/>
      <w:color w:val="000000"/>
      <w:sz w:val="24"/>
      <w:szCs w:val="24"/>
      <w:lang w:val="en-US" w:eastAsia="ja-JP"/>
    </w:rPr>
  </w:style>
  <w:style w:type="character" w:customStyle="1" w:styleId="Chuoi02Char">
    <w:name w:val="Chuoi_02 Char"/>
    <w:basedOn w:val="DefaultParagraphFont"/>
    <w:link w:val="Chuoi02"/>
    <w:rPr>
      <w:rFonts w:ascii="Times New Roman" w:eastAsia="MS Mincho" w:hAnsi="Times New Roman"/>
      <w:bCs/>
      <w:iCs/>
      <w:color w:val="000000"/>
      <w:sz w:val="24"/>
      <w:szCs w:val="24"/>
      <w:lang w:val="en-US" w:eastAsia="ja-JP"/>
    </w:rPr>
  </w:style>
  <w:style w:type="character" w:customStyle="1" w:styleId="BinhthuongChar10">
    <w:name w:val="Binhthuong Char1"/>
    <w:basedOn w:val="DefaultParagraphFont"/>
    <w:rPr>
      <w:sz w:val="24"/>
      <w:szCs w:val="24"/>
      <w:lang w:val="vi-VN" w:eastAsia="ja-JP" w:bidi="ar-SA"/>
    </w:rPr>
  </w:style>
  <w:style w:type="paragraph" w:customStyle="1" w:styleId="StyleCaptionItalic">
    <w:name w:val="Style Caption + Italic"/>
    <w:basedOn w:val="Caption"/>
    <w:link w:val="StyleCaptionItalicChar"/>
    <w:pPr>
      <w:spacing w:after="0" w:line="240" w:lineRule="auto"/>
    </w:pPr>
    <w:rPr>
      <w:rFonts w:ascii=".VnTime" w:hAnsi=".VnTime"/>
      <w:color w:val="000000"/>
      <w:sz w:val="20"/>
      <w:szCs w:val="20"/>
      <w:lang w:val="en-US"/>
    </w:rPr>
  </w:style>
  <w:style w:type="character" w:customStyle="1" w:styleId="StyleCaptionItalicChar">
    <w:name w:val="Style Caption + Italic Char"/>
    <w:link w:val="StyleCaptionItalic"/>
    <w:rPr>
      <w:rFonts w:ascii=".VnTime" w:eastAsia="Times New Roman" w:hAnsi=".VnTime"/>
      <w:b/>
      <w:bCs/>
      <w:color w:val="000000"/>
      <w:sz w:val="20"/>
      <w:szCs w:val="20"/>
      <w:lang w:val="en-US"/>
    </w:rPr>
  </w:style>
  <w:style w:type="paragraph" w:customStyle="1" w:styleId="Image">
    <w:name w:val="Image"/>
    <w:basedOn w:val="Normal"/>
    <w:link w:val="ImageChar"/>
    <w:qFormat/>
    <w:pPr>
      <w:jc w:val="center"/>
    </w:pPr>
    <w:rPr>
      <w:rFonts w:ascii="Calibri" w:hAnsi="Calibri"/>
      <w:noProof/>
      <w:color w:val="auto"/>
      <w:sz w:val="22"/>
      <w:szCs w:val="22"/>
      <w:lang w:val="en-US"/>
    </w:rPr>
  </w:style>
  <w:style w:type="character" w:customStyle="1" w:styleId="ImageChar">
    <w:name w:val="Image Char"/>
    <w:basedOn w:val="DefaultParagraphFont"/>
    <w:link w:val="Image"/>
    <w:locked/>
    <w:rPr>
      <w:rFonts w:ascii="Calibri" w:eastAsia="Times New Roman" w:hAnsi="Calibri"/>
      <w:noProof/>
      <w:color w:val="auto"/>
      <w:sz w:val="22"/>
      <w:szCs w:val="22"/>
      <w:lang w:val="en-US"/>
    </w:rPr>
  </w:style>
  <w:style w:type="paragraph" w:customStyle="1" w:styleId="StyleNormalsampleBefore6pt">
    <w:name w:val="Style Normal sample + Before:  6 pt"/>
    <w:basedOn w:val="Normal"/>
    <w:pPr>
      <w:spacing w:before="120" w:after="0" w:line="360" w:lineRule="auto"/>
      <w:ind w:left="432"/>
    </w:pPr>
    <w:rPr>
      <w:rFonts w:ascii="Arial" w:eastAsia="MS Mincho" w:hAnsi="Arial"/>
      <w:i/>
      <w:iCs/>
      <w:color w:val="auto"/>
      <w:kern w:val="32"/>
      <w:sz w:val="20"/>
      <w:szCs w:val="20"/>
      <w:lang w:val="en-US" w:eastAsia="ja-JP"/>
    </w:rPr>
  </w:style>
  <w:style w:type="paragraph" w:customStyle="1" w:styleId="Paragraph2">
    <w:name w:val="Paragraph2"/>
    <w:basedOn w:val="Normal"/>
    <w:pPr>
      <w:widowControl w:val="0"/>
      <w:spacing w:before="80" w:after="0" w:line="240" w:lineRule="atLeast"/>
      <w:ind w:left="720"/>
    </w:pPr>
    <w:rPr>
      <w:rFonts w:ascii="Arial" w:hAnsi="Arial"/>
      <w:color w:val="000000"/>
      <w:sz w:val="20"/>
      <w:szCs w:val="20"/>
      <w:lang w:val="en-AU"/>
    </w:rPr>
  </w:style>
  <w:style w:type="paragraph" w:customStyle="1" w:styleId="Tabletext0">
    <w:name w:val="Tabletext"/>
    <w:basedOn w:val="Normal"/>
    <w:pPr>
      <w:keepLines/>
      <w:widowControl w:val="0"/>
      <w:spacing w:after="120" w:line="240" w:lineRule="atLeast"/>
    </w:pPr>
    <w:rPr>
      <w:rFonts w:ascii="Arial" w:hAnsi="Arial"/>
      <w:color w:val="auto"/>
      <w:sz w:val="20"/>
      <w:szCs w:val="20"/>
      <w:lang w:val="en-US"/>
    </w:rPr>
  </w:style>
  <w:style w:type="paragraph" w:customStyle="1" w:styleId="MainTitle">
    <w:name w:val="Main Title"/>
    <w:basedOn w:val="Normal"/>
    <w:pPr>
      <w:widowControl w:val="0"/>
      <w:spacing w:before="480" w:after="60" w:line="240" w:lineRule="auto"/>
      <w:jc w:val="center"/>
    </w:pPr>
    <w:rPr>
      <w:rFonts w:ascii="Arial" w:hAnsi="Arial"/>
      <w:b/>
      <w:color w:val="auto"/>
      <w:kern w:val="28"/>
      <w:sz w:val="32"/>
      <w:szCs w:val="20"/>
      <w:lang w:val="en-US"/>
    </w:rPr>
  </w:style>
  <w:style w:type="paragraph" w:customStyle="1" w:styleId="Paragraph1">
    <w:name w:val="Paragraph1"/>
    <w:basedOn w:val="Normal"/>
    <w:pPr>
      <w:widowControl w:val="0"/>
      <w:spacing w:before="80" w:after="0" w:line="240" w:lineRule="auto"/>
    </w:pPr>
    <w:rPr>
      <w:rFonts w:ascii="Arial" w:hAnsi="Arial"/>
      <w:color w:val="auto"/>
      <w:sz w:val="20"/>
      <w:szCs w:val="20"/>
      <w:lang w:val="en-US"/>
    </w:rPr>
  </w:style>
  <w:style w:type="paragraph" w:customStyle="1" w:styleId="Paragraph3">
    <w:name w:val="Paragraph3"/>
    <w:basedOn w:val="Normal"/>
    <w:pPr>
      <w:widowControl w:val="0"/>
      <w:spacing w:before="80" w:after="0" w:line="240" w:lineRule="auto"/>
      <w:ind w:left="1530"/>
    </w:pPr>
    <w:rPr>
      <w:rFonts w:ascii="Arial" w:hAnsi="Arial"/>
      <w:color w:val="auto"/>
      <w:sz w:val="20"/>
      <w:szCs w:val="20"/>
      <w:lang w:val="en-US"/>
    </w:rPr>
  </w:style>
  <w:style w:type="paragraph" w:customStyle="1" w:styleId="Paragraph4">
    <w:name w:val="Paragraph4"/>
    <w:basedOn w:val="Normal"/>
    <w:pPr>
      <w:widowControl w:val="0"/>
      <w:spacing w:before="80" w:after="0" w:line="240" w:lineRule="auto"/>
      <w:ind w:left="2250"/>
    </w:pPr>
    <w:rPr>
      <w:rFonts w:ascii="Arial" w:hAnsi="Arial"/>
      <w:color w:val="auto"/>
      <w:sz w:val="20"/>
      <w:szCs w:val="20"/>
      <w:lang w:val="en-US"/>
    </w:rPr>
  </w:style>
  <w:style w:type="paragraph" w:customStyle="1" w:styleId="Gach1">
    <w:name w:val="Gach 1"/>
    <w:basedOn w:val="Normal"/>
    <w:link w:val="Gach1CharChar"/>
    <w:pPr>
      <w:widowControl w:val="0"/>
      <w:tabs>
        <w:tab w:val="num" w:pos="284"/>
        <w:tab w:val="left" w:pos="851"/>
      </w:tabs>
      <w:spacing w:before="60" w:after="60" w:line="312" w:lineRule="auto"/>
      <w:ind w:left="284" w:hanging="284"/>
    </w:pPr>
    <w:rPr>
      <w:color w:val="000000"/>
      <w:sz w:val="24"/>
      <w:szCs w:val="20"/>
      <w:lang w:val="en-US"/>
    </w:rPr>
  </w:style>
  <w:style w:type="character" w:customStyle="1" w:styleId="Gach1CharChar">
    <w:name w:val="Gach 1 Char Char"/>
    <w:basedOn w:val="DefaultParagraphFont"/>
    <w:link w:val="Gach1"/>
    <w:rPr>
      <w:rFonts w:ascii="Times New Roman" w:eastAsia="Times New Roman" w:hAnsi="Times New Roman"/>
      <w:color w:val="000000"/>
      <w:sz w:val="24"/>
      <w:szCs w:val="20"/>
      <w:lang w:val="en-US"/>
    </w:rPr>
  </w:style>
  <w:style w:type="paragraph" w:customStyle="1" w:styleId="StyleTitle14pt">
    <w:name w:val="Style Title + 14 pt"/>
    <w:basedOn w:val="Title"/>
    <w:pPr>
      <w:widowControl w:val="0"/>
      <w:pBdr>
        <w:bottom w:val="none" w:sz="0" w:space="0" w:color="auto"/>
      </w:pBdr>
      <w:spacing w:before="240" w:after="60" w:line="300" w:lineRule="atLeast"/>
      <w:contextualSpacing w:val="0"/>
      <w:jc w:val="center"/>
    </w:pPr>
    <w:rPr>
      <w:rFonts w:ascii="Arial" w:eastAsia="Times New Roman" w:hAnsi="Arial" w:cs="Times New Roman"/>
      <w:b/>
      <w:bCs/>
      <w:color w:val="auto"/>
      <w:spacing w:val="0"/>
      <w:kern w:val="0"/>
      <w:sz w:val="28"/>
      <w:szCs w:val="24"/>
      <w:lang w:val="en-US"/>
    </w:rPr>
  </w:style>
  <w:style w:type="paragraph" w:customStyle="1" w:styleId="ImageDesc">
    <w:name w:val="ImageDesc"/>
    <w:basedOn w:val="ListParagraph"/>
    <w:link w:val="ImageDescChar"/>
    <w:qFormat/>
    <w:pPr>
      <w:spacing w:before="60" w:after="120" w:line="240" w:lineRule="auto"/>
      <w:ind w:left="0"/>
      <w:jc w:val="center"/>
    </w:pPr>
    <w:rPr>
      <w:i/>
      <w:color w:val="auto"/>
      <w:sz w:val="24"/>
      <w:szCs w:val="24"/>
      <w:lang w:val="de-DE"/>
    </w:rPr>
  </w:style>
  <w:style w:type="character" w:customStyle="1" w:styleId="ImageDescChar">
    <w:name w:val="ImageDesc Char"/>
    <w:basedOn w:val="DefaultParagraphFont"/>
    <w:link w:val="ImageDesc"/>
    <w:rPr>
      <w:rFonts w:ascii="Times New Roman" w:eastAsia="Times New Roman" w:hAnsi="Times New Roman"/>
      <w:i/>
      <w:color w:val="auto"/>
      <w:sz w:val="24"/>
      <w:szCs w:val="24"/>
      <w:lang w:val="de-DE"/>
    </w:rPr>
  </w:style>
  <w:style w:type="paragraph" w:customStyle="1" w:styleId="contend2">
    <w:name w:val="contend_2"/>
    <w:basedOn w:val="Normal"/>
    <w:qFormat/>
    <w:pPr>
      <w:spacing w:before="120" w:after="120" w:line="312" w:lineRule="auto"/>
      <w:ind w:left="1152"/>
    </w:pPr>
    <w:rPr>
      <w:rFonts w:ascii="Arial" w:hAnsi="Arial"/>
      <w:color w:val="auto"/>
      <w:sz w:val="22"/>
      <w:szCs w:val="24"/>
      <w:lang w:val="en-US"/>
    </w:rPr>
  </w:style>
  <w:style w:type="paragraph" w:customStyle="1" w:styleId="Contents">
    <w:name w:val="Contents"/>
    <w:basedOn w:val="Normal"/>
    <w:link w:val="ContentsChar"/>
    <w:qFormat/>
    <w:pPr>
      <w:spacing w:line="360" w:lineRule="auto"/>
      <w:ind w:left="1080"/>
    </w:pPr>
    <w:rPr>
      <w:rFonts w:ascii="Arial" w:eastAsia="Calibri" w:hAnsi="Arial" w:cs="Arial"/>
      <w:color w:val="auto"/>
      <w:sz w:val="20"/>
      <w:szCs w:val="20"/>
      <w:lang w:val="en-US"/>
    </w:rPr>
  </w:style>
  <w:style w:type="character" w:customStyle="1" w:styleId="ContentsChar">
    <w:name w:val="Contents Char"/>
    <w:basedOn w:val="DefaultParagraphFont"/>
    <w:link w:val="Contents"/>
    <w:rPr>
      <w:rFonts w:eastAsia="Calibri" w:cs="Arial"/>
      <w:color w:val="auto"/>
      <w:sz w:val="20"/>
      <w:szCs w:val="20"/>
      <w:lang w:val="en-US"/>
    </w:rPr>
  </w:style>
  <w:style w:type="character" w:customStyle="1" w:styleId="WW-DefaultParagraphFont111111111">
    <w:name w:val="WW-Default Paragraph Font111111111"/>
  </w:style>
  <w:style w:type="numbering" w:customStyle="1" w:styleId="IndexCap3">
    <w:name w:val="Index Cap 3"/>
    <w:basedOn w:val="NoList"/>
  </w:style>
  <w:style w:type="paragraph" w:customStyle="1" w:styleId="Hinhve0">
    <w:name w:val="Hinh ve"/>
    <w:basedOn w:val="Normal"/>
    <w:link w:val="HinhveChar0"/>
    <w:pPr>
      <w:tabs>
        <w:tab w:val="num" w:pos="720"/>
      </w:tabs>
      <w:spacing w:before="120" w:after="120" w:line="480" w:lineRule="auto"/>
      <w:ind w:left="720" w:hanging="720"/>
      <w:jc w:val="center"/>
    </w:pPr>
    <w:rPr>
      <w:i/>
      <w:color w:val="auto"/>
      <w:sz w:val="20"/>
      <w:szCs w:val="24"/>
    </w:rPr>
  </w:style>
  <w:style w:type="paragraph" w:customStyle="1" w:styleId="Indexcap30">
    <w:name w:val="Index cap 3"/>
    <w:basedOn w:val="Normal"/>
    <w:link w:val="Indexcap3Char"/>
    <w:qFormat/>
    <w:pPr>
      <w:tabs>
        <w:tab w:val="num" w:pos="720"/>
      </w:tabs>
      <w:spacing w:before="120" w:after="120" w:line="240" w:lineRule="auto"/>
      <w:ind w:left="720" w:hanging="720"/>
    </w:pPr>
    <w:rPr>
      <w:color w:val="auto"/>
      <w:sz w:val="24"/>
      <w:szCs w:val="24"/>
    </w:rPr>
  </w:style>
  <w:style w:type="character" w:customStyle="1" w:styleId="Indexcap2Char">
    <w:name w:val="Index cap 2 Char"/>
    <w:link w:val="Indexcap20"/>
    <w:rPr>
      <w:color w:val="auto"/>
      <w:sz w:val="24"/>
      <w:szCs w:val="24"/>
    </w:rPr>
  </w:style>
  <w:style w:type="character" w:customStyle="1" w:styleId="Indexcap3Char">
    <w:name w:val="Index cap 3 Char"/>
    <w:link w:val="Indexcap30"/>
    <w:rPr>
      <w:color w:val="auto"/>
      <w:sz w:val="24"/>
      <w:szCs w:val="24"/>
    </w:rPr>
  </w:style>
  <w:style w:type="character" w:customStyle="1" w:styleId="HinhveChar0">
    <w:name w:val="Hinh ve Char"/>
    <w:link w:val="Hinhve0"/>
    <w:rPr>
      <w:i/>
      <w:color w:val="auto"/>
      <w:sz w:val="20"/>
      <w:szCs w:val="24"/>
    </w:rPr>
  </w:style>
  <w:style w:type="character" w:customStyle="1" w:styleId="indexChar">
    <w:name w:val="index Char"/>
    <w:link w:val="index0"/>
    <w:rPr>
      <w:rFonts w:ascii="Times New Roman" w:eastAsia="Times New Roman" w:hAnsi="Times New Roman"/>
      <w:color w:val="auto"/>
      <w:sz w:val="22"/>
      <w:szCs w:val="22"/>
    </w:rPr>
  </w:style>
  <w:style w:type="character" w:customStyle="1" w:styleId="HinhveCharChar">
    <w:name w:val="Hinh ve Char Char"/>
    <w:rPr>
      <w:i/>
      <w:szCs w:val="24"/>
      <w:lang w:val="vi-VN" w:eastAsia="en-US" w:bidi="ar-SA"/>
    </w:rPr>
  </w:style>
  <w:style w:type="character" w:customStyle="1" w:styleId="ccmtdefault">
    <w:name w:val="ccmtdefault"/>
    <w:basedOn w:val="DefaultParagraphFont"/>
  </w:style>
  <w:style w:type="paragraph" w:customStyle="1" w:styleId="INDEX5">
    <w:name w:val="INDEX"/>
    <w:basedOn w:val="Normal"/>
    <w:next w:val="Normal"/>
    <w:link w:val="INDEXChar0"/>
    <w:autoRedefine/>
    <w:pPr>
      <w:tabs>
        <w:tab w:val="num" w:pos="720"/>
      </w:tabs>
      <w:autoSpaceDE w:val="0"/>
      <w:autoSpaceDN w:val="0"/>
      <w:adjustRightInd w:val="0"/>
      <w:spacing w:before="120" w:after="0" w:line="240" w:lineRule="auto"/>
      <w:ind w:left="720" w:hanging="720"/>
    </w:pPr>
    <w:rPr>
      <w:color w:val="auto"/>
      <w:sz w:val="24"/>
      <w:szCs w:val="20"/>
      <w:lang w:val="en-US"/>
    </w:rPr>
  </w:style>
  <w:style w:type="character" w:customStyle="1" w:styleId="INDEXChar0">
    <w:name w:val="INDEX Char"/>
    <w:link w:val="INDEX5"/>
    <w:rPr>
      <w:color w:val="auto"/>
      <w:sz w:val="24"/>
      <w:szCs w:val="20"/>
      <w:lang w:val="en-US"/>
    </w:rPr>
  </w:style>
  <w:style w:type="paragraph" w:customStyle="1" w:styleId="style14">
    <w:name w:val="style1"/>
    <w:basedOn w:val="Normal"/>
    <w:link w:val="style1Char0"/>
    <w:pPr>
      <w:tabs>
        <w:tab w:val="left" w:pos="360"/>
        <w:tab w:val="num" w:pos="720"/>
      </w:tabs>
      <w:spacing w:before="288" w:after="120" w:line="240" w:lineRule="auto"/>
      <w:ind w:left="720" w:hanging="720"/>
    </w:pPr>
    <w:rPr>
      <w:b/>
      <w:bCs/>
      <w:color w:val="auto"/>
      <w:sz w:val="22"/>
      <w:szCs w:val="23"/>
      <w:lang w:val="en-US"/>
    </w:rPr>
  </w:style>
  <w:style w:type="character" w:customStyle="1" w:styleId="style1Char0">
    <w:name w:val="style1 Char"/>
    <w:link w:val="style14"/>
    <w:rPr>
      <w:b/>
      <w:bCs/>
      <w:color w:val="auto"/>
      <w:sz w:val="22"/>
      <w:szCs w:val="23"/>
      <w:lang w:val="en-US"/>
    </w:rPr>
  </w:style>
  <w:style w:type="character" w:customStyle="1" w:styleId="storytitle">
    <w:name w:val="storytitle"/>
    <w:basedOn w:val="DefaultParagraphFont"/>
  </w:style>
  <w:style w:type="paragraph" w:customStyle="1" w:styleId="Heading21">
    <w:name w:val="Heading 2.1"/>
    <w:basedOn w:val="Heading2"/>
    <w:pPr>
      <w:keepLines w:val="0"/>
      <w:numPr>
        <w:numId w:val="0"/>
      </w:numPr>
      <w:tabs>
        <w:tab w:val="num" w:pos="576"/>
      </w:tabs>
      <w:spacing w:before="240" w:after="60" w:line="240" w:lineRule="auto"/>
      <w:ind w:left="576" w:hanging="576"/>
      <w:jc w:val="left"/>
    </w:pPr>
    <w:rPr>
      <w:rFonts w:ascii="Arial" w:eastAsia="Times New Roman" w:hAnsi="Arial" w:cs="Times New Roman"/>
      <w:bCs w:val="0"/>
      <w:sz w:val="32"/>
      <w:szCs w:val="32"/>
      <w:lang w:val="en-AU"/>
    </w:rPr>
  </w:style>
  <w:style w:type="character" w:customStyle="1" w:styleId="Heading1Char2">
    <w:name w:val="Heading 1 Char2"/>
    <w:aliases w:val="Heading 1 Char Char1,Heading 1 Char3 Char,Heading 1 Char2 Char Char,Heading 1 Char Char1 Char Char,Heading 1 Char1 Char Char Char,Heading 1 Char Char Char Char Char,Heading 1 Char1 Char1 Char,Heading 1 Char Char Char1 Char"/>
    <w:rPr>
      <w:rFonts w:ascii="Arial" w:hAnsi="Arial"/>
      <w:b/>
      <w:kern w:val="28"/>
      <w:sz w:val="36"/>
      <w:lang w:val="en-AU"/>
    </w:rPr>
  </w:style>
  <w:style w:type="character" w:customStyle="1" w:styleId="tableheading2">
    <w:name w:val="table heading2"/>
    <w:rPr>
      <w:rFonts w:ascii="Arial Narrow" w:hAnsi="Arial Narrow"/>
      <w:sz w:val="22"/>
    </w:rPr>
  </w:style>
  <w:style w:type="paragraph" w:customStyle="1" w:styleId="BulletSquare">
    <w:name w:val="Bullet Square"/>
    <w:basedOn w:val="Normal"/>
    <w:pPr>
      <w:spacing w:before="60" w:after="0" w:line="240" w:lineRule="auto"/>
      <w:ind w:left="720" w:hanging="360"/>
      <w:jc w:val="left"/>
    </w:pPr>
    <w:rPr>
      <w:rFonts w:ascii="Eras Light ITC" w:hAnsi="Eras Light ITC"/>
      <w:color w:val="auto"/>
      <w:sz w:val="22"/>
      <w:szCs w:val="20"/>
      <w:lang w:val="en-US"/>
    </w:rPr>
  </w:style>
  <w:style w:type="paragraph" w:customStyle="1" w:styleId="HeadingBase">
    <w:name w:val="Heading Base"/>
    <w:basedOn w:val="BodyText"/>
    <w:next w:val="BodyText"/>
    <w:pPr>
      <w:spacing w:before="0" w:after="120" w:line="240" w:lineRule="auto"/>
      <w:ind w:firstLine="0"/>
      <w:jc w:val="left"/>
    </w:pPr>
    <w:rPr>
      <w:rFonts w:eastAsia="Calibri"/>
      <w:color w:val="auto"/>
      <w:sz w:val="24"/>
      <w:szCs w:val="24"/>
      <w:lang w:val="en-US"/>
    </w:rPr>
  </w:style>
  <w:style w:type="paragraph" w:customStyle="1" w:styleId="Question">
    <w:name w:val="Question"/>
    <w:basedOn w:val="Normal"/>
    <w:pPr>
      <w:tabs>
        <w:tab w:val="num" w:pos="360"/>
      </w:tabs>
      <w:spacing w:after="0" w:line="240" w:lineRule="auto"/>
      <w:ind w:left="360" w:hanging="360"/>
      <w:jc w:val="left"/>
    </w:pPr>
    <w:rPr>
      <w:snapToGrid w:val="0"/>
      <w:color w:val="auto"/>
      <w:sz w:val="20"/>
      <w:szCs w:val="20"/>
      <w:lang w:val="en-US"/>
    </w:rPr>
  </w:style>
  <w:style w:type="paragraph" w:customStyle="1" w:styleId="wfxDate">
    <w:name w:val="wfxDate"/>
    <w:basedOn w:val="Normal"/>
    <w:pPr>
      <w:spacing w:after="0" w:line="240" w:lineRule="auto"/>
      <w:jc w:val="left"/>
    </w:pPr>
    <w:rPr>
      <w:rFonts w:ascii="Tahoma" w:hAnsi="Tahoma"/>
      <w:color w:val="auto"/>
      <w:sz w:val="20"/>
      <w:szCs w:val="20"/>
      <w:lang w:val="en-AU"/>
    </w:rPr>
  </w:style>
  <w:style w:type="paragraph" w:customStyle="1" w:styleId="body0">
    <w:name w:val="body"/>
    <w:link w:val="bodyChar0"/>
    <w:pPr>
      <w:keepLines/>
      <w:tabs>
        <w:tab w:val="num" w:pos="720"/>
      </w:tabs>
      <w:spacing w:after="0" w:line="240" w:lineRule="auto"/>
    </w:pPr>
    <w:rPr>
      <w:rFonts w:ascii="Gill Sans" w:hAnsi="Gill Sans"/>
      <w:noProof/>
      <w:color w:val="auto"/>
      <w:sz w:val="20"/>
      <w:szCs w:val="20"/>
      <w:lang w:val="en-AU" w:eastAsia="en-AU"/>
    </w:rPr>
  </w:style>
  <w:style w:type="paragraph" w:customStyle="1" w:styleId="basictext">
    <w:name w:val="basic text"/>
    <w:basedOn w:val="Normal"/>
    <w:pPr>
      <w:tabs>
        <w:tab w:val="left" w:pos="3600"/>
        <w:tab w:val="left" w:pos="4320"/>
      </w:tabs>
      <w:spacing w:after="0" w:line="240" w:lineRule="auto"/>
      <w:jc w:val="left"/>
    </w:pPr>
    <w:rPr>
      <w:rFonts w:ascii="Garamond" w:hAnsi="Garamond" w:cs="Garamond"/>
      <w:color w:val="auto"/>
      <w:sz w:val="24"/>
      <w:szCs w:val="24"/>
      <w:lang w:val="en-US"/>
    </w:rPr>
  </w:style>
  <w:style w:type="paragraph" w:customStyle="1" w:styleId="TableText1">
    <w:name w:val="TableText"/>
    <w:basedOn w:val="Normal"/>
    <w:pPr>
      <w:autoSpaceDE w:val="0"/>
      <w:autoSpaceDN w:val="0"/>
      <w:adjustRightInd w:val="0"/>
      <w:spacing w:after="120" w:line="240" w:lineRule="auto"/>
    </w:pPr>
    <w:rPr>
      <w:rFonts w:ascii="Arial Narrow" w:hAnsi="Arial Narrow" w:cs="Arial"/>
      <w:color w:val="auto"/>
      <w:sz w:val="20"/>
      <w:szCs w:val="20"/>
      <w:lang w:val="en-US"/>
    </w:rPr>
  </w:style>
  <w:style w:type="paragraph" w:customStyle="1" w:styleId="TableHead">
    <w:name w:val="TableHead"/>
    <w:basedOn w:val="Normal"/>
    <w:pPr>
      <w:autoSpaceDE w:val="0"/>
      <w:autoSpaceDN w:val="0"/>
      <w:adjustRightInd w:val="0"/>
      <w:spacing w:after="0" w:line="240" w:lineRule="auto"/>
      <w:jc w:val="center"/>
    </w:pPr>
    <w:rPr>
      <w:rFonts w:ascii="Arial Narrow" w:hAnsi="Arial Narrow" w:cs="Arial"/>
      <w:b/>
      <w:bCs/>
      <w:color w:val="auto"/>
      <w:spacing w:val="6"/>
      <w:sz w:val="22"/>
      <w:szCs w:val="22"/>
      <w:lang w:val="en-US"/>
    </w:rPr>
  </w:style>
  <w:style w:type="paragraph" w:customStyle="1" w:styleId="Heading1-Checklist">
    <w:name w:val="Heading 1 - Checklist"/>
    <w:basedOn w:val="Normal"/>
    <w:pPr>
      <w:tabs>
        <w:tab w:val="num" w:pos="720"/>
      </w:tabs>
      <w:spacing w:after="120" w:line="240" w:lineRule="auto"/>
      <w:ind w:left="720" w:hanging="360"/>
    </w:pPr>
    <w:rPr>
      <w:rFonts w:ascii="Arial" w:hAnsi="Arial" w:cs="Arial"/>
      <w:color w:val="auto"/>
      <w:sz w:val="18"/>
      <w:szCs w:val="20"/>
      <w:lang w:val="en-US"/>
    </w:rPr>
  </w:style>
  <w:style w:type="paragraph" w:customStyle="1" w:styleId="Heading2-Body">
    <w:name w:val="Heading 2 - Body"/>
    <w:basedOn w:val="Normal"/>
    <w:pPr>
      <w:spacing w:after="120" w:line="240" w:lineRule="auto"/>
      <w:ind w:left="360"/>
    </w:pPr>
    <w:rPr>
      <w:rFonts w:ascii="Arial" w:hAnsi="Arial" w:cs="Arial"/>
      <w:color w:val="auto"/>
      <w:sz w:val="18"/>
      <w:szCs w:val="20"/>
      <w:lang w:val="en-US"/>
    </w:rPr>
  </w:style>
  <w:style w:type="paragraph" w:customStyle="1" w:styleId="Heading3Body">
    <w:name w:val="Heading 3 Body"/>
    <w:basedOn w:val="Normal"/>
    <w:pPr>
      <w:keepLines/>
      <w:spacing w:after="120" w:line="240" w:lineRule="auto"/>
      <w:ind w:left="720"/>
      <w:jc w:val="left"/>
    </w:pPr>
    <w:rPr>
      <w:rFonts w:ascii="Arial" w:hAnsi="Arial"/>
      <w:color w:val="auto"/>
      <w:sz w:val="18"/>
      <w:szCs w:val="18"/>
      <w:lang w:val="en-US"/>
    </w:rPr>
  </w:style>
  <w:style w:type="table" w:customStyle="1" w:styleId="TableStyle1">
    <w:name w:val="Table Style1"/>
    <w:basedOn w:val="TableNormal"/>
    <w:pPr>
      <w:spacing w:after="0" w:line="240" w:lineRule="auto"/>
    </w:pPr>
    <w:rPr>
      <w:b/>
      <w:i/>
      <w:color w:val="auto"/>
      <w:sz w:val="20"/>
      <w:szCs w:val="20"/>
      <w:lang w:val="en-US"/>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Col">
      <w:rPr>
        <w:rFonts w:ascii="Arial" w:hAnsi="Arial"/>
        <w:b/>
        <w:i/>
        <w:color w:val="FFFFFF"/>
        <w:sz w:val="20"/>
        <w:szCs w:val="20"/>
      </w:rPr>
      <w:tblPr/>
      <w:tcPr>
        <w:shd w:val="clear" w:color="auto" w:fill="CC0033"/>
      </w:tcPr>
    </w:tblStylePr>
  </w:style>
  <w:style w:type="table" w:customStyle="1" w:styleId="TableStyle2">
    <w:name w:val="Table Style2"/>
    <w:basedOn w:val="TableNormal"/>
    <w:pPr>
      <w:spacing w:after="0" w:line="240" w:lineRule="auto"/>
    </w:pPr>
    <w:rPr>
      <w:color w:val="auto"/>
      <w:sz w:val="20"/>
      <w:szCs w:val="20"/>
      <w:lang w:val="en-US"/>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jc w:val="center"/>
      </w:pPr>
      <w:rPr>
        <w:rFonts w:ascii="Arial" w:hAnsi="Arial"/>
        <w:b/>
        <w:i/>
        <w:color w:val="FFFFFF"/>
        <w:sz w:val="20"/>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cBorders>
        <w:shd w:val="clear" w:color="auto" w:fill="CC0033"/>
      </w:tcPr>
    </w:tblStylePr>
  </w:style>
  <w:style w:type="table" w:customStyle="1" w:styleId="TableStyle3">
    <w:name w:val="Table Style3"/>
    <w:basedOn w:val="TableStyle2"/>
    <w:tblPr/>
    <w:tblStylePr w:type="firstRow">
      <w:pPr>
        <w:jc w:val="center"/>
      </w:pPr>
      <w:rPr>
        <w:rFonts w:ascii="Arial" w:hAnsi="Arial"/>
        <w:b/>
        <w:i/>
        <w:color w:val="FFFFFF"/>
        <w:sz w:val="20"/>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cBorders>
        <w:shd w:val="clear" w:color="auto" w:fill="CC0033"/>
      </w:tcPr>
    </w:tblStylePr>
    <w:tblStylePr w:type="firstCol">
      <w:rPr>
        <w:rFonts w:ascii="Arial" w:hAnsi="Arial"/>
        <w:b/>
        <w:i/>
        <w:color w:val="FFFFFF"/>
        <w:sz w:val="20"/>
      </w:rPr>
      <w:tblPr/>
      <w:tcPr>
        <w:shd w:val="clear" w:color="auto" w:fill="CC0033"/>
      </w:tcPr>
    </w:tblStylePr>
  </w:style>
  <w:style w:type="table" w:customStyle="1" w:styleId="TableStyle4">
    <w:name w:val="Table Style4"/>
    <w:basedOn w:val="TableStyle1"/>
    <w:rPr>
      <w:b w:val="0"/>
      <w:i w:val="0"/>
    </w:rPr>
    <w:tblPr/>
    <w:tblStylePr w:type="firstCol">
      <w:rPr>
        <w:rFonts w:ascii="Arial" w:hAnsi="Arial"/>
        <w:b/>
        <w:i w:val="0"/>
        <w:color w:val="auto"/>
        <w:sz w:val="20"/>
        <w:szCs w:val="20"/>
      </w:rPr>
      <w:tblPr/>
      <w:tcPr>
        <w:tcBorders>
          <w:top w:val="single" w:sz="8" w:space="0" w:color="auto"/>
          <w:left w:val="single" w:sz="8" w:space="0" w:color="auto"/>
          <w:bottom w:val="single" w:sz="8" w:space="0" w:color="auto"/>
          <w:right w:val="single" w:sz="8" w:space="0" w:color="auto"/>
          <w:insideH w:val="nil"/>
          <w:insideV w:val="nil"/>
          <w:tl2br w:val="nil"/>
          <w:tr2bl w:val="nil"/>
        </w:tcBorders>
        <w:shd w:val="clear" w:color="auto" w:fill="E6E6E6"/>
      </w:tcPr>
    </w:tblStylePr>
  </w:style>
  <w:style w:type="table" w:customStyle="1" w:styleId="TableStyle5">
    <w:name w:val="Table Style5"/>
    <w:basedOn w:val="TableStyle4"/>
    <w:tblPr/>
    <w:tblStylePr w:type="firstRow">
      <w:rPr>
        <w:rFonts w:ascii="Arial" w:hAnsi="Arial"/>
        <w:b/>
        <w:color w:val="auto"/>
        <w:sz w:val="20"/>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il"/>
          <w:tr2bl w:val="nil"/>
        </w:tcBorders>
        <w:shd w:val="clear" w:color="auto" w:fill="E6E6E6"/>
      </w:tcPr>
    </w:tblStylePr>
    <w:tblStylePr w:type="firstCol">
      <w:rPr>
        <w:rFonts w:ascii="Arial" w:hAnsi="Arial"/>
        <w:b/>
        <w:i w:val="0"/>
        <w:color w:val="auto"/>
        <w:sz w:val="20"/>
        <w:szCs w:val="20"/>
      </w:rPr>
      <w:tblPr/>
      <w:tcPr>
        <w:tcBorders>
          <w:top w:val="single" w:sz="8" w:space="0" w:color="auto"/>
          <w:left w:val="single" w:sz="8" w:space="0" w:color="auto"/>
          <w:bottom w:val="single" w:sz="8" w:space="0" w:color="auto"/>
          <w:right w:val="single" w:sz="8" w:space="0" w:color="auto"/>
          <w:insideH w:val="nil"/>
          <w:insideV w:val="nil"/>
          <w:tl2br w:val="nil"/>
          <w:tr2bl w:val="nil"/>
        </w:tcBorders>
        <w:shd w:val="clear" w:color="auto" w:fill="E6E6E6"/>
      </w:tcPr>
    </w:tblStylePr>
  </w:style>
  <w:style w:type="table" w:customStyle="1" w:styleId="TableStyle6">
    <w:name w:val="Table Style6"/>
    <w:basedOn w:val="TableStyle3"/>
    <w:tblPr/>
    <w:tblStylePr w:type="firstRow">
      <w:pPr>
        <w:jc w:val="center"/>
      </w:pPr>
      <w:rPr>
        <w:rFonts w:ascii="Arial" w:hAnsi="Arial"/>
        <w:b/>
        <w:i w:val="0"/>
        <w:color w:val="auto"/>
        <w:sz w:val="20"/>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cBorders>
        <w:shd w:val="clear" w:color="auto" w:fill="E6E6E6"/>
      </w:tcPr>
    </w:tblStylePr>
    <w:tblStylePr w:type="firstCol">
      <w:rPr>
        <w:rFonts w:ascii="Arial" w:hAnsi="Arial"/>
        <w:b w:val="0"/>
        <w:i w:val="0"/>
        <w:color w:val="auto"/>
        <w:sz w:val="20"/>
      </w:rPr>
      <w:tblPr/>
      <w:tcPr>
        <w:shd w:val="clear" w:color="auto" w:fill="CC0033"/>
      </w:tcPr>
    </w:tblStylePr>
  </w:style>
  <w:style w:type="paragraph" w:customStyle="1" w:styleId="StyleHeading1Heading1CharArialCustomColorRGB1971970">
    <w:name w:val="Style Heading 1Heading 1 Char + Arial Custom Color(RGB(1971970)"/>
    <w:basedOn w:val="Heading1"/>
    <w:pPr>
      <w:keepLines w:val="0"/>
      <w:numPr>
        <w:numId w:val="0"/>
      </w:numPr>
      <w:tabs>
        <w:tab w:val="num" w:pos="432"/>
        <w:tab w:val="left" w:pos="1701"/>
      </w:tabs>
      <w:spacing w:before="240" w:after="60" w:line="240" w:lineRule="auto"/>
      <w:ind w:left="432" w:hanging="432"/>
      <w:jc w:val="left"/>
    </w:pPr>
    <w:rPr>
      <w:rFonts w:ascii="Arial" w:eastAsia="Times New Roman" w:hAnsi="Arial" w:cs="Times New Roman"/>
      <w:kern w:val="28"/>
      <w:sz w:val="36"/>
      <w:szCs w:val="20"/>
      <w:lang w:val="en-AU"/>
    </w:rPr>
  </w:style>
  <w:style w:type="paragraph" w:customStyle="1" w:styleId="StyleHeading1Heading1CharArialCustomColorRGB19719700">
    <w:name w:val="Style Heading 1Heading 1 Char + Arial Custom Color(RGB(1971970))"/>
    <w:basedOn w:val="Heading1"/>
    <w:link w:val="StyleHeading1Heading1CharArialCustomColorRGB1971970Char"/>
    <w:pPr>
      <w:keepLines w:val="0"/>
      <w:numPr>
        <w:numId w:val="0"/>
      </w:numPr>
      <w:tabs>
        <w:tab w:val="num" w:pos="432"/>
        <w:tab w:val="left" w:pos="1701"/>
      </w:tabs>
      <w:spacing w:before="240" w:after="60" w:line="240" w:lineRule="auto"/>
      <w:ind w:left="432" w:hanging="432"/>
    </w:pPr>
    <w:rPr>
      <w:rFonts w:ascii="Arial" w:eastAsia="Times New Roman" w:hAnsi="Arial" w:cs="Times New Roman"/>
      <w:kern w:val="28"/>
      <w:sz w:val="36"/>
      <w:szCs w:val="20"/>
      <w:lang w:val="en-AU"/>
    </w:rPr>
  </w:style>
  <w:style w:type="character" w:customStyle="1" w:styleId="StyleHeading1Heading1CharArialCustomColorRGB1971970Char">
    <w:name w:val="Style Heading 1Heading 1 Char + Arial Custom Color(RGB(1971970)) Char"/>
    <w:link w:val="StyleHeading1Heading1CharArialCustomColorRGB19719700"/>
    <w:rPr>
      <w:rFonts w:eastAsia="Times New Roman"/>
      <w:b/>
      <w:bCs/>
      <w:color w:val="auto"/>
      <w:kern w:val="28"/>
      <w:sz w:val="36"/>
      <w:szCs w:val="20"/>
      <w:lang w:val="en-AU"/>
    </w:rPr>
  </w:style>
  <w:style w:type="paragraph" w:customStyle="1" w:styleId="FBodyText">
    <w:name w:val="FBodyText"/>
    <w:basedOn w:val="Normal"/>
    <w:link w:val="FBodyTextChar1"/>
    <w:pPr>
      <w:spacing w:after="300" w:line="300" w:lineRule="exact"/>
    </w:pPr>
    <w:rPr>
      <w:rFonts w:ascii="Sabon LT Std" w:hAnsi="Sabon LT Std"/>
      <w:color w:val="auto"/>
      <w:sz w:val="18"/>
      <w:szCs w:val="18"/>
      <w:lang w:val="en-AU"/>
    </w:rPr>
  </w:style>
  <w:style w:type="character" w:customStyle="1" w:styleId="FBodyTextChar1">
    <w:name w:val="FBodyText Char1"/>
    <w:link w:val="FBodyText"/>
    <w:rPr>
      <w:rFonts w:ascii="Sabon LT Std" w:eastAsia="Times New Roman" w:hAnsi="Sabon LT Std"/>
      <w:color w:val="auto"/>
      <w:sz w:val="18"/>
      <w:szCs w:val="18"/>
      <w:lang w:val="en-AU"/>
    </w:rPr>
  </w:style>
  <w:style w:type="paragraph" w:customStyle="1" w:styleId="Heading2nooutline">
    <w:name w:val="Heading 2 (no outline)"/>
    <w:basedOn w:val="Heading2"/>
    <w:link w:val="Heading2nooutlineChar"/>
    <w:pPr>
      <w:keepLines w:val="0"/>
      <w:numPr>
        <w:ilvl w:val="0"/>
        <w:numId w:val="0"/>
      </w:numPr>
      <w:spacing w:before="260" w:after="130" w:line="240" w:lineRule="auto"/>
      <w:jc w:val="left"/>
    </w:pPr>
    <w:rPr>
      <w:rFonts w:ascii="Frutiger LT Std 45 Light" w:eastAsia="Times New Roman" w:hAnsi="Frutiger LT Std 45 Light" w:cs="Times New Roman"/>
      <w:bCs w:val="0"/>
      <w:sz w:val="18"/>
      <w:szCs w:val="18"/>
      <w:lang w:val="en-AU"/>
    </w:rPr>
  </w:style>
  <w:style w:type="character" w:customStyle="1" w:styleId="Heading2nooutlineChar">
    <w:name w:val="Heading 2 (no outline) Char"/>
    <w:link w:val="Heading2nooutline"/>
    <w:rPr>
      <w:rFonts w:ascii="Frutiger LT Std 45 Light" w:eastAsia="Times New Roman" w:hAnsi="Frutiger LT Std 45 Light"/>
      <w:b/>
      <w:color w:val="auto"/>
      <w:sz w:val="18"/>
      <w:szCs w:val="18"/>
      <w:lang w:val="en-AU"/>
    </w:rPr>
  </w:style>
  <w:style w:type="paragraph" w:customStyle="1" w:styleId="FTitleAuthor">
    <w:name w:val="FTitleAuthor"/>
    <w:basedOn w:val="Normal"/>
    <w:pPr>
      <w:spacing w:after="0" w:line="240" w:lineRule="auto"/>
      <w:jc w:val="left"/>
    </w:pPr>
    <w:rPr>
      <w:rFonts w:ascii="Frutiger LT Std 45 Light" w:hAnsi="Frutiger LT Std 45 Light"/>
      <w:noProof/>
      <w:color w:val="808080"/>
      <w:sz w:val="20"/>
      <w:szCs w:val="20"/>
      <w:lang w:val="en-AU"/>
    </w:rPr>
  </w:style>
  <w:style w:type="paragraph" w:customStyle="1" w:styleId="Legal2L1">
    <w:name w:val="Legal2_L1"/>
    <w:basedOn w:val="Normal"/>
    <w:next w:val="Normal"/>
    <w:pPr>
      <w:tabs>
        <w:tab w:val="num" w:pos="720"/>
      </w:tabs>
      <w:spacing w:after="240" w:line="240" w:lineRule="auto"/>
      <w:ind w:left="720" w:hanging="720"/>
      <w:outlineLvl w:val="0"/>
    </w:pPr>
    <w:rPr>
      <w:color w:val="auto"/>
      <w:sz w:val="24"/>
      <w:szCs w:val="20"/>
      <w:lang w:val="en-US"/>
    </w:rPr>
  </w:style>
  <w:style w:type="paragraph" w:customStyle="1" w:styleId="Legal2L2">
    <w:name w:val="Legal2_L2"/>
    <w:basedOn w:val="Legal2L1"/>
    <w:next w:val="Normal"/>
    <w:pPr>
      <w:numPr>
        <w:ilvl w:val="1"/>
      </w:numPr>
      <w:tabs>
        <w:tab w:val="num" w:pos="360"/>
        <w:tab w:val="num" w:pos="720"/>
      </w:tabs>
      <w:ind w:left="720"/>
    </w:pPr>
  </w:style>
  <w:style w:type="paragraph" w:customStyle="1" w:styleId="Legal2L3">
    <w:name w:val="Legal2_L3"/>
    <w:basedOn w:val="Legal2L2"/>
    <w:next w:val="Normal"/>
    <w:pPr>
      <w:numPr>
        <w:ilvl w:val="2"/>
      </w:numPr>
      <w:tabs>
        <w:tab w:val="num" w:pos="360"/>
      </w:tabs>
      <w:ind w:left="720"/>
      <w:outlineLvl w:val="2"/>
    </w:pPr>
  </w:style>
  <w:style w:type="paragraph" w:customStyle="1" w:styleId="Legal2L4">
    <w:name w:val="Legal2_L4"/>
    <w:basedOn w:val="Legal2L3"/>
    <w:next w:val="Normal"/>
    <w:pPr>
      <w:numPr>
        <w:ilvl w:val="3"/>
      </w:numPr>
      <w:tabs>
        <w:tab w:val="num" w:pos="360"/>
      </w:tabs>
      <w:ind w:left="720"/>
      <w:outlineLvl w:val="3"/>
    </w:pPr>
  </w:style>
  <w:style w:type="paragraph" w:customStyle="1" w:styleId="Legal2L5">
    <w:name w:val="Legal2_L5"/>
    <w:basedOn w:val="Legal2L4"/>
    <w:next w:val="Normal"/>
    <w:pPr>
      <w:numPr>
        <w:ilvl w:val="4"/>
      </w:numPr>
      <w:tabs>
        <w:tab w:val="num" w:pos="360"/>
      </w:tabs>
      <w:ind w:left="720"/>
      <w:outlineLvl w:val="4"/>
    </w:pPr>
  </w:style>
  <w:style w:type="paragraph" w:customStyle="1" w:styleId="Legal2L6">
    <w:name w:val="Legal2_L6"/>
    <w:basedOn w:val="Legal2L5"/>
    <w:next w:val="Normal"/>
    <w:pPr>
      <w:numPr>
        <w:ilvl w:val="5"/>
      </w:numPr>
      <w:tabs>
        <w:tab w:val="num" w:pos="360"/>
      </w:tabs>
      <w:ind w:left="720"/>
      <w:outlineLvl w:val="5"/>
    </w:pPr>
  </w:style>
  <w:style w:type="paragraph" w:customStyle="1" w:styleId="Legal2L7">
    <w:name w:val="Legal2_L7"/>
    <w:basedOn w:val="Legal2L6"/>
    <w:next w:val="Normal"/>
    <w:pPr>
      <w:numPr>
        <w:ilvl w:val="6"/>
      </w:numPr>
      <w:tabs>
        <w:tab w:val="num" w:pos="360"/>
      </w:tabs>
      <w:ind w:left="720"/>
      <w:outlineLvl w:val="6"/>
    </w:pPr>
  </w:style>
  <w:style w:type="paragraph" w:customStyle="1" w:styleId="Legal2L8">
    <w:name w:val="Legal2_L8"/>
    <w:basedOn w:val="Legal2L7"/>
    <w:next w:val="Normal"/>
    <w:pPr>
      <w:numPr>
        <w:ilvl w:val="7"/>
      </w:numPr>
      <w:tabs>
        <w:tab w:val="num" w:pos="360"/>
      </w:tabs>
      <w:ind w:left="720"/>
      <w:outlineLvl w:val="7"/>
    </w:pPr>
  </w:style>
  <w:style w:type="paragraph" w:customStyle="1" w:styleId="Legal2L9">
    <w:name w:val="Legal2_L9"/>
    <w:basedOn w:val="Legal2L8"/>
    <w:next w:val="Normal"/>
    <w:pPr>
      <w:numPr>
        <w:ilvl w:val="8"/>
      </w:numPr>
      <w:tabs>
        <w:tab w:val="num" w:pos="360"/>
      </w:tabs>
      <w:ind w:left="720"/>
      <w:outlineLvl w:val="8"/>
    </w:pPr>
  </w:style>
  <w:style w:type="paragraph" w:customStyle="1" w:styleId="CM11">
    <w:name w:val="CM11"/>
    <w:basedOn w:val="Default"/>
    <w:next w:val="Default"/>
    <w:pPr>
      <w:widowControl/>
      <w:spacing w:before="0" w:after="0" w:line="240" w:lineRule="auto"/>
      <w:ind w:firstLine="0"/>
      <w:jc w:val="left"/>
    </w:pPr>
    <w:rPr>
      <w:rFonts w:ascii="Arial" w:hAnsi="Arial" w:cs="Arial"/>
      <w:sz w:val="24"/>
    </w:rPr>
  </w:style>
  <w:style w:type="paragraph" w:customStyle="1" w:styleId="CM12">
    <w:name w:val="CM12"/>
    <w:basedOn w:val="Default"/>
    <w:next w:val="Default"/>
    <w:pPr>
      <w:widowControl/>
      <w:spacing w:before="0" w:after="0" w:line="240" w:lineRule="auto"/>
      <w:ind w:firstLine="0"/>
      <w:jc w:val="left"/>
    </w:pPr>
    <w:rPr>
      <w:rFonts w:ascii="Arial" w:hAnsi="Arial" w:cs="Arial"/>
      <w:sz w:val="24"/>
    </w:rPr>
  </w:style>
  <w:style w:type="paragraph" w:customStyle="1" w:styleId="CM9">
    <w:name w:val="CM9"/>
    <w:basedOn w:val="Default"/>
    <w:next w:val="Default"/>
    <w:pPr>
      <w:widowControl/>
      <w:spacing w:before="0" w:after="0" w:line="240" w:lineRule="auto"/>
      <w:ind w:firstLine="0"/>
      <w:jc w:val="left"/>
    </w:pPr>
    <w:rPr>
      <w:rFonts w:ascii="Arial" w:hAnsi="Arial" w:cs="Arial"/>
      <w:sz w:val="24"/>
    </w:rPr>
  </w:style>
  <w:style w:type="paragraph" w:customStyle="1" w:styleId="CM2">
    <w:name w:val="CM2"/>
    <w:basedOn w:val="Default"/>
    <w:next w:val="Default"/>
    <w:pPr>
      <w:widowControl/>
      <w:spacing w:before="0" w:after="0" w:line="240" w:lineRule="auto"/>
      <w:ind w:firstLine="0"/>
      <w:jc w:val="left"/>
    </w:pPr>
    <w:rPr>
      <w:rFonts w:ascii="Arial" w:hAnsi="Arial" w:cs="Arial"/>
      <w:sz w:val="24"/>
    </w:rPr>
  </w:style>
  <w:style w:type="paragraph" w:customStyle="1" w:styleId="Headin1">
    <w:name w:val="Headin 1"/>
    <w:basedOn w:val="Normal"/>
    <w:pPr>
      <w:tabs>
        <w:tab w:val="num" w:pos="720"/>
      </w:tabs>
      <w:spacing w:after="120" w:line="240" w:lineRule="exact"/>
      <w:ind w:left="720" w:hanging="720"/>
      <w:jc w:val="left"/>
    </w:pPr>
    <w:rPr>
      <w:rFonts w:ascii="Arial" w:hAnsi="Arial"/>
      <w:color w:val="auto"/>
      <w:sz w:val="20"/>
      <w:szCs w:val="20"/>
      <w:lang w:val="en-AU"/>
    </w:rPr>
  </w:style>
  <w:style w:type="paragraph" w:customStyle="1" w:styleId="Gap">
    <w:name w:val="Gap"/>
    <w:basedOn w:val="Normal"/>
    <w:pPr>
      <w:spacing w:after="0" w:line="240" w:lineRule="auto"/>
      <w:jc w:val="left"/>
    </w:pPr>
    <w:rPr>
      <w:color w:val="auto"/>
      <w:sz w:val="20"/>
      <w:szCs w:val="20"/>
      <w:lang w:val="en-AU"/>
    </w:rPr>
  </w:style>
  <w:style w:type="paragraph" w:customStyle="1" w:styleId="DocControlHeader">
    <w:name w:val="Doc Control Header"/>
    <w:pPr>
      <w:spacing w:after="120" w:line="240" w:lineRule="auto"/>
      <w:jc w:val="center"/>
    </w:pPr>
    <w:rPr>
      <w:rFonts w:ascii="Garamond" w:hAnsi="Garamond"/>
      <w:b/>
      <w:color w:val="auto"/>
      <w:sz w:val="24"/>
      <w:szCs w:val="20"/>
      <w:lang w:val="en-NZ"/>
    </w:rPr>
  </w:style>
  <w:style w:type="paragraph" w:customStyle="1" w:styleId="DocControlText">
    <w:name w:val="Doc Control Text"/>
    <w:pPr>
      <w:spacing w:after="0" w:line="240" w:lineRule="auto"/>
      <w:jc w:val="center"/>
    </w:pPr>
    <w:rPr>
      <w:rFonts w:ascii="Garamond" w:hAnsi="Garamond"/>
      <w:color w:val="auto"/>
      <w:sz w:val="24"/>
      <w:szCs w:val="20"/>
      <w:lang w:val="en-NZ"/>
    </w:rPr>
  </w:style>
  <w:style w:type="paragraph" w:customStyle="1" w:styleId="pdefault">
    <w:name w:val="pdefault"/>
    <w:basedOn w:val="Normal"/>
    <w:pPr>
      <w:spacing w:after="210" w:line="240" w:lineRule="auto"/>
      <w:jc w:val="left"/>
    </w:pPr>
    <w:rPr>
      <w:rFonts w:ascii="Arial" w:eastAsia="Batang" w:hAnsi="Arial" w:cs="Arial"/>
      <w:color w:val="000000"/>
      <w:sz w:val="22"/>
      <w:szCs w:val="18"/>
      <w:lang w:val="en-US" w:eastAsia="ko-KR"/>
    </w:rPr>
  </w:style>
  <w:style w:type="character" w:customStyle="1" w:styleId="atn">
    <w:name w:val="atn"/>
    <w:basedOn w:val="DefaultParagraphFont"/>
  </w:style>
  <w:style w:type="paragraph" w:customStyle="1" w:styleId="CiscoText">
    <w:name w:val="Cisco Text"/>
    <w:link w:val="CiscoTextChar"/>
    <w:qFormat/>
    <w:pPr>
      <w:widowControl w:val="0"/>
      <w:spacing w:before="200" w:after="0" w:line="240" w:lineRule="auto"/>
    </w:pPr>
    <w:rPr>
      <w:color w:val="auto"/>
      <w:sz w:val="20"/>
      <w:szCs w:val="19"/>
      <w:lang w:val="en-US"/>
    </w:rPr>
  </w:style>
  <w:style w:type="character" w:customStyle="1" w:styleId="CiscoTextChar">
    <w:name w:val="Cisco Text Char"/>
    <w:link w:val="CiscoText"/>
    <w:rPr>
      <w:rFonts w:eastAsia="Times New Roman"/>
      <w:color w:val="auto"/>
      <w:sz w:val="20"/>
      <w:szCs w:val="19"/>
      <w:lang w:val="en-US"/>
    </w:rPr>
  </w:style>
  <w:style w:type="character" w:customStyle="1" w:styleId="Index1Char">
    <w:name w:val="Index 1 Char"/>
    <w:link w:val="Index1"/>
    <w:rPr>
      <w:rFonts w:ascii="Times New Roman" w:eastAsia="Times New Roman" w:hAnsi="Times New Roman"/>
      <w:color w:val="auto"/>
      <w:sz w:val="26"/>
      <w:szCs w:val="20"/>
      <w:lang w:val="en-US"/>
    </w:rPr>
  </w:style>
  <w:style w:type="paragraph" w:customStyle="1" w:styleId="anh">
    <w:name w:val="anh"/>
    <w:basedOn w:val="Normal"/>
    <w:next w:val="Normal"/>
    <w:qFormat/>
    <w:pPr>
      <w:spacing w:before="240" w:after="440" w:line="360" w:lineRule="auto"/>
      <w:ind w:left="1980"/>
      <w:jc w:val="center"/>
    </w:pPr>
    <w:rPr>
      <w:rFonts w:eastAsia="Calibri"/>
      <w:color w:val="000000"/>
      <w:sz w:val="28"/>
      <w:lang w:val="en-US"/>
    </w:rPr>
  </w:style>
  <w:style w:type="paragraph" w:customStyle="1" w:styleId="hinhve1">
    <w:name w:val="hinh ve"/>
    <w:basedOn w:val="Normal"/>
    <w:next w:val="Normal"/>
    <w:qFormat/>
    <w:pPr>
      <w:tabs>
        <w:tab w:val="num" w:pos="720"/>
      </w:tabs>
      <w:spacing w:before="240" w:after="240" w:line="360" w:lineRule="auto"/>
      <w:ind w:left="720" w:hanging="720"/>
      <w:jc w:val="center"/>
    </w:pPr>
    <w:rPr>
      <w:rFonts w:eastAsia="Calibri"/>
      <w:i/>
      <w:color w:val="000000"/>
      <w:sz w:val="28"/>
      <w:lang w:val="en-US"/>
    </w:rPr>
  </w:style>
  <w:style w:type="paragraph" w:customStyle="1" w:styleId="PHAN">
    <w:name w:val="PHAN"/>
    <w:basedOn w:val="HeadingBase"/>
    <w:qFormat/>
    <w:pPr>
      <w:keepNext/>
      <w:keepLines/>
      <w:tabs>
        <w:tab w:val="num" w:pos="0"/>
      </w:tabs>
      <w:spacing w:after="0" w:line="180" w:lineRule="atLeast"/>
      <w:jc w:val="both"/>
    </w:pPr>
    <w:rPr>
      <w:rFonts w:ascii="Arial" w:eastAsia="Times New Roman" w:hAnsi="Arial"/>
      <w:b/>
      <w:spacing w:val="-10"/>
      <w:kern w:val="28"/>
      <w:sz w:val="28"/>
      <w:szCs w:val="20"/>
      <w:lang w:val="en-AU"/>
    </w:rPr>
  </w:style>
  <w:style w:type="character" w:customStyle="1" w:styleId="content1">
    <w:name w:val="content1"/>
    <w:rPr>
      <w:rFonts w:ascii="Arial" w:hAnsi="Arial" w:cs="Arial" w:hint="default"/>
      <w:b w:val="0"/>
      <w:bCs w:val="0"/>
      <w:strike w:val="0"/>
      <w:dstrike w:val="0"/>
      <w:color w:val="000000"/>
      <w:sz w:val="18"/>
      <w:szCs w:val="18"/>
      <w:u w:val="none"/>
      <w:effect w:val="none"/>
    </w:rPr>
  </w:style>
  <w:style w:type="paragraph" w:customStyle="1" w:styleId="kbullet1">
    <w:name w:val="kbullet1"/>
    <w:basedOn w:val="Normal"/>
    <w:pPr>
      <w:tabs>
        <w:tab w:val="num" w:pos="720"/>
      </w:tabs>
      <w:spacing w:before="120" w:after="0" w:line="288" w:lineRule="auto"/>
      <w:ind w:left="720" w:hanging="720"/>
    </w:pPr>
    <w:rPr>
      <w:color w:val="auto"/>
      <w:sz w:val="24"/>
      <w:szCs w:val="20"/>
      <w:lang w:val="en-US"/>
    </w:rPr>
  </w:style>
  <w:style w:type="paragraph" w:customStyle="1" w:styleId="StyleIndexCentered">
    <w:name w:val="Style Index + Centered"/>
    <w:basedOn w:val="Index"/>
    <w:pPr>
      <w:suppressLineNumbers w:val="0"/>
      <w:tabs>
        <w:tab w:val="num" w:pos="720"/>
      </w:tabs>
      <w:suppressAutoHyphens w:val="0"/>
      <w:spacing w:before="120" w:after="120"/>
      <w:ind w:left="720" w:hanging="720"/>
      <w:jc w:val="center"/>
    </w:pPr>
    <w:rPr>
      <w:rFonts w:cs="Times New Roman"/>
      <w:i/>
      <w:sz w:val="20"/>
      <w:szCs w:val="20"/>
      <w:lang w:eastAsia="en-US"/>
    </w:rPr>
  </w:style>
  <w:style w:type="paragraph" w:customStyle="1" w:styleId="StyleHeading5H5Heading5Heading51Heading52Heading511Heading5">
    <w:name w:val="Style Heading 5H5Heading5Heading51Heading52Heading511Heading5"/>
    <w:basedOn w:val="Heading5"/>
    <w:link w:val="StyleHeading5H5Heading5Heading51Heading52Heading511Heading5Char"/>
    <w:pPr>
      <w:keepNext w:val="0"/>
      <w:keepLines w:val="0"/>
      <w:numPr>
        <w:ilvl w:val="0"/>
        <w:numId w:val="0"/>
      </w:numPr>
      <w:tabs>
        <w:tab w:val="num" w:pos="964"/>
      </w:tabs>
      <w:spacing w:before="120" w:after="120" w:line="288" w:lineRule="auto"/>
    </w:pPr>
    <w:rPr>
      <w:rFonts w:ascii="Times New Roman" w:eastAsia="Times New Roman" w:hAnsi="Times New Roman" w:cs="Times New Roman"/>
      <w:b/>
      <w:bCs/>
      <w:color w:val="0000FF"/>
      <w:sz w:val="24"/>
      <w:szCs w:val="24"/>
      <w:u w:val="single"/>
      <w:lang w:val="en-US"/>
    </w:rPr>
  </w:style>
  <w:style w:type="character" w:customStyle="1" w:styleId="StyleHeading5H5Heading5Heading51Heading52Heading511Heading5Char">
    <w:name w:val="Style Heading 5H5Heading5Heading51Heading52Heading511Heading5.Char"/>
    <w:link w:val="StyleHeading5H5Heading5Heading51Heading52Heading511Heading5"/>
    <w:rPr>
      <w:rFonts w:ascii="Times New Roman" w:eastAsia="Times New Roman" w:hAnsi="Times New Roman"/>
      <w:b/>
      <w:bCs/>
      <w:sz w:val="24"/>
      <w:szCs w:val="24"/>
      <w:u w:val="single"/>
      <w:lang w:val="en-US"/>
    </w:rPr>
  </w:style>
  <w:style w:type="paragraph" w:customStyle="1" w:styleId="StyleHeading1H11HeadingH1-Heading1h1Header1l1LegalLine">
    <w:name w:val="Style Heading 1H11HeadingH1-Heading 1h1Header 1l1Legal Line"/>
    <w:basedOn w:val="Heading1"/>
    <w:link w:val="StyleHeading1H11HeadingH1-Heading1h1Header1l1LegalLineChar"/>
    <w:pPr>
      <w:keepLines w:val="0"/>
      <w:numPr>
        <w:numId w:val="0"/>
      </w:numPr>
      <w:tabs>
        <w:tab w:val="num" w:pos="432"/>
        <w:tab w:val="left" w:pos="1701"/>
      </w:tabs>
      <w:spacing w:before="160" w:after="160" w:line="240" w:lineRule="auto"/>
      <w:ind w:left="432" w:hanging="432"/>
    </w:pPr>
    <w:rPr>
      <w:rFonts w:ascii="Times New Roman" w:eastAsia="Times New Roman" w:hAnsi="Times New Roman" w:cs="Times New Roman"/>
      <w:caps/>
      <w:color w:val="0000FF"/>
      <w:kern w:val="32"/>
      <w:sz w:val="24"/>
      <w:szCs w:val="28"/>
    </w:rPr>
  </w:style>
  <w:style w:type="character" w:customStyle="1" w:styleId="StyleHeading1H11HeadingH1-Heading1h1Header1l1LegalLineChar">
    <w:name w:val="Style Heading 1H11HeadingH1-Heading 1h1Header 1l1Legal Line.Char"/>
    <w:link w:val="StyleHeading1H11HeadingH1-Heading1h1Header1l1LegalLine"/>
    <w:rPr>
      <w:rFonts w:ascii="Times New Roman" w:eastAsia="Times New Roman" w:hAnsi="Times New Roman"/>
      <w:b/>
      <w:bCs/>
      <w:caps/>
      <w:kern w:val="32"/>
      <w:sz w:val="24"/>
      <w:lang w:val="en-US"/>
    </w:rPr>
  </w:style>
  <w:style w:type="paragraph" w:customStyle="1" w:styleId="PhnI">
    <w:name w:val="Phần I"/>
    <w:basedOn w:val="ListParagraph"/>
    <w:qFormat/>
    <w:pPr>
      <w:tabs>
        <w:tab w:val="num" w:pos="1080"/>
        <w:tab w:val="left" w:pos="1620"/>
      </w:tabs>
      <w:spacing w:before="120" w:after="240"/>
      <w:ind w:left="1080" w:hanging="360"/>
      <w:jc w:val="center"/>
    </w:pPr>
    <w:rPr>
      <w:rFonts w:eastAsia="Calibri"/>
      <w:b/>
      <w:color w:val="auto"/>
      <w:sz w:val="32"/>
      <w:szCs w:val="32"/>
      <w:lang w:val="en-US"/>
    </w:rPr>
  </w:style>
  <w:style w:type="paragraph" w:customStyle="1" w:styleId="-lv5">
    <w:name w:val="- lv5"/>
    <w:basedOn w:val="ListParagraph"/>
    <w:qFormat/>
    <w:pPr>
      <w:tabs>
        <w:tab w:val="num" w:pos="3960"/>
      </w:tabs>
      <w:spacing w:before="100" w:after="100"/>
      <w:ind w:left="1080" w:hanging="360"/>
    </w:pPr>
    <w:rPr>
      <w:rFonts w:eastAsia="Calibri"/>
      <w:color w:val="auto"/>
      <w:sz w:val="24"/>
      <w:szCs w:val="24"/>
      <w:lang w:val="en-US"/>
    </w:rPr>
  </w:style>
  <w:style w:type="paragraph" w:customStyle="1" w:styleId="lv6">
    <w:name w:val="+lv6"/>
    <w:basedOn w:val="ListParagraph"/>
    <w:qFormat/>
    <w:pPr>
      <w:tabs>
        <w:tab w:val="num" w:pos="4680"/>
      </w:tabs>
      <w:spacing w:before="100" w:after="100"/>
      <w:ind w:left="1440" w:hanging="360"/>
    </w:pPr>
    <w:rPr>
      <w:rFonts w:eastAsia="Calibri"/>
      <w:color w:val="auto"/>
      <w:sz w:val="24"/>
      <w:szCs w:val="24"/>
      <w:lang w:val="en-US"/>
    </w:rPr>
  </w:style>
  <w:style w:type="paragraph" w:customStyle="1" w:styleId="olv7">
    <w:name w:val="o lv7"/>
    <w:basedOn w:val="ListParagraph"/>
    <w:qFormat/>
    <w:pPr>
      <w:spacing w:before="100" w:after="100"/>
      <w:ind w:left="1800" w:hanging="360"/>
    </w:pPr>
    <w:rPr>
      <w:rFonts w:eastAsia="Calibri"/>
      <w:color w:val="auto"/>
      <w:sz w:val="24"/>
      <w:szCs w:val="24"/>
      <w:lang w:val="en-US"/>
    </w:rPr>
  </w:style>
  <w:style w:type="paragraph" w:customStyle="1" w:styleId="IMG">
    <w:name w:val="IMG"/>
    <w:basedOn w:val="Body"/>
    <w:qFormat/>
    <w:pPr>
      <w:spacing w:before="100" w:after="100" w:line="276" w:lineRule="auto"/>
      <w:ind w:firstLine="0"/>
      <w:jc w:val="center"/>
    </w:pPr>
    <w:rPr>
      <w:rFonts w:eastAsia="Calibri"/>
      <w:noProof/>
      <w:sz w:val="24"/>
    </w:rPr>
  </w:style>
  <w:style w:type="paragraph" w:customStyle="1" w:styleId="DescriptionIMG">
    <w:name w:val="DescriptionIMG"/>
    <w:basedOn w:val="IMG"/>
    <w:qFormat/>
    <w:rPr>
      <w:i/>
    </w:rPr>
  </w:style>
  <w:style w:type="paragraph" w:customStyle="1" w:styleId="1CharCharCharChar">
    <w:name w:val="1 Char Char Char Char"/>
    <w:basedOn w:val="Normal"/>
    <w:pPr>
      <w:spacing w:after="160" w:line="240" w:lineRule="exact"/>
      <w:jc w:val="left"/>
    </w:pPr>
    <w:rPr>
      <w:rFonts w:ascii="Verdana" w:hAnsi="Verdana"/>
      <w:color w:val="auto"/>
      <w:sz w:val="20"/>
      <w:szCs w:val="20"/>
      <w:lang w:val="en-US"/>
    </w:rPr>
  </w:style>
  <w:style w:type="paragraph" w:customStyle="1" w:styleId="StrongBody">
    <w:name w:val="&lt;&gt; StrongBody"/>
    <w:basedOn w:val="Body"/>
    <w:qFormat/>
    <w:pPr>
      <w:tabs>
        <w:tab w:val="num" w:pos="720"/>
      </w:tabs>
      <w:spacing w:before="100" w:after="100" w:line="276" w:lineRule="auto"/>
      <w:ind w:left="1080" w:hanging="720"/>
    </w:pPr>
    <w:rPr>
      <w:rFonts w:eastAsia="Calibri"/>
      <w:b/>
      <w:sz w:val="24"/>
    </w:rPr>
  </w:style>
  <w:style w:type="paragraph" w:customStyle="1" w:styleId="a3">
    <w:name w:val="a"/>
    <w:basedOn w:val="StrongBody"/>
    <w:link w:val="aChar"/>
    <w:uiPriority w:val="99"/>
    <w:qFormat/>
    <w:pPr>
      <w:tabs>
        <w:tab w:val="num" w:pos="567"/>
      </w:tabs>
      <w:ind w:firstLine="0"/>
    </w:pPr>
  </w:style>
  <w:style w:type="paragraph" w:customStyle="1" w:styleId="submenudes">
    <w:name w:val="submenudes"/>
    <w:basedOn w:val="Normal"/>
    <w:pPr>
      <w:spacing w:before="100" w:beforeAutospacing="1" w:after="100" w:afterAutospacing="1" w:line="240" w:lineRule="auto"/>
      <w:jc w:val="left"/>
    </w:pPr>
    <w:rPr>
      <w:rFonts w:ascii="Verdana" w:hAnsi="Verdana"/>
      <w:color w:val="000000"/>
      <w:sz w:val="17"/>
      <w:szCs w:val="17"/>
      <w:lang w:val="en-US"/>
    </w:rPr>
  </w:style>
  <w:style w:type="paragraph" w:customStyle="1" w:styleId="trunghao">
    <w:name w:val="trunghao"/>
    <w:basedOn w:val="Normal"/>
    <w:pPr>
      <w:spacing w:before="120" w:after="60" w:line="240" w:lineRule="auto"/>
      <w:ind w:firstLine="720"/>
    </w:pPr>
    <w:rPr>
      <w:bCs/>
      <w:color w:val="auto"/>
      <w:szCs w:val="20"/>
      <w:lang w:val="en-US"/>
    </w:rPr>
  </w:style>
  <w:style w:type="character" w:customStyle="1" w:styleId="dnnalignleft">
    <w:name w:val="dnnalignleft"/>
  </w:style>
  <w:style w:type="character" w:customStyle="1" w:styleId="normal-h1">
    <w:name w:val="normal-h1"/>
    <w:rPr>
      <w:rFonts w:ascii=".VnTime" w:hAnsi=".VnTime" w:hint="default"/>
      <w:color w:val="0000FF"/>
      <w:sz w:val="24"/>
      <w:szCs w:val="24"/>
    </w:rPr>
  </w:style>
  <w:style w:type="paragraph" w:customStyle="1" w:styleId="normal-p">
    <w:name w:val="normal-p"/>
    <w:basedOn w:val="Normal"/>
    <w:pPr>
      <w:tabs>
        <w:tab w:val="num" w:pos="720"/>
      </w:tabs>
      <w:spacing w:after="0" w:line="240" w:lineRule="auto"/>
    </w:pPr>
    <w:rPr>
      <w:color w:val="auto"/>
      <w:sz w:val="20"/>
      <w:szCs w:val="20"/>
      <w:lang w:val="en-US"/>
    </w:rPr>
  </w:style>
  <w:style w:type="paragraph" w:customStyle="1" w:styleId="Dung2">
    <w:name w:val="Dung2"/>
    <w:basedOn w:val="Normal"/>
    <w:link w:val="Dung2Char"/>
    <w:qFormat/>
    <w:pPr>
      <w:spacing w:after="120"/>
      <w:ind w:left="3240" w:hanging="360"/>
      <w:contextualSpacing/>
    </w:pPr>
    <w:rPr>
      <w:rFonts w:ascii="Tms Rmn" w:eastAsia="Calibri" w:hAnsi="Tms Rmn"/>
      <w:color w:val="auto"/>
      <w:lang w:val="en-US"/>
    </w:rPr>
  </w:style>
  <w:style w:type="character" w:customStyle="1" w:styleId="Dung2Char">
    <w:name w:val="Dung2 Char"/>
    <w:link w:val="Dung2"/>
    <w:rPr>
      <w:rFonts w:ascii="Tms Rmn" w:eastAsia="Calibri" w:hAnsi="Tms Rmn"/>
      <w:color w:val="auto"/>
      <w:sz w:val="26"/>
      <w:szCs w:val="26"/>
      <w:lang w:val="en-US"/>
    </w:rPr>
  </w:style>
  <w:style w:type="paragraph" w:customStyle="1" w:styleId="NIFCPHAN">
    <w:name w:val="NIFC_PHAN"/>
    <w:basedOn w:val="Normal"/>
    <w:autoRedefine/>
    <w:qFormat/>
    <w:pPr>
      <w:spacing w:before="120" w:after="120" w:line="240" w:lineRule="auto"/>
      <w:jc w:val="center"/>
    </w:pPr>
    <w:rPr>
      <w:rFonts w:eastAsia="Calibri"/>
      <w:b/>
      <w:bCs/>
      <w:color w:val="auto"/>
      <w:sz w:val="28"/>
      <w:lang w:val="en-US"/>
    </w:rPr>
  </w:style>
  <w:style w:type="paragraph" w:customStyle="1" w:styleId="NIFCmuc0">
    <w:name w:val="NIFC_muc0"/>
    <w:basedOn w:val="Normal"/>
    <w:qFormat/>
    <w:pPr>
      <w:spacing w:before="120" w:after="60" w:line="240" w:lineRule="auto"/>
      <w:jc w:val="left"/>
    </w:pPr>
    <w:rPr>
      <w:rFonts w:eastAsia="Calibri"/>
      <w:b/>
      <w:color w:val="auto"/>
      <w:sz w:val="28"/>
      <w:lang w:val="en-US"/>
    </w:rPr>
  </w:style>
  <w:style w:type="paragraph" w:customStyle="1" w:styleId="Bullet1Char1">
    <w:name w:val="Bullet 1 Char"/>
    <w:basedOn w:val="Normal"/>
    <w:autoRedefine/>
    <w:pPr>
      <w:keepNext/>
      <w:tabs>
        <w:tab w:val="num" w:pos="720"/>
      </w:tabs>
      <w:spacing w:before="120" w:after="0" w:line="312" w:lineRule="auto"/>
      <w:ind w:left="720" w:right="403" w:hanging="720"/>
    </w:pPr>
    <w:rPr>
      <w:color w:val="auto"/>
      <w:sz w:val="24"/>
      <w:szCs w:val="24"/>
      <w:lang w:val="en-US"/>
    </w:rPr>
  </w:style>
  <w:style w:type="paragraph" w:customStyle="1" w:styleId="s">
    <w:name w:val="s"/>
    <w:basedOn w:val="Normal"/>
    <w:pPr>
      <w:spacing w:before="120" w:after="120" w:line="312" w:lineRule="auto"/>
      <w:jc w:val="left"/>
    </w:pPr>
    <w:rPr>
      <w:color w:val="auto"/>
      <w:szCs w:val="24"/>
      <w:lang w:val="en-US"/>
    </w:rPr>
  </w:style>
  <w:style w:type="paragraph" w:customStyle="1" w:styleId="ga1">
    <w:name w:val="ga_1"/>
    <w:basedOn w:val="Normal"/>
    <w:pPr>
      <w:widowControl w:val="0"/>
      <w:tabs>
        <w:tab w:val="num" w:pos="1260"/>
      </w:tabs>
      <w:spacing w:before="120" w:after="120" w:line="360" w:lineRule="exact"/>
      <w:ind w:left="648" w:hanging="360"/>
    </w:pPr>
    <w:rPr>
      <w:b/>
      <w:color w:val="auto"/>
      <w:sz w:val="24"/>
      <w:szCs w:val="24"/>
      <w:lang w:val="en-US"/>
    </w:rPr>
  </w:style>
  <w:style w:type="paragraph" w:customStyle="1" w:styleId="sao">
    <w:name w:val="sao"/>
    <w:basedOn w:val="Normal"/>
    <w:pPr>
      <w:tabs>
        <w:tab w:val="num" w:pos="1080"/>
      </w:tabs>
      <w:spacing w:before="120" w:after="120" w:line="360" w:lineRule="exact"/>
      <w:ind w:left="1080" w:hanging="432"/>
    </w:pPr>
    <w:rPr>
      <w:color w:val="auto"/>
      <w:sz w:val="24"/>
      <w:szCs w:val="24"/>
      <w:lang w:val="en-US"/>
    </w:rPr>
  </w:style>
  <w:style w:type="paragraph" w:customStyle="1" w:styleId="FirstLine">
    <w:name w:val="First Line"/>
    <w:basedOn w:val="Normal"/>
    <w:next w:val="Normal"/>
    <w:link w:val="FirstLineChar"/>
    <w:pPr>
      <w:tabs>
        <w:tab w:val="num" w:pos="936"/>
      </w:tabs>
      <w:spacing w:before="120" w:after="120" w:line="300" w:lineRule="exact"/>
      <w:ind w:left="936" w:hanging="360"/>
    </w:pPr>
    <w:rPr>
      <w:rFonts w:ascii="Arial" w:hAnsi="Arial"/>
      <w:color w:val="auto"/>
      <w:sz w:val="22"/>
      <w:szCs w:val="20"/>
      <w:lang w:val="en-US"/>
    </w:rPr>
  </w:style>
  <w:style w:type="character" w:customStyle="1" w:styleId="FirstLineChar">
    <w:name w:val="First Line Char"/>
    <w:link w:val="FirstLine"/>
    <w:rPr>
      <w:rFonts w:eastAsia="Times New Roman"/>
      <w:color w:val="auto"/>
      <w:sz w:val="22"/>
      <w:szCs w:val="20"/>
      <w:lang w:val="en-US"/>
    </w:rPr>
  </w:style>
  <w:style w:type="paragraph" w:customStyle="1" w:styleId="SecondLine">
    <w:name w:val="Second Line"/>
    <w:basedOn w:val="Normal"/>
    <w:link w:val="SecondLineChar"/>
    <w:pPr>
      <w:spacing w:before="120" w:after="120" w:line="300" w:lineRule="exact"/>
    </w:pPr>
    <w:rPr>
      <w:rFonts w:ascii="Arial" w:hAnsi="Arial"/>
      <w:color w:val="auto"/>
      <w:sz w:val="22"/>
      <w:szCs w:val="20"/>
      <w:lang w:val="en-US"/>
    </w:rPr>
  </w:style>
  <w:style w:type="character" w:customStyle="1" w:styleId="SecondLineChar">
    <w:name w:val="Second Line Char"/>
    <w:link w:val="SecondLine"/>
    <w:rPr>
      <w:rFonts w:eastAsia="Times New Roman"/>
      <w:color w:val="auto"/>
      <w:sz w:val="22"/>
      <w:szCs w:val="20"/>
      <w:lang w:val="en-US"/>
    </w:rPr>
  </w:style>
  <w:style w:type="character" w:customStyle="1" w:styleId="NormalTextChar">
    <w:name w:val="Normal Text Char"/>
    <w:link w:val="NormalText0"/>
    <w:rPr>
      <w:rFonts w:eastAsia="Times New Roman"/>
      <w:color w:val="auto"/>
      <w:sz w:val="20"/>
      <w:szCs w:val="20"/>
      <w:lang w:val="en-US"/>
    </w:rPr>
  </w:style>
  <w:style w:type="paragraph" w:customStyle="1" w:styleId="bodytext13">
    <w:name w:val="body text 1"/>
    <w:basedOn w:val="Normal"/>
    <w:next w:val="BodyText"/>
    <w:pPr>
      <w:tabs>
        <w:tab w:val="num" w:pos="720"/>
      </w:tabs>
      <w:spacing w:after="120" w:line="360" w:lineRule="auto"/>
      <w:ind w:left="720" w:hanging="360"/>
    </w:pPr>
    <w:rPr>
      <w:color w:val="auto"/>
      <w:sz w:val="24"/>
      <w:lang w:val="en-US"/>
    </w:rPr>
  </w:style>
  <w:style w:type="paragraph" w:customStyle="1" w:styleId="binhthuong02">
    <w:name w:val="binhthuong_02"/>
    <w:basedOn w:val="binhthuong0"/>
    <w:pPr>
      <w:spacing w:line="240" w:lineRule="auto"/>
      <w:jc w:val="left"/>
    </w:pPr>
  </w:style>
  <w:style w:type="paragraph" w:customStyle="1" w:styleId="Char1CharCharChar1">
    <w:name w:val="Char1 Char Char Char1"/>
    <w:basedOn w:val="Normal"/>
    <w:pPr>
      <w:pageBreakBefore/>
      <w:spacing w:before="100" w:beforeAutospacing="1" w:after="100" w:afterAutospacing="1" w:line="240" w:lineRule="auto"/>
      <w:jc w:val="left"/>
    </w:pPr>
    <w:rPr>
      <w:rFonts w:ascii="Tahoma" w:hAnsi="Tahoma"/>
      <w:color w:val="auto"/>
      <w:sz w:val="20"/>
      <w:szCs w:val="20"/>
      <w:lang w:val="en-US"/>
    </w:rPr>
  </w:style>
  <w:style w:type="paragraph" w:customStyle="1" w:styleId="Come1">
    <w:name w:val="Come1"/>
    <w:basedOn w:val="Normal"/>
    <w:pPr>
      <w:keepNext/>
      <w:tabs>
        <w:tab w:val="num" w:pos="720"/>
      </w:tabs>
      <w:spacing w:before="60" w:after="60" w:line="360" w:lineRule="exact"/>
      <w:jc w:val="left"/>
    </w:pPr>
    <w:rPr>
      <w:b/>
      <w:color w:val="0000FF"/>
      <w:sz w:val="28"/>
    </w:rPr>
  </w:style>
  <w:style w:type="paragraph" w:customStyle="1" w:styleId="saothu2">
    <w:name w:val="sao_thu2"/>
    <w:basedOn w:val="Normal"/>
    <w:autoRedefine/>
    <w:pPr>
      <w:tabs>
        <w:tab w:val="num" w:pos="1080"/>
      </w:tabs>
      <w:spacing w:before="120" w:after="120" w:line="360" w:lineRule="exact"/>
      <w:ind w:left="1080" w:hanging="360"/>
    </w:pPr>
    <w:rPr>
      <w:rFonts w:eastAsia="Batang"/>
      <w:color w:val="auto"/>
      <w:szCs w:val="24"/>
      <w:lang w:val="en-US"/>
    </w:rPr>
  </w:style>
  <w:style w:type="paragraph" w:customStyle="1" w:styleId="Note1">
    <w:name w:val="Note 1"/>
    <w:basedOn w:val="ListBullet"/>
    <w:link w:val="Note1Char"/>
    <w:pPr>
      <w:numPr>
        <w:numId w:val="0"/>
      </w:numPr>
      <w:tabs>
        <w:tab w:val="num" w:pos="360"/>
        <w:tab w:val="num" w:pos="720"/>
        <w:tab w:val="num" w:pos="1080"/>
      </w:tabs>
      <w:spacing w:before="100" w:beforeAutospacing="1" w:after="120" w:line="360" w:lineRule="auto"/>
      <w:ind w:left="1080" w:hanging="720"/>
      <w:contextualSpacing w:val="0"/>
    </w:pPr>
    <w:rPr>
      <w:rFonts w:ascii="Tms Rmn" w:hAnsi="Tms Rmn"/>
      <w:color w:val="auto"/>
      <w:szCs w:val="24"/>
      <w:lang w:val="en-US"/>
    </w:rPr>
  </w:style>
  <w:style w:type="character" w:customStyle="1" w:styleId="Note1Char">
    <w:name w:val="Note 1 Char"/>
    <w:link w:val="Note1"/>
    <w:rPr>
      <w:rFonts w:ascii="Tms Rmn" w:hAnsi="Tms Rmn"/>
      <w:color w:val="auto"/>
      <w:szCs w:val="24"/>
      <w:lang w:val="en-US"/>
    </w:rPr>
  </w:style>
  <w:style w:type="paragraph" w:customStyle="1" w:styleId="StyleNote1Before5ptAfter6ptLinespacing15lines">
    <w:name w:val="Style Note 1 + Before:  5 pt After:  6 pt Line spacing:  1.5 lines"/>
    <w:basedOn w:val="Note1"/>
    <w:pPr>
      <w:tabs>
        <w:tab w:val="clear" w:pos="1080"/>
        <w:tab w:val="left" w:pos="720"/>
        <w:tab w:val="num" w:pos="1440"/>
      </w:tabs>
      <w:spacing w:before="120" w:beforeAutospacing="0" w:line="320" w:lineRule="exact"/>
      <w:ind w:left="432" w:firstLine="576"/>
    </w:pPr>
    <w:rPr>
      <w:rFonts w:ascii="Arial" w:eastAsia="Arial Unicode MS" w:hAnsi="Arial"/>
      <w:sz w:val="24"/>
      <w:szCs w:val="20"/>
    </w:rPr>
  </w:style>
  <w:style w:type="paragraph" w:customStyle="1" w:styleId="ga">
    <w:name w:val="ga"/>
    <w:basedOn w:val="Normal"/>
    <w:pPr>
      <w:tabs>
        <w:tab w:val="num" w:pos="720"/>
      </w:tabs>
      <w:spacing w:before="120" w:after="120" w:line="360" w:lineRule="exact"/>
      <w:ind w:left="720" w:hanging="720"/>
    </w:pPr>
    <w:rPr>
      <w:rFonts w:ascii="Arial" w:eastAsia="Arial Unicode MS" w:hAnsi="Arial"/>
      <w:color w:val="auto"/>
      <w:sz w:val="24"/>
      <w:szCs w:val="24"/>
      <w:lang w:val="en-US"/>
    </w:rPr>
  </w:style>
  <w:style w:type="paragraph" w:customStyle="1" w:styleId="Mc11">
    <w:name w:val="Mục 1.1"/>
    <w:basedOn w:val="Heading3"/>
    <w:pPr>
      <w:numPr>
        <w:ilvl w:val="0"/>
        <w:numId w:val="0"/>
      </w:numPr>
      <w:tabs>
        <w:tab w:val="num" w:pos="720"/>
      </w:tabs>
      <w:spacing w:before="200" w:after="0"/>
      <w:ind w:left="720" w:hanging="720"/>
      <w:jc w:val="left"/>
    </w:pPr>
    <w:rPr>
      <w:rFonts w:ascii="Times New Roman" w:eastAsia="Times New Roman" w:hAnsi="Times New Roman" w:cs="Times New Roman"/>
      <w:color w:val="auto"/>
      <w:lang w:val="en-US"/>
    </w:rPr>
  </w:style>
  <w:style w:type="paragraph" w:customStyle="1" w:styleId="McI">
    <w:name w:val="Mục I"/>
    <w:basedOn w:val="Heading1"/>
    <w:pPr>
      <w:keepLines w:val="0"/>
      <w:numPr>
        <w:numId w:val="0"/>
      </w:numPr>
      <w:tabs>
        <w:tab w:val="clear" w:pos="709"/>
        <w:tab w:val="num" w:pos="720"/>
        <w:tab w:val="num" w:pos="900"/>
        <w:tab w:val="left" w:pos="1701"/>
      </w:tabs>
      <w:spacing w:before="240" w:after="60" w:line="240" w:lineRule="auto"/>
      <w:ind w:left="720" w:hanging="360"/>
      <w:jc w:val="left"/>
    </w:pPr>
    <w:rPr>
      <w:rFonts w:ascii="Times New Roman" w:eastAsia="Times New Roman" w:hAnsi="Times New Roman" w:cs="Times New Roman"/>
      <w:kern w:val="32"/>
      <w:sz w:val="26"/>
    </w:rPr>
  </w:style>
  <w:style w:type="paragraph" w:customStyle="1" w:styleId="Mc1">
    <w:name w:val="Mục 1"/>
    <w:basedOn w:val="Heading2"/>
    <w:pPr>
      <w:keepLines w:val="0"/>
      <w:numPr>
        <w:ilvl w:val="0"/>
        <w:numId w:val="0"/>
      </w:numPr>
      <w:tabs>
        <w:tab w:val="num" w:pos="720"/>
      </w:tabs>
      <w:spacing w:before="240" w:after="60" w:line="240" w:lineRule="auto"/>
      <w:ind w:left="720" w:hanging="720"/>
      <w:jc w:val="left"/>
    </w:pPr>
    <w:rPr>
      <w:rFonts w:ascii="Times New Roman" w:eastAsia="Arial" w:hAnsi="Times New Roman" w:cs="Times New Roman"/>
      <w:iCs/>
      <w:szCs w:val="28"/>
      <w:lang w:val="fr-FR"/>
    </w:rPr>
  </w:style>
  <w:style w:type="character" w:customStyle="1" w:styleId="ListBulletChar1">
    <w:name w:val="List Bullet Char1"/>
    <w:aliases w:val="List Bullet 1 Char, Char Char Char Char Char Char Char Char Char Char Char Char Char Char Char Char Char Char Char Char Char Char Char Char Char Char"/>
    <w:uiPriority w:val="99"/>
    <w:rPr>
      <w:rFonts w:ascii="Garamond" w:eastAsia="Times New Roman" w:hAnsi="Garamond" w:cs="Times New Roman"/>
      <w:color w:val="auto"/>
      <w:spacing w:val="-5"/>
      <w:sz w:val="24"/>
    </w:rPr>
  </w:style>
  <w:style w:type="paragraph" w:customStyle="1" w:styleId="bodynormal">
    <w:name w:val="body_normal"/>
    <w:basedOn w:val="Normal"/>
    <w:uiPriority w:val="99"/>
    <w:pPr>
      <w:spacing w:before="280" w:after="280" w:line="240" w:lineRule="auto"/>
      <w:jc w:val="left"/>
    </w:pPr>
    <w:rPr>
      <w:rFonts w:eastAsia="Batang"/>
      <w:color w:val="auto"/>
      <w:sz w:val="24"/>
      <w:szCs w:val="24"/>
      <w:lang w:val="en-US" w:eastAsia="ar-SA"/>
    </w:rPr>
  </w:style>
  <w:style w:type="paragraph" w:customStyle="1" w:styleId="StyleNoteBold">
    <w:name w:val="Style Note + Bold"/>
    <w:basedOn w:val="Normal"/>
    <w:pPr>
      <w:tabs>
        <w:tab w:val="num" w:pos="720"/>
      </w:tabs>
      <w:spacing w:before="120" w:after="120" w:line="320" w:lineRule="exact"/>
      <w:ind w:left="1569" w:hanging="403"/>
      <w:jc w:val="left"/>
    </w:pPr>
    <w:rPr>
      <w:rFonts w:ascii="Arial" w:hAnsi="Arial"/>
      <w:color w:val="auto"/>
      <w:sz w:val="24"/>
      <w:szCs w:val="24"/>
      <w:lang w:val="en-US"/>
    </w:rPr>
  </w:style>
  <w:style w:type="paragraph" w:customStyle="1" w:styleId="saoChar">
    <w:name w:val="sao Char"/>
    <w:basedOn w:val="Normal"/>
    <w:link w:val="saoCharChar"/>
    <w:pPr>
      <w:tabs>
        <w:tab w:val="num" w:pos="1080"/>
      </w:tabs>
      <w:spacing w:before="120" w:after="120" w:line="360" w:lineRule="exact"/>
      <w:ind w:left="1080" w:hanging="432"/>
    </w:pPr>
    <w:rPr>
      <w:rFonts w:ascii="Arial" w:eastAsia="Arial Unicode MS" w:hAnsi="Arial"/>
      <w:color w:val="auto"/>
      <w:sz w:val="24"/>
      <w:szCs w:val="24"/>
      <w:lang w:val="en-US"/>
    </w:rPr>
  </w:style>
  <w:style w:type="character" w:customStyle="1" w:styleId="saoCharChar">
    <w:name w:val="sao Char Char"/>
    <w:link w:val="saoChar"/>
    <w:rPr>
      <w:rFonts w:eastAsia="Arial Unicode MS"/>
      <w:color w:val="auto"/>
      <w:sz w:val="24"/>
      <w:szCs w:val="24"/>
      <w:lang w:val="en-US"/>
    </w:rPr>
  </w:style>
  <w:style w:type="paragraph" w:customStyle="1" w:styleId="saothu3">
    <w:name w:val="sao_thu3"/>
    <w:basedOn w:val="saothu2"/>
    <w:pPr>
      <w:tabs>
        <w:tab w:val="clear" w:pos="1080"/>
        <w:tab w:val="num" w:pos="720"/>
      </w:tabs>
      <w:ind w:left="720" w:hanging="720"/>
    </w:pPr>
    <w:rPr>
      <w:rFonts w:ascii="Arial" w:eastAsia="Times New Roman" w:hAnsi="Arial"/>
      <w:sz w:val="24"/>
    </w:rPr>
  </w:style>
  <w:style w:type="paragraph" w:customStyle="1" w:styleId="Note4">
    <w:name w:val="Note 4"/>
    <w:basedOn w:val="Normal"/>
    <w:pPr>
      <w:tabs>
        <w:tab w:val="num" w:pos="720"/>
      </w:tabs>
      <w:spacing w:before="120" w:after="120" w:line="320" w:lineRule="exact"/>
      <w:ind w:left="1797" w:hanging="357"/>
    </w:pPr>
    <w:rPr>
      <w:rFonts w:ascii="Arial" w:hAnsi="Arial"/>
      <w:color w:val="auto"/>
      <w:sz w:val="24"/>
      <w:szCs w:val="24"/>
      <w:lang w:val="en-US"/>
    </w:rPr>
  </w:style>
  <w:style w:type="paragraph" w:customStyle="1" w:styleId="Note3">
    <w:name w:val="Note 3"/>
    <w:basedOn w:val="Normal"/>
    <w:pPr>
      <w:tabs>
        <w:tab w:val="num" w:pos="2520"/>
      </w:tabs>
      <w:spacing w:before="120" w:after="120" w:line="360" w:lineRule="exact"/>
      <w:ind w:left="1440" w:hanging="360"/>
    </w:pPr>
    <w:rPr>
      <w:rFonts w:ascii="Arial" w:hAnsi="Arial"/>
      <w:color w:val="auto"/>
      <w:sz w:val="24"/>
      <w:szCs w:val="24"/>
    </w:rPr>
  </w:style>
  <w:style w:type="paragraph" w:customStyle="1" w:styleId="CharChar1CharCharChar">
    <w:name w:val="Char Char1 Char Char Char"/>
    <w:basedOn w:val="Normal"/>
    <w:semiHidden/>
    <w:pPr>
      <w:spacing w:after="160" w:line="240" w:lineRule="exact"/>
      <w:jc w:val="left"/>
    </w:pPr>
    <w:rPr>
      <w:rFonts w:ascii="Arial" w:hAnsi="Arial"/>
      <w:color w:val="auto"/>
      <w:sz w:val="22"/>
      <w:szCs w:val="22"/>
      <w:lang w:val="en-US"/>
    </w:rPr>
  </w:style>
  <w:style w:type="paragraph" w:styleId="Index7">
    <w:name w:val="index 7"/>
    <w:basedOn w:val="Normal"/>
    <w:next w:val="Normal"/>
    <w:autoRedefine/>
    <w:pPr>
      <w:spacing w:after="0" w:line="240" w:lineRule="auto"/>
      <w:ind w:left="1680" w:hanging="240"/>
    </w:pPr>
    <w:rPr>
      <w:color w:val="auto"/>
      <w:sz w:val="24"/>
      <w:szCs w:val="24"/>
      <w:lang w:val="en-US"/>
    </w:rPr>
  </w:style>
  <w:style w:type="character" w:customStyle="1" w:styleId="Style13pt">
    <w:name w:val="Style 13 pt"/>
    <w:rPr>
      <w:sz w:val="28"/>
      <w:szCs w:val="28"/>
    </w:rPr>
  </w:style>
  <w:style w:type="character" w:customStyle="1" w:styleId="CharChar13">
    <w:name w:val="Char Char13"/>
    <w:rPr>
      <w:rFonts w:ascii="Times New Roman" w:eastAsia="Times New Roman" w:hAnsi="Times New Roman" w:cs="Times New Roman"/>
      <w:sz w:val="24"/>
      <w:szCs w:val="24"/>
    </w:rPr>
  </w:style>
  <w:style w:type="character" w:customStyle="1" w:styleId="sbvCharChar">
    <w:name w:val="sbv Char Char"/>
    <w:rPr>
      <w:rFonts w:ascii="Times New Roman" w:eastAsia="Times New Roman" w:hAnsi="Times New Roman" w:cs="Times New Roman"/>
      <w:sz w:val="24"/>
      <w:szCs w:val="24"/>
    </w:rPr>
  </w:style>
  <w:style w:type="character" w:customStyle="1" w:styleId="BodyTexttrungCharCharCharCharCharCharCharCharCharCharCharCharCharCharCharCharCharChar1">
    <w:name w:val="Body Text trung Char Char Char Char Char Char Char Char Char Char Char Char Char Char Char Char Char Char1"/>
    <w:aliases w:val="Body Text trung Char Char Char Char Char Char Char Char Char Char Char Char Char Char Char Char Char Char Char"/>
    <w:rPr>
      <w:rFonts w:ascii="Times New Roman" w:eastAsia="Times New Roman" w:hAnsi="Times New Roman" w:cs="Times New Roman"/>
      <w:sz w:val="24"/>
      <w:szCs w:val="24"/>
    </w:rPr>
  </w:style>
  <w:style w:type="character" w:customStyle="1" w:styleId="saothu4CharChar">
    <w:name w:val="sao_thu4 Char Char"/>
    <w:rPr>
      <w:rFonts w:ascii="Arial" w:eastAsia="Times New Roman" w:hAnsi="Arial"/>
      <w:sz w:val="24"/>
      <w:lang w:val="en-US" w:eastAsia="en-US"/>
    </w:rPr>
  </w:style>
  <w:style w:type="paragraph" w:customStyle="1" w:styleId="ga2">
    <w:name w:val="ga_2"/>
    <w:basedOn w:val="ga"/>
    <w:rPr>
      <w:rFonts w:eastAsia="Times New Roman"/>
    </w:rPr>
  </w:style>
  <w:style w:type="character" w:customStyle="1" w:styleId="head">
    <w:name w:val="head"/>
    <w:rPr>
      <w:rFonts w:cs="Times New Roman"/>
    </w:rPr>
  </w:style>
  <w:style w:type="character" w:customStyle="1" w:styleId="PlainTextChar1">
    <w:name w:val="Plain Text Char1"/>
    <w:rPr>
      <w:rFonts w:ascii="Courier New" w:eastAsia="Times New Roman" w:hAnsi="Courier New"/>
    </w:rPr>
  </w:style>
  <w:style w:type="character" w:customStyle="1" w:styleId="Style9Char">
    <w:name w:val="Style9 Char"/>
    <w:uiPriority w:val="99"/>
    <w:locked/>
    <w:rPr>
      <w:rFonts w:ascii="Tms Rmn" w:eastAsia="Times New Roman" w:hAnsi="Tms Rmn" w:cs="Times New Roman"/>
      <w:noProof/>
      <w:sz w:val="28"/>
      <w:szCs w:val="20"/>
    </w:rPr>
  </w:style>
  <w:style w:type="character" w:customStyle="1" w:styleId="Style8Char">
    <w:name w:val="Style8 Char"/>
    <w:link w:val="Style8"/>
    <w:locked/>
    <w:rPr>
      <w:rFonts w:ascii="Times New Roman" w:eastAsia="Times New Roman" w:hAnsi="Times New Roman"/>
      <w:b/>
      <w:bCs/>
      <w:i/>
      <w:iCs/>
      <w:color w:val="auto"/>
      <w:sz w:val="26"/>
      <w:szCs w:val="26"/>
      <w:lang w:val="en-US"/>
    </w:rPr>
  </w:style>
  <w:style w:type="character" w:customStyle="1" w:styleId="normal-h">
    <w:name w:val="normal-h"/>
    <w:rPr>
      <w:rFonts w:cs="Times New Roman"/>
    </w:rPr>
  </w:style>
  <w:style w:type="character" w:customStyle="1" w:styleId="BodyText2Char1">
    <w:name w:val="Body Text 2 Char1"/>
    <w:rPr>
      <w:rFonts w:ascii="Tms Rmn" w:eastAsia="Times New Roman" w:hAnsi="Tms Rmn" w:cs="Times New Roman"/>
      <w:color w:val="0000FF"/>
      <w:sz w:val="26"/>
      <w:szCs w:val="20"/>
    </w:rPr>
  </w:style>
  <w:style w:type="paragraph" w:customStyle="1" w:styleId="Arial">
    <w:name w:val="Arial"/>
    <w:basedOn w:val="NormalIndent"/>
    <w:pPr>
      <w:widowControl w:val="0"/>
      <w:spacing w:before="120" w:after="0" w:line="240" w:lineRule="auto"/>
      <w:ind w:right="14" w:hanging="360"/>
    </w:pPr>
    <w:rPr>
      <w:color w:val="auto"/>
      <w:sz w:val="23"/>
      <w:szCs w:val="23"/>
      <w:lang w:val="en-US"/>
    </w:rPr>
  </w:style>
  <w:style w:type="paragraph" w:customStyle="1" w:styleId="Table0">
    <w:name w:val="Table"/>
    <w:pPr>
      <w:tabs>
        <w:tab w:val="num" w:pos="720"/>
        <w:tab w:val="left" w:pos="1080"/>
      </w:tabs>
      <w:spacing w:before="60" w:after="60" w:line="240" w:lineRule="auto"/>
      <w:jc w:val="center"/>
    </w:pPr>
    <w:rPr>
      <w:rFonts w:ascii=".VnTime" w:hAnsi=".VnTime"/>
      <w:noProof/>
      <w:color w:val="auto"/>
      <w:sz w:val="24"/>
      <w:szCs w:val="20"/>
      <w:lang w:val="en-US"/>
    </w:rPr>
  </w:style>
  <w:style w:type="paragraph" w:customStyle="1" w:styleId="Name">
    <w:name w:val="Name"/>
    <w:basedOn w:val="Normal"/>
    <w:pPr>
      <w:spacing w:before="120" w:after="0" w:line="240" w:lineRule="auto"/>
      <w:ind w:firstLine="720"/>
    </w:pPr>
    <w:rPr>
      <w:rFonts w:ascii=".VnTimeH" w:hAnsi=".VnTimeH"/>
      <w:color w:val="auto"/>
      <w:sz w:val="24"/>
      <w:szCs w:val="20"/>
      <w:lang w:val="en-US"/>
    </w:rPr>
  </w:style>
  <w:style w:type="paragraph" w:customStyle="1" w:styleId="StyleBodytext115pt">
    <w:name w:val="Style Body text + 11.5 pt"/>
    <w:basedOn w:val="BodyText1"/>
    <w:link w:val="StyleBodytext115ptChar"/>
    <w:pPr>
      <w:widowControl w:val="0"/>
      <w:tabs>
        <w:tab w:val="num" w:pos="720"/>
        <w:tab w:val="left" w:pos="1224"/>
      </w:tabs>
      <w:spacing w:before="40" w:line="300" w:lineRule="atLeast"/>
      <w:ind w:left="432" w:right="14" w:hanging="360"/>
    </w:pPr>
    <w:rPr>
      <w:rFonts w:ascii="VNTime" w:hAnsi="VNTime"/>
      <w:color w:val="0000FF"/>
      <w:kern w:val="0"/>
      <w:sz w:val="24"/>
      <w:szCs w:val="23"/>
      <w:lang w:val="vi-VN"/>
    </w:rPr>
  </w:style>
  <w:style w:type="character" w:customStyle="1" w:styleId="StyleBodytext115ptChar">
    <w:name w:val="Style Body text + 11.5 pt Char"/>
    <w:link w:val="StyleBodytext115pt"/>
    <w:locked/>
    <w:rPr>
      <w:rFonts w:ascii="VNTime" w:eastAsia="Times New Roman" w:hAnsi="VNTime"/>
      <w:sz w:val="24"/>
      <w:szCs w:val="23"/>
    </w:rPr>
  </w:style>
  <w:style w:type="paragraph" w:customStyle="1" w:styleId="ListStyle10">
    <w:name w:val="List Style1"/>
    <w:basedOn w:val="Normal"/>
    <w:pPr>
      <w:tabs>
        <w:tab w:val="num" w:pos="1656"/>
      </w:tabs>
      <w:spacing w:after="0" w:line="240" w:lineRule="auto"/>
      <w:ind w:left="1656" w:hanging="360"/>
      <w:jc w:val="left"/>
    </w:pPr>
    <w:rPr>
      <w:color w:val="auto"/>
      <w:sz w:val="24"/>
      <w:szCs w:val="24"/>
      <w:lang w:val="en-US"/>
    </w:rPr>
  </w:style>
  <w:style w:type="paragraph" w:customStyle="1" w:styleId="StyleListStyle1Bold">
    <w:name w:val="Style List Style1 + Bold"/>
    <w:basedOn w:val="ListStyle10"/>
    <w:link w:val="StyleListStyle1BoldChar"/>
    <w:pPr>
      <w:spacing w:before="120"/>
    </w:pPr>
    <w:rPr>
      <w:rFonts w:ascii="Tms Rmn" w:hAnsi="Tms Rmn"/>
      <w:b/>
      <w:bCs/>
    </w:rPr>
  </w:style>
  <w:style w:type="character" w:customStyle="1" w:styleId="StyleListStyle1BoldChar">
    <w:name w:val="Style List Style1 + Bold Char"/>
    <w:link w:val="StyleListStyle1Bold"/>
    <w:locked/>
    <w:rPr>
      <w:rFonts w:ascii="Tms Rmn" w:eastAsia="Times New Roman" w:hAnsi="Tms Rmn"/>
      <w:b/>
      <w:bCs/>
      <w:color w:val="auto"/>
      <w:sz w:val="24"/>
      <w:szCs w:val="24"/>
      <w:lang w:val="en-US"/>
    </w:rPr>
  </w:style>
  <w:style w:type="paragraph" w:customStyle="1" w:styleId="QANormal">
    <w:name w:val="QANormal"/>
    <w:pPr>
      <w:spacing w:before="120" w:after="0" w:line="288" w:lineRule="auto"/>
      <w:ind w:left="720"/>
    </w:pPr>
    <w:rPr>
      <w:color w:val="auto"/>
      <w:sz w:val="24"/>
      <w:szCs w:val="22"/>
      <w:lang w:val="en-AU"/>
    </w:rPr>
  </w:style>
  <w:style w:type="paragraph" w:customStyle="1" w:styleId="N">
    <w:name w:val="N"/>
    <w:basedOn w:val="NormalIndent"/>
    <w:qFormat/>
    <w:pPr>
      <w:widowControl w:val="0"/>
      <w:spacing w:before="120" w:after="0" w:line="240" w:lineRule="auto"/>
      <w:ind w:left="0" w:right="14" w:hanging="360"/>
    </w:pPr>
    <w:rPr>
      <w:color w:val="auto"/>
      <w:lang w:val="en-US"/>
    </w:rPr>
  </w:style>
  <w:style w:type="paragraph" w:customStyle="1" w:styleId="Heading3-Mucluc">
    <w:name w:val="Heading 3 - Muc luc"/>
    <w:basedOn w:val="Normal"/>
    <w:pPr>
      <w:widowControl w:val="0"/>
      <w:tabs>
        <w:tab w:val="num" w:pos="907"/>
      </w:tabs>
      <w:spacing w:before="120" w:after="0" w:line="240" w:lineRule="auto"/>
      <w:ind w:left="907" w:hanging="360"/>
      <w:jc w:val="left"/>
    </w:pPr>
    <w:rPr>
      <w:color w:val="auto"/>
      <w:szCs w:val="20"/>
      <w:lang w:val="en-US"/>
    </w:rPr>
  </w:style>
  <w:style w:type="paragraph" w:customStyle="1" w:styleId="Heading4-Mucluc">
    <w:name w:val="Heading 4 - Muc luc"/>
    <w:basedOn w:val="Normal"/>
    <w:pPr>
      <w:widowControl w:val="0"/>
      <w:tabs>
        <w:tab w:val="num" w:pos="907"/>
      </w:tabs>
      <w:spacing w:before="120" w:after="0" w:line="240" w:lineRule="auto"/>
      <w:ind w:left="547"/>
      <w:jc w:val="left"/>
    </w:pPr>
    <w:rPr>
      <w:color w:val="auto"/>
      <w:szCs w:val="20"/>
      <w:lang w:val="en-US"/>
    </w:rPr>
  </w:style>
  <w:style w:type="paragraph" w:customStyle="1" w:styleId="Bieudo">
    <w:name w:val="Bieudo"/>
    <w:basedOn w:val="Normal"/>
    <w:pPr>
      <w:spacing w:after="0" w:line="240" w:lineRule="auto"/>
      <w:ind w:firstLine="720"/>
      <w:jc w:val="center"/>
    </w:pPr>
    <w:rPr>
      <w:rFonts w:ascii="Arial" w:hAnsi="Arial"/>
      <w:color w:val="auto"/>
      <w:sz w:val="16"/>
      <w:szCs w:val="20"/>
      <w:lang w:val="en-US"/>
    </w:rPr>
  </w:style>
  <w:style w:type="character" w:customStyle="1" w:styleId="A8">
    <w:name w:val="A8"/>
    <w:rPr>
      <w:color w:val="000000"/>
      <w:sz w:val="14"/>
    </w:rPr>
  </w:style>
  <w:style w:type="paragraph" w:customStyle="1" w:styleId="StyleNormalIndentTahoma10ptLeft0">
    <w:name w:val="Style Normal Indent + Tahoma 10 pt Left:  0&quot;"/>
    <w:basedOn w:val="NormalIndent"/>
    <w:pPr>
      <w:spacing w:before="120" w:after="0" w:line="240" w:lineRule="auto"/>
      <w:ind w:left="0"/>
      <w:jc w:val="left"/>
    </w:pPr>
    <w:rPr>
      <w:color w:val="auto"/>
      <w:sz w:val="22"/>
      <w:szCs w:val="22"/>
      <w:lang w:val="en-US"/>
    </w:rPr>
  </w:style>
  <w:style w:type="character" w:customStyle="1" w:styleId="StyleArial11pt">
    <w:name w:val="Style Arial 11 pt"/>
    <w:rPr>
      <w:rFonts w:ascii="Arial" w:hAnsi="Arial" w:cs="Times New Roman"/>
      <w:sz w:val="26"/>
    </w:rPr>
  </w:style>
  <w:style w:type="paragraph" w:customStyle="1" w:styleId="Item1">
    <w:name w:val="Item1"/>
    <w:basedOn w:val="Normal"/>
    <w:link w:val="Item1Char"/>
    <w:pPr>
      <w:tabs>
        <w:tab w:val="num" w:pos="720"/>
        <w:tab w:val="left" w:pos="993"/>
        <w:tab w:val="right" w:pos="8800"/>
      </w:tabs>
      <w:spacing w:before="240" w:after="240" w:line="240" w:lineRule="auto"/>
      <w:ind w:left="720" w:hanging="720"/>
    </w:pPr>
    <w:rPr>
      <w:rFonts w:ascii="Arial" w:hAnsi="Arial"/>
      <w:color w:val="auto"/>
      <w:sz w:val="22"/>
      <w:szCs w:val="24"/>
      <w:lang w:val="fr-FR"/>
    </w:rPr>
  </w:style>
  <w:style w:type="character" w:customStyle="1" w:styleId="Item1Char">
    <w:name w:val="Item1 Char"/>
    <w:link w:val="Item1"/>
    <w:locked/>
    <w:rPr>
      <w:rFonts w:ascii="Arial" w:hAnsi="Arial"/>
      <w:color w:val="auto"/>
      <w:sz w:val="22"/>
      <w:szCs w:val="24"/>
      <w:lang w:val="fr-FR"/>
    </w:rPr>
  </w:style>
  <w:style w:type="paragraph" w:customStyle="1" w:styleId="StyleArial11ptJustifiedLeft1Before3ptLinespaci">
    <w:name w:val="Style Arial 11 pt Justified Left:  1&quot; Before:  3 pt Line spaci"/>
    <w:basedOn w:val="Normal"/>
    <w:autoRedefine/>
    <w:pPr>
      <w:spacing w:before="60" w:after="0" w:line="360" w:lineRule="auto"/>
      <w:ind w:firstLine="720"/>
      <w:jc w:val="left"/>
    </w:pPr>
    <w:rPr>
      <w:color w:val="auto"/>
      <w:sz w:val="22"/>
      <w:szCs w:val="22"/>
    </w:rPr>
  </w:style>
  <w:style w:type="paragraph" w:customStyle="1" w:styleId="xxxx">
    <w:name w:val="xxxx"/>
    <w:basedOn w:val="Normal"/>
    <w:link w:val="xxxxChar"/>
    <w:pPr>
      <w:spacing w:before="120" w:after="120" w:line="312" w:lineRule="auto"/>
      <w:ind w:left="576" w:firstLine="288"/>
    </w:pPr>
    <w:rPr>
      <w:rFonts w:ascii="Tms Rmn" w:hAnsi="Tms Rmn"/>
      <w:color w:val="auto"/>
      <w:sz w:val="24"/>
      <w:szCs w:val="20"/>
      <w:lang w:val="en-US"/>
    </w:rPr>
  </w:style>
  <w:style w:type="character" w:customStyle="1" w:styleId="xxxxChar">
    <w:name w:val="xxxx Char"/>
    <w:link w:val="xxxx"/>
    <w:locked/>
    <w:rPr>
      <w:rFonts w:ascii="Tms Rmn" w:eastAsia="Times New Roman" w:hAnsi="Tms Rmn"/>
      <w:color w:val="auto"/>
      <w:sz w:val="24"/>
      <w:szCs w:val="20"/>
      <w:lang w:val="en-US"/>
    </w:rPr>
  </w:style>
  <w:style w:type="paragraph" w:customStyle="1" w:styleId="crHeading1">
    <w:name w:val="crHeading 1"/>
    <w:basedOn w:val="Normal"/>
    <w:pPr>
      <w:tabs>
        <w:tab w:val="num" w:pos="720"/>
      </w:tabs>
      <w:spacing w:before="360" w:after="120" w:line="240" w:lineRule="auto"/>
      <w:ind w:left="720" w:hanging="720"/>
    </w:pPr>
    <w:rPr>
      <w:b/>
      <w:bCs/>
      <w:color w:val="800000"/>
      <w:sz w:val="24"/>
      <w:szCs w:val="24"/>
      <w:lang w:val="en-US"/>
    </w:rPr>
  </w:style>
  <w:style w:type="paragraph" w:customStyle="1" w:styleId="crHeading11">
    <w:name w:val="crHeading 1.1"/>
    <w:basedOn w:val="Normal"/>
    <w:pPr>
      <w:tabs>
        <w:tab w:val="num" w:pos="1440"/>
      </w:tabs>
      <w:spacing w:before="240" w:after="120" w:line="240" w:lineRule="auto"/>
      <w:ind w:left="1440" w:hanging="720"/>
    </w:pPr>
    <w:rPr>
      <w:b/>
      <w:bCs/>
      <w:color w:val="auto"/>
      <w:sz w:val="24"/>
      <w:szCs w:val="24"/>
      <w:lang w:val="en-US"/>
    </w:rPr>
  </w:style>
  <w:style w:type="paragraph" w:customStyle="1" w:styleId="cirenNote">
    <w:name w:val="cirenNote"/>
    <w:basedOn w:val="Normal"/>
    <w:autoRedefine/>
    <w:pPr>
      <w:spacing w:before="120" w:after="120"/>
      <w:ind w:firstLine="720"/>
    </w:pPr>
    <w:rPr>
      <w:rFonts w:eastAsia="MS Mincho"/>
      <w:i/>
      <w:iCs/>
      <w:color w:val="auto"/>
      <w:lang w:val="en-US"/>
    </w:rPr>
  </w:style>
  <w:style w:type="character" w:customStyle="1" w:styleId="Item1CharChar">
    <w:name w:val="Item1 Char Char"/>
    <w:rPr>
      <w:rFonts w:ascii="Arial" w:hAnsi="Arial" w:cs="Times New Roman"/>
      <w:sz w:val="24"/>
      <w:szCs w:val="24"/>
    </w:rPr>
  </w:style>
  <w:style w:type="character" w:customStyle="1" w:styleId="Item1CharChar1">
    <w:name w:val="Item1 Char Char1"/>
    <w:rPr>
      <w:rFonts w:ascii="Arial" w:hAnsi="Arial" w:cs="Times New Roman"/>
      <w:sz w:val="24"/>
      <w:szCs w:val="24"/>
    </w:rPr>
  </w:style>
  <w:style w:type="paragraph" w:customStyle="1" w:styleId="B2">
    <w:name w:val="B2"/>
    <w:basedOn w:val="Normal"/>
    <w:autoRedefine/>
    <w:pPr>
      <w:tabs>
        <w:tab w:val="num" w:pos="1440"/>
      </w:tabs>
      <w:spacing w:after="0" w:line="360" w:lineRule="auto"/>
      <w:ind w:left="1440" w:hanging="720"/>
    </w:pPr>
    <w:rPr>
      <w:rFonts w:eastAsia="Batang"/>
      <w:color w:val="auto"/>
      <w:sz w:val="24"/>
      <w:szCs w:val="24"/>
      <w:lang w:val="en-US" w:eastAsia="ja-JP"/>
    </w:rPr>
  </w:style>
  <w:style w:type="paragraph" w:customStyle="1" w:styleId="NormalWeb4">
    <w:name w:val="Normal (Web)4"/>
    <w:basedOn w:val="Normal"/>
    <w:pPr>
      <w:keepNext/>
      <w:spacing w:after="75" w:line="288" w:lineRule="auto"/>
      <w:jc w:val="left"/>
    </w:pPr>
    <w:rPr>
      <w:color w:val="auto"/>
      <w:sz w:val="24"/>
      <w:szCs w:val="24"/>
      <w:lang w:val="en-US"/>
    </w:rPr>
  </w:style>
  <w:style w:type="paragraph" w:customStyle="1" w:styleId="gacon">
    <w:name w:val="ga con"/>
    <w:basedOn w:val="Normal"/>
    <w:link w:val="gaconCharChar"/>
    <w:autoRedefine/>
    <w:pPr>
      <w:keepNext/>
      <w:spacing w:before="120" w:after="120" w:line="360" w:lineRule="exact"/>
      <w:ind w:left="397"/>
    </w:pPr>
    <w:rPr>
      <w:rFonts w:ascii="Times New Roman Bold" w:hAnsi="Times New Roman Bold"/>
      <w:b/>
      <w:i/>
      <w:color w:val="auto"/>
      <w:lang w:val="en-US"/>
    </w:rPr>
  </w:style>
  <w:style w:type="character" w:customStyle="1" w:styleId="gaconCharChar">
    <w:name w:val="ga con Char Char"/>
    <w:link w:val="gacon"/>
    <w:locked/>
    <w:rPr>
      <w:rFonts w:ascii="Times New Roman Bold" w:eastAsia="Times New Roman" w:hAnsi="Times New Roman Bold"/>
      <w:b/>
      <w:i/>
      <w:color w:val="auto"/>
      <w:sz w:val="26"/>
      <w:szCs w:val="26"/>
      <w:lang w:val="en-US"/>
    </w:rPr>
  </w:style>
  <w:style w:type="character" w:customStyle="1" w:styleId="Indent1CharChar">
    <w:name w:val="Indent 1 Char Char"/>
    <w:link w:val="Indent1"/>
    <w:locked/>
    <w:rPr>
      <w:color w:val="auto"/>
      <w:sz w:val="24"/>
      <w:szCs w:val="24"/>
      <w:lang w:val="en-US"/>
    </w:rPr>
  </w:style>
  <w:style w:type="paragraph" w:customStyle="1" w:styleId="aa">
    <w:name w:val="aa"/>
    <w:basedOn w:val="Normal"/>
    <w:pPr>
      <w:tabs>
        <w:tab w:val="num" w:pos="360"/>
      </w:tabs>
      <w:spacing w:after="0" w:line="240" w:lineRule="auto"/>
      <w:ind w:left="360" w:hanging="720"/>
      <w:jc w:val="left"/>
    </w:pPr>
    <w:rPr>
      <w:color w:val="auto"/>
      <w:sz w:val="24"/>
      <w:szCs w:val="24"/>
      <w:lang w:val="en-US"/>
    </w:rPr>
  </w:style>
  <w:style w:type="paragraph" w:customStyle="1" w:styleId="Bb">
    <w:name w:val="Bb"/>
    <w:basedOn w:val="aa"/>
    <w:rPr>
      <w:rFonts w:ascii="Arial" w:hAnsi="Arial" w:cs="Arial"/>
    </w:rPr>
  </w:style>
  <w:style w:type="paragraph" w:customStyle="1" w:styleId="td0">
    <w:name w:val="td"/>
    <w:basedOn w:val="Normal"/>
    <w:pPr>
      <w:spacing w:after="0" w:line="240" w:lineRule="auto"/>
      <w:jc w:val="center"/>
    </w:pPr>
    <w:rPr>
      <w:rFonts w:ascii="Verdana" w:hAnsi="Verdana"/>
      <w:b/>
      <w:color w:val="auto"/>
      <w:sz w:val="28"/>
      <w:lang w:val="en-US"/>
    </w:rPr>
  </w:style>
  <w:style w:type="paragraph" w:customStyle="1" w:styleId="SoLM">
    <w:name w:val="SoLM"/>
    <w:basedOn w:val="Normal"/>
    <w:pPr>
      <w:spacing w:after="0" w:line="240" w:lineRule="auto"/>
    </w:pPr>
    <w:rPr>
      <w:rFonts w:ascii="Verdana" w:hAnsi="Verdana"/>
      <w:color w:val="auto"/>
      <w:sz w:val="22"/>
      <w:szCs w:val="22"/>
      <w:lang w:val="en-US"/>
    </w:rPr>
  </w:style>
  <w:style w:type="paragraph" w:customStyle="1" w:styleId="LaMa">
    <w:name w:val="LaMa"/>
    <w:basedOn w:val="Normal"/>
    <w:pPr>
      <w:spacing w:after="0" w:line="240" w:lineRule="auto"/>
    </w:pPr>
    <w:rPr>
      <w:rFonts w:ascii="Verdana" w:hAnsi="Verdana"/>
      <w:b/>
      <w:color w:val="auto"/>
      <w:sz w:val="20"/>
      <w:szCs w:val="20"/>
      <w:lang w:val="en-US"/>
    </w:rPr>
  </w:style>
  <w:style w:type="paragraph" w:customStyle="1" w:styleId="1vb">
    <w:name w:val="1vb"/>
    <w:basedOn w:val="Normal"/>
    <w:autoRedefine/>
    <w:pPr>
      <w:spacing w:after="0" w:line="240" w:lineRule="auto"/>
      <w:ind w:left="360"/>
    </w:pPr>
    <w:rPr>
      <w:rFonts w:ascii="Verdana" w:hAnsi="Verdana"/>
      <w:color w:val="auto"/>
      <w:sz w:val="18"/>
      <w:szCs w:val="20"/>
      <w:lang w:val="en-US"/>
    </w:rPr>
  </w:style>
  <w:style w:type="paragraph" w:customStyle="1" w:styleId="Gach">
    <w:name w:val="Gach"/>
    <w:basedOn w:val="Normal"/>
    <w:pPr>
      <w:tabs>
        <w:tab w:val="num" w:pos="720"/>
      </w:tabs>
      <w:spacing w:after="0" w:line="240" w:lineRule="auto"/>
      <w:ind w:left="720" w:hanging="720"/>
    </w:pPr>
    <w:rPr>
      <w:rFonts w:ascii="Verdana" w:hAnsi="Verdana"/>
      <w:color w:val="auto"/>
      <w:sz w:val="18"/>
      <w:szCs w:val="20"/>
      <w:lang w:val="en-US"/>
    </w:rPr>
  </w:style>
  <w:style w:type="paragraph" w:customStyle="1" w:styleId="cc">
    <w:name w:val="cc"/>
    <w:basedOn w:val="Normal"/>
    <w:pPr>
      <w:tabs>
        <w:tab w:val="num" w:pos="360"/>
      </w:tabs>
      <w:spacing w:after="0" w:line="240" w:lineRule="auto"/>
      <w:ind w:left="360" w:hanging="720"/>
      <w:jc w:val="left"/>
    </w:pPr>
    <w:rPr>
      <w:rFonts w:ascii="Arial" w:hAnsi="Arial" w:cs="Arial"/>
      <w:b/>
      <w:color w:val="auto"/>
      <w:sz w:val="24"/>
      <w:szCs w:val="24"/>
      <w:lang w:val="en-US"/>
    </w:rPr>
  </w:style>
  <w:style w:type="paragraph" w:customStyle="1" w:styleId="ha">
    <w:name w:val="ha"/>
    <w:basedOn w:val="Normal"/>
    <w:pPr>
      <w:tabs>
        <w:tab w:val="left" w:pos="720"/>
        <w:tab w:val="right" w:leader="dot" w:pos="8640"/>
      </w:tabs>
      <w:spacing w:after="0" w:line="240" w:lineRule="auto"/>
      <w:jc w:val="left"/>
    </w:pPr>
    <w:rPr>
      <w:rFonts w:ascii="VN Time" w:hAnsi="VN Time"/>
      <w:color w:val="auto"/>
      <w:sz w:val="20"/>
      <w:szCs w:val="20"/>
      <w:lang w:val="en-US"/>
    </w:rPr>
  </w:style>
  <w:style w:type="paragraph" w:customStyle="1" w:styleId="tab">
    <w:name w:val="tab"/>
    <w:basedOn w:val="Normal"/>
    <w:pPr>
      <w:tabs>
        <w:tab w:val="left" w:pos="720"/>
        <w:tab w:val="right" w:leader="dot" w:pos="7920"/>
      </w:tabs>
      <w:spacing w:before="120" w:after="0" w:line="240" w:lineRule="auto"/>
      <w:jc w:val="left"/>
      <w:outlineLvl w:val="1"/>
    </w:pPr>
    <w:rPr>
      <w:rFonts w:ascii="VN Time" w:hAnsi="VN Time"/>
      <w:b/>
      <w:color w:val="auto"/>
      <w:sz w:val="20"/>
      <w:szCs w:val="20"/>
      <w:lang w:val="en-US"/>
    </w:rPr>
  </w:style>
  <w:style w:type="paragraph" w:customStyle="1" w:styleId="chuthuong">
    <w:name w:val="chuthuong"/>
    <w:basedOn w:val="BodyText"/>
    <w:pPr>
      <w:spacing w:before="0" w:after="120" w:line="240" w:lineRule="auto"/>
      <w:ind w:firstLine="0"/>
      <w:jc w:val="left"/>
    </w:pPr>
    <w:rPr>
      <w:rFonts w:eastAsia="Calibri"/>
      <w:color w:val="auto"/>
      <w:sz w:val="24"/>
      <w:szCs w:val="24"/>
      <w:lang w:val="en-US"/>
    </w:rPr>
  </w:style>
  <w:style w:type="paragraph" w:customStyle="1" w:styleId="xl176">
    <w:name w:val="xl176"/>
    <w:basedOn w:val="Normal"/>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line="240" w:lineRule="auto"/>
      <w:jc w:val="center"/>
      <w:textAlignment w:val="center"/>
    </w:pPr>
    <w:rPr>
      <w:b/>
      <w:bCs/>
      <w:color w:val="000000"/>
      <w:lang w:val="en-US"/>
    </w:rPr>
  </w:style>
  <w:style w:type="paragraph" w:customStyle="1" w:styleId="xl177">
    <w:name w:val="xl177"/>
    <w:basedOn w:val="Normal"/>
    <w:pPr>
      <w:pBdr>
        <w:top w:val="single" w:sz="4" w:space="0" w:color="auto"/>
        <w:left w:val="single" w:sz="4" w:space="0" w:color="auto"/>
        <w:bottom w:val="single" w:sz="4" w:space="0" w:color="auto"/>
        <w:right w:val="single" w:sz="4" w:space="0" w:color="auto"/>
      </w:pBdr>
      <w:shd w:val="clear" w:color="auto" w:fill="FFFFCC"/>
      <w:spacing w:before="100" w:beforeAutospacing="1" w:after="100" w:afterAutospacing="1" w:line="240" w:lineRule="auto"/>
      <w:jc w:val="center"/>
      <w:textAlignment w:val="center"/>
    </w:pPr>
    <w:rPr>
      <w:b/>
      <w:bCs/>
      <w:color w:val="000000"/>
      <w:lang w:val="en-US"/>
    </w:rPr>
  </w:style>
  <w:style w:type="paragraph" w:customStyle="1" w:styleId="xl178">
    <w:name w:val="xl178"/>
    <w:basedOn w:val="Normal"/>
    <w:pPr>
      <w:pBdr>
        <w:top w:val="single" w:sz="4" w:space="0" w:color="auto"/>
        <w:left w:val="single" w:sz="4" w:space="0" w:color="auto"/>
        <w:bottom w:val="single" w:sz="4" w:space="0" w:color="auto"/>
        <w:right w:val="single" w:sz="4" w:space="0" w:color="auto"/>
      </w:pBdr>
      <w:shd w:val="clear" w:color="auto" w:fill="FFFFCC"/>
      <w:spacing w:before="100" w:beforeAutospacing="1" w:after="100" w:afterAutospacing="1" w:line="240" w:lineRule="auto"/>
      <w:jc w:val="center"/>
      <w:textAlignment w:val="center"/>
    </w:pPr>
    <w:rPr>
      <w:b/>
      <w:bCs/>
      <w:color w:val="000000"/>
      <w:lang w:val="en-US"/>
    </w:rPr>
  </w:style>
  <w:style w:type="paragraph" w:customStyle="1" w:styleId="xl179">
    <w:name w:val="xl17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000000"/>
      <w:lang w:val="en-US"/>
    </w:rPr>
  </w:style>
  <w:style w:type="paragraph" w:customStyle="1" w:styleId="xl180">
    <w:name w:val="xl18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lang w:val="en-US"/>
    </w:rPr>
  </w:style>
  <w:style w:type="paragraph" w:customStyle="1" w:styleId="xl181">
    <w:name w:val="xl18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lang w:val="en-US"/>
    </w:rPr>
  </w:style>
  <w:style w:type="paragraph" w:customStyle="1" w:styleId="xl182">
    <w:name w:val="xl182"/>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left"/>
      <w:textAlignment w:val="center"/>
    </w:pPr>
    <w:rPr>
      <w:color w:val="000000"/>
      <w:lang w:val="en-US"/>
    </w:rPr>
  </w:style>
  <w:style w:type="paragraph" w:customStyle="1" w:styleId="xl183">
    <w:name w:val="xl183"/>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left"/>
      <w:textAlignment w:val="center"/>
    </w:pPr>
    <w:rPr>
      <w:b/>
      <w:bCs/>
      <w:color w:val="000000"/>
      <w:lang w:val="en-US"/>
    </w:rPr>
  </w:style>
  <w:style w:type="paragraph" w:customStyle="1" w:styleId="xl184">
    <w:name w:val="xl184"/>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left"/>
      <w:textAlignment w:val="center"/>
    </w:pPr>
    <w:rPr>
      <w:color w:val="000000"/>
      <w:lang w:val="en-US"/>
    </w:rPr>
  </w:style>
  <w:style w:type="paragraph" w:customStyle="1" w:styleId="xl185">
    <w:name w:val="xl18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lang w:val="en-US"/>
    </w:rPr>
  </w:style>
  <w:style w:type="paragraph" w:customStyle="1" w:styleId="xl186">
    <w:name w:val="xl18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color w:val="auto"/>
      <w:lang w:val="en-US"/>
    </w:rPr>
  </w:style>
  <w:style w:type="paragraph" w:customStyle="1" w:styleId="xl187">
    <w:name w:val="xl18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color w:val="auto"/>
      <w:lang w:val="en-US"/>
    </w:rPr>
  </w:style>
  <w:style w:type="paragraph" w:customStyle="1" w:styleId="xl188">
    <w:name w:val="xl18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color w:val="auto"/>
      <w:lang w:val="en-US"/>
    </w:rPr>
  </w:style>
  <w:style w:type="paragraph" w:customStyle="1" w:styleId="xl189">
    <w:name w:val="xl18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000000"/>
      <w:lang w:val="en-US"/>
    </w:rPr>
  </w:style>
  <w:style w:type="paragraph" w:customStyle="1" w:styleId="xl190">
    <w:name w:val="xl19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color w:val="auto"/>
      <w:sz w:val="28"/>
      <w:lang w:val="en-US"/>
    </w:rPr>
  </w:style>
  <w:style w:type="paragraph" w:customStyle="1" w:styleId="xl191">
    <w:name w:val="xl19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color w:val="auto"/>
      <w:lang w:val="en-US"/>
    </w:rPr>
  </w:style>
  <w:style w:type="paragraph" w:customStyle="1" w:styleId="xl192">
    <w:name w:val="xl19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color w:val="auto"/>
      <w:lang w:val="en-US"/>
    </w:rPr>
  </w:style>
  <w:style w:type="paragraph" w:customStyle="1" w:styleId="xl193">
    <w:name w:val="xl19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lang w:val="en-US"/>
    </w:rPr>
  </w:style>
  <w:style w:type="paragraph" w:customStyle="1" w:styleId="xl194">
    <w:name w:val="xl19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lang w:val="en-US"/>
    </w:rPr>
  </w:style>
  <w:style w:type="paragraph" w:customStyle="1" w:styleId="xl195">
    <w:name w:val="xl19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left"/>
      <w:textAlignment w:val="center"/>
    </w:pPr>
    <w:rPr>
      <w:color w:val="000000"/>
      <w:lang w:val="en-US"/>
    </w:rPr>
  </w:style>
  <w:style w:type="paragraph" w:customStyle="1" w:styleId="xl196">
    <w:name w:val="xl196"/>
    <w:basedOn w:val="Normal"/>
    <w:pPr>
      <w:pBdr>
        <w:top w:val="single" w:sz="4" w:space="0" w:color="auto"/>
        <w:left w:val="single" w:sz="4" w:space="0" w:color="auto"/>
        <w:bottom w:val="single" w:sz="4" w:space="0" w:color="auto"/>
        <w:right w:val="single" w:sz="4" w:space="0" w:color="auto"/>
      </w:pBdr>
      <w:shd w:val="clear" w:color="auto" w:fill="FFFFCC"/>
      <w:spacing w:before="100" w:beforeAutospacing="1" w:after="100" w:afterAutospacing="1" w:line="240" w:lineRule="auto"/>
      <w:jc w:val="center"/>
      <w:textAlignment w:val="center"/>
    </w:pPr>
    <w:rPr>
      <w:color w:val="000000"/>
      <w:lang w:val="en-US"/>
    </w:rPr>
  </w:style>
  <w:style w:type="paragraph" w:customStyle="1" w:styleId="xl197">
    <w:name w:val="xl19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color w:val="auto"/>
      <w:lang w:val="en-US"/>
    </w:rPr>
  </w:style>
  <w:style w:type="paragraph" w:customStyle="1" w:styleId="xl198">
    <w:name w:val="xl19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b/>
      <w:bCs/>
      <w:color w:val="auto"/>
      <w:lang w:val="en-US"/>
    </w:rPr>
  </w:style>
  <w:style w:type="paragraph" w:customStyle="1" w:styleId="xl199">
    <w:name w:val="xl19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lang w:val="en-US"/>
    </w:rPr>
  </w:style>
  <w:style w:type="paragraph" w:customStyle="1" w:styleId="xl200">
    <w:name w:val="xl200"/>
    <w:basedOn w:val="Normal"/>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b/>
      <w:bCs/>
      <w:color w:val="000000"/>
      <w:lang w:val="en-US"/>
    </w:rPr>
  </w:style>
  <w:style w:type="paragraph" w:customStyle="1" w:styleId="xl201">
    <w:name w:val="xl201"/>
    <w:basedOn w:val="Normal"/>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color w:val="000000"/>
      <w:lang w:val="en-US"/>
    </w:rPr>
  </w:style>
  <w:style w:type="paragraph" w:customStyle="1" w:styleId="xl202">
    <w:name w:val="xl202"/>
    <w:basedOn w:val="Normal"/>
    <w:pPr>
      <w:pBdr>
        <w:top w:val="single" w:sz="4" w:space="0" w:color="auto"/>
        <w:left w:val="single" w:sz="4" w:space="0" w:color="auto"/>
        <w:right w:val="single" w:sz="4" w:space="0" w:color="auto"/>
      </w:pBdr>
      <w:spacing w:before="100" w:beforeAutospacing="1" w:after="100" w:afterAutospacing="1" w:line="240" w:lineRule="auto"/>
      <w:jc w:val="left"/>
      <w:textAlignment w:val="top"/>
    </w:pPr>
    <w:rPr>
      <w:color w:val="auto"/>
      <w:lang w:val="en-US"/>
    </w:rPr>
  </w:style>
  <w:style w:type="paragraph" w:customStyle="1" w:styleId="xl203">
    <w:name w:val="xl203"/>
    <w:basedOn w:val="Normal"/>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b/>
      <w:bCs/>
      <w:color w:val="000000"/>
      <w:lang w:val="en-US"/>
    </w:rPr>
  </w:style>
  <w:style w:type="paragraph" w:customStyle="1" w:styleId="xl204">
    <w:name w:val="xl204"/>
    <w:basedOn w:val="Normal"/>
    <w:pPr>
      <w:pBdr>
        <w:top w:val="single" w:sz="4" w:space="0" w:color="auto"/>
        <w:bottom w:val="single" w:sz="4" w:space="0" w:color="auto"/>
      </w:pBdr>
      <w:spacing w:before="100" w:beforeAutospacing="1" w:after="100" w:afterAutospacing="1" w:line="240" w:lineRule="auto"/>
      <w:jc w:val="left"/>
      <w:textAlignment w:val="center"/>
    </w:pPr>
    <w:rPr>
      <w:color w:val="000000"/>
      <w:lang w:val="en-US"/>
    </w:rPr>
  </w:style>
  <w:style w:type="paragraph" w:customStyle="1" w:styleId="xl205">
    <w:name w:val="xl20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color w:val="auto"/>
      <w:lang w:val="en-US"/>
    </w:rPr>
  </w:style>
  <w:style w:type="paragraph" w:customStyle="1" w:styleId="xl206">
    <w:name w:val="xl20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color w:val="auto"/>
      <w:lang w:val="en-US"/>
    </w:rPr>
  </w:style>
  <w:style w:type="paragraph" w:customStyle="1" w:styleId="StyleBangArial">
    <w:name w:val="Style Bang + Arial"/>
    <w:basedOn w:val="Bang"/>
    <w:link w:val="StyleBangArialChar"/>
    <w:pPr>
      <w:spacing w:line="360" w:lineRule="auto"/>
    </w:pPr>
    <w:rPr>
      <w:rFonts w:ascii="Arial" w:hAnsi="Arial"/>
    </w:rPr>
  </w:style>
  <w:style w:type="character" w:customStyle="1" w:styleId="StyleBangArialChar">
    <w:name w:val="Style Bang + Arial Char"/>
    <w:link w:val="StyleBangArial"/>
    <w:rPr>
      <w:rFonts w:eastAsia="Times New Roman"/>
      <w:color w:val="auto"/>
      <w:sz w:val="18"/>
      <w:szCs w:val="20"/>
      <w:lang w:val="en-US"/>
    </w:rPr>
  </w:style>
  <w:style w:type="character" w:customStyle="1" w:styleId="YeuCauCharChar">
    <w:name w:val="YeuCau Char Char"/>
    <w:rPr>
      <w:rFonts w:ascii="Arial" w:hAnsi="Arial"/>
      <w:color w:val="0000FF"/>
      <w:sz w:val="22"/>
      <w:szCs w:val="22"/>
      <w:lang w:val="en-US" w:eastAsia="en-US" w:bidi="ar-SA"/>
    </w:rPr>
  </w:style>
  <w:style w:type="paragraph" w:customStyle="1" w:styleId="olv8">
    <w:name w:val="olv8"/>
    <w:basedOn w:val="olv7"/>
    <w:qFormat/>
    <w:pPr>
      <w:tabs>
        <w:tab w:val="num" w:pos="432"/>
        <w:tab w:val="num" w:pos="720"/>
      </w:tabs>
      <w:ind w:left="2160" w:hanging="432"/>
    </w:pPr>
  </w:style>
  <w:style w:type="character" w:customStyle="1" w:styleId="ircsu">
    <w:name w:val="irc_su"/>
    <w:basedOn w:val="DefaultParagraphFont"/>
  </w:style>
  <w:style w:type="character" w:customStyle="1" w:styleId="docemphroman">
    <w:name w:val="docemphroman"/>
    <w:basedOn w:val="DefaultParagraphFont"/>
  </w:style>
  <w:style w:type="paragraph" w:customStyle="1" w:styleId="TextNormal">
    <w:name w:val="TextNormal"/>
    <w:basedOn w:val="Normal"/>
    <w:pPr>
      <w:widowControl w:val="0"/>
      <w:spacing w:before="120" w:after="0" w:line="360" w:lineRule="auto"/>
      <w:ind w:left="547"/>
      <w:jc w:val="left"/>
    </w:pPr>
    <w:rPr>
      <w:rFonts w:ascii="Arial" w:hAnsi="Arial"/>
      <w:snapToGrid w:val="0"/>
      <w:color w:val="auto"/>
      <w:sz w:val="20"/>
      <w:szCs w:val="20"/>
      <w:lang w:val="en-US"/>
    </w:rPr>
  </w:style>
  <w:style w:type="paragraph" w:customStyle="1" w:styleId="SquareBulleting">
    <w:name w:val="Square Bulleting"/>
    <w:basedOn w:val="Normal"/>
    <w:pPr>
      <w:tabs>
        <w:tab w:val="num" w:pos="360"/>
      </w:tabs>
      <w:spacing w:before="60" w:after="60" w:line="240" w:lineRule="auto"/>
    </w:pPr>
    <w:rPr>
      <w:color w:val="auto"/>
      <w:sz w:val="22"/>
      <w:szCs w:val="24"/>
      <w:lang w:val="en-US"/>
    </w:rPr>
  </w:style>
  <w:style w:type="paragraph" w:customStyle="1" w:styleId="StyleTahoma12ptBefore3ptAfter3pt">
    <w:name w:val="Style Tahoma 12 pt Before:  3 pt After:  3 pt"/>
    <w:basedOn w:val="Normal"/>
    <w:pPr>
      <w:widowControl w:val="0"/>
      <w:tabs>
        <w:tab w:val="num" w:pos="720"/>
      </w:tabs>
      <w:spacing w:before="120" w:after="120" w:line="240" w:lineRule="auto"/>
      <w:ind w:left="720" w:hanging="720"/>
    </w:pPr>
    <w:rPr>
      <w:snapToGrid w:val="0"/>
      <w:color w:val="auto"/>
      <w:sz w:val="24"/>
      <w:szCs w:val="20"/>
      <w:lang w:val="en-US"/>
    </w:rPr>
  </w:style>
  <w:style w:type="character" w:customStyle="1" w:styleId="Indent1Char1Char">
    <w:name w:val="Indent1 Char1 Char"/>
    <w:rPr>
      <w:rFonts w:ascii="Arial" w:hAnsi="Arial" w:cs="Arial"/>
      <w:i/>
      <w:lang w:val="fr-FR" w:eastAsia="en-US" w:bidi="ar-SA"/>
    </w:rPr>
  </w:style>
  <w:style w:type="paragraph" w:customStyle="1" w:styleId="StyleHeading2l2H2h21HD2OrangeJustifiedLinespacings">
    <w:name w:val="Style Heading 2l2H2h21HD2 + Orange Justified Line spacing:  s"/>
    <w:basedOn w:val="Heading2"/>
    <w:autoRedefine/>
    <w:pPr>
      <w:numPr>
        <w:numId w:val="0"/>
      </w:numPr>
      <w:tabs>
        <w:tab w:val="num" w:pos="576"/>
      </w:tabs>
      <w:spacing w:before="240" w:line="240" w:lineRule="auto"/>
      <w:ind w:left="576" w:hanging="576"/>
    </w:pPr>
    <w:rPr>
      <w:rFonts w:ascii="Arial" w:eastAsia="Times New Roman" w:hAnsi="Arial" w:cs="Times New Roman"/>
      <w:snapToGrid w:val="0"/>
      <w:sz w:val="24"/>
      <w:szCs w:val="20"/>
    </w:rPr>
  </w:style>
  <w:style w:type="paragraph" w:customStyle="1" w:styleId="Item2">
    <w:name w:val="Item2"/>
    <w:basedOn w:val="Normal"/>
    <w:pPr>
      <w:tabs>
        <w:tab w:val="num" w:pos="720"/>
        <w:tab w:val="num" w:pos="1680"/>
        <w:tab w:val="right" w:pos="8800"/>
      </w:tabs>
      <w:spacing w:before="120" w:after="120" w:line="240" w:lineRule="auto"/>
      <w:ind w:left="1678" w:hanging="357"/>
    </w:pPr>
    <w:rPr>
      <w:color w:val="auto"/>
      <w:sz w:val="24"/>
      <w:szCs w:val="24"/>
      <w:lang w:val="fr-FR"/>
    </w:rPr>
  </w:style>
  <w:style w:type="character" w:customStyle="1" w:styleId="Item1CharCharChar">
    <w:name w:val="Item1 Char Char Char"/>
    <w:rPr>
      <w:color w:val="000000"/>
      <w:sz w:val="22"/>
      <w:szCs w:val="24"/>
      <w:lang w:val="vi-VN" w:eastAsia="en-US" w:bidi="ar-SA"/>
    </w:rPr>
  </w:style>
  <w:style w:type="character" w:customStyle="1" w:styleId="Indent2Char">
    <w:name w:val="Indent2 Char"/>
    <w:link w:val="Indent2"/>
    <w:rPr>
      <w:color w:val="auto"/>
      <w:lang w:val="en-US"/>
    </w:rPr>
  </w:style>
  <w:style w:type="paragraph" w:customStyle="1" w:styleId="Index20">
    <w:name w:val="Index2"/>
    <w:pPr>
      <w:spacing w:after="0" w:line="240" w:lineRule="auto"/>
    </w:pPr>
    <w:rPr>
      <w:rFonts w:ascii="Calibri" w:eastAsia="Calibri" w:hAnsi="Calibri"/>
      <w:color w:val="auto"/>
      <w:sz w:val="20"/>
      <w:szCs w:val="20"/>
      <w:lang w:val="en-US"/>
    </w:rPr>
  </w:style>
  <w:style w:type="paragraph" w:customStyle="1" w:styleId="NghiepVuChar">
    <w:name w:val="NghiepVu Char"/>
    <w:basedOn w:val="Normal"/>
    <w:link w:val="NghiepVuCharChar"/>
    <w:pPr>
      <w:tabs>
        <w:tab w:val="num" w:pos="720"/>
      </w:tabs>
      <w:spacing w:before="120" w:after="120" w:line="240" w:lineRule="auto"/>
      <w:ind w:left="720" w:hanging="720"/>
    </w:pPr>
    <w:rPr>
      <w:color w:val="0000FF"/>
      <w:sz w:val="24"/>
      <w:szCs w:val="22"/>
      <w:u w:val="single"/>
      <w:lang w:val="en-US"/>
    </w:rPr>
  </w:style>
  <w:style w:type="character" w:customStyle="1" w:styleId="NghiepVuCharChar">
    <w:name w:val="NghiepVu Char Char"/>
    <w:link w:val="NghiepVuChar"/>
    <w:rPr>
      <w:color w:val="0000FF"/>
      <w:sz w:val="24"/>
      <w:szCs w:val="22"/>
      <w:u w:val="single"/>
      <w:lang w:val="en-US"/>
    </w:rPr>
  </w:style>
  <w:style w:type="character" w:customStyle="1" w:styleId="MaYeuCau1Char">
    <w:name w:val="MaYeuCau1 Char"/>
    <w:link w:val="MaYeuCau1"/>
    <w:rPr>
      <w:rFonts w:cs="Arial"/>
    </w:rPr>
  </w:style>
  <w:style w:type="paragraph" w:customStyle="1" w:styleId="MaYeuCau1">
    <w:name w:val="MaYeuCau1"/>
    <w:link w:val="MaYeuCau1Char"/>
    <w:pPr>
      <w:spacing w:after="0" w:line="240" w:lineRule="auto"/>
    </w:pPr>
    <w:rPr>
      <w:rFonts w:cs="Arial"/>
    </w:rPr>
  </w:style>
  <w:style w:type="paragraph" w:customStyle="1" w:styleId="StyleNumbered">
    <w:name w:val="Style Numbered"/>
    <w:basedOn w:val="Normal"/>
    <w:pPr>
      <w:widowControl w:val="0"/>
      <w:spacing w:before="120" w:after="120" w:line="240" w:lineRule="auto"/>
      <w:jc w:val="right"/>
    </w:pPr>
    <w:rPr>
      <w:snapToGrid w:val="0"/>
      <w:color w:val="auto"/>
      <w:sz w:val="24"/>
      <w:szCs w:val="20"/>
      <w:lang w:val="en-US"/>
    </w:rPr>
  </w:style>
  <w:style w:type="paragraph" w:customStyle="1" w:styleId="bang0">
    <w:name w:val="bang"/>
    <w:basedOn w:val="Normal"/>
    <w:pPr>
      <w:spacing w:before="100" w:beforeAutospacing="1" w:after="100" w:afterAutospacing="1" w:line="240" w:lineRule="auto"/>
    </w:pPr>
    <w:rPr>
      <w:color w:val="auto"/>
      <w:sz w:val="24"/>
      <w:szCs w:val="24"/>
      <w:lang w:val="en-US"/>
    </w:rPr>
  </w:style>
  <w:style w:type="character" w:customStyle="1" w:styleId="TitleNormalChar">
    <w:name w:val="Title_Normal Char"/>
    <w:link w:val="TitleNormal"/>
    <w:locked/>
    <w:rPr>
      <w:rFonts w:cs="Arial"/>
      <w:b/>
      <w:snapToGrid w:val="0"/>
    </w:rPr>
  </w:style>
  <w:style w:type="paragraph" w:customStyle="1" w:styleId="TitleNormal">
    <w:name w:val="Title_Normal"/>
    <w:basedOn w:val="NormalIndent"/>
    <w:link w:val="TitleNormalChar"/>
    <w:autoRedefine/>
    <w:pPr>
      <w:snapToGrid w:val="0"/>
      <w:spacing w:after="120" w:line="240" w:lineRule="auto"/>
      <w:ind w:left="0"/>
    </w:pPr>
    <w:rPr>
      <w:rFonts w:ascii="Arial" w:hAnsi="Arial" w:cs="Arial"/>
      <w:b/>
      <w:snapToGrid w:val="0"/>
      <w:color w:val="0000FF"/>
      <w:sz w:val="28"/>
    </w:rPr>
  </w:style>
  <w:style w:type="character" w:customStyle="1" w:styleId="MaYeuCau3Char">
    <w:name w:val="MaYeuCau3 Char"/>
    <w:rPr>
      <w:rFonts w:ascii="Arial" w:hAnsi="Arial"/>
      <w:color w:val="0000FF"/>
      <w:sz w:val="22"/>
      <w:szCs w:val="22"/>
      <w:lang w:val="en-US" w:eastAsia="en-US" w:bidi="ar-SA"/>
    </w:rPr>
  </w:style>
  <w:style w:type="paragraph" w:customStyle="1" w:styleId="YeuCau1">
    <w:name w:val="YeuCau"/>
    <w:link w:val="YeuCauChar"/>
    <w:pPr>
      <w:spacing w:after="0" w:line="240" w:lineRule="auto"/>
    </w:pPr>
    <w:rPr>
      <w:sz w:val="22"/>
      <w:szCs w:val="22"/>
      <w:lang w:val="en-US"/>
    </w:rPr>
  </w:style>
  <w:style w:type="character" w:customStyle="1" w:styleId="YeuCauChar">
    <w:name w:val="YeuCau Char"/>
    <w:link w:val="YeuCau1"/>
    <w:rPr>
      <w:rFonts w:eastAsia="Times New Roman"/>
      <w:sz w:val="22"/>
      <w:szCs w:val="22"/>
      <w:lang w:val="en-US"/>
    </w:rPr>
  </w:style>
  <w:style w:type="paragraph" w:customStyle="1" w:styleId="Index40">
    <w:name w:val="Index4"/>
    <w:pPr>
      <w:tabs>
        <w:tab w:val="num" w:pos="720"/>
      </w:tabs>
      <w:spacing w:after="0" w:line="240" w:lineRule="auto"/>
    </w:pPr>
    <w:rPr>
      <w:rFonts w:ascii="Calibri" w:eastAsia="Calibri" w:hAnsi="Calibri"/>
      <w:color w:val="auto"/>
      <w:sz w:val="20"/>
      <w:szCs w:val="20"/>
      <w:lang w:val="en-US"/>
    </w:rPr>
  </w:style>
  <w:style w:type="paragraph" w:customStyle="1" w:styleId="TextBox">
    <w:name w:val="TextBox"/>
    <w:pPr>
      <w:spacing w:before="60" w:after="0" w:line="240" w:lineRule="auto"/>
    </w:pPr>
    <w:rPr>
      <w:rFonts w:ascii="Arial Narrow" w:hAnsi="Arial Narrow"/>
      <w:color w:val="auto"/>
      <w:sz w:val="20"/>
      <w:szCs w:val="20"/>
      <w:lang w:val="en-US"/>
    </w:rPr>
  </w:style>
  <w:style w:type="paragraph" w:customStyle="1" w:styleId="StyleFooterVnArialNarrow">
    <w:name w:val="Style Footer + VnArial Narrow"/>
    <w:basedOn w:val="Footer"/>
    <w:pPr>
      <w:tabs>
        <w:tab w:val="clear" w:pos="4513"/>
        <w:tab w:val="clear" w:pos="9026"/>
        <w:tab w:val="center" w:pos="4320"/>
        <w:tab w:val="right" w:pos="8640"/>
      </w:tabs>
      <w:spacing w:before="120" w:after="120" w:line="240" w:lineRule="auto"/>
      <w:jc w:val="both"/>
    </w:pPr>
    <w:rPr>
      <w:rFonts w:ascii="Arial Narrow" w:hAnsi="Arial Narrow"/>
      <w:szCs w:val="20"/>
    </w:rPr>
  </w:style>
  <w:style w:type="paragraph" w:customStyle="1" w:styleId="StyleHeaderVnArialNarrowCentered">
    <w:name w:val="Style Header + VnArial Narrow Centered"/>
    <w:basedOn w:val="Header"/>
    <w:autoRedefine/>
    <w:pPr>
      <w:tabs>
        <w:tab w:val="clear" w:pos="4513"/>
        <w:tab w:val="clear" w:pos="9026"/>
        <w:tab w:val="center" w:pos="4320"/>
        <w:tab w:val="right" w:pos="8640"/>
      </w:tabs>
      <w:spacing w:before="120" w:after="120" w:line="240" w:lineRule="auto"/>
      <w:ind w:left="-18"/>
      <w:jc w:val="center"/>
    </w:pPr>
    <w:rPr>
      <w:rFonts w:ascii="Arial Narrow" w:hAnsi="Arial Narrow"/>
      <w:i w:val="0"/>
      <w:color w:val="auto"/>
      <w:szCs w:val="20"/>
      <w:lang w:val="en-US"/>
    </w:rPr>
  </w:style>
  <w:style w:type="paragraph" w:customStyle="1" w:styleId="Number">
    <w:name w:val="Number"/>
    <w:basedOn w:val="Normal"/>
    <w:pPr>
      <w:tabs>
        <w:tab w:val="num" w:pos="720"/>
        <w:tab w:val="right" w:pos="8800"/>
      </w:tabs>
      <w:adjustRightInd w:val="0"/>
      <w:snapToGrid w:val="0"/>
      <w:spacing w:before="240" w:after="240" w:line="240" w:lineRule="auto"/>
      <w:ind w:left="720" w:hanging="720"/>
    </w:pPr>
    <w:rPr>
      <w:color w:val="auto"/>
      <w:sz w:val="22"/>
      <w:szCs w:val="24"/>
      <w:lang w:val="fr-FR"/>
    </w:rPr>
  </w:style>
  <w:style w:type="paragraph" w:customStyle="1" w:styleId="TextBoxTitle">
    <w:name w:val="TextBox Title"/>
    <w:basedOn w:val="Normal"/>
    <w:pPr>
      <w:spacing w:after="120" w:line="240" w:lineRule="auto"/>
    </w:pPr>
    <w:rPr>
      <w:rFonts w:ascii="Tahoma" w:hAnsi="Tahoma"/>
      <w:b/>
      <w:color w:val="auto"/>
      <w:sz w:val="22"/>
      <w:szCs w:val="20"/>
      <w:u w:val="single"/>
      <w:lang w:val="en-US"/>
    </w:rPr>
  </w:style>
  <w:style w:type="paragraph" w:customStyle="1" w:styleId="STT">
    <w:name w:val="STT"/>
    <w:pPr>
      <w:tabs>
        <w:tab w:val="num" w:pos="720"/>
      </w:tabs>
      <w:spacing w:before="120" w:after="0" w:line="240" w:lineRule="auto"/>
      <w:ind w:left="720" w:hanging="720"/>
    </w:pPr>
    <w:rPr>
      <w:rFonts w:ascii=".VnTime" w:hAnsi=".VnTime"/>
      <w:color w:val="auto"/>
      <w:sz w:val="24"/>
      <w:szCs w:val="24"/>
      <w:lang w:val="en-US"/>
    </w:rPr>
  </w:style>
  <w:style w:type="paragraph" w:customStyle="1" w:styleId="MaYeuCauChar">
    <w:name w:val="MaYeuCau Char"/>
    <w:basedOn w:val="Normal"/>
    <w:link w:val="MaYeuCauCharChar"/>
    <w:pPr>
      <w:spacing w:before="120" w:after="120" w:line="240" w:lineRule="auto"/>
    </w:pPr>
    <w:rPr>
      <w:b/>
      <w:color w:val="0000FF"/>
      <w:kern w:val="28"/>
      <w:sz w:val="32"/>
      <w:szCs w:val="20"/>
      <w:lang w:val="en-US"/>
    </w:rPr>
  </w:style>
  <w:style w:type="paragraph" w:customStyle="1" w:styleId="MaYeuCau2">
    <w:name w:val="MaYeuCau2"/>
    <w:basedOn w:val="Indent2"/>
    <w:pPr>
      <w:numPr>
        <w:numId w:val="0"/>
      </w:numPr>
      <w:tabs>
        <w:tab w:val="clear" w:pos="1620"/>
        <w:tab w:val="num" w:pos="720"/>
        <w:tab w:val="num" w:pos="1494"/>
      </w:tabs>
      <w:spacing w:line="240" w:lineRule="auto"/>
      <w:ind w:left="1494" w:hanging="720"/>
    </w:pPr>
    <w:rPr>
      <w:snapToGrid w:val="0"/>
      <w:sz w:val="22"/>
      <w:szCs w:val="20"/>
    </w:rPr>
  </w:style>
  <w:style w:type="character" w:customStyle="1" w:styleId="MaYeuCau2Char">
    <w:name w:val="MaYeuCau2 Char"/>
    <w:rPr>
      <w:snapToGrid w:val="0"/>
      <w:color w:val="0000FF"/>
      <w:sz w:val="22"/>
      <w:szCs w:val="22"/>
      <w:lang w:val="en-US" w:eastAsia="en-US" w:bidi="ar-SA"/>
    </w:rPr>
  </w:style>
  <w:style w:type="paragraph" w:customStyle="1" w:styleId="MaYeuCau3">
    <w:name w:val="MaYeuCau3"/>
    <w:basedOn w:val="Index20"/>
  </w:style>
  <w:style w:type="character" w:customStyle="1" w:styleId="Index2Char">
    <w:name w:val="Index2 Char"/>
    <w:rPr>
      <w:rFonts w:cs="Arial"/>
      <w:color w:val="333333"/>
      <w:lang w:val="fr-FR" w:eastAsia="en-US" w:bidi="ar-SA"/>
    </w:rPr>
  </w:style>
  <w:style w:type="paragraph" w:customStyle="1" w:styleId="PhanHeChar">
    <w:name w:val="PhanHe Char"/>
    <w:basedOn w:val="MaYeuCauChar"/>
    <w:link w:val="PhanHeCharChar"/>
    <w:pPr>
      <w:outlineLvl w:val="0"/>
    </w:pPr>
  </w:style>
  <w:style w:type="character" w:customStyle="1" w:styleId="MaYeuCauCharChar">
    <w:name w:val="MaYeuCau Char Char"/>
    <w:link w:val="MaYeuCauChar"/>
    <w:rPr>
      <w:rFonts w:ascii="Times New Roman" w:eastAsia="Times New Roman" w:hAnsi="Times New Roman"/>
      <w:b/>
      <w:kern w:val="28"/>
      <w:sz w:val="32"/>
      <w:szCs w:val="20"/>
      <w:lang w:val="en-US"/>
    </w:rPr>
  </w:style>
  <w:style w:type="character" w:customStyle="1" w:styleId="PhanHeCharChar">
    <w:name w:val="PhanHe Char Char"/>
    <w:basedOn w:val="MaYeuCauCharChar"/>
    <w:link w:val="PhanHeChar"/>
    <w:rPr>
      <w:rFonts w:ascii="Times New Roman" w:eastAsia="Times New Roman" w:hAnsi="Times New Roman"/>
      <w:b/>
      <w:kern w:val="28"/>
      <w:sz w:val="32"/>
      <w:szCs w:val="20"/>
      <w:lang w:val="en-US"/>
    </w:rPr>
  </w:style>
  <w:style w:type="numbering" w:customStyle="1" w:styleId="ArticleSection1">
    <w:name w:val="Article / Section1"/>
    <w:basedOn w:val="NoList"/>
    <w:next w:val="ArticleSection"/>
  </w:style>
  <w:style w:type="character" w:customStyle="1" w:styleId="StyleCenteredCharChar">
    <w:name w:val="Style Centered Char Char"/>
    <w:rPr>
      <w:rFonts w:ascii="Arial" w:hAnsi="Arial"/>
      <w:b/>
      <w:sz w:val="28"/>
      <w:lang w:val="en-US" w:eastAsia="en-US" w:bidi="ar-SA"/>
    </w:rPr>
  </w:style>
  <w:style w:type="character" w:customStyle="1" w:styleId="MaYeuCau1Char1">
    <w:name w:val="MaYeuCau1 Char1"/>
    <w:rPr>
      <w:rFonts w:cs="Arial"/>
      <w:color w:val="0000FF"/>
      <w:lang w:val="fr-FR" w:eastAsia="en-US" w:bidi="ar-SA"/>
    </w:rPr>
  </w:style>
  <w:style w:type="paragraph" w:customStyle="1" w:styleId="StyleMaYeuCau110ptBlack">
    <w:name w:val="Style MaYeuCau1 + 10 pt Black"/>
    <w:basedOn w:val="MaYeuCau1"/>
    <w:link w:val="StyleMaYeuCau110ptBlackChar"/>
    <w:pPr>
      <w:tabs>
        <w:tab w:val="left" w:pos="720"/>
      </w:tabs>
      <w:spacing w:before="120" w:after="120"/>
      <w:ind w:left="2160" w:hanging="360"/>
    </w:pPr>
    <w:rPr>
      <w:color w:val="000000"/>
    </w:rPr>
  </w:style>
  <w:style w:type="character" w:customStyle="1" w:styleId="StyleMaYeuCau110ptBlackChar">
    <w:name w:val="Style MaYeuCau1 + 10 pt Black Char"/>
    <w:link w:val="StyleMaYeuCau110ptBlack"/>
    <w:rPr>
      <w:rFonts w:cs="Arial"/>
      <w:color w:val="000000"/>
    </w:rPr>
  </w:style>
  <w:style w:type="paragraph" w:customStyle="1" w:styleId="TableContent0">
    <w:name w:val="TableContent"/>
    <w:autoRedefine/>
    <w:pPr>
      <w:spacing w:after="120" w:line="240" w:lineRule="auto"/>
    </w:pPr>
    <w:rPr>
      <w:bCs/>
      <w:snapToGrid w:val="0"/>
      <w:color w:val="000000"/>
      <w:sz w:val="24"/>
      <w:szCs w:val="24"/>
      <w:lang w:val="en-US"/>
    </w:rPr>
  </w:style>
  <w:style w:type="paragraph" w:customStyle="1" w:styleId="xl169">
    <w:name w:val="xl16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lang w:val="en-US"/>
    </w:rPr>
  </w:style>
  <w:style w:type="paragraph" w:customStyle="1" w:styleId="xl170">
    <w:name w:val="xl17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color w:val="auto"/>
      <w:lang w:val="en-US"/>
    </w:rPr>
  </w:style>
  <w:style w:type="paragraph" w:customStyle="1" w:styleId="xl171">
    <w:name w:val="xl17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auto"/>
      <w:lang w:val="en-US"/>
    </w:rPr>
  </w:style>
  <w:style w:type="paragraph" w:customStyle="1" w:styleId="xl172">
    <w:name w:val="xl17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color w:val="000000"/>
      <w:lang w:val="en-US"/>
    </w:rPr>
  </w:style>
  <w:style w:type="paragraph" w:customStyle="1" w:styleId="xl173">
    <w:name w:val="xl17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000000"/>
      <w:lang w:val="en-US"/>
    </w:rPr>
  </w:style>
  <w:style w:type="paragraph" w:customStyle="1" w:styleId="xl174">
    <w:name w:val="xl17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lang w:val="en-US"/>
    </w:rPr>
  </w:style>
  <w:style w:type="paragraph" w:customStyle="1" w:styleId="xl175">
    <w:name w:val="xl17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b/>
      <w:bCs/>
      <w:color w:val="000000"/>
      <w:lang w:val="en-US"/>
    </w:rPr>
  </w:style>
  <w:style w:type="paragraph" w:customStyle="1" w:styleId="B4">
    <w:name w:val="B4"/>
    <w:basedOn w:val="ListParagraph"/>
    <w:autoRedefine/>
    <w:qFormat/>
    <w:pPr>
      <w:widowControl w:val="0"/>
      <w:tabs>
        <w:tab w:val="num" w:pos="720"/>
      </w:tabs>
      <w:autoSpaceDE w:val="0"/>
      <w:autoSpaceDN w:val="0"/>
      <w:adjustRightInd w:val="0"/>
      <w:spacing w:before="120" w:after="120"/>
      <w:ind w:left="0" w:firstLine="720"/>
      <w:contextualSpacing w:val="0"/>
    </w:pPr>
    <w:rPr>
      <w:color w:val="auto"/>
      <w:sz w:val="28"/>
      <w:lang w:val="en-US" w:eastAsia="ja-JP"/>
    </w:rPr>
  </w:style>
  <w:style w:type="paragraph" w:customStyle="1" w:styleId="a4">
    <w:name w:val="_______________"/>
    <w:basedOn w:val="Normal"/>
    <w:next w:val="Normal"/>
    <w:link w:val="Char0"/>
    <w:qFormat/>
    <w:pPr>
      <w:widowControl w:val="0"/>
      <w:tabs>
        <w:tab w:val="num" w:pos="720"/>
        <w:tab w:val="left" w:pos="993"/>
      </w:tabs>
      <w:spacing w:after="120" w:line="288" w:lineRule="auto"/>
      <w:ind w:left="720" w:hanging="720"/>
    </w:pPr>
    <w:rPr>
      <w:snapToGrid w:val="0"/>
      <w:color w:val="auto"/>
      <w:sz w:val="28"/>
      <w:lang w:val="nb-NO"/>
    </w:rPr>
  </w:style>
  <w:style w:type="character" w:customStyle="1" w:styleId="Char0">
    <w:name w:val="_______________ Char"/>
    <w:link w:val="a4"/>
    <w:rPr>
      <w:snapToGrid w:val="0"/>
      <w:color w:val="auto"/>
      <w:sz w:val="28"/>
      <w:lang w:val="nb-NO"/>
    </w:rPr>
  </w:style>
  <w:style w:type="paragraph" w:customStyle="1" w:styleId="10">
    <w:name w:val="10"/>
    <w:link w:val="Char5"/>
    <w:qFormat/>
    <w:pPr>
      <w:tabs>
        <w:tab w:val="num" w:pos="720"/>
      </w:tabs>
      <w:spacing w:after="120" w:line="288" w:lineRule="auto"/>
      <w:ind w:left="720" w:hanging="720"/>
      <w:contextualSpacing/>
    </w:pPr>
    <w:rPr>
      <w:rFonts w:eastAsia="Calibri"/>
      <w:b/>
      <w:color w:val="auto"/>
      <w:lang w:val="en-US" w:eastAsia="ja-JP"/>
    </w:rPr>
  </w:style>
  <w:style w:type="character" w:customStyle="1" w:styleId="Char5">
    <w:name w:val="Char5"/>
    <w:link w:val="10"/>
    <w:rPr>
      <w:rFonts w:eastAsia="Calibri"/>
      <w:b/>
      <w:color w:val="auto"/>
      <w:lang w:val="en-US" w:eastAsia="ja-JP"/>
    </w:rPr>
  </w:style>
  <w:style w:type="table" w:styleId="MediumGrid1-Accent2">
    <w:name w:val="Medium Grid 1 Accent 2"/>
    <w:basedOn w:val="TableNormal"/>
    <w:uiPriority w:val="67"/>
    <w:unhideWhenUsed/>
    <w:pPr>
      <w:spacing w:after="0" w:line="240" w:lineRule="auto"/>
    </w:pPr>
    <w:rPr>
      <w:rFonts w:ascii="Calibri" w:eastAsia="Calibri" w:hAnsi="Calibri"/>
      <w:color w:val="auto"/>
      <w:sz w:val="20"/>
      <w:szCs w:val="20"/>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customStyle="1" w:styleId="daucong">
    <w:name w:val="dau cong"/>
    <w:link w:val="daucongChar"/>
    <w:autoRedefine/>
    <w:qFormat/>
    <w:pPr>
      <w:widowControl w:val="0"/>
      <w:tabs>
        <w:tab w:val="num" w:pos="720"/>
        <w:tab w:val="left" w:pos="851"/>
      </w:tabs>
      <w:spacing w:after="120" w:line="288" w:lineRule="auto"/>
      <w:ind w:left="851" w:hanging="284"/>
    </w:pPr>
    <w:rPr>
      <w:rFonts w:eastAsia="SimSun"/>
      <w:color w:val="auto"/>
      <w:lang w:val="it-IT"/>
    </w:rPr>
  </w:style>
  <w:style w:type="character" w:customStyle="1" w:styleId="daucongChar">
    <w:name w:val="dau cong Char"/>
    <w:link w:val="daucong"/>
    <w:rPr>
      <w:rFonts w:eastAsia="SimSun"/>
      <w:color w:val="auto"/>
      <w:lang w:val="it-IT"/>
    </w:rPr>
  </w:style>
  <w:style w:type="paragraph" w:customStyle="1" w:styleId="EbitH1">
    <w:name w:val="Ebit_H1"/>
    <w:basedOn w:val="Heading1"/>
    <w:next w:val="Normal"/>
    <w:qFormat/>
    <w:pPr>
      <w:keepNext w:val="0"/>
      <w:keepLines w:val="0"/>
      <w:widowControl w:val="0"/>
      <w:numPr>
        <w:numId w:val="0"/>
      </w:numPr>
      <w:pBdr>
        <w:bottom w:val="single" w:sz="24" w:space="1" w:color="BFBFBF"/>
      </w:pBdr>
      <w:tabs>
        <w:tab w:val="clear" w:pos="709"/>
        <w:tab w:val="num" w:pos="720"/>
        <w:tab w:val="left" w:pos="1701"/>
      </w:tabs>
      <w:spacing w:before="160" w:after="160" w:line="400" w:lineRule="exact"/>
      <w:ind w:left="360" w:hanging="720"/>
    </w:pPr>
    <w:rPr>
      <w:rFonts w:ascii="Times New Roman Bold" w:eastAsia="Times New Roman" w:hAnsi="Times New Roman Bold" w:cs="Times New Roman"/>
      <w:bCs w:val="0"/>
      <w:color w:val="17365D"/>
      <w:szCs w:val="26"/>
      <w:lang w:eastAsia="vi-VN"/>
    </w:rPr>
  </w:style>
  <w:style w:type="paragraph" w:customStyle="1" w:styleId="EbitH2">
    <w:name w:val="Ebit_H2"/>
    <w:basedOn w:val="Heading2"/>
    <w:next w:val="Normal"/>
    <w:qFormat/>
    <w:pPr>
      <w:keepNext w:val="0"/>
      <w:widowControl w:val="0"/>
      <w:numPr>
        <w:ilvl w:val="0"/>
        <w:numId w:val="0"/>
      </w:numPr>
      <w:tabs>
        <w:tab w:val="num" w:pos="1440"/>
      </w:tabs>
      <w:spacing w:before="160" w:after="160" w:line="460" w:lineRule="exact"/>
      <w:ind w:left="1440" w:hanging="720"/>
    </w:pPr>
    <w:rPr>
      <w:rFonts w:ascii="Times New Roman" w:eastAsia="Times New Roman" w:hAnsi="Times New Roman" w:cs="Times New Roman"/>
      <w:bCs w:val="0"/>
      <w:color w:val="17365D"/>
      <w:lang w:eastAsia="vi-VN"/>
    </w:rPr>
  </w:style>
  <w:style w:type="paragraph" w:customStyle="1" w:styleId="EbitH3">
    <w:name w:val="Ebit_H3"/>
    <w:basedOn w:val="Heading3"/>
    <w:next w:val="Normal"/>
    <w:qFormat/>
    <w:pPr>
      <w:keepNext w:val="0"/>
      <w:widowControl w:val="0"/>
      <w:numPr>
        <w:ilvl w:val="0"/>
        <w:numId w:val="0"/>
      </w:numPr>
      <w:tabs>
        <w:tab w:val="left" w:pos="720"/>
        <w:tab w:val="num" w:pos="2160"/>
      </w:tabs>
      <w:spacing w:before="160" w:after="160" w:line="400" w:lineRule="atLeast"/>
      <w:ind w:left="720" w:hanging="720"/>
    </w:pPr>
    <w:rPr>
      <w:rFonts w:ascii="Times New Roman" w:eastAsia="Times New Roman" w:hAnsi="Times New Roman" w:cs="Times New Roman"/>
      <w:bCs w:val="0"/>
      <w:color w:val="17365D"/>
      <w:lang w:eastAsia="vi-VN"/>
    </w:rPr>
  </w:style>
  <w:style w:type="paragraph" w:customStyle="1" w:styleId="EbitH4">
    <w:name w:val="Ebit_H4"/>
    <w:basedOn w:val="Heading4"/>
    <w:next w:val="Normal"/>
    <w:qFormat/>
    <w:pPr>
      <w:keepNext w:val="0"/>
      <w:widowControl w:val="0"/>
      <w:numPr>
        <w:ilvl w:val="0"/>
        <w:numId w:val="0"/>
      </w:numPr>
      <w:tabs>
        <w:tab w:val="num" w:pos="2880"/>
      </w:tabs>
      <w:spacing w:after="60" w:line="360" w:lineRule="exact"/>
      <w:ind w:left="1361" w:hanging="1004"/>
      <w:textAlignment w:val="baseline"/>
    </w:pPr>
    <w:rPr>
      <w:rFonts w:ascii="Times New Roman" w:eastAsia="MS Mincho" w:hAnsi="Times New Roman" w:cs="Times New Roman"/>
      <w:bCs w:val="0"/>
      <w:iCs w:val="0"/>
      <w:noProof/>
      <w:snapToGrid w:val="0"/>
      <w:color w:val="17365D"/>
      <w:szCs w:val="20"/>
      <w:lang w:eastAsia="ja-JP"/>
    </w:rPr>
  </w:style>
  <w:style w:type="paragraph" w:customStyle="1" w:styleId="EbitH5">
    <w:name w:val="Ebit_H5"/>
    <w:basedOn w:val="Heading5"/>
    <w:next w:val="Normal"/>
    <w:qFormat/>
    <w:pPr>
      <w:keepNext w:val="0"/>
      <w:widowControl w:val="0"/>
      <w:numPr>
        <w:ilvl w:val="0"/>
        <w:numId w:val="0"/>
      </w:numPr>
      <w:tabs>
        <w:tab w:val="num" w:pos="3600"/>
      </w:tabs>
      <w:spacing w:before="240" w:after="60" w:line="240" w:lineRule="auto"/>
      <w:ind w:left="3600" w:hanging="720"/>
      <w:jc w:val="left"/>
      <w:textAlignment w:val="baseline"/>
    </w:pPr>
    <w:rPr>
      <w:rFonts w:ascii="Times New Roman" w:eastAsia="MS Mincho" w:hAnsi="Times New Roman" w:cs="Times New Roman"/>
      <w:bCs/>
      <w:iCs/>
      <w:color w:val="17365D"/>
      <w:szCs w:val="24"/>
      <w:u w:val="single"/>
      <w:lang w:eastAsia="ja-JP"/>
    </w:rPr>
  </w:style>
  <w:style w:type="paragraph" w:customStyle="1" w:styleId="EbitH6">
    <w:name w:val="Ebit_H6"/>
    <w:basedOn w:val="Heading6"/>
    <w:qFormat/>
    <w:pPr>
      <w:keepNext w:val="0"/>
      <w:widowControl w:val="0"/>
      <w:numPr>
        <w:ilvl w:val="0"/>
        <w:numId w:val="0"/>
      </w:numPr>
      <w:tabs>
        <w:tab w:val="num" w:pos="4320"/>
      </w:tabs>
      <w:spacing w:before="120" w:after="120" w:line="360" w:lineRule="exact"/>
      <w:ind w:left="4320" w:hanging="720"/>
      <w:jc w:val="left"/>
      <w:textAlignment w:val="baseline"/>
    </w:pPr>
    <w:rPr>
      <w:rFonts w:ascii="Times New Roman" w:eastAsia="MS Mincho" w:hAnsi="Times New Roman" w:cs="Times New Roman"/>
      <w:b/>
      <w:i w:val="0"/>
      <w:color w:val="auto"/>
      <w:szCs w:val="20"/>
      <w:lang w:eastAsia="ja-JP"/>
    </w:rPr>
  </w:style>
  <w:style w:type="paragraph" w:customStyle="1" w:styleId="EbitH8">
    <w:name w:val="Ebit_H8"/>
    <w:basedOn w:val="Heading8"/>
    <w:next w:val="Normal"/>
    <w:qFormat/>
    <w:pPr>
      <w:keepNext w:val="0"/>
      <w:widowControl w:val="0"/>
      <w:numPr>
        <w:numId w:val="35"/>
      </w:numPr>
      <w:spacing w:before="100" w:after="100" w:line="340" w:lineRule="exact"/>
      <w:jc w:val="left"/>
      <w:textAlignment w:val="baseline"/>
    </w:pPr>
    <w:rPr>
      <w:rFonts w:ascii="Times New Roman" w:eastAsia="MS Mincho" w:hAnsi="Times New Roman" w:cs="Times New Roman"/>
      <w:color w:val="auto"/>
      <w:sz w:val="26"/>
      <w:lang w:eastAsia="ja-JP"/>
    </w:rPr>
  </w:style>
  <w:style w:type="paragraph" w:customStyle="1" w:styleId="2daucong">
    <w:name w:val="2.dau cong"/>
    <w:basedOn w:val="1Daugach"/>
    <w:link w:val="2daucongChar"/>
    <w:qFormat/>
    <w:pPr>
      <w:tabs>
        <w:tab w:val="clear" w:pos="426"/>
        <w:tab w:val="clear" w:pos="720"/>
        <w:tab w:val="left" w:pos="709"/>
      </w:tabs>
      <w:ind w:left="0" w:firstLine="426"/>
    </w:pPr>
  </w:style>
  <w:style w:type="character" w:customStyle="1" w:styleId="2daucongChar">
    <w:name w:val="2.dau cong Char"/>
    <w:link w:val="2daucong"/>
    <w:rPr>
      <w:rFonts w:eastAsia="Calibri"/>
      <w:bCs/>
      <w:iCs/>
      <w:color w:val="000000"/>
      <w:lang w:val="fr-FR"/>
    </w:rPr>
  </w:style>
  <w:style w:type="paragraph" w:customStyle="1" w:styleId="EbitNormalL1">
    <w:name w:val="Ebit_Normal_L1"/>
    <w:basedOn w:val="EbitnormalL0"/>
    <w:qFormat/>
    <w:pPr>
      <w:tabs>
        <w:tab w:val="num" w:pos="720"/>
      </w:tabs>
      <w:ind w:left="720" w:hanging="720"/>
    </w:pPr>
    <w:rPr>
      <w:lang w:val="vi-VN" w:eastAsia="ja-JP"/>
    </w:rPr>
  </w:style>
  <w:style w:type="paragraph" w:customStyle="1" w:styleId="EbitNormalL5">
    <w:name w:val="Ebit_Normal_L5"/>
    <w:basedOn w:val="Normal"/>
    <w:qFormat/>
    <w:pPr>
      <w:tabs>
        <w:tab w:val="num" w:pos="720"/>
      </w:tabs>
      <w:spacing w:before="120" w:after="120" w:line="320" w:lineRule="exact"/>
      <w:ind w:left="720" w:hanging="720"/>
    </w:pPr>
    <w:rPr>
      <w:color w:val="auto"/>
      <w:szCs w:val="22"/>
      <w:lang w:eastAsia="ja-JP"/>
    </w:rPr>
  </w:style>
  <w:style w:type="paragraph" w:customStyle="1" w:styleId="EbitNormalL2">
    <w:name w:val="Ebit_Normal_L2"/>
    <w:basedOn w:val="EbitNormalL1"/>
    <w:qFormat/>
  </w:style>
  <w:style w:type="paragraph" w:customStyle="1" w:styleId="1vanban1">
    <w:name w:val="1.van ban"/>
    <w:basedOn w:val="Normal"/>
    <w:link w:val="1vanbanChar1"/>
    <w:qFormat/>
    <w:pPr>
      <w:keepLines/>
      <w:widowControl w:val="0"/>
      <w:spacing w:before="120" w:after="120" w:line="288" w:lineRule="auto"/>
      <w:ind w:firstLine="425"/>
    </w:pPr>
    <w:rPr>
      <w:color w:val="000000"/>
      <w:sz w:val="28"/>
      <w:lang w:val="nb-NO"/>
    </w:rPr>
  </w:style>
  <w:style w:type="character" w:customStyle="1" w:styleId="1vanbanChar1">
    <w:name w:val="1.van ban Char"/>
    <w:link w:val="1vanban1"/>
    <w:rPr>
      <w:rFonts w:ascii="Times New Roman" w:eastAsia="Times New Roman" w:hAnsi="Times New Roman"/>
      <w:color w:val="000000"/>
      <w:szCs w:val="26"/>
      <w:lang w:val="nb-NO"/>
    </w:rPr>
  </w:style>
  <w:style w:type="paragraph" w:customStyle="1" w:styleId="xl167">
    <w:name w:val="xl167"/>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auto"/>
      <w:lang w:val="en-US"/>
    </w:rPr>
  </w:style>
  <w:style w:type="paragraph" w:customStyle="1" w:styleId="xl168">
    <w:name w:val="xl16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auto"/>
      <w:lang w:val="en-US"/>
    </w:rPr>
  </w:style>
  <w:style w:type="paragraph" w:customStyle="1" w:styleId="1PHN">
    <w:name w:val="1 PHẦN"/>
    <w:basedOn w:val="Heading1"/>
    <w:autoRedefine/>
    <w:qFormat/>
    <w:pPr>
      <w:numPr>
        <w:numId w:val="0"/>
      </w:numPr>
      <w:tabs>
        <w:tab w:val="clear" w:pos="709"/>
        <w:tab w:val="num" w:pos="720"/>
        <w:tab w:val="left" w:pos="1701"/>
      </w:tabs>
      <w:spacing w:before="240" w:after="240" w:line="259" w:lineRule="auto"/>
      <w:ind w:left="357" w:hanging="357"/>
    </w:pPr>
    <w:rPr>
      <w:rFonts w:ascii="Arial" w:hAnsi="Arial"/>
      <w:bCs w:val="0"/>
      <w:sz w:val="28"/>
    </w:rPr>
  </w:style>
  <w:style w:type="paragraph" w:customStyle="1" w:styleId="2CHUONG">
    <w:name w:val="2 CHUONG"/>
    <w:basedOn w:val="Heading2"/>
    <w:autoRedefine/>
    <w:qFormat/>
    <w:pPr>
      <w:numPr>
        <w:ilvl w:val="0"/>
        <w:numId w:val="0"/>
      </w:numPr>
      <w:tabs>
        <w:tab w:val="num" w:pos="1440"/>
      </w:tabs>
      <w:spacing w:before="0" w:after="0"/>
      <w:ind w:left="1440" w:hanging="720"/>
      <w:outlineLvl w:val="2"/>
    </w:pPr>
    <w:rPr>
      <w:rFonts w:ascii="Times New Roman" w:hAnsi="Times New Roman" w:cs="Times New Roman"/>
      <w:bCs w:val="0"/>
    </w:rPr>
  </w:style>
  <w:style w:type="paragraph" w:customStyle="1" w:styleId="3LamI">
    <w:name w:val="3 La mã I"/>
    <w:basedOn w:val="Heading3"/>
    <w:autoRedefine/>
    <w:qFormat/>
    <w:pPr>
      <w:numPr>
        <w:ilvl w:val="0"/>
        <w:numId w:val="0"/>
      </w:numPr>
      <w:tabs>
        <w:tab w:val="left" w:pos="426"/>
        <w:tab w:val="num" w:pos="2160"/>
      </w:tabs>
      <w:spacing w:before="160" w:after="0" w:line="259" w:lineRule="auto"/>
    </w:pPr>
    <w:rPr>
      <w:rFonts w:ascii="Arial" w:hAnsi="Arial"/>
      <w:bCs w:val="0"/>
      <w:i/>
      <w:caps/>
      <w:color w:val="auto"/>
      <w:szCs w:val="24"/>
      <w:lang w:val="en-US"/>
    </w:rPr>
  </w:style>
  <w:style w:type="paragraph" w:customStyle="1" w:styleId="4Mc1nh">
    <w:name w:val="4 Mục 1 nhỏ"/>
    <w:basedOn w:val="Heading4"/>
    <w:autoRedefine/>
    <w:qFormat/>
    <w:pPr>
      <w:numPr>
        <w:ilvl w:val="0"/>
        <w:numId w:val="0"/>
      </w:numPr>
      <w:tabs>
        <w:tab w:val="left" w:pos="1134"/>
        <w:tab w:val="num" w:pos="2880"/>
      </w:tabs>
      <w:spacing w:after="0" w:line="259" w:lineRule="auto"/>
      <w:ind w:left="2880" w:hanging="720"/>
      <w:outlineLvl w:val="9"/>
    </w:pPr>
    <w:rPr>
      <w:rFonts w:ascii="Times New Roman" w:hAnsi="Times New Roman" w:cs="Times New Roman"/>
      <w:bCs w:val="0"/>
      <w:i w:val="0"/>
      <w:color w:val="000000" w:themeColor="text1"/>
      <w:shd w:val="clear" w:color="auto" w:fill="FFFFFF"/>
      <w:lang w:val="en-US"/>
    </w:rPr>
  </w:style>
  <w:style w:type="paragraph" w:customStyle="1" w:styleId="5Mcanh">
    <w:name w:val="5 Mục a nhỏ"/>
    <w:basedOn w:val="Heading5"/>
    <w:autoRedefine/>
    <w:qFormat/>
    <w:pPr>
      <w:numPr>
        <w:ilvl w:val="0"/>
        <w:numId w:val="0"/>
      </w:numPr>
      <w:tabs>
        <w:tab w:val="left" w:pos="993"/>
        <w:tab w:val="left" w:pos="1080"/>
        <w:tab w:val="num" w:pos="3600"/>
      </w:tabs>
      <w:spacing w:before="120" w:after="120" w:line="240" w:lineRule="auto"/>
      <w:ind w:left="3600" w:hanging="990"/>
    </w:pPr>
    <w:rPr>
      <w:rFonts w:ascii="Times New Roman" w:hAnsi="Times New Roman"/>
      <w:color w:val="auto"/>
      <w:szCs w:val="22"/>
      <w:lang w:val="en-US"/>
    </w:rPr>
  </w:style>
  <w:style w:type="paragraph" w:customStyle="1" w:styleId="6Mcinh">
    <w:name w:val="6 Mục i nhỏ"/>
    <w:basedOn w:val="Heading6"/>
    <w:autoRedefine/>
    <w:qFormat/>
    <w:pPr>
      <w:numPr>
        <w:ilvl w:val="0"/>
        <w:numId w:val="0"/>
      </w:numPr>
      <w:tabs>
        <w:tab w:val="left" w:pos="1276"/>
        <w:tab w:val="num" w:pos="4320"/>
      </w:tabs>
      <w:spacing w:before="120" w:after="0" w:line="259" w:lineRule="auto"/>
      <w:ind w:firstLine="720"/>
      <w:jc w:val="left"/>
    </w:pPr>
    <w:rPr>
      <w:rFonts w:ascii="Times New Roman" w:hAnsi="Times New Roman"/>
      <w:iCs w:val="0"/>
      <w:color w:val="auto"/>
      <w:szCs w:val="22"/>
      <w:lang w:val="en-US"/>
    </w:rPr>
  </w:style>
  <w:style w:type="paragraph" w:customStyle="1" w:styleId="91Nidung">
    <w:name w:val="9.1 Nội dung"/>
    <w:basedOn w:val="Body-Text"/>
    <w:link w:val="91NidungChar"/>
    <w:qFormat/>
  </w:style>
  <w:style w:type="character" w:customStyle="1" w:styleId="91NidungChar">
    <w:name w:val="9.1 Nội dung Char"/>
    <w:basedOn w:val="DefaultParagraphFont"/>
    <w:link w:val="91Nidung"/>
    <w:rPr>
      <w:rFonts w:ascii="Times New Roman" w:eastAsia="Times New Roman" w:hAnsi="Times New Roman"/>
      <w:color w:val="auto"/>
      <w:lang w:eastAsia="ja-JP"/>
    </w:rPr>
  </w:style>
  <w:style w:type="paragraph" w:customStyle="1" w:styleId="UserBullet2">
    <w:name w:val="User Bullet 2"/>
    <w:basedOn w:val="Normal"/>
    <w:pPr>
      <w:tabs>
        <w:tab w:val="num" w:pos="720"/>
        <w:tab w:val="left" w:pos="2651"/>
        <w:tab w:val="left" w:pos="3600"/>
      </w:tabs>
      <w:suppressAutoHyphens/>
      <w:spacing w:after="0" w:line="288" w:lineRule="auto"/>
      <w:ind w:left="1800"/>
    </w:pPr>
    <w:rPr>
      <w:rFonts w:ascii=".VnTime" w:hAnsi=".VnTime"/>
      <w:color w:val="auto"/>
      <w:lang w:val="en-US" w:eastAsia="ar-SA"/>
    </w:rPr>
  </w:style>
  <w:style w:type="paragraph" w:customStyle="1" w:styleId="11">
    <w:name w:val="11"/>
    <w:basedOn w:val="Normal"/>
    <w:pPr>
      <w:keepLines/>
      <w:tabs>
        <w:tab w:val="num" w:pos="720"/>
      </w:tabs>
      <w:suppressAutoHyphens/>
      <w:spacing w:after="0" w:line="288" w:lineRule="auto"/>
      <w:ind w:left="720" w:hanging="720"/>
    </w:pPr>
    <w:rPr>
      <w:rFonts w:ascii=".VnTime" w:hAnsi=".VnTime"/>
      <w:color w:val="auto"/>
      <w:sz w:val="24"/>
      <w:szCs w:val="20"/>
      <w:lang w:val="en-GB" w:eastAsia="ar-SA"/>
    </w:rPr>
  </w:style>
  <w:style w:type="numbering" w:customStyle="1" w:styleId="11111">
    <w:name w:val="1 / 1.1.11"/>
    <w:basedOn w:val="NoList"/>
    <w:next w:val="111111"/>
  </w:style>
  <w:style w:type="paragraph" w:styleId="IntenseQuote">
    <w:name w:val="Intense Quote"/>
    <w:basedOn w:val="Normal"/>
    <w:next w:val="Normal"/>
    <w:link w:val="IntenseQuoteChar"/>
    <w:uiPriority w:val="30"/>
    <w:qFormat/>
    <w:pPr>
      <w:pBdr>
        <w:left w:val="single" w:sz="18" w:space="12" w:color="5B9BD5"/>
      </w:pBdr>
      <w:spacing w:before="200" w:line="360" w:lineRule="auto"/>
      <w:ind w:left="1225" w:right="1225"/>
      <w:jc w:val="left"/>
    </w:pPr>
    <w:rPr>
      <w:b/>
      <w:caps/>
      <w:color w:val="365F91" w:themeColor="accent1" w:themeShade="BF"/>
      <w:sz w:val="32"/>
      <w:lang w:val="en-US"/>
    </w:rPr>
  </w:style>
  <w:style w:type="character" w:customStyle="1" w:styleId="IntenseQuoteChar">
    <w:name w:val="Intense Quote Char"/>
    <w:basedOn w:val="DefaultParagraphFont"/>
    <w:link w:val="IntenseQuote"/>
    <w:uiPriority w:val="30"/>
    <w:rPr>
      <w:rFonts w:ascii="Times New Roman" w:eastAsia="Times New Roman" w:hAnsi="Times New Roman"/>
      <w:b/>
      <w:caps/>
      <w:color w:val="365F91" w:themeColor="accent1" w:themeShade="BF"/>
      <w:sz w:val="32"/>
      <w:lang w:val="en-US"/>
    </w:rPr>
  </w:style>
  <w:style w:type="character" w:styleId="SubtleEmphasis">
    <w:name w:val="Subtle Emphasis"/>
    <w:uiPriority w:val="19"/>
    <w:qFormat/>
    <w:rPr>
      <w:i/>
      <w:iCs/>
      <w:color w:val="404040"/>
    </w:rPr>
  </w:style>
  <w:style w:type="character" w:styleId="SubtleReference">
    <w:name w:val="Subtle Reference"/>
    <w:uiPriority w:val="31"/>
    <w:qFormat/>
    <w:rPr>
      <w:smallCaps/>
      <w:color w:val="404040"/>
      <w:u w:val="single" w:color="7F7F7F"/>
    </w:rPr>
  </w:style>
  <w:style w:type="paragraph" w:customStyle="1" w:styleId="Head1">
    <w:name w:val="Head1"/>
    <w:basedOn w:val="Normal"/>
    <w:uiPriority w:val="99"/>
    <w:pPr>
      <w:tabs>
        <w:tab w:val="num" w:pos="720"/>
      </w:tabs>
      <w:spacing w:line="360" w:lineRule="auto"/>
      <w:ind w:left="720" w:hanging="720"/>
    </w:pPr>
    <w:rPr>
      <w:rFonts w:ascii="Arial" w:eastAsia="Calibri" w:hAnsi="Arial"/>
      <w:b/>
      <w:color w:val="auto"/>
      <w:sz w:val="32"/>
      <w:szCs w:val="22"/>
      <w:lang w:val="en-US"/>
    </w:rPr>
  </w:style>
  <w:style w:type="paragraph" w:customStyle="1" w:styleId="Head2">
    <w:name w:val="Head2"/>
    <w:basedOn w:val="Normal"/>
    <w:uiPriority w:val="99"/>
    <w:pPr>
      <w:tabs>
        <w:tab w:val="left" w:pos="900"/>
        <w:tab w:val="num" w:pos="1440"/>
      </w:tabs>
      <w:spacing w:line="360" w:lineRule="auto"/>
      <w:ind w:left="1440" w:hanging="720"/>
    </w:pPr>
    <w:rPr>
      <w:rFonts w:ascii="Arial" w:eastAsia="Calibri" w:hAnsi="Arial"/>
      <w:b/>
      <w:color w:val="auto"/>
      <w:sz w:val="28"/>
      <w:szCs w:val="22"/>
      <w:lang w:val="en-US"/>
    </w:rPr>
  </w:style>
  <w:style w:type="paragraph" w:customStyle="1" w:styleId="Head3">
    <w:name w:val="Head3"/>
    <w:basedOn w:val="Normal"/>
    <w:uiPriority w:val="99"/>
    <w:pPr>
      <w:tabs>
        <w:tab w:val="num" w:pos="2160"/>
      </w:tabs>
      <w:spacing w:line="360" w:lineRule="auto"/>
      <w:ind w:left="2160" w:hanging="720"/>
      <w:jc w:val="left"/>
    </w:pPr>
    <w:rPr>
      <w:rFonts w:ascii="Arial" w:eastAsia="Calibri" w:hAnsi="Arial"/>
      <w:b/>
      <w:color w:val="auto"/>
      <w:sz w:val="24"/>
      <w:szCs w:val="22"/>
      <w:lang w:val="en-US"/>
    </w:rPr>
  </w:style>
  <w:style w:type="paragraph" w:customStyle="1" w:styleId="ahttable">
    <w:name w:val="aht_table"/>
    <w:basedOn w:val="Normal"/>
    <w:uiPriority w:val="99"/>
    <w:pPr>
      <w:spacing w:after="60" w:line="240" w:lineRule="auto"/>
    </w:pPr>
    <w:rPr>
      <w:rFonts w:ascii="Tahoma" w:hAnsi="Tahoma"/>
      <w:color w:val="auto"/>
      <w:sz w:val="18"/>
      <w:szCs w:val="24"/>
      <w:lang w:val="en-US"/>
    </w:rPr>
  </w:style>
  <w:style w:type="paragraph" w:customStyle="1" w:styleId="SSI11">
    <w:name w:val="SSI1.1"/>
    <w:basedOn w:val="Normal"/>
    <w:uiPriority w:val="99"/>
    <w:pPr>
      <w:suppressAutoHyphens/>
      <w:spacing w:after="0" w:line="360" w:lineRule="auto"/>
      <w:jc w:val="left"/>
    </w:pPr>
    <w:rPr>
      <w:rFonts w:ascii="Tahoma" w:hAnsi="Tahoma" w:cs="Tahoma"/>
      <w:b/>
      <w:bCs/>
      <w:color w:val="auto"/>
      <w:sz w:val="20"/>
      <w:szCs w:val="20"/>
      <w:lang w:val="en-US" w:eastAsia="ar-SA"/>
    </w:rPr>
  </w:style>
  <w:style w:type="paragraph" w:customStyle="1" w:styleId="SSINormal">
    <w:name w:val="SSINormal"/>
    <w:basedOn w:val="Normal"/>
    <w:uiPriority w:val="99"/>
    <w:pPr>
      <w:widowControl w:val="0"/>
      <w:suppressAutoHyphens/>
      <w:spacing w:after="0" w:line="360" w:lineRule="auto"/>
      <w:ind w:right="-24" w:firstLine="360"/>
    </w:pPr>
    <w:rPr>
      <w:rFonts w:ascii="Tahoma" w:hAnsi="Tahoma" w:cs="Tahoma"/>
      <w:color w:val="auto"/>
      <w:kern w:val="1"/>
      <w:sz w:val="20"/>
      <w:szCs w:val="20"/>
      <w:lang w:val="en-US"/>
    </w:rPr>
  </w:style>
  <w:style w:type="paragraph" w:customStyle="1" w:styleId="Pageheader1">
    <w:name w:val="Page header 1"/>
    <w:basedOn w:val="Normal"/>
    <w:autoRedefine/>
    <w:uiPriority w:val="99"/>
    <w:pPr>
      <w:pBdr>
        <w:bottom w:val="single" w:sz="12" w:space="1" w:color="auto"/>
      </w:pBdr>
      <w:tabs>
        <w:tab w:val="num" w:pos="720"/>
      </w:tabs>
      <w:spacing w:after="0" w:line="240" w:lineRule="auto"/>
      <w:ind w:left="720" w:hanging="720"/>
      <w:jc w:val="left"/>
    </w:pPr>
    <w:rPr>
      <w:rFonts w:ascii="Tahoma" w:hAnsi="Tahoma" w:cs="Tahoma"/>
      <w:b/>
      <w:bCs/>
      <w:color w:val="auto"/>
      <w:sz w:val="32"/>
      <w:szCs w:val="32"/>
      <w:lang w:val="en-US"/>
    </w:rPr>
  </w:style>
  <w:style w:type="character" w:customStyle="1" w:styleId="1Char0">
    <w:name w:val="1.Char"/>
    <w:uiPriority w:val="99"/>
    <w:rPr>
      <w:rFonts w:eastAsia="Times New Roman"/>
      <w:b/>
      <w:i/>
      <w:sz w:val="22"/>
      <w:lang w:val="vi-VN"/>
    </w:rPr>
  </w:style>
  <w:style w:type="character" w:customStyle="1" w:styleId="aChar">
    <w:name w:val="a.Char"/>
    <w:link w:val="a3"/>
    <w:uiPriority w:val="99"/>
    <w:locked/>
    <w:rPr>
      <w:rFonts w:eastAsia="Calibri"/>
      <w:b/>
      <w:color w:val="auto"/>
      <w:sz w:val="24"/>
      <w:szCs w:val="24"/>
      <w:lang w:val="en-US"/>
    </w:rPr>
  </w:style>
  <w:style w:type="paragraph" w:customStyle="1" w:styleId="FreeForm">
    <w:name w:val="Free Form"/>
    <w:pPr>
      <w:pBdr>
        <w:top w:val="nil"/>
        <w:left w:val="nil"/>
        <w:bottom w:val="nil"/>
        <w:right w:val="nil"/>
        <w:between w:val="nil"/>
        <w:bar w:val="nil"/>
      </w:pBdr>
      <w:spacing w:after="0" w:line="312" w:lineRule="auto"/>
    </w:pPr>
    <w:rPr>
      <w:rFonts w:ascii="Helvetica Neue Light" w:eastAsia="Helvetica Neue Light" w:hAnsi="Helvetica Neue Light" w:cs="Helvetica Neue Light"/>
      <w:color w:val="000000"/>
      <w:sz w:val="18"/>
      <w:szCs w:val="18"/>
      <w:bdr w:val="nil"/>
      <w:lang w:val="en-US"/>
    </w:rPr>
  </w:style>
  <w:style w:type="numbering" w:customStyle="1" w:styleId="Legal">
    <w:name w:val="Legal"/>
  </w:style>
  <w:style w:type="paragraph" w:customStyle="1" w:styleId="yiv7926200588">
    <w:name w:val="yiv7926200588"/>
    <w:basedOn w:val="Normal"/>
    <w:pPr>
      <w:spacing w:before="100" w:beforeAutospacing="1" w:after="100" w:afterAutospacing="1" w:line="240" w:lineRule="auto"/>
      <w:jc w:val="left"/>
    </w:pPr>
    <w:rPr>
      <w:color w:val="auto"/>
      <w:sz w:val="24"/>
      <w:szCs w:val="24"/>
      <w:lang w:val="en-US"/>
    </w:rPr>
  </w:style>
  <w:style w:type="paragraph" w:customStyle="1" w:styleId="yiv7926200588msonormal">
    <w:name w:val="yiv7926200588msonormal"/>
    <w:basedOn w:val="Normal"/>
    <w:pPr>
      <w:spacing w:before="100" w:beforeAutospacing="1" w:after="100" w:afterAutospacing="1" w:line="240" w:lineRule="auto"/>
      <w:jc w:val="left"/>
    </w:pPr>
    <w:rPr>
      <w:color w:val="auto"/>
      <w:sz w:val="24"/>
      <w:szCs w:val="24"/>
      <w:lang w:val="en-US"/>
    </w:rPr>
  </w:style>
  <w:style w:type="paragraph" w:customStyle="1" w:styleId="p">
    <w:name w:val="* p"/>
    <w:basedOn w:val="ListParagraph"/>
    <w:qFormat/>
    <w:pPr>
      <w:tabs>
        <w:tab w:val="num" w:pos="720"/>
      </w:tabs>
      <w:spacing w:before="120" w:after="120" w:line="256" w:lineRule="auto"/>
      <w:ind w:hanging="720"/>
      <w:contextualSpacing w:val="0"/>
    </w:pPr>
    <w:rPr>
      <w:b/>
      <w:color w:val="auto"/>
      <w:sz w:val="24"/>
      <w:lang w:val="pt-BR"/>
    </w:rPr>
  </w:style>
  <w:style w:type="table" w:customStyle="1" w:styleId="GridTable1Light-Accent11">
    <w:name w:val="Grid Table 1 Light - Accent 11"/>
    <w:basedOn w:val="TableNormal"/>
    <w:uiPriority w:val="46"/>
    <w:pPr>
      <w:spacing w:after="0" w:line="240" w:lineRule="auto"/>
    </w:pPr>
    <w:rPr>
      <w:rFonts w:asciiTheme="minorHAnsi" w:hAnsiTheme="minorHAnsi" w:cstheme="minorBidi"/>
      <w:color w:val="auto"/>
      <w:sz w:val="22"/>
      <w:szCs w:val="22"/>
      <w:lang w:val="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TableGrid110">
    <w:name w:val="Table Grid11"/>
    <w:uiPriority w:val="99"/>
    <w:pPr>
      <w:spacing w:after="0" w:line="240" w:lineRule="auto"/>
    </w:pPr>
    <w:rPr>
      <w:color w:val="auto"/>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uiPriority w:val="99"/>
    <w:pPr>
      <w:spacing w:after="0" w:line="240" w:lineRule="auto"/>
    </w:pPr>
    <w:rPr>
      <w:rFonts w:ascii="Calibri" w:eastAsia="Calibri" w:hAnsi="Calibri"/>
      <w:color w:val="auto"/>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uiPriority w:val="99"/>
    <w:pPr>
      <w:spacing w:after="0" w:line="240" w:lineRule="auto"/>
    </w:pPr>
    <w:rPr>
      <w:rFonts w:ascii="Calibri" w:eastAsia="Calibri" w:hAnsi="Calibri"/>
      <w:color w:val="auto"/>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1Light-Accent111">
    <w:name w:val="Grid Table 1 Light - Accent 111"/>
    <w:basedOn w:val="TableNormal"/>
    <w:uiPriority w:val="46"/>
    <w:pPr>
      <w:spacing w:after="0" w:line="240" w:lineRule="auto"/>
    </w:pPr>
    <w:rPr>
      <w:rFonts w:asciiTheme="minorHAnsi" w:hAnsiTheme="minorHAnsi" w:cstheme="minorBidi"/>
      <w:color w:val="auto"/>
      <w:sz w:val="22"/>
      <w:szCs w:val="22"/>
      <w:lang w:val="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numbering" w:customStyle="1" w:styleId="11112">
    <w:name w:val="1 / 1.1.12"/>
    <w:basedOn w:val="NoList"/>
    <w:next w:val="111111"/>
  </w:style>
  <w:style w:type="table" w:customStyle="1" w:styleId="TableGrid12">
    <w:name w:val="Table Grid12"/>
    <w:uiPriority w:val="99"/>
    <w:pPr>
      <w:spacing w:after="0" w:line="240" w:lineRule="auto"/>
    </w:pPr>
    <w:rPr>
      <w:color w:val="auto"/>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uiPriority w:val="99"/>
    <w:pPr>
      <w:spacing w:after="0" w:line="240" w:lineRule="auto"/>
    </w:pPr>
    <w:rPr>
      <w:rFonts w:ascii="Calibri" w:eastAsia="Calibri" w:hAnsi="Calibri"/>
      <w:color w:val="auto"/>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uiPriority w:val="99"/>
    <w:pPr>
      <w:spacing w:after="0" w:line="240" w:lineRule="auto"/>
    </w:pPr>
    <w:rPr>
      <w:rFonts w:ascii="Calibri" w:eastAsia="Calibri" w:hAnsi="Calibri"/>
      <w:color w:val="auto"/>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Legal1">
    <w:name w:val="Legal1"/>
  </w:style>
  <w:style w:type="table" w:customStyle="1" w:styleId="GridTable1Light-Accent112">
    <w:name w:val="Grid Table 1 Light - Accent 112"/>
    <w:basedOn w:val="TableNormal"/>
    <w:uiPriority w:val="46"/>
    <w:pPr>
      <w:spacing w:after="0" w:line="240" w:lineRule="auto"/>
    </w:pPr>
    <w:rPr>
      <w:rFonts w:ascii="Calibri" w:eastAsia="Calibri" w:hAnsi="Calibri"/>
      <w:color w:val="auto"/>
      <w:sz w:val="22"/>
      <w:szCs w:val="22"/>
      <w:lang w:val="en-US"/>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leGrid41">
    <w:name w:val="Table Grid41"/>
    <w:basedOn w:val="TableNormal"/>
    <w:next w:val="TableGrid"/>
    <w:uiPriority w:val="39"/>
    <w:pPr>
      <w:spacing w:after="0" w:line="240" w:lineRule="auto"/>
    </w:pPr>
    <w:rPr>
      <w:color w:val="auto"/>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uiPriority w:val="99"/>
    <w:pPr>
      <w:spacing w:after="0" w:line="240" w:lineRule="auto"/>
    </w:pPr>
    <w:rPr>
      <w:color w:val="auto"/>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uiPriority w:val="99"/>
    <w:pPr>
      <w:spacing w:after="0" w:line="240" w:lineRule="auto"/>
    </w:pPr>
    <w:rPr>
      <w:rFonts w:ascii="Calibri" w:eastAsia="Calibri" w:hAnsi="Calibri"/>
      <w:color w:val="auto"/>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
    <w:name w:val="Table Grid311"/>
    <w:uiPriority w:val="99"/>
    <w:pPr>
      <w:spacing w:after="0" w:line="240" w:lineRule="auto"/>
    </w:pPr>
    <w:rPr>
      <w:rFonts w:ascii="Calibri" w:eastAsia="Calibri" w:hAnsi="Calibri"/>
      <w:color w:val="auto"/>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1Light-Accent1111">
    <w:name w:val="Grid Table 1 Light - Accent 1111"/>
    <w:basedOn w:val="TableNormal"/>
    <w:uiPriority w:val="46"/>
    <w:pPr>
      <w:spacing w:after="0" w:line="240" w:lineRule="auto"/>
    </w:pPr>
    <w:rPr>
      <w:rFonts w:ascii="Calibri" w:eastAsia="Calibri" w:hAnsi="Calibri"/>
      <w:color w:val="auto"/>
      <w:sz w:val="22"/>
      <w:szCs w:val="22"/>
      <w:lang w:val="en-US"/>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paragraph" w:customStyle="1" w:styleId="LevelI">
    <w:name w:val="Level I"/>
    <w:basedOn w:val="Normal"/>
    <w:next w:val="Nidung0"/>
    <w:uiPriority w:val="99"/>
    <w:qFormat/>
    <w:pPr>
      <w:spacing w:before="360" w:after="0" w:line="240" w:lineRule="auto"/>
      <w:ind w:left="567" w:hanging="567"/>
      <w:outlineLvl w:val="0"/>
    </w:pPr>
    <w:rPr>
      <w:rFonts w:eastAsia="MS Mincho"/>
      <w:b/>
      <w:caps/>
      <w:color w:val="auto"/>
      <w:sz w:val="28"/>
      <w:lang w:val="en-US" w:eastAsia="ja-JP"/>
    </w:rPr>
  </w:style>
  <w:style w:type="paragraph" w:customStyle="1" w:styleId="Nidung0">
    <w:name w:val="Nội dung 0"/>
    <w:basedOn w:val="Normal"/>
    <w:link w:val="Nidung0Char"/>
    <w:uiPriority w:val="99"/>
    <w:qFormat/>
    <w:pPr>
      <w:spacing w:before="120" w:after="0" w:line="240" w:lineRule="auto"/>
    </w:pPr>
    <w:rPr>
      <w:rFonts w:eastAsia="Calibri"/>
      <w:color w:val="auto"/>
      <w:sz w:val="24"/>
      <w:szCs w:val="22"/>
      <w:lang w:val="en-US"/>
    </w:rPr>
  </w:style>
  <w:style w:type="character" w:customStyle="1" w:styleId="Nidung0Char">
    <w:name w:val="Nội dung 0 Char"/>
    <w:link w:val="Nidung0"/>
    <w:uiPriority w:val="99"/>
    <w:rPr>
      <w:rFonts w:ascii="Times New Roman" w:eastAsia="Calibri" w:hAnsi="Times New Roman"/>
      <w:color w:val="auto"/>
      <w:sz w:val="24"/>
      <w:szCs w:val="22"/>
      <w:lang w:val="en-US"/>
    </w:rPr>
  </w:style>
  <w:style w:type="paragraph" w:customStyle="1" w:styleId="Level0">
    <w:name w:val="Level 0"/>
    <w:basedOn w:val="Normal"/>
    <w:next w:val="Nidung1"/>
    <w:uiPriority w:val="99"/>
    <w:qFormat/>
    <w:pPr>
      <w:spacing w:before="360" w:after="0" w:line="240" w:lineRule="auto"/>
      <w:ind w:left="992" w:hanging="425"/>
      <w:outlineLvl w:val="1"/>
    </w:pPr>
    <w:rPr>
      <w:rFonts w:eastAsia="MS Mincho"/>
      <w:b/>
      <w:color w:val="auto"/>
      <w:lang w:val="en-US" w:eastAsia="ja-JP"/>
    </w:rPr>
  </w:style>
  <w:style w:type="paragraph" w:customStyle="1" w:styleId="Nidung1">
    <w:name w:val="Nội dung 1"/>
    <w:basedOn w:val="Nidung0"/>
    <w:link w:val="Nidung1Char"/>
    <w:uiPriority w:val="99"/>
    <w:qFormat/>
    <w:pPr>
      <w:ind w:left="576"/>
    </w:pPr>
  </w:style>
  <w:style w:type="character" w:customStyle="1" w:styleId="Nidung1Char">
    <w:name w:val="Nội dung 1 Char"/>
    <w:basedOn w:val="Nidung0Char"/>
    <w:link w:val="Nidung1"/>
    <w:uiPriority w:val="99"/>
    <w:rPr>
      <w:rFonts w:ascii="Times New Roman" w:eastAsia="Calibri" w:hAnsi="Times New Roman"/>
      <w:color w:val="auto"/>
      <w:sz w:val="24"/>
      <w:szCs w:val="22"/>
      <w:lang w:val="en-US"/>
    </w:rPr>
  </w:style>
  <w:style w:type="paragraph" w:customStyle="1" w:styleId="Level10">
    <w:name w:val="Level 1"/>
    <w:basedOn w:val="Normal"/>
    <w:next w:val="Normal"/>
    <w:link w:val="Level1Char0"/>
    <w:uiPriority w:val="99"/>
    <w:qFormat/>
    <w:pPr>
      <w:spacing w:before="360" w:after="0" w:line="240" w:lineRule="auto"/>
      <w:ind w:left="1559" w:hanging="567"/>
      <w:outlineLvl w:val="2"/>
    </w:pPr>
    <w:rPr>
      <w:rFonts w:eastAsia="MS Mincho"/>
      <w:b/>
      <w:color w:val="auto"/>
      <w:sz w:val="24"/>
      <w:szCs w:val="24"/>
      <w:lang w:val="en-US" w:eastAsia="ja-JP"/>
    </w:rPr>
  </w:style>
  <w:style w:type="character" w:customStyle="1" w:styleId="Level1Char0">
    <w:name w:val="Level 1 Char"/>
    <w:link w:val="Level10"/>
    <w:uiPriority w:val="99"/>
    <w:rPr>
      <w:rFonts w:ascii="Times New Roman" w:eastAsia="MS Mincho" w:hAnsi="Times New Roman"/>
      <w:b/>
      <w:color w:val="auto"/>
      <w:sz w:val="24"/>
      <w:szCs w:val="24"/>
      <w:lang w:val="en-US" w:eastAsia="ja-JP"/>
    </w:rPr>
  </w:style>
  <w:style w:type="paragraph" w:customStyle="1" w:styleId="Level20">
    <w:name w:val="Level 2"/>
    <w:basedOn w:val="Normal"/>
    <w:uiPriority w:val="99"/>
    <w:qFormat/>
    <w:pPr>
      <w:tabs>
        <w:tab w:val="left" w:pos="1530"/>
      </w:tabs>
      <w:spacing w:before="120" w:after="0" w:line="240" w:lineRule="auto"/>
      <w:ind w:left="1530" w:hanging="360"/>
    </w:pPr>
    <w:rPr>
      <w:rFonts w:eastAsia="MS Mincho"/>
      <w:color w:val="auto"/>
      <w:sz w:val="24"/>
      <w:szCs w:val="24"/>
      <w:lang w:val="en-US" w:eastAsia="ja-JP"/>
    </w:rPr>
  </w:style>
  <w:style w:type="paragraph" w:customStyle="1" w:styleId="Level30">
    <w:name w:val="Level 3"/>
    <w:basedOn w:val="Normal"/>
    <w:uiPriority w:val="99"/>
    <w:qFormat/>
    <w:pPr>
      <w:tabs>
        <w:tab w:val="left" w:pos="1890"/>
      </w:tabs>
      <w:spacing w:before="120" w:after="0" w:line="240" w:lineRule="auto"/>
      <w:ind w:left="1890" w:hanging="360"/>
      <w:outlineLvl w:val="5"/>
    </w:pPr>
    <w:rPr>
      <w:rFonts w:eastAsia="MS Mincho"/>
      <w:color w:val="auto"/>
      <w:sz w:val="24"/>
      <w:szCs w:val="24"/>
      <w:lang w:val="en-US" w:eastAsia="ja-JP"/>
    </w:rPr>
  </w:style>
  <w:style w:type="paragraph" w:customStyle="1" w:styleId="Level50">
    <w:name w:val="Level 5"/>
    <w:basedOn w:val="Normal"/>
    <w:uiPriority w:val="99"/>
    <w:qFormat/>
    <w:pPr>
      <w:tabs>
        <w:tab w:val="left" w:pos="2610"/>
      </w:tabs>
      <w:spacing w:before="120" w:after="0" w:line="240" w:lineRule="auto"/>
      <w:ind w:left="2610" w:hanging="360"/>
    </w:pPr>
    <w:rPr>
      <w:rFonts w:eastAsia="MS Mincho"/>
      <w:color w:val="auto"/>
      <w:sz w:val="24"/>
      <w:szCs w:val="24"/>
      <w:lang w:val="en-US" w:eastAsia="ja-JP"/>
    </w:rPr>
  </w:style>
  <w:style w:type="paragraph" w:customStyle="1" w:styleId="LevelE1">
    <w:name w:val="Level E1"/>
    <w:basedOn w:val="Normal"/>
    <w:link w:val="LevelE1Char"/>
    <w:uiPriority w:val="99"/>
    <w:qFormat/>
    <w:pPr>
      <w:tabs>
        <w:tab w:val="num" w:pos="720"/>
        <w:tab w:val="left" w:pos="990"/>
      </w:tabs>
      <w:spacing w:before="120" w:after="0" w:line="240" w:lineRule="auto"/>
      <w:ind w:left="720" w:hanging="720"/>
    </w:pPr>
    <w:rPr>
      <w:rFonts w:eastAsia="MS Mincho"/>
      <w:color w:val="auto"/>
      <w:sz w:val="24"/>
      <w:szCs w:val="22"/>
      <w:lang w:val="en-US" w:eastAsia="ja-JP"/>
    </w:rPr>
  </w:style>
  <w:style w:type="paragraph" w:customStyle="1" w:styleId="LevelE2">
    <w:name w:val="Level E2"/>
    <w:basedOn w:val="Normal"/>
    <w:link w:val="LevelE2Char"/>
    <w:uiPriority w:val="99"/>
    <w:qFormat/>
    <w:pPr>
      <w:tabs>
        <w:tab w:val="num" w:pos="720"/>
        <w:tab w:val="left" w:pos="990"/>
      </w:tabs>
      <w:spacing w:before="120" w:after="0" w:line="240" w:lineRule="auto"/>
      <w:ind w:left="720" w:hanging="720"/>
    </w:pPr>
    <w:rPr>
      <w:rFonts w:eastAsia="MS Mincho"/>
      <w:color w:val="auto"/>
      <w:sz w:val="24"/>
      <w:szCs w:val="22"/>
      <w:lang w:val="en-US" w:eastAsia="ja-JP"/>
    </w:rPr>
  </w:style>
  <w:style w:type="character" w:customStyle="1" w:styleId="LevelE1Char">
    <w:name w:val="Level E1 Char"/>
    <w:link w:val="LevelE1"/>
    <w:uiPriority w:val="99"/>
    <w:rPr>
      <w:rFonts w:eastAsia="MS Mincho"/>
      <w:color w:val="auto"/>
      <w:sz w:val="24"/>
      <w:szCs w:val="22"/>
      <w:lang w:val="en-US" w:eastAsia="ja-JP"/>
    </w:rPr>
  </w:style>
  <w:style w:type="character" w:customStyle="1" w:styleId="LevelE2Char">
    <w:name w:val="Level E2 Char"/>
    <w:basedOn w:val="LevelE1Char"/>
    <w:link w:val="LevelE2"/>
    <w:uiPriority w:val="99"/>
    <w:rPr>
      <w:rFonts w:eastAsia="MS Mincho"/>
      <w:color w:val="auto"/>
      <w:sz w:val="24"/>
      <w:szCs w:val="22"/>
      <w:lang w:val="en-US" w:eastAsia="ja-JP"/>
    </w:rPr>
  </w:style>
  <w:style w:type="table" w:customStyle="1" w:styleId="FinancialTable1">
    <w:name w:val="Financial Table1"/>
    <w:basedOn w:val="TableNormal"/>
    <w:uiPriority w:val="99"/>
    <w:pPr>
      <w:spacing w:before="60" w:after="60" w:line="240" w:lineRule="auto"/>
    </w:pPr>
    <w:rPr>
      <w:rFonts w:ascii="Garamond" w:hAnsi="Garamond"/>
      <w:color w:val="auto"/>
      <w:sz w:val="20"/>
      <w:szCs w:val="20"/>
      <w:lang w:val="en-US"/>
    </w:rPr>
    <w:tblPr>
      <w:tblStyleRowBandSize w:val="1"/>
      <w:tblBorders>
        <w:top w:val="single" w:sz="4" w:space="0" w:color="BCB8AC"/>
        <w:left w:val="single" w:sz="4" w:space="0" w:color="BCB8AC"/>
        <w:bottom w:val="single" w:sz="4" w:space="0" w:color="BCB8AC"/>
        <w:right w:val="single" w:sz="4" w:space="0" w:color="BCB8AC"/>
        <w:insideV w:val="single" w:sz="4" w:space="0" w:color="BCB8AC"/>
      </w:tblBorders>
    </w:tblPr>
    <w:tblStylePr w:type="firstRow">
      <w:rPr>
        <w:rFonts w:ascii=".VnArial NarrowH" w:hAnsi=".VnArial NarrowH"/>
        <w:color w:val="FFFFFF"/>
        <w:sz w:val="16"/>
      </w:rPr>
      <w:tblPr/>
      <w:tcPr>
        <w:shd w:val="clear" w:color="auto" w:fill="F24F4F"/>
      </w:tcPr>
    </w:tblStylePr>
    <w:tblStylePr w:type="lastRow">
      <w:rPr>
        <w:rFonts w:ascii=".VnArial NarrowH" w:hAnsi=".VnArial NarrowH"/>
        <w:b/>
        <w:caps/>
        <w:smallCaps w:val="0"/>
        <w:color w:val="F24F4F"/>
        <w:sz w:val="16"/>
      </w:rPr>
      <w:tblPr/>
      <w:tcPr>
        <w:tcBorders>
          <w:top w:val="nil"/>
        </w:tcBorders>
      </w:tcPr>
    </w:tblStylePr>
    <w:tblStylePr w:type="firstCol">
      <w:rPr>
        <w:rFonts w:ascii=".VnArial NarrowH" w:hAnsi=".VnArial NarrowH"/>
        <w:sz w:val="16"/>
      </w:rPr>
    </w:tblStylePr>
    <w:tblStylePr w:type="band2Horz">
      <w:tblPr/>
      <w:tcPr>
        <w:shd w:val="clear" w:color="auto" w:fill="DDDBD5"/>
      </w:tcPr>
    </w:tblStylePr>
  </w:style>
  <w:style w:type="numbering" w:customStyle="1" w:styleId="111112">
    <w:name w:val="1 / 1.1.112"/>
    <w:basedOn w:val="NoList"/>
    <w:next w:val="111111"/>
  </w:style>
  <w:style w:type="numbering" w:customStyle="1" w:styleId="1111110">
    <w:name w:val="1 / 1.1.111"/>
    <w:basedOn w:val="NoList"/>
    <w:next w:val="111111"/>
  </w:style>
  <w:style w:type="table" w:customStyle="1" w:styleId="TableGrid13">
    <w:name w:val="Table Grid13"/>
    <w:uiPriority w:val="99"/>
    <w:pPr>
      <w:spacing w:after="0" w:line="240" w:lineRule="auto"/>
    </w:pPr>
    <w:rPr>
      <w:color w:val="auto"/>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
    <w:name w:val="Table Grid23"/>
    <w:uiPriority w:val="99"/>
    <w:pPr>
      <w:spacing w:after="0" w:line="240" w:lineRule="auto"/>
    </w:pPr>
    <w:rPr>
      <w:rFonts w:ascii="Calibri" w:eastAsia="Calibri" w:hAnsi="Calibri"/>
      <w:color w:val="auto"/>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
    <w:name w:val="Table Grid33"/>
    <w:uiPriority w:val="99"/>
    <w:pPr>
      <w:spacing w:after="0" w:line="240" w:lineRule="auto"/>
    </w:pPr>
    <w:rPr>
      <w:rFonts w:ascii="Calibri" w:eastAsia="Calibri" w:hAnsi="Calibri"/>
      <w:color w:val="auto"/>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Legal2">
    <w:name w:val="Legal2"/>
  </w:style>
  <w:style w:type="table" w:customStyle="1" w:styleId="GridTable1Light-Accent113">
    <w:name w:val="Grid Table 1 Light - Accent 113"/>
    <w:basedOn w:val="TableNormal"/>
    <w:uiPriority w:val="46"/>
    <w:pPr>
      <w:spacing w:after="0" w:line="240" w:lineRule="auto"/>
    </w:pPr>
    <w:rPr>
      <w:rFonts w:asciiTheme="minorHAnsi" w:hAnsiTheme="minorHAnsi" w:cstheme="minorBidi"/>
      <w:color w:val="auto"/>
      <w:sz w:val="22"/>
      <w:szCs w:val="22"/>
      <w:lang w:val="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numbering" w:customStyle="1" w:styleId="NoList12">
    <w:name w:val="No List12"/>
    <w:next w:val="NoList"/>
    <w:uiPriority w:val="99"/>
    <w:semiHidden/>
    <w:unhideWhenUsed/>
  </w:style>
  <w:style w:type="table" w:customStyle="1" w:styleId="TableGrid42">
    <w:name w:val="Table Grid42"/>
    <w:basedOn w:val="TableNormal"/>
    <w:next w:val="TableGrid"/>
    <w:uiPriority w:val="39"/>
    <w:pPr>
      <w:spacing w:after="0" w:line="240" w:lineRule="auto"/>
    </w:pPr>
    <w:rPr>
      <w:color w:val="auto"/>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uiPriority w:val="99"/>
    <w:pPr>
      <w:spacing w:after="0" w:line="240" w:lineRule="auto"/>
    </w:pPr>
    <w:rPr>
      <w:color w:val="auto"/>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uiPriority w:val="99"/>
    <w:pPr>
      <w:spacing w:after="0" w:line="240" w:lineRule="auto"/>
    </w:pPr>
    <w:rPr>
      <w:rFonts w:ascii="Calibri" w:eastAsia="Calibri" w:hAnsi="Calibri"/>
      <w:color w:val="auto"/>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
    <w:name w:val="Table Grid312"/>
    <w:uiPriority w:val="99"/>
    <w:pPr>
      <w:spacing w:after="0" w:line="240" w:lineRule="auto"/>
    </w:pPr>
    <w:rPr>
      <w:rFonts w:ascii="Calibri" w:eastAsia="Calibri" w:hAnsi="Calibri"/>
      <w:color w:val="auto"/>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1Light-Accent1112">
    <w:name w:val="Grid Table 1 Light - Accent 1112"/>
    <w:basedOn w:val="TableNormal"/>
    <w:uiPriority w:val="46"/>
    <w:pPr>
      <w:spacing w:after="0" w:line="240" w:lineRule="auto"/>
    </w:pPr>
    <w:rPr>
      <w:rFonts w:asciiTheme="minorHAnsi" w:hAnsiTheme="minorHAnsi" w:cstheme="minorBidi"/>
      <w:color w:val="auto"/>
      <w:sz w:val="22"/>
      <w:szCs w:val="22"/>
      <w:lang w:val="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numbering" w:customStyle="1" w:styleId="NoList21">
    <w:name w:val="No List21"/>
    <w:next w:val="NoList"/>
    <w:uiPriority w:val="99"/>
    <w:semiHidden/>
    <w:unhideWhenUsed/>
  </w:style>
  <w:style w:type="table" w:customStyle="1" w:styleId="TableGrid51">
    <w:name w:val="Table Grid51"/>
    <w:basedOn w:val="TableNormal"/>
    <w:next w:val="TableGrid"/>
    <w:uiPriority w:val="39"/>
    <w:pPr>
      <w:spacing w:after="0" w:line="240" w:lineRule="auto"/>
    </w:pPr>
    <w:rPr>
      <w:color w:val="auto"/>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21">
    <w:name w:val="1 / 1.1.121"/>
    <w:basedOn w:val="NoList"/>
    <w:next w:val="111111"/>
  </w:style>
  <w:style w:type="table" w:customStyle="1" w:styleId="TableGrid121">
    <w:name w:val="Table Grid121"/>
    <w:uiPriority w:val="99"/>
    <w:pPr>
      <w:spacing w:after="0" w:line="240" w:lineRule="auto"/>
    </w:pPr>
    <w:rPr>
      <w:color w:val="auto"/>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1">
    <w:name w:val="Table Grid221"/>
    <w:uiPriority w:val="99"/>
    <w:pPr>
      <w:spacing w:after="0" w:line="240" w:lineRule="auto"/>
    </w:pPr>
    <w:rPr>
      <w:rFonts w:ascii="Calibri" w:eastAsia="Calibri" w:hAnsi="Calibri"/>
      <w:color w:val="auto"/>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
    <w:name w:val="Table Grid321"/>
    <w:uiPriority w:val="99"/>
    <w:pPr>
      <w:spacing w:after="0" w:line="240" w:lineRule="auto"/>
    </w:pPr>
    <w:rPr>
      <w:rFonts w:ascii="Calibri" w:eastAsia="Calibri" w:hAnsi="Calibri"/>
      <w:color w:val="auto"/>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SubFlow11">
    <w:name w:val="SubFlow11"/>
  </w:style>
  <w:style w:type="numbering" w:customStyle="1" w:styleId="Legal11">
    <w:name w:val="Legal11"/>
  </w:style>
  <w:style w:type="table" w:customStyle="1" w:styleId="GridTable1Light-Accent1121">
    <w:name w:val="Grid Table 1 Light - Accent 1121"/>
    <w:basedOn w:val="TableNormal"/>
    <w:uiPriority w:val="46"/>
    <w:pPr>
      <w:spacing w:after="0" w:line="240" w:lineRule="auto"/>
    </w:pPr>
    <w:rPr>
      <w:rFonts w:ascii="Calibri" w:eastAsia="Calibri" w:hAnsi="Calibri"/>
      <w:color w:val="auto"/>
      <w:sz w:val="22"/>
      <w:szCs w:val="22"/>
      <w:lang w:val="en-US"/>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leGrid411">
    <w:name w:val="Table Grid411"/>
    <w:basedOn w:val="TableNormal"/>
    <w:next w:val="TableGrid"/>
    <w:uiPriority w:val="39"/>
    <w:pPr>
      <w:spacing w:after="0" w:line="240" w:lineRule="auto"/>
    </w:pPr>
    <w:rPr>
      <w:color w:val="auto"/>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uiPriority w:val="99"/>
    <w:pPr>
      <w:spacing w:after="0" w:line="240" w:lineRule="auto"/>
    </w:pPr>
    <w:rPr>
      <w:color w:val="auto"/>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1">
    <w:name w:val="Table Grid2111"/>
    <w:uiPriority w:val="99"/>
    <w:pPr>
      <w:spacing w:after="0" w:line="240" w:lineRule="auto"/>
    </w:pPr>
    <w:rPr>
      <w:rFonts w:ascii="Calibri" w:eastAsia="Calibri" w:hAnsi="Calibri"/>
      <w:color w:val="auto"/>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1">
    <w:name w:val="Table Grid3111"/>
    <w:uiPriority w:val="99"/>
    <w:pPr>
      <w:spacing w:after="0" w:line="240" w:lineRule="auto"/>
    </w:pPr>
    <w:rPr>
      <w:rFonts w:ascii="Calibri" w:eastAsia="Calibri" w:hAnsi="Calibri"/>
      <w:color w:val="auto"/>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1Light-Accent11111">
    <w:name w:val="Grid Table 1 Light - Accent 11111"/>
    <w:basedOn w:val="TableNormal"/>
    <w:uiPriority w:val="46"/>
    <w:pPr>
      <w:spacing w:after="0" w:line="240" w:lineRule="auto"/>
    </w:pPr>
    <w:rPr>
      <w:rFonts w:ascii="Calibri" w:eastAsia="Calibri" w:hAnsi="Calibri"/>
      <w:color w:val="auto"/>
      <w:sz w:val="22"/>
      <w:szCs w:val="22"/>
      <w:lang w:val="en-US"/>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paragraph" w:customStyle="1" w:styleId="Style69">
    <w:name w:val="Style69"/>
    <w:basedOn w:val="Normal"/>
    <w:qFormat/>
    <w:pPr>
      <w:tabs>
        <w:tab w:val="num" w:pos="720"/>
        <w:tab w:val="left" w:pos="993"/>
      </w:tabs>
      <w:spacing w:before="120" w:after="120" w:line="240" w:lineRule="auto"/>
      <w:ind w:left="720" w:hanging="720"/>
    </w:pPr>
    <w:rPr>
      <w:color w:val="auto"/>
      <w:lang w:val="en-US"/>
    </w:rPr>
  </w:style>
  <w:style w:type="paragraph" w:customStyle="1" w:styleId="xl553">
    <w:name w:val="xl553"/>
    <w:basedOn w:val="Normal"/>
    <w:pPr>
      <w:pBdr>
        <w:right w:val="single" w:sz="8" w:space="0" w:color="auto"/>
      </w:pBdr>
      <w:shd w:val="clear" w:color="000000" w:fill="D9D9D9"/>
      <w:spacing w:before="100" w:beforeAutospacing="1" w:after="100" w:afterAutospacing="1" w:line="240" w:lineRule="auto"/>
      <w:jc w:val="center"/>
      <w:textAlignment w:val="center"/>
    </w:pPr>
    <w:rPr>
      <w:b/>
      <w:bCs/>
      <w:color w:val="auto"/>
      <w:sz w:val="30"/>
      <w:szCs w:val="30"/>
      <w:lang w:val="en-US"/>
    </w:rPr>
  </w:style>
  <w:style w:type="paragraph" w:customStyle="1" w:styleId="xl554">
    <w:name w:val="xl554"/>
    <w:basedOn w:val="Normal"/>
    <w:pPr>
      <w:pBdr>
        <w:bottom w:val="single" w:sz="8" w:space="0" w:color="auto"/>
        <w:right w:val="single" w:sz="8" w:space="0" w:color="auto"/>
      </w:pBdr>
      <w:shd w:val="clear" w:color="000000" w:fill="D9D9D9"/>
      <w:spacing w:before="100" w:beforeAutospacing="1" w:after="100" w:afterAutospacing="1" w:line="240" w:lineRule="auto"/>
      <w:jc w:val="center"/>
      <w:textAlignment w:val="center"/>
    </w:pPr>
    <w:rPr>
      <w:b/>
      <w:bCs/>
      <w:color w:val="auto"/>
      <w:sz w:val="30"/>
      <w:szCs w:val="30"/>
      <w:lang w:val="en-US"/>
    </w:rPr>
  </w:style>
  <w:style w:type="paragraph" w:customStyle="1" w:styleId="xl555">
    <w:name w:val="xl555"/>
    <w:basedOn w:val="Normal"/>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jc w:val="center"/>
      <w:textAlignment w:val="center"/>
    </w:pPr>
    <w:rPr>
      <w:color w:val="000000"/>
      <w:lang w:val="en-US"/>
    </w:rPr>
  </w:style>
  <w:style w:type="paragraph" w:customStyle="1" w:styleId="xl556">
    <w:name w:val="xl556"/>
    <w:basedOn w:val="Normal"/>
    <w:pPr>
      <w:pBdr>
        <w:left w:val="single" w:sz="8" w:space="0" w:color="auto"/>
        <w:bottom w:val="single" w:sz="8" w:space="0" w:color="auto"/>
        <w:right w:val="single" w:sz="8" w:space="0" w:color="auto"/>
      </w:pBdr>
      <w:shd w:val="clear" w:color="000000" w:fill="D9D9D9"/>
      <w:spacing w:before="100" w:beforeAutospacing="1" w:after="100" w:afterAutospacing="1" w:line="240" w:lineRule="auto"/>
      <w:jc w:val="center"/>
      <w:textAlignment w:val="center"/>
    </w:pPr>
    <w:rPr>
      <w:b/>
      <w:bCs/>
      <w:color w:val="auto"/>
      <w:sz w:val="30"/>
      <w:szCs w:val="30"/>
      <w:lang w:val="en-US"/>
    </w:rPr>
  </w:style>
  <w:style w:type="paragraph" w:customStyle="1" w:styleId="xl557">
    <w:name w:val="xl557"/>
    <w:basedOn w:val="Normal"/>
    <w:pPr>
      <w:pBdr>
        <w:top w:val="single" w:sz="8" w:space="0" w:color="auto"/>
        <w:left w:val="single" w:sz="8" w:space="0" w:color="auto"/>
        <w:right w:val="single" w:sz="4" w:space="0" w:color="auto"/>
      </w:pBdr>
      <w:spacing w:before="100" w:beforeAutospacing="1" w:after="100" w:afterAutospacing="1" w:line="240" w:lineRule="auto"/>
      <w:jc w:val="center"/>
      <w:textAlignment w:val="center"/>
    </w:pPr>
    <w:rPr>
      <w:color w:val="000000"/>
      <w:lang w:val="en-US"/>
    </w:rPr>
  </w:style>
  <w:style w:type="paragraph" w:customStyle="1" w:styleId="xl558">
    <w:name w:val="xl558"/>
    <w:basedOn w:val="Normal"/>
    <w:pPr>
      <w:pBdr>
        <w:top w:val="single" w:sz="8" w:space="0" w:color="auto"/>
        <w:left w:val="single" w:sz="4" w:space="0" w:color="auto"/>
      </w:pBdr>
      <w:spacing w:before="100" w:beforeAutospacing="1" w:after="100" w:afterAutospacing="1" w:line="240" w:lineRule="auto"/>
      <w:jc w:val="center"/>
      <w:textAlignment w:val="center"/>
    </w:pPr>
    <w:rPr>
      <w:color w:val="000000"/>
      <w:lang w:val="en-US"/>
    </w:rPr>
  </w:style>
  <w:style w:type="paragraph" w:customStyle="1" w:styleId="xl559">
    <w:name w:val="xl559"/>
    <w:basedOn w:val="Normal"/>
    <w:pPr>
      <w:pBdr>
        <w:left w:val="single" w:sz="4" w:space="0" w:color="auto"/>
      </w:pBdr>
      <w:spacing w:before="100" w:beforeAutospacing="1" w:after="100" w:afterAutospacing="1" w:line="240" w:lineRule="auto"/>
      <w:jc w:val="center"/>
      <w:textAlignment w:val="center"/>
    </w:pPr>
    <w:rPr>
      <w:color w:val="000000"/>
      <w:lang w:val="en-US"/>
    </w:rPr>
  </w:style>
  <w:style w:type="paragraph" w:customStyle="1" w:styleId="xl560">
    <w:name w:val="xl560"/>
    <w:basedOn w:val="Normal"/>
    <w:pPr>
      <w:pBdr>
        <w:left w:val="single" w:sz="4" w:space="0" w:color="auto"/>
        <w:bottom w:val="single" w:sz="4" w:space="0" w:color="auto"/>
      </w:pBdr>
      <w:spacing w:before="100" w:beforeAutospacing="1" w:after="100" w:afterAutospacing="1" w:line="240" w:lineRule="auto"/>
      <w:jc w:val="center"/>
      <w:textAlignment w:val="center"/>
    </w:pPr>
    <w:rPr>
      <w:color w:val="000000"/>
      <w:lang w:val="en-US"/>
    </w:rPr>
  </w:style>
  <w:style w:type="paragraph" w:customStyle="1" w:styleId="xl561">
    <w:name w:val="xl561"/>
    <w:basedOn w:val="Normal"/>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Cambria" w:hAnsi="Cambria"/>
      <w:color w:val="auto"/>
      <w:lang w:val="en-US"/>
    </w:rPr>
  </w:style>
  <w:style w:type="paragraph" w:customStyle="1" w:styleId="xl562">
    <w:name w:val="xl562"/>
    <w:basedOn w:val="Normal"/>
    <w:pPr>
      <w:pBdr>
        <w:left w:val="single" w:sz="8" w:space="0" w:color="auto"/>
        <w:right w:val="single" w:sz="4" w:space="0" w:color="auto"/>
      </w:pBdr>
      <w:spacing w:before="100" w:beforeAutospacing="1" w:after="100" w:afterAutospacing="1" w:line="240" w:lineRule="auto"/>
      <w:jc w:val="center"/>
      <w:textAlignment w:val="center"/>
    </w:pPr>
    <w:rPr>
      <w:rFonts w:ascii="Cambria" w:hAnsi="Cambria"/>
      <w:color w:val="auto"/>
      <w:lang w:val="en-US"/>
    </w:rPr>
  </w:style>
  <w:style w:type="paragraph" w:customStyle="1" w:styleId="xl563">
    <w:name w:val="xl563"/>
    <w:basedOn w:val="Normal"/>
    <w:pPr>
      <w:pBdr>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Cambria" w:hAnsi="Cambria"/>
      <w:color w:val="auto"/>
      <w:lang w:val="en-US"/>
    </w:rPr>
  </w:style>
  <w:style w:type="paragraph" w:customStyle="1" w:styleId="xl564">
    <w:name w:val="xl564"/>
    <w:basedOn w:val="Normal"/>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rFonts w:ascii="Cambria" w:hAnsi="Cambria"/>
      <w:color w:val="000000"/>
      <w:lang w:val="en-US"/>
    </w:rPr>
  </w:style>
  <w:style w:type="paragraph" w:customStyle="1" w:styleId="xl565">
    <w:name w:val="xl565"/>
    <w:basedOn w:val="Normal"/>
    <w:pPr>
      <w:pBdr>
        <w:left w:val="single" w:sz="4" w:space="0" w:color="auto"/>
        <w:right w:val="single" w:sz="4" w:space="0" w:color="auto"/>
      </w:pBdr>
      <w:spacing w:before="100" w:beforeAutospacing="1" w:after="100" w:afterAutospacing="1" w:line="240" w:lineRule="auto"/>
      <w:jc w:val="left"/>
      <w:textAlignment w:val="center"/>
    </w:pPr>
    <w:rPr>
      <w:rFonts w:ascii="Cambria" w:hAnsi="Cambria"/>
      <w:color w:val="000000"/>
      <w:lang w:val="en-US"/>
    </w:rPr>
  </w:style>
  <w:style w:type="paragraph" w:customStyle="1" w:styleId="xl566">
    <w:name w:val="xl566"/>
    <w:basedOn w:val="Normal"/>
    <w:pPr>
      <w:pBdr>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Cambria" w:hAnsi="Cambria"/>
      <w:color w:val="000000"/>
      <w:lang w:val="en-US"/>
    </w:rPr>
  </w:style>
  <w:style w:type="paragraph" w:customStyle="1" w:styleId="xl567">
    <w:name w:val="xl567"/>
    <w:basedOn w:val="Normal"/>
    <w:pPr>
      <w:pBdr>
        <w:top w:val="single" w:sz="4" w:space="0" w:color="auto"/>
        <w:left w:val="single" w:sz="4" w:space="0" w:color="auto"/>
        <w:right w:val="single" w:sz="4" w:space="0" w:color="auto"/>
      </w:pBdr>
      <w:spacing w:before="100" w:beforeAutospacing="1" w:after="100" w:afterAutospacing="1" w:line="240" w:lineRule="auto"/>
      <w:jc w:val="center"/>
    </w:pPr>
    <w:rPr>
      <w:color w:val="auto"/>
      <w:sz w:val="24"/>
      <w:szCs w:val="24"/>
      <w:lang w:val="en-US"/>
    </w:rPr>
  </w:style>
  <w:style w:type="paragraph" w:customStyle="1" w:styleId="xl568">
    <w:name w:val="xl568"/>
    <w:basedOn w:val="Normal"/>
    <w:pPr>
      <w:pBdr>
        <w:left w:val="single" w:sz="4" w:space="0" w:color="auto"/>
        <w:right w:val="single" w:sz="4" w:space="0" w:color="auto"/>
      </w:pBdr>
      <w:spacing w:before="100" w:beforeAutospacing="1" w:after="100" w:afterAutospacing="1" w:line="240" w:lineRule="auto"/>
      <w:jc w:val="center"/>
    </w:pPr>
    <w:rPr>
      <w:color w:val="auto"/>
      <w:sz w:val="24"/>
      <w:szCs w:val="24"/>
      <w:lang w:val="en-US"/>
    </w:rPr>
  </w:style>
  <w:style w:type="paragraph" w:customStyle="1" w:styleId="xl569">
    <w:name w:val="xl569"/>
    <w:basedOn w:val="Normal"/>
    <w:pPr>
      <w:pBdr>
        <w:left w:val="single" w:sz="4" w:space="0" w:color="auto"/>
        <w:bottom w:val="single" w:sz="8" w:space="0" w:color="auto"/>
        <w:right w:val="single" w:sz="4" w:space="0" w:color="auto"/>
      </w:pBdr>
      <w:spacing w:before="100" w:beforeAutospacing="1" w:after="100" w:afterAutospacing="1" w:line="240" w:lineRule="auto"/>
      <w:jc w:val="center"/>
    </w:pPr>
    <w:rPr>
      <w:color w:val="auto"/>
      <w:sz w:val="24"/>
      <w:szCs w:val="24"/>
      <w:lang w:val="en-US"/>
    </w:rPr>
  </w:style>
  <w:style w:type="paragraph" w:customStyle="1" w:styleId="xl570">
    <w:name w:val="xl570"/>
    <w:basedOn w:val="Normal"/>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Cambria" w:hAnsi="Cambria"/>
      <w:color w:val="000000"/>
      <w:sz w:val="22"/>
      <w:szCs w:val="22"/>
      <w:lang w:val="en-US"/>
    </w:rPr>
  </w:style>
  <w:style w:type="paragraph" w:customStyle="1" w:styleId="xl571">
    <w:name w:val="xl571"/>
    <w:basedOn w:val="Normal"/>
    <w:pPr>
      <w:pBdr>
        <w:left w:val="single" w:sz="4" w:space="0" w:color="auto"/>
        <w:right w:val="single" w:sz="4" w:space="0" w:color="auto"/>
      </w:pBdr>
      <w:spacing w:before="100" w:beforeAutospacing="1" w:after="100" w:afterAutospacing="1" w:line="240" w:lineRule="auto"/>
      <w:jc w:val="center"/>
      <w:textAlignment w:val="center"/>
    </w:pPr>
    <w:rPr>
      <w:rFonts w:ascii="Cambria" w:hAnsi="Cambria"/>
      <w:color w:val="000000"/>
      <w:sz w:val="22"/>
      <w:szCs w:val="22"/>
      <w:lang w:val="en-US"/>
    </w:rPr>
  </w:style>
  <w:style w:type="paragraph" w:customStyle="1" w:styleId="xl572">
    <w:name w:val="xl572"/>
    <w:basedOn w:val="Normal"/>
    <w:pPr>
      <w:pBdr>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Cambria" w:hAnsi="Cambria"/>
      <w:color w:val="000000"/>
      <w:sz w:val="22"/>
      <w:szCs w:val="22"/>
      <w:lang w:val="en-US"/>
    </w:rPr>
  </w:style>
  <w:style w:type="paragraph" w:customStyle="1" w:styleId="xl573">
    <w:name w:val="xl573"/>
    <w:basedOn w:val="Normal"/>
    <w:pPr>
      <w:pBdr>
        <w:top w:val="single" w:sz="4" w:space="0" w:color="auto"/>
        <w:left w:val="single" w:sz="4" w:space="0" w:color="auto"/>
      </w:pBdr>
      <w:spacing w:before="100" w:beforeAutospacing="1" w:after="100" w:afterAutospacing="1" w:line="240" w:lineRule="auto"/>
      <w:jc w:val="center"/>
      <w:textAlignment w:val="center"/>
    </w:pPr>
    <w:rPr>
      <w:rFonts w:ascii="Cambria" w:hAnsi="Cambria"/>
      <w:color w:val="000000"/>
      <w:lang w:val="en-US"/>
    </w:rPr>
  </w:style>
  <w:style w:type="paragraph" w:customStyle="1" w:styleId="xl574">
    <w:name w:val="xl574"/>
    <w:basedOn w:val="Normal"/>
    <w:pPr>
      <w:pBdr>
        <w:left w:val="single" w:sz="4" w:space="0" w:color="auto"/>
      </w:pBdr>
      <w:spacing w:before="100" w:beforeAutospacing="1" w:after="100" w:afterAutospacing="1" w:line="240" w:lineRule="auto"/>
      <w:jc w:val="center"/>
      <w:textAlignment w:val="center"/>
    </w:pPr>
    <w:rPr>
      <w:rFonts w:ascii="Cambria" w:hAnsi="Cambria"/>
      <w:color w:val="000000"/>
      <w:lang w:val="en-US"/>
    </w:rPr>
  </w:style>
  <w:style w:type="paragraph" w:customStyle="1" w:styleId="xl575">
    <w:name w:val="xl575"/>
    <w:basedOn w:val="Normal"/>
    <w:pPr>
      <w:pBdr>
        <w:left w:val="single" w:sz="4" w:space="0" w:color="auto"/>
        <w:bottom w:val="single" w:sz="8" w:space="0" w:color="auto"/>
      </w:pBdr>
      <w:spacing w:before="100" w:beforeAutospacing="1" w:after="100" w:afterAutospacing="1" w:line="240" w:lineRule="auto"/>
      <w:jc w:val="center"/>
      <w:textAlignment w:val="center"/>
    </w:pPr>
    <w:rPr>
      <w:rFonts w:ascii="Cambria" w:hAnsi="Cambria"/>
      <w:color w:val="000000"/>
      <w:lang w:val="en-US"/>
    </w:rPr>
  </w:style>
  <w:style w:type="paragraph" w:customStyle="1" w:styleId="xl576">
    <w:name w:val="xl576"/>
    <w:basedOn w:val="Normal"/>
    <w:pPr>
      <w:pBdr>
        <w:top w:val="single" w:sz="4" w:space="0" w:color="auto"/>
        <w:left w:val="single" w:sz="4" w:space="0" w:color="auto"/>
      </w:pBdr>
      <w:spacing w:before="100" w:beforeAutospacing="1" w:after="100" w:afterAutospacing="1" w:line="240" w:lineRule="auto"/>
      <w:jc w:val="left"/>
      <w:textAlignment w:val="center"/>
    </w:pPr>
    <w:rPr>
      <w:color w:val="000000"/>
      <w:lang w:val="en-US"/>
    </w:rPr>
  </w:style>
  <w:style w:type="paragraph" w:customStyle="1" w:styleId="xl577">
    <w:name w:val="xl577"/>
    <w:basedOn w:val="Normal"/>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color w:val="000000"/>
      <w:lang w:val="en-US"/>
    </w:rPr>
  </w:style>
  <w:style w:type="paragraph" w:customStyle="1" w:styleId="xl578">
    <w:name w:val="xl578"/>
    <w:basedOn w:val="Normal"/>
    <w:pPr>
      <w:pBdr>
        <w:top w:val="single" w:sz="8" w:space="0" w:color="auto"/>
        <w:left w:val="single" w:sz="4" w:space="0" w:color="auto"/>
        <w:right w:val="single" w:sz="4" w:space="0" w:color="auto"/>
      </w:pBdr>
      <w:spacing w:before="100" w:beforeAutospacing="1" w:after="100" w:afterAutospacing="1" w:line="240" w:lineRule="auto"/>
      <w:jc w:val="left"/>
      <w:textAlignment w:val="center"/>
    </w:pPr>
    <w:rPr>
      <w:color w:val="000000"/>
      <w:lang w:val="en-US"/>
    </w:rPr>
  </w:style>
  <w:style w:type="paragraph" w:customStyle="1" w:styleId="xl579">
    <w:name w:val="xl579"/>
    <w:basedOn w:val="Normal"/>
    <w:pPr>
      <w:pBdr>
        <w:top w:val="single" w:sz="4" w:space="0" w:color="auto"/>
        <w:left w:val="single" w:sz="8" w:space="0" w:color="auto"/>
        <w:right w:val="single" w:sz="4" w:space="0" w:color="auto"/>
      </w:pBdr>
      <w:shd w:val="clear" w:color="000000" w:fill="FFFF00"/>
      <w:spacing w:before="100" w:beforeAutospacing="1" w:after="100" w:afterAutospacing="1" w:line="240" w:lineRule="auto"/>
      <w:jc w:val="center"/>
      <w:textAlignment w:val="center"/>
    </w:pPr>
    <w:rPr>
      <w:color w:val="000000"/>
      <w:lang w:val="en-US"/>
    </w:rPr>
  </w:style>
  <w:style w:type="paragraph" w:customStyle="1" w:styleId="xl580">
    <w:name w:val="xl580"/>
    <w:basedOn w:val="Normal"/>
    <w:pPr>
      <w:pBdr>
        <w:left w:val="single" w:sz="8"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color w:val="000000"/>
      <w:lang w:val="en-US"/>
    </w:rPr>
  </w:style>
  <w:style w:type="paragraph" w:customStyle="1" w:styleId="xl581">
    <w:name w:val="xl581"/>
    <w:basedOn w:val="Normal"/>
    <w:pPr>
      <w:pBdr>
        <w:top w:val="single" w:sz="8" w:space="0" w:color="auto"/>
        <w:left w:val="single" w:sz="8" w:space="0" w:color="auto"/>
        <w:bottom w:val="single" w:sz="4" w:space="0" w:color="auto"/>
        <w:right w:val="single" w:sz="8" w:space="0" w:color="auto"/>
      </w:pBdr>
      <w:shd w:val="clear" w:color="000000" w:fill="D9D9D9"/>
      <w:spacing w:before="100" w:beforeAutospacing="1" w:after="100" w:afterAutospacing="1" w:line="240" w:lineRule="auto"/>
      <w:jc w:val="center"/>
      <w:textAlignment w:val="center"/>
    </w:pPr>
    <w:rPr>
      <w:b/>
      <w:bCs/>
      <w:color w:val="auto"/>
      <w:sz w:val="30"/>
      <w:szCs w:val="30"/>
      <w:lang w:val="en-US"/>
    </w:rPr>
  </w:style>
  <w:style w:type="paragraph" w:customStyle="1" w:styleId="xl582">
    <w:name w:val="xl582"/>
    <w:basedOn w:val="Normal"/>
    <w:pPr>
      <w:pBdr>
        <w:top w:val="single" w:sz="4" w:space="0" w:color="auto"/>
        <w:left w:val="single" w:sz="8" w:space="0" w:color="auto"/>
        <w:bottom w:val="single" w:sz="4" w:space="0" w:color="auto"/>
        <w:right w:val="single" w:sz="8" w:space="0" w:color="auto"/>
      </w:pBdr>
      <w:shd w:val="clear" w:color="000000" w:fill="D9D9D9"/>
      <w:spacing w:before="100" w:beforeAutospacing="1" w:after="100" w:afterAutospacing="1" w:line="240" w:lineRule="auto"/>
      <w:jc w:val="center"/>
      <w:textAlignment w:val="center"/>
    </w:pPr>
    <w:rPr>
      <w:b/>
      <w:bCs/>
      <w:color w:val="auto"/>
      <w:sz w:val="30"/>
      <w:szCs w:val="30"/>
      <w:lang w:val="en-US"/>
    </w:rPr>
  </w:style>
  <w:style w:type="paragraph" w:customStyle="1" w:styleId="xl583">
    <w:name w:val="xl583"/>
    <w:basedOn w:val="Normal"/>
    <w:pPr>
      <w:pBdr>
        <w:top w:val="single" w:sz="8" w:space="0" w:color="auto"/>
        <w:left w:val="single" w:sz="4" w:space="0" w:color="auto"/>
      </w:pBdr>
      <w:spacing w:before="100" w:beforeAutospacing="1" w:after="100" w:afterAutospacing="1" w:line="240" w:lineRule="auto"/>
      <w:jc w:val="center"/>
      <w:textAlignment w:val="center"/>
    </w:pPr>
    <w:rPr>
      <w:color w:val="000000"/>
      <w:lang w:val="en-US"/>
    </w:rPr>
  </w:style>
  <w:style w:type="paragraph" w:customStyle="1" w:styleId="xl584">
    <w:name w:val="xl584"/>
    <w:basedOn w:val="Normal"/>
    <w:pPr>
      <w:pBdr>
        <w:left w:val="single" w:sz="4" w:space="0" w:color="auto"/>
        <w:bottom w:val="single" w:sz="4" w:space="0" w:color="auto"/>
      </w:pBdr>
      <w:spacing w:before="100" w:beforeAutospacing="1" w:after="100" w:afterAutospacing="1" w:line="240" w:lineRule="auto"/>
      <w:jc w:val="center"/>
      <w:textAlignment w:val="center"/>
    </w:pPr>
    <w:rPr>
      <w:color w:val="000000"/>
      <w:lang w:val="en-US"/>
    </w:rPr>
  </w:style>
  <w:style w:type="paragraph" w:customStyle="1" w:styleId="xl585">
    <w:name w:val="xl585"/>
    <w:basedOn w:val="Normal"/>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Cambria" w:hAnsi="Cambria"/>
      <w:color w:val="auto"/>
      <w:lang w:val="en-US"/>
    </w:rPr>
  </w:style>
  <w:style w:type="paragraph" w:customStyle="1" w:styleId="xl586">
    <w:name w:val="xl586"/>
    <w:basedOn w:val="Normal"/>
    <w:pPr>
      <w:pBdr>
        <w:left w:val="single" w:sz="8" w:space="0" w:color="auto"/>
        <w:right w:val="single" w:sz="4" w:space="0" w:color="auto"/>
      </w:pBdr>
      <w:spacing w:before="100" w:beforeAutospacing="1" w:after="100" w:afterAutospacing="1" w:line="240" w:lineRule="auto"/>
      <w:jc w:val="center"/>
      <w:textAlignment w:val="center"/>
    </w:pPr>
    <w:rPr>
      <w:rFonts w:ascii="Cambria" w:hAnsi="Cambria"/>
      <w:color w:val="auto"/>
      <w:lang w:val="en-US"/>
    </w:rPr>
  </w:style>
  <w:style w:type="paragraph" w:customStyle="1" w:styleId="xl587">
    <w:name w:val="xl587"/>
    <w:basedOn w:val="Normal"/>
    <w:pPr>
      <w:pBdr>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Cambria" w:hAnsi="Cambria"/>
      <w:color w:val="auto"/>
      <w:lang w:val="en-US"/>
    </w:rPr>
  </w:style>
  <w:style w:type="paragraph" w:customStyle="1" w:styleId="xl588">
    <w:name w:val="xl588"/>
    <w:basedOn w:val="Normal"/>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rFonts w:ascii="Cambria" w:hAnsi="Cambria"/>
      <w:color w:val="000000"/>
      <w:lang w:val="en-US"/>
    </w:rPr>
  </w:style>
  <w:style w:type="paragraph" w:customStyle="1" w:styleId="xl589">
    <w:name w:val="xl589"/>
    <w:basedOn w:val="Normal"/>
    <w:pPr>
      <w:pBdr>
        <w:left w:val="single" w:sz="4" w:space="0" w:color="auto"/>
        <w:right w:val="single" w:sz="4" w:space="0" w:color="auto"/>
      </w:pBdr>
      <w:spacing w:before="100" w:beforeAutospacing="1" w:after="100" w:afterAutospacing="1" w:line="240" w:lineRule="auto"/>
      <w:jc w:val="left"/>
      <w:textAlignment w:val="center"/>
    </w:pPr>
    <w:rPr>
      <w:rFonts w:ascii="Cambria" w:hAnsi="Cambria"/>
      <w:color w:val="000000"/>
      <w:lang w:val="en-US"/>
    </w:rPr>
  </w:style>
  <w:style w:type="paragraph" w:customStyle="1" w:styleId="xl590">
    <w:name w:val="xl590"/>
    <w:basedOn w:val="Normal"/>
    <w:pPr>
      <w:pBdr>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Cambria" w:hAnsi="Cambria"/>
      <w:color w:val="000000"/>
      <w:lang w:val="en-US"/>
    </w:rPr>
  </w:style>
  <w:style w:type="paragraph" w:customStyle="1" w:styleId="xl591">
    <w:name w:val="xl591"/>
    <w:basedOn w:val="Normal"/>
    <w:pPr>
      <w:pBdr>
        <w:top w:val="single" w:sz="4" w:space="0" w:color="auto"/>
        <w:left w:val="single" w:sz="4" w:space="0" w:color="auto"/>
        <w:right w:val="single" w:sz="4" w:space="0" w:color="auto"/>
      </w:pBdr>
      <w:spacing w:before="100" w:beforeAutospacing="1" w:after="100" w:afterAutospacing="1" w:line="240" w:lineRule="auto"/>
      <w:jc w:val="center"/>
    </w:pPr>
    <w:rPr>
      <w:color w:val="auto"/>
      <w:sz w:val="24"/>
      <w:szCs w:val="24"/>
      <w:lang w:val="en-US"/>
    </w:rPr>
  </w:style>
  <w:style w:type="paragraph" w:customStyle="1" w:styleId="xl592">
    <w:name w:val="xl592"/>
    <w:basedOn w:val="Normal"/>
    <w:pPr>
      <w:pBdr>
        <w:left w:val="single" w:sz="4" w:space="0" w:color="auto"/>
        <w:right w:val="single" w:sz="4" w:space="0" w:color="auto"/>
      </w:pBdr>
      <w:spacing w:before="100" w:beforeAutospacing="1" w:after="100" w:afterAutospacing="1" w:line="240" w:lineRule="auto"/>
      <w:jc w:val="center"/>
    </w:pPr>
    <w:rPr>
      <w:color w:val="auto"/>
      <w:sz w:val="24"/>
      <w:szCs w:val="24"/>
      <w:lang w:val="en-US"/>
    </w:rPr>
  </w:style>
  <w:style w:type="paragraph" w:customStyle="1" w:styleId="xl593">
    <w:name w:val="xl593"/>
    <w:basedOn w:val="Normal"/>
    <w:pPr>
      <w:pBdr>
        <w:left w:val="single" w:sz="4" w:space="0" w:color="auto"/>
        <w:bottom w:val="single" w:sz="8" w:space="0" w:color="auto"/>
        <w:right w:val="single" w:sz="4" w:space="0" w:color="auto"/>
      </w:pBdr>
      <w:spacing w:before="100" w:beforeAutospacing="1" w:after="100" w:afterAutospacing="1" w:line="240" w:lineRule="auto"/>
      <w:jc w:val="center"/>
    </w:pPr>
    <w:rPr>
      <w:color w:val="auto"/>
      <w:sz w:val="24"/>
      <w:szCs w:val="24"/>
      <w:lang w:val="en-US"/>
    </w:rPr>
  </w:style>
  <w:style w:type="paragraph" w:customStyle="1" w:styleId="xl594">
    <w:name w:val="xl594"/>
    <w:basedOn w:val="Normal"/>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Cambria" w:hAnsi="Cambria"/>
      <w:color w:val="000000"/>
      <w:sz w:val="22"/>
      <w:szCs w:val="22"/>
      <w:lang w:val="en-US"/>
    </w:rPr>
  </w:style>
  <w:style w:type="paragraph" w:customStyle="1" w:styleId="xl595">
    <w:name w:val="xl595"/>
    <w:basedOn w:val="Normal"/>
    <w:pPr>
      <w:pBdr>
        <w:left w:val="single" w:sz="4" w:space="0" w:color="auto"/>
        <w:right w:val="single" w:sz="4" w:space="0" w:color="auto"/>
      </w:pBdr>
      <w:spacing w:before="100" w:beforeAutospacing="1" w:after="100" w:afterAutospacing="1" w:line="240" w:lineRule="auto"/>
      <w:jc w:val="center"/>
      <w:textAlignment w:val="center"/>
    </w:pPr>
    <w:rPr>
      <w:rFonts w:ascii="Cambria" w:hAnsi="Cambria"/>
      <w:color w:val="000000"/>
      <w:sz w:val="22"/>
      <w:szCs w:val="22"/>
      <w:lang w:val="en-US"/>
    </w:rPr>
  </w:style>
  <w:style w:type="paragraph" w:customStyle="1" w:styleId="xl596">
    <w:name w:val="xl596"/>
    <w:basedOn w:val="Normal"/>
    <w:pPr>
      <w:pBdr>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Cambria" w:hAnsi="Cambria"/>
      <w:color w:val="000000"/>
      <w:sz w:val="22"/>
      <w:szCs w:val="22"/>
      <w:lang w:val="en-US"/>
    </w:rPr>
  </w:style>
  <w:style w:type="paragraph" w:customStyle="1" w:styleId="xl597">
    <w:name w:val="xl597"/>
    <w:basedOn w:val="Normal"/>
    <w:pPr>
      <w:pBdr>
        <w:top w:val="single" w:sz="4" w:space="0" w:color="auto"/>
        <w:left w:val="single" w:sz="4" w:space="0" w:color="auto"/>
      </w:pBdr>
      <w:spacing w:before="100" w:beforeAutospacing="1" w:after="100" w:afterAutospacing="1" w:line="240" w:lineRule="auto"/>
      <w:jc w:val="center"/>
      <w:textAlignment w:val="center"/>
    </w:pPr>
    <w:rPr>
      <w:rFonts w:ascii="Cambria" w:hAnsi="Cambria"/>
      <w:color w:val="000000"/>
      <w:lang w:val="en-US"/>
    </w:rPr>
  </w:style>
  <w:style w:type="paragraph" w:customStyle="1" w:styleId="xl598">
    <w:name w:val="xl598"/>
    <w:basedOn w:val="Normal"/>
    <w:pPr>
      <w:pBdr>
        <w:left w:val="single" w:sz="4" w:space="0" w:color="auto"/>
      </w:pBdr>
      <w:spacing w:before="100" w:beforeAutospacing="1" w:after="100" w:afterAutospacing="1" w:line="240" w:lineRule="auto"/>
      <w:jc w:val="center"/>
      <w:textAlignment w:val="center"/>
    </w:pPr>
    <w:rPr>
      <w:rFonts w:ascii="Cambria" w:hAnsi="Cambria"/>
      <w:color w:val="000000"/>
      <w:lang w:val="en-US"/>
    </w:rPr>
  </w:style>
  <w:style w:type="paragraph" w:customStyle="1" w:styleId="xl599">
    <w:name w:val="xl599"/>
    <w:basedOn w:val="Normal"/>
    <w:pPr>
      <w:pBdr>
        <w:left w:val="single" w:sz="4" w:space="0" w:color="auto"/>
        <w:bottom w:val="single" w:sz="8" w:space="0" w:color="auto"/>
      </w:pBdr>
      <w:spacing w:before="100" w:beforeAutospacing="1" w:after="100" w:afterAutospacing="1" w:line="240" w:lineRule="auto"/>
      <w:jc w:val="center"/>
      <w:textAlignment w:val="center"/>
    </w:pPr>
    <w:rPr>
      <w:rFonts w:ascii="Cambria" w:hAnsi="Cambria"/>
      <w:color w:val="000000"/>
      <w:lang w:val="en-US"/>
    </w:rPr>
  </w:style>
  <w:style w:type="paragraph" w:customStyle="1" w:styleId="xl600">
    <w:name w:val="xl600"/>
    <w:basedOn w:val="Normal"/>
    <w:pPr>
      <w:pBdr>
        <w:left w:val="single" w:sz="8" w:space="0" w:color="auto"/>
        <w:right w:val="single" w:sz="4" w:space="0" w:color="auto"/>
      </w:pBdr>
      <w:shd w:val="clear" w:color="000000" w:fill="FFFF00"/>
      <w:spacing w:before="100" w:beforeAutospacing="1" w:after="100" w:afterAutospacing="1" w:line="240" w:lineRule="auto"/>
      <w:jc w:val="center"/>
      <w:textAlignment w:val="center"/>
    </w:pPr>
    <w:rPr>
      <w:color w:val="000000"/>
      <w:lang w:val="en-US"/>
    </w:rPr>
  </w:style>
  <w:style w:type="paragraph" w:customStyle="1" w:styleId="xl601">
    <w:name w:val="xl601"/>
    <w:basedOn w:val="Normal"/>
    <w:pPr>
      <w:pBdr>
        <w:left w:val="single" w:sz="4" w:space="0" w:color="auto"/>
        <w:right w:val="single" w:sz="4" w:space="0" w:color="auto"/>
      </w:pBdr>
      <w:shd w:val="clear" w:color="000000" w:fill="FFFF00"/>
      <w:spacing w:before="100" w:beforeAutospacing="1" w:after="100" w:afterAutospacing="1" w:line="240" w:lineRule="auto"/>
      <w:jc w:val="center"/>
      <w:textAlignment w:val="center"/>
    </w:pPr>
    <w:rPr>
      <w:color w:val="000000"/>
      <w:lang w:val="en-US"/>
    </w:rPr>
  </w:style>
  <w:style w:type="paragraph" w:customStyle="1" w:styleId="xl602">
    <w:name w:val="xl602"/>
    <w:basedOn w:val="Normal"/>
    <w:pPr>
      <w:pBdr>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color w:val="000000"/>
      <w:lang w:val="en-US"/>
    </w:rPr>
  </w:style>
  <w:style w:type="paragraph" w:customStyle="1" w:styleId="xl603">
    <w:name w:val="xl603"/>
    <w:basedOn w:val="Normal"/>
    <w:pPr>
      <w:pBdr>
        <w:top w:val="single" w:sz="4" w:space="0" w:color="auto"/>
        <w:left w:val="single" w:sz="4" w:space="0" w:color="auto"/>
        <w:bottom w:val="single" w:sz="4" w:space="0" w:color="auto"/>
        <w:right w:val="single" w:sz="8" w:space="0" w:color="auto"/>
      </w:pBdr>
      <w:shd w:val="clear" w:color="000000" w:fill="FFFF00"/>
      <w:spacing w:before="100" w:beforeAutospacing="1" w:after="100" w:afterAutospacing="1" w:line="240" w:lineRule="auto"/>
      <w:jc w:val="center"/>
      <w:textAlignment w:val="center"/>
    </w:pPr>
    <w:rPr>
      <w:color w:val="000000"/>
      <w:lang w:val="en-US"/>
    </w:rPr>
  </w:style>
  <w:style w:type="paragraph" w:customStyle="1" w:styleId="xl604">
    <w:name w:val="xl604"/>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color w:val="000000"/>
      <w:lang w:val="en-US"/>
    </w:rPr>
  </w:style>
  <w:style w:type="paragraph" w:customStyle="1" w:styleId="xl605">
    <w:name w:val="xl605"/>
    <w:basedOn w:val="Normal"/>
    <w:pPr>
      <w:pBdr>
        <w:left w:val="single" w:sz="4" w:space="0" w:color="auto"/>
        <w:right w:val="single" w:sz="8" w:space="0" w:color="auto"/>
      </w:pBdr>
      <w:shd w:val="clear" w:color="000000" w:fill="FFFF00"/>
      <w:spacing w:before="100" w:beforeAutospacing="1" w:after="100" w:afterAutospacing="1" w:line="240" w:lineRule="auto"/>
      <w:jc w:val="center"/>
      <w:textAlignment w:val="center"/>
    </w:pPr>
    <w:rPr>
      <w:color w:val="000000"/>
      <w:lang w:val="en-US"/>
    </w:rPr>
  </w:style>
  <w:style w:type="paragraph" w:customStyle="1" w:styleId="xl606">
    <w:name w:val="xl606"/>
    <w:basedOn w:val="Normal"/>
    <w:pPr>
      <w:pBdr>
        <w:left w:val="single" w:sz="4" w:space="0" w:color="auto"/>
        <w:bottom w:val="single" w:sz="4" w:space="0" w:color="auto"/>
        <w:right w:val="single" w:sz="8" w:space="0" w:color="auto"/>
      </w:pBdr>
      <w:shd w:val="clear" w:color="000000" w:fill="FFFF00"/>
      <w:spacing w:before="100" w:beforeAutospacing="1" w:after="100" w:afterAutospacing="1" w:line="240" w:lineRule="auto"/>
      <w:jc w:val="center"/>
      <w:textAlignment w:val="center"/>
    </w:pPr>
    <w:rPr>
      <w:color w:val="000000"/>
      <w:lang w:val="en-US"/>
    </w:rPr>
  </w:style>
  <w:style w:type="paragraph" w:customStyle="1" w:styleId="xl607">
    <w:name w:val="xl607"/>
    <w:basedOn w:val="Normal"/>
    <w:pPr>
      <w:pBdr>
        <w:top w:val="single" w:sz="8" w:space="0" w:color="auto"/>
        <w:left w:val="single" w:sz="8" w:space="0" w:color="auto"/>
        <w:right w:val="single" w:sz="4" w:space="0" w:color="auto"/>
      </w:pBdr>
      <w:shd w:val="clear" w:color="000000" w:fill="FFFF00"/>
      <w:spacing w:before="100" w:beforeAutospacing="1" w:after="100" w:afterAutospacing="1" w:line="240" w:lineRule="auto"/>
      <w:jc w:val="center"/>
      <w:textAlignment w:val="center"/>
    </w:pPr>
    <w:rPr>
      <w:color w:val="000000"/>
      <w:lang w:val="en-US"/>
    </w:rPr>
  </w:style>
  <w:style w:type="paragraph" w:customStyle="1" w:styleId="xl608">
    <w:name w:val="xl608"/>
    <w:basedOn w:val="Normal"/>
    <w:pPr>
      <w:pBdr>
        <w:top w:val="single" w:sz="8" w:space="0" w:color="auto"/>
        <w:right w:val="single" w:sz="8" w:space="0" w:color="auto"/>
      </w:pBdr>
      <w:shd w:val="clear" w:color="000000" w:fill="D9D9D9"/>
      <w:spacing w:before="100" w:beforeAutospacing="1" w:after="100" w:afterAutospacing="1" w:line="240" w:lineRule="auto"/>
      <w:jc w:val="center"/>
      <w:textAlignment w:val="center"/>
    </w:pPr>
    <w:rPr>
      <w:b/>
      <w:bCs/>
      <w:color w:val="auto"/>
      <w:sz w:val="30"/>
      <w:szCs w:val="30"/>
      <w:lang w:val="en-US"/>
    </w:rPr>
  </w:style>
  <w:style w:type="paragraph" w:customStyle="1" w:styleId="xl609">
    <w:name w:val="xl609"/>
    <w:basedOn w:val="Normal"/>
    <w:pPr>
      <w:pBdr>
        <w:bottom w:val="single" w:sz="8" w:space="0" w:color="auto"/>
        <w:right w:val="single" w:sz="8" w:space="0" w:color="auto"/>
      </w:pBdr>
      <w:shd w:val="clear" w:color="000000" w:fill="D9D9D9"/>
      <w:spacing w:before="100" w:beforeAutospacing="1" w:after="100" w:afterAutospacing="1" w:line="240" w:lineRule="auto"/>
      <w:jc w:val="center"/>
      <w:textAlignment w:val="center"/>
    </w:pPr>
    <w:rPr>
      <w:b/>
      <w:bCs/>
      <w:color w:val="auto"/>
      <w:sz w:val="30"/>
      <w:szCs w:val="30"/>
      <w:lang w:val="en-US"/>
    </w:rPr>
  </w:style>
  <w:style w:type="paragraph" w:customStyle="1" w:styleId="xl610">
    <w:name w:val="xl610"/>
    <w:basedOn w:val="Normal"/>
    <w:pPr>
      <w:pBdr>
        <w:top w:val="single" w:sz="4" w:space="0" w:color="auto"/>
        <w:left w:val="single" w:sz="4" w:space="0" w:color="auto"/>
        <w:right w:val="single" w:sz="8" w:space="0" w:color="auto"/>
      </w:pBdr>
      <w:shd w:val="clear" w:color="000000" w:fill="FFFF00"/>
      <w:spacing w:before="100" w:beforeAutospacing="1" w:after="100" w:afterAutospacing="1" w:line="240" w:lineRule="auto"/>
      <w:jc w:val="center"/>
      <w:textAlignment w:val="center"/>
    </w:pPr>
    <w:rPr>
      <w:color w:val="000000"/>
      <w:lang w:val="en-US"/>
    </w:rPr>
  </w:style>
  <w:style w:type="paragraph" w:customStyle="1" w:styleId="xl611">
    <w:name w:val="xl611"/>
    <w:basedOn w:val="Normal"/>
    <w:pPr>
      <w:pBdr>
        <w:left w:val="single" w:sz="4" w:space="0" w:color="auto"/>
        <w:bottom w:val="single" w:sz="4" w:space="0" w:color="auto"/>
      </w:pBdr>
      <w:spacing w:before="100" w:beforeAutospacing="1" w:after="100" w:afterAutospacing="1" w:line="240" w:lineRule="auto"/>
      <w:jc w:val="left"/>
      <w:textAlignment w:val="center"/>
    </w:pPr>
    <w:rPr>
      <w:color w:val="000000"/>
      <w:lang w:val="en-US"/>
    </w:rPr>
  </w:style>
  <w:style w:type="paragraph" w:customStyle="1" w:styleId="xl612">
    <w:name w:val="xl612"/>
    <w:basedOn w:val="Normal"/>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color w:val="000000"/>
      <w:lang w:val="en-US"/>
    </w:rPr>
  </w:style>
  <w:style w:type="paragraph" w:customStyle="1" w:styleId="xl613">
    <w:name w:val="xl613"/>
    <w:basedOn w:val="Normal"/>
    <w:pPr>
      <w:pBdr>
        <w:top w:val="single" w:sz="4" w:space="0" w:color="auto"/>
        <w:left w:val="single" w:sz="4" w:space="0" w:color="auto"/>
        <w:bottom w:val="single" w:sz="8" w:space="0" w:color="auto"/>
      </w:pBdr>
      <w:spacing w:before="100" w:beforeAutospacing="1" w:after="100" w:afterAutospacing="1" w:line="240" w:lineRule="auto"/>
      <w:jc w:val="left"/>
      <w:textAlignment w:val="center"/>
    </w:pPr>
    <w:rPr>
      <w:color w:val="000000"/>
      <w:lang w:val="en-US"/>
    </w:rPr>
  </w:style>
  <w:style w:type="paragraph" w:customStyle="1" w:styleId="xl614">
    <w:name w:val="xl614"/>
    <w:basedOn w:val="Normal"/>
    <w:pPr>
      <w:pBdr>
        <w:left w:val="single" w:sz="8" w:space="0" w:color="auto"/>
        <w:bottom w:val="single" w:sz="8" w:space="0" w:color="auto"/>
        <w:right w:val="single" w:sz="4" w:space="0" w:color="auto"/>
      </w:pBdr>
      <w:shd w:val="clear" w:color="000000" w:fill="FFFF00"/>
      <w:spacing w:before="100" w:beforeAutospacing="1" w:after="100" w:afterAutospacing="1" w:line="240" w:lineRule="auto"/>
      <w:jc w:val="center"/>
      <w:textAlignment w:val="center"/>
    </w:pPr>
    <w:rPr>
      <w:color w:val="000000"/>
      <w:lang w:val="en-US"/>
    </w:rPr>
  </w:style>
  <w:style w:type="paragraph" w:customStyle="1" w:styleId="xl615">
    <w:name w:val="xl615"/>
    <w:basedOn w:val="Normal"/>
    <w:pPr>
      <w:pBdr>
        <w:top w:val="single" w:sz="4" w:space="0" w:color="auto"/>
        <w:left w:val="single" w:sz="4" w:space="0" w:color="auto"/>
        <w:right w:val="single" w:sz="4" w:space="0" w:color="auto"/>
      </w:pBdr>
      <w:shd w:val="clear" w:color="000000" w:fill="FFFF00"/>
      <w:spacing w:before="100" w:beforeAutospacing="1" w:after="100" w:afterAutospacing="1" w:line="240" w:lineRule="auto"/>
      <w:jc w:val="left"/>
      <w:textAlignment w:val="center"/>
    </w:pPr>
    <w:rPr>
      <w:color w:val="000000"/>
      <w:lang w:val="en-US"/>
    </w:rPr>
  </w:style>
  <w:style w:type="paragraph" w:customStyle="1" w:styleId="xl616">
    <w:name w:val="xl616"/>
    <w:basedOn w:val="Normal"/>
    <w:pPr>
      <w:pBdr>
        <w:left w:val="single" w:sz="4" w:space="0" w:color="auto"/>
        <w:right w:val="single" w:sz="4" w:space="0" w:color="auto"/>
      </w:pBdr>
      <w:shd w:val="clear" w:color="000000" w:fill="FFFF00"/>
      <w:spacing w:before="100" w:beforeAutospacing="1" w:after="100" w:afterAutospacing="1" w:line="240" w:lineRule="auto"/>
      <w:jc w:val="left"/>
      <w:textAlignment w:val="center"/>
    </w:pPr>
    <w:rPr>
      <w:color w:val="000000"/>
      <w:lang w:val="en-US"/>
    </w:rPr>
  </w:style>
  <w:style w:type="paragraph" w:customStyle="1" w:styleId="xl617">
    <w:name w:val="xl617"/>
    <w:basedOn w:val="Normal"/>
    <w:pPr>
      <w:pBdr>
        <w:left w:val="single" w:sz="4" w:space="0" w:color="auto"/>
        <w:bottom w:val="single" w:sz="8" w:space="0" w:color="auto"/>
        <w:right w:val="single" w:sz="4" w:space="0" w:color="auto"/>
      </w:pBdr>
      <w:shd w:val="clear" w:color="000000" w:fill="FFFF00"/>
      <w:spacing w:before="100" w:beforeAutospacing="1" w:after="100" w:afterAutospacing="1" w:line="240" w:lineRule="auto"/>
      <w:jc w:val="left"/>
      <w:textAlignment w:val="center"/>
    </w:pPr>
    <w:rPr>
      <w:color w:val="000000"/>
      <w:lang w:val="en-US"/>
    </w:rPr>
  </w:style>
  <w:style w:type="paragraph" w:customStyle="1" w:styleId="xl618">
    <w:name w:val="xl618"/>
    <w:basedOn w:val="Normal"/>
    <w:pPr>
      <w:pBdr>
        <w:left w:val="single" w:sz="4" w:space="0" w:color="auto"/>
        <w:bottom w:val="single" w:sz="8" w:space="0" w:color="auto"/>
        <w:right w:val="single" w:sz="4" w:space="0" w:color="auto"/>
      </w:pBdr>
      <w:shd w:val="clear" w:color="000000" w:fill="FFFF00"/>
      <w:spacing w:before="100" w:beforeAutospacing="1" w:after="100" w:afterAutospacing="1" w:line="240" w:lineRule="auto"/>
      <w:jc w:val="center"/>
      <w:textAlignment w:val="center"/>
    </w:pPr>
    <w:rPr>
      <w:color w:val="000000"/>
      <w:lang w:val="en-US"/>
    </w:rPr>
  </w:style>
  <w:style w:type="paragraph" w:customStyle="1" w:styleId="xl619">
    <w:name w:val="xl619"/>
    <w:basedOn w:val="Normal"/>
    <w:pPr>
      <w:pBdr>
        <w:left w:val="single" w:sz="4" w:space="0" w:color="auto"/>
        <w:bottom w:val="single" w:sz="8" w:space="0" w:color="auto"/>
        <w:right w:val="single" w:sz="8" w:space="0" w:color="auto"/>
      </w:pBdr>
      <w:shd w:val="clear" w:color="000000" w:fill="FFFF00"/>
      <w:spacing w:before="100" w:beforeAutospacing="1" w:after="100" w:afterAutospacing="1" w:line="240" w:lineRule="auto"/>
      <w:jc w:val="center"/>
      <w:textAlignment w:val="center"/>
    </w:pPr>
    <w:rPr>
      <w:color w:val="000000"/>
      <w:lang w:val="en-US"/>
    </w:rPr>
  </w:style>
  <w:style w:type="paragraph" w:customStyle="1" w:styleId="xl620">
    <w:name w:val="xl620"/>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color w:val="000000"/>
      <w:lang w:val="en-US"/>
    </w:rPr>
  </w:style>
  <w:style w:type="character" w:customStyle="1" w:styleId="5yl5">
    <w:name w:val="_5yl5"/>
    <w:basedOn w:val="DefaultParagraphFont"/>
  </w:style>
  <w:style w:type="paragraph" w:customStyle="1" w:styleId="Stybullet">
    <w:name w:val="Stybullet"/>
    <w:basedOn w:val="Normal"/>
    <w:qFormat/>
    <w:pPr>
      <w:tabs>
        <w:tab w:val="num" w:pos="2160"/>
      </w:tabs>
      <w:spacing w:after="0" w:line="240" w:lineRule="auto"/>
      <w:ind w:left="2160" w:hanging="720"/>
      <w:jc w:val="left"/>
    </w:pPr>
    <w:rPr>
      <w:color w:val="auto"/>
      <w:sz w:val="24"/>
      <w:szCs w:val="24"/>
      <w:lang w:val="en-US"/>
    </w:rPr>
  </w:style>
  <w:style w:type="paragraph" w:customStyle="1" w:styleId="Style51">
    <w:name w:val="Style5.1"/>
    <w:basedOn w:val="Heading5"/>
    <w:qFormat/>
    <w:pPr>
      <w:keepNext w:val="0"/>
      <w:keepLines w:val="0"/>
      <w:numPr>
        <w:ilvl w:val="0"/>
        <w:numId w:val="0"/>
      </w:numPr>
      <w:spacing w:before="120" w:after="120" w:line="312" w:lineRule="auto"/>
      <w:ind w:left="1135"/>
    </w:pPr>
    <w:rPr>
      <w:rFonts w:ascii="Times New Roman" w:eastAsia="SimSun" w:hAnsi="Times New Roman" w:cs="Times New Roman"/>
      <w:iCs/>
      <w:color w:val="auto"/>
      <w:sz w:val="28"/>
      <w:lang w:val="nb-NO" w:eastAsia="zh-CN"/>
    </w:rPr>
  </w:style>
  <w:style w:type="paragraph" w:customStyle="1" w:styleId="slyText">
    <w:name w:val="slyText"/>
    <w:qFormat/>
    <w:pPr>
      <w:spacing w:after="120"/>
      <w:ind w:firstLine="720"/>
    </w:pPr>
    <w:rPr>
      <w:rFonts w:eastAsia="Calibri"/>
      <w:color w:val="auto"/>
      <w:lang w:val="en-US"/>
    </w:rPr>
  </w:style>
  <w:style w:type="paragraph" w:customStyle="1" w:styleId="T-1">
    <w:name w:val="T-1"/>
    <w:basedOn w:val="Normal"/>
    <w:link w:val="T-1Char"/>
    <w:qFormat/>
    <w:pPr>
      <w:keepNext/>
      <w:keepLines/>
      <w:spacing w:after="0"/>
      <w:ind w:left="113" w:hanging="113"/>
      <w:jc w:val="center"/>
    </w:pPr>
    <w:rPr>
      <w:rFonts w:eastAsia="Calibri"/>
      <w:i/>
      <w:iCs/>
      <w:noProof/>
      <w:color w:val="auto"/>
      <w:lang w:val="de-DE"/>
    </w:rPr>
  </w:style>
  <w:style w:type="character" w:customStyle="1" w:styleId="T-1Char">
    <w:name w:val="T-1 Char"/>
    <w:link w:val="T-1"/>
    <w:locked/>
    <w:rPr>
      <w:rFonts w:ascii="Times New Roman" w:eastAsia="Calibri" w:hAnsi="Times New Roman"/>
      <w:i/>
      <w:iCs/>
      <w:noProof/>
      <w:color w:val="auto"/>
      <w:sz w:val="26"/>
      <w:szCs w:val="26"/>
      <w:lang w:val="de-DE"/>
    </w:rPr>
  </w:style>
  <w:style w:type="character" w:customStyle="1" w:styleId="NormalWebChar">
    <w:name w:val="Normal (Web) Char"/>
    <w:link w:val="NormalWeb"/>
    <w:locked/>
    <w:rPr>
      <w:rFonts w:ascii="Times New Roman" w:hAnsi="Times New Roman"/>
      <w:color w:val="404040" w:themeColor="text1" w:themeTint="BF"/>
      <w:sz w:val="24"/>
      <w:szCs w:val="24"/>
    </w:rPr>
  </w:style>
  <w:style w:type="character" w:customStyle="1" w:styleId="abcChar">
    <w:name w:val="abc Char"/>
    <w:link w:val="abc"/>
    <w:uiPriority w:val="99"/>
    <w:locked/>
    <w:rPr>
      <w:rFonts w:ascii=".VnTime" w:eastAsia="Times New Roman" w:hAnsi=".VnTime"/>
      <w:snapToGrid w:val="0"/>
      <w:color w:val="000080"/>
      <w:sz w:val="26"/>
      <w:szCs w:val="20"/>
      <w:lang w:val="en-US"/>
    </w:rPr>
  </w:style>
  <w:style w:type="character" w:customStyle="1" w:styleId="-ghachngangChar">
    <w:name w:val="- ghach ngang Char"/>
    <w:link w:val="-ghachngang"/>
    <w:locked/>
    <w:rPr>
      <w:rFonts w:ascii="Times New Roman" w:eastAsia="Times New Roman" w:hAnsi="Times New Roman"/>
      <w:color w:val="000000"/>
      <w:sz w:val="26"/>
      <w:szCs w:val="26"/>
      <w:lang w:val="de-DE"/>
    </w:rPr>
  </w:style>
  <w:style w:type="paragraph" w:customStyle="1" w:styleId="-ghachngang">
    <w:name w:val="- ghach ngang"/>
    <w:basedOn w:val="ListParagraph"/>
    <w:link w:val="-ghachngangChar"/>
    <w:qFormat/>
    <w:pPr>
      <w:spacing w:before="60" w:after="60" w:line="288" w:lineRule="auto"/>
      <w:ind w:left="927" w:hanging="360"/>
    </w:pPr>
    <w:rPr>
      <w:color w:val="000000"/>
      <w:lang w:val="de-DE"/>
    </w:rPr>
  </w:style>
  <w:style w:type="character" w:customStyle="1" w:styleId="N-2Char">
    <w:name w:val="N-2 Char"/>
    <w:link w:val="N-2"/>
    <w:locked/>
    <w:rPr>
      <w:rFonts w:ascii="Times New Roman" w:eastAsia="Calibri" w:hAnsi="Times New Roman"/>
      <w:noProof/>
      <w:sz w:val="26"/>
      <w:szCs w:val="26"/>
      <w:lang w:val="de-DE"/>
    </w:rPr>
  </w:style>
  <w:style w:type="paragraph" w:customStyle="1" w:styleId="N-2">
    <w:name w:val="N-2"/>
    <w:basedOn w:val="Normal"/>
    <w:link w:val="N-2Char"/>
    <w:qFormat/>
    <w:pPr>
      <w:keepNext/>
      <w:keepLines/>
      <w:spacing w:after="0"/>
      <w:ind w:left="113" w:hanging="113"/>
      <w:jc w:val="center"/>
    </w:pPr>
    <w:rPr>
      <w:rFonts w:eastAsia="Calibri"/>
      <w:noProof/>
      <w:color w:val="0000FF"/>
      <w:lang w:val="de-DE"/>
    </w:rPr>
  </w:style>
  <w:style w:type="paragraph" w:customStyle="1" w:styleId="thai2">
    <w:name w:val="thai2"/>
    <w:basedOn w:val="Normal"/>
    <w:pPr>
      <w:tabs>
        <w:tab w:val="left" w:pos="840"/>
        <w:tab w:val="num" w:pos="1440"/>
      </w:tabs>
      <w:spacing w:before="120" w:after="120" w:line="360" w:lineRule="auto"/>
      <w:ind w:left="1440" w:hanging="720"/>
    </w:pPr>
    <w:rPr>
      <w:color w:val="auto"/>
      <w:lang w:val="en-US"/>
    </w:rPr>
  </w:style>
  <w:style w:type="character" w:customStyle="1" w:styleId="H2-1Char">
    <w:name w:val="H2-1 Char"/>
    <w:basedOn w:val="DefaultParagraphFont"/>
    <w:link w:val="H2-1"/>
    <w:locked/>
    <w:rPr>
      <w:rFonts w:ascii="Times New Roman" w:eastAsia="Times New Roman" w:hAnsi="Times New Roman"/>
      <w:b/>
      <w:bCs/>
      <w:iCs/>
      <w:lang w:val="de-DE"/>
    </w:rPr>
  </w:style>
  <w:style w:type="paragraph" w:customStyle="1" w:styleId="H2-1">
    <w:name w:val="H2-1"/>
    <w:basedOn w:val="Heading2"/>
    <w:link w:val="H2-1Char"/>
    <w:qFormat/>
    <w:pPr>
      <w:keepLines w:val="0"/>
      <w:numPr>
        <w:ilvl w:val="0"/>
        <w:numId w:val="0"/>
      </w:numPr>
      <w:spacing w:before="0" w:after="0" w:line="288" w:lineRule="auto"/>
      <w:ind w:left="1455" w:hanging="720"/>
    </w:pPr>
    <w:rPr>
      <w:rFonts w:ascii="Times New Roman" w:eastAsia="Times New Roman" w:hAnsi="Times New Roman" w:cs="Times New Roman"/>
      <w:iCs/>
      <w:color w:val="0000FF"/>
      <w:szCs w:val="28"/>
      <w:lang w:val="de-DE"/>
    </w:rPr>
  </w:style>
  <w:style w:type="character" w:customStyle="1" w:styleId="NormalfistChar">
    <w:name w:val="Normal fist Char"/>
    <w:link w:val="Normalfist"/>
    <w:locked/>
    <w:rPr>
      <w:rFonts w:ascii="Times New Roman" w:eastAsia="Calibri" w:hAnsi="Times New Roman"/>
      <w:sz w:val="26"/>
      <w:szCs w:val="26"/>
    </w:rPr>
  </w:style>
  <w:style w:type="paragraph" w:customStyle="1" w:styleId="Normalfist">
    <w:name w:val="Normal fist"/>
    <w:basedOn w:val="Normal"/>
    <w:link w:val="NormalfistChar"/>
    <w:qFormat/>
    <w:pPr>
      <w:spacing w:after="0"/>
    </w:pPr>
    <w:rPr>
      <w:rFonts w:eastAsia="Calibri"/>
      <w:color w:val="0000FF"/>
    </w:rPr>
  </w:style>
  <w:style w:type="character" w:customStyle="1" w:styleId="N-1Char">
    <w:name w:val="N-1 Char"/>
    <w:link w:val="N-1"/>
    <w:locked/>
    <w:rPr>
      <w:rFonts w:ascii="Times New Roman" w:eastAsia="Calibri" w:hAnsi="Times New Roman"/>
      <w:b/>
      <w:noProof/>
      <w:sz w:val="26"/>
      <w:szCs w:val="26"/>
      <w:lang w:val="de-DE"/>
    </w:rPr>
  </w:style>
  <w:style w:type="paragraph" w:customStyle="1" w:styleId="N-1">
    <w:name w:val="N-1"/>
    <w:basedOn w:val="Normal"/>
    <w:link w:val="N-1Char"/>
    <w:qFormat/>
    <w:pPr>
      <w:keepNext/>
      <w:keepLines/>
      <w:spacing w:after="0"/>
      <w:ind w:left="113" w:hanging="113"/>
      <w:jc w:val="center"/>
    </w:pPr>
    <w:rPr>
      <w:rFonts w:eastAsia="Calibri"/>
      <w:b/>
      <w:noProof/>
      <w:color w:val="0000FF"/>
      <w:lang w:val="de-DE"/>
    </w:rPr>
  </w:style>
  <w:style w:type="numbering" w:customStyle="1" w:styleId="StyleBulleted2211">
    <w:name w:val="Style Bulleted2211"/>
  </w:style>
  <w:style w:type="character" w:customStyle="1" w:styleId="apple-tab-span">
    <w:name w:val="apple-tab-span"/>
    <w:basedOn w:val="DefaultParagraphFont"/>
  </w:style>
  <w:style w:type="paragraph" w:customStyle="1" w:styleId="DocumentTitle">
    <w:name w:val="Document Title"/>
    <w:next w:val="Normal"/>
    <w:pPr>
      <w:spacing w:before="240" w:after="240" w:line="400" w:lineRule="exact"/>
      <w:ind w:firstLine="567"/>
      <w:jc w:val="center"/>
    </w:pPr>
    <w:rPr>
      <w:rFonts w:ascii=".VnHelvetInsH" w:hAnsi=".VnHelvetInsH"/>
      <w:b/>
      <w:noProof/>
      <w:color w:val="auto"/>
      <w:sz w:val="40"/>
      <w:szCs w:val="20"/>
      <w:lang w:val="en-US"/>
    </w:rPr>
  </w:style>
  <w:style w:type="paragraph" w:customStyle="1" w:styleId="BoldItalic">
    <w:name w:val="Bold Italic"/>
    <w:basedOn w:val="Normal"/>
    <w:autoRedefine/>
    <w:pPr>
      <w:tabs>
        <w:tab w:val="num" w:pos="720"/>
      </w:tabs>
      <w:spacing w:after="60" w:line="240" w:lineRule="auto"/>
      <w:ind w:left="720" w:hanging="720"/>
      <w:jc w:val="left"/>
    </w:pPr>
    <w:rPr>
      <w:rFonts w:eastAsia=".VnTime"/>
      <w:b/>
      <w:i/>
      <w:color w:val="auto"/>
      <w:sz w:val="28"/>
      <w:lang w:val="en-US"/>
    </w:rPr>
  </w:style>
  <w:style w:type="character" w:customStyle="1" w:styleId="BodytextCharChar">
    <w:name w:val="Body text Char Char"/>
    <w:rPr>
      <w:rFonts w:ascii="Arial" w:eastAsia="Times New Roman" w:hAnsi="Arial" w:cs="Times New Roman"/>
      <w:sz w:val="21"/>
      <w:szCs w:val="24"/>
    </w:rPr>
  </w:style>
  <w:style w:type="paragraph" w:customStyle="1" w:styleId="Sodo">
    <w:name w:val="Sodo"/>
    <w:basedOn w:val="Normal"/>
    <w:pPr>
      <w:widowControl w:val="0"/>
      <w:tabs>
        <w:tab w:val="num" w:pos="720"/>
      </w:tabs>
      <w:spacing w:before="120" w:after="60" w:line="240" w:lineRule="auto"/>
      <w:ind w:left="1077" w:hanging="1077"/>
      <w:jc w:val="center"/>
    </w:pPr>
    <w:rPr>
      <w:b/>
      <w:i/>
      <w:snapToGrid w:val="0"/>
      <w:color w:val="auto"/>
      <w:sz w:val="24"/>
      <w:lang w:val="en-US"/>
    </w:rPr>
  </w:style>
  <w:style w:type="paragraph" w:customStyle="1" w:styleId="NormalBold0">
    <w:name w:val="Normal Bold"/>
    <w:basedOn w:val="Normal"/>
    <w:link w:val="NormalBoldChar"/>
    <w:pPr>
      <w:spacing w:before="60" w:after="60" w:line="240" w:lineRule="auto"/>
      <w:ind w:firstLine="567"/>
      <w:jc w:val="center"/>
    </w:pPr>
    <w:rPr>
      <w:b/>
      <w:color w:val="auto"/>
      <w:sz w:val="24"/>
      <w:lang w:val="en-AU"/>
    </w:rPr>
  </w:style>
  <w:style w:type="character" w:customStyle="1" w:styleId="NormalBoldChar">
    <w:name w:val="Normal Bold Char"/>
    <w:link w:val="NormalBold0"/>
    <w:rPr>
      <w:rFonts w:ascii="Times New Roman" w:eastAsia="Times New Roman" w:hAnsi="Times New Roman"/>
      <w:b/>
      <w:color w:val="auto"/>
      <w:sz w:val="24"/>
      <w:szCs w:val="26"/>
      <w:lang w:val="en-AU"/>
    </w:rPr>
  </w:style>
  <w:style w:type="paragraph" w:customStyle="1" w:styleId="NormalNo">
    <w:name w:val="Normal No"/>
    <w:basedOn w:val="Normal"/>
    <w:link w:val="NormalNoChar"/>
    <w:pPr>
      <w:spacing w:before="60" w:after="60" w:line="240" w:lineRule="auto"/>
      <w:ind w:firstLine="567"/>
    </w:pPr>
    <w:rPr>
      <w:color w:val="auto"/>
      <w:sz w:val="24"/>
      <w:lang w:val="en-US"/>
    </w:rPr>
  </w:style>
  <w:style w:type="character" w:customStyle="1" w:styleId="NormalNoChar">
    <w:name w:val="Normal No Char"/>
    <w:link w:val="NormalNo"/>
    <w:rPr>
      <w:rFonts w:ascii="Times New Roman" w:eastAsia="Times New Roman" w:hAnsi="Times New Roman"/>
      <w:color w:val="auto"/>
      <w:sz w:val="24"/>
      <w:szCs w:val="26"/>
      <w:lang w:val="en-US"/>
    </w:rPr>
  </w:style>
  <w:style w:type="paragraph" w:customStyle="1" w:styleId="MMTopic1">
    <w:name w:val="MM Topic 1"/>
    <w:basedOn w:val="Heading1"/>
    <w:pPr>
      <w:numPr>
        <w:numId w:val="0"/>
      </w:numPr>
      <w:tabs>
        <w:tab w:val="clear" w:pos="709"/>
        <w:tab w:val="num" w:pos="720"/>
        <w:tab w:val="left" w:pos="1701"/>
      </w:tabs>
      <w:spacing w:before="480" w:after="0"/>
      <w:ind w:left="720" w:hanging="720"/>
      <w:jc w:val="left"/>
    </w:pPr>
    <w:rPr>
      <w:rFonts w:ascii="Cambria" w:eastAsia="Calibri" w:hAnsi="Cambria" w:cs="Times New Roman"/>
      <w:b w:val="0"/>
      <w:bCs w:val="0"/>
      <w:color w:val="365F91"/>
      <w:sz w:val="28"/>
      <w:szCs w:val="28"/>
    </w:rPr>
  </w:style>
  <w:style w:type="paragraph" w:customStyle="1" w:styleId="MMTopic2">
    <w:name w:val="MM Topic 2"/>
    <w:basedOn w:val="Heading2"/>
    <w:link w:val="MMTopic2Char"/>
    <w:pPr>
      <w:numPr>
        <w:ilvl w:val="0"/>
        <w:numId w:val="0"/>
      </w:numPr>
      <w:tabs>
        <w:tab w:val="left" w:pos="1134"/>
      </w:tabs>
      <w:spacing w:before="200"/>
      <w:jc w:val="left"/>
    </w:pPr>
    <w:rPr>
      <w:rFonts w:ascii="Cambria" w:eastAsia="Calibri" w:hAnsi="Cambria" w:cs="Times New Roman"/>
      <w:b w:val="0"/>
      <w:bCs w:val="0"/>
      <w:i/>
      <w:iCs/>
      <w:color w:val="4F81BD"/>
    </w:rPr>
  </w:style>
  <w:style w:type="character" w:customStyle="1" w:styleId="MMTopic2Char">
    <w:name w:val="MM Topic 2 Char"/>
    <w:link w:val="MMTopic2"/>
    <w:rPr>
      <w:rFonts w:ascii="Cambria" w:eastAsia="Calibri" w:hAnsi="Cambria"/>
      <w:i/>
      <w:iCs/>
      <w:color w:val="4F81BD"/>
      <w:szCs w:val="26"/>
      <w:lang w:val="en-US"/>
    </w:rPr>
  </w:style>
  <w:style w:type="paragraph" w:customStyle="1" w:styleId="MMTopic3">
    <w:name w:val="MM Topic 3"/>
    <w:basedOn w:val="Heading3"/>
    <w:pPr>
      <w:numPr>
        <w:ilvl w:val="0"/>
        <w:numId w:val="0"/>
      </w:numPr>
      <w:tabs>
        <w:tab w:val="left" w:pos="1276"/>
      </w:tabs>
      <w:spacing w:before="200" w:after="0"/>
      <w:jc w:val="left"/>
    </w:pPr>
    <w:rPr>
      <w:rFonts w:ascii="Cambria" w:eastAsia="Calibri" w:hAnsi="Cambria" w:cs="Times New Roman"/>
      <w:b w:val="0"/>
      <w:bCs w:val="0"/>
      <w:color w:val="4F81BD"/>
      <w:sz w:val="24"/>
      <w:szCs w:val="22"/>
      <w:lang w:val="en-US"/>
    </w:rPr>
  </w:style>
  <w:style w:type="paragraph" w:customStyle="1" w:styleId="StyleHeading2Before6pt">
    <w:name w:val="Style Heading 2 + Before:  6 pt"/>
    <w:basedOn w:val="Heading2"/>
    <w:pPr>
      <w:numPr>
        <w:ilvl w:val="0"/>
        <w:numId w:val="0"/>
      </w:numPr>
      <w:tabs>
        <w:tab w:val="num" w:pos="-1728"/>
        <w:tab w:val="left" w:pos="1134"/>
      </w:tabs>
      <w:spacing w:after="0" w:line="240" w:lineRule="auto"/>
      <w:jc w:val="left"/>
    </w:pPr>
    <w:rPr>
      <w:rFonts w:ascii="Times New Roman" w:hAnsi="Times New Roman" w:cs="Times New Roman"/>
      <w:b w:val="0"/>
      <w:bCs w:val="0"/>
      <w:color w:val="404040" w:themeColor="text1" w:themeTint="BF"/>
      <w:szCs w:val="28"/>
    </w:rPr>
  </w:style>
  <w:style w:type="paragraph" w:customStyle="1" w:styleId="gach0">
    <w:name w:val="gach"/>
    <w:basedOn w:val="ListParagraph"/>
    <w:pPr>
      <w:tabs>
        <w:tab w:val="num" w:pos="720"/>
      </w:tabs>
      <w:spacing w:before="240" w:after="240" w:line="360" w:lineRule="auto"/>
      <w:ind w:hanging="720"/>
      <w:contextualSpacing w:val="0"/>
    </w:pPr>
    <w:rPr>
      <w:rFonts w:ascii="Arial" w:hAnsi="Arial"/>
      <w:color w:val="auto"/>
      <w:lang w:val="de-DE"/>
    </w:rPr>
  </w:style>
  <w:style w:type="paragraph" w:customStyle="1" w:styleId="subgach">
    <w:name w:val="sub gach"/>
    <w:basedOn w:val="gach0"/>
    <w:pPr>
      <w:numPr>
        <w:ilvl w:val="1"/>
      </w:numPr>
      <w:tabs>
        <w:tab w:val="num" w:pos="720"/>
      </w:tabs>
      <w:ind w:left="720" w:hanging="720"/>
    </w:pPr>
  </w:style>
  <w:style w:type="paragraph" w:customStyle="1" w:styleId="tvs-Bullet4">
    <w:name w:val="tvs-Bullet 4"/>
    <w:basedOn w:val="Normal"/>
    <w:pPr>
      <w:tabs>
        <w:tab w:val="num" w:pos="2880"/>
      </w:tabs>
      <w:spacing w:before="120" w:after="0" w:line="360" w:lineRule="auto"/>
      <w:ind w:left="2880" w:hanging="720"/>
    </w:pPr>
    <w:rPr>
      <w:color w:val="auto"/>
      <w:lang w:val="en-US"/>
    </w:rPr>
  </w:style>
  <w:style w:type="paragraph" w:customStyle="1" w:styleId="tvs-Bullet5">
    <w:name w:val="tvs-Bullet 5"/>
    <w:basedOn w:val="tvs-Bullet4"/>
    <w:pPr>
      <w:numPr>
        <w:ilvl w:val="4"/>
      </w:numPr>
      <w:tabs>
        <w:tab w:val="num" w:pos="2880"/>
      </w:tabs>
      <w:ind w:left="2880" w:hanging="720"/>
    </w:pPr>
  </w:style>
  <w:style w:type="paragraph" w:customStyle="1" w:styleId="huan0">
    <w:name w:val="huan0"/>
    <w:basedOn w:val="Normal"/>
    <w:link w:val="huan0Char"/>
    <w:pPr>
      <w:spacing w:before="60" w:after="60" w:line="400" w:lineRule="exact"/>
      <w:ind w:firstLine="567"/>
    </w:pPr>
    <w:rPr>
      <w:color w:val="auto"/>
      <w:lang w:val="en-US"/>
    </w:rPr>
  </w:style>
  <w:style w:type="character" w:customStyle="1" w:styleId="huan0Char">
    <w:name w:val="huan0 Char"/>
    <w:link w:val="huan0"/>
    <w:rPr>
      <w:rFonts w:ascii="Times New Roman" w:hAnsi="Times New Roman"/>
      <w:color w:val="auto"/>
      <w:sz w:val="26"/>
      <w:szCs w:val="26"/>
      <w:lang w:val="en-US"/>
    </w:rPr>
  </w:style>
  <w:style w:type="character" w:customStyle="1" w:styleId="BookTitle1">
    <w:name w:val="Book Title1"/>
    <w:uiPriority w:val="33"/>
    <w:rPr>
      <w:rFonts w:ascii="Times New Roman" w:hAnsi="Times New Roman"/>
      <w:b/>
      <w:bCs/>
      <w:smallCaps/>
      <w:spacing w:val="5"/>
      <w:sz w:val="40"/>
    </w:rPr>
  </w:style>
  <w:style w:type="paragraph" w:customStyle="1" w:styleId="Body010">
    <w:name w:val="Body 01"/>
    <w:basedOn w:val="Normal"/>
    <w:link w:val="Body01Char"/>
    <w:pPr>
      <w:widowControl w:val="0"/>
      <w:spacing w:before="120" w:after="120" w:line="312" w:lineRule="auto"/>
      <w:ind w:firstLine="576"/>
    </w:pPr>
    <w:rPr>
      <w:color w:val="auto"/>
      <w:lang w:val="en-GB"/>
    </w:rPr>
  </w:style>
  <w:style w:type="character" w:customStyle="1" w:styleId="Body01Char">
    <w:name w:val="Body 01 Char"/>
    <w:link w:val="Body010"/>
    <w:rPr>
      <w:rFonts w:ascii="Times New Roman" w:eastAsia="Times New Roman" w:hAnsi="Times New Roman"/>
      <w:color w:val="auto"/>
      <w:sz w:val="26"/>
      <w:szCs w:val="26"/>
      <w:lang w:val="en-GB"/>
    </w:rPr>
  </w:style>
  <w:style w:type="paragraph" w:customStyle="1" w:styleId="atext">
    <w:name w:val="atext"/>
    <w:basedOn w:val="Normal"/>
    <w:pPr>
      <w:spacing w:before="120" w:after="0" w:line="312" w:lineRule="auto"/>
      <w:ind w:left="680"/>
    </w:pPr>
    <w:rPr>
      <w:color w:val="auto"/>
      <w:sz w:val="28"/>
      <w:lang w:val="en-US"/>
    </w:rPr>
  </w:style>
  <w:style w:type="paragraph" w:customStyle="1" w:styleId="Style1-">
    <w:name w:val="Style1-"/>
    <w:basedOn w:val="ListParagraph"/>
    <w:link w:val="Style1-Char"/>
    <w:pPr>
      <w:tabs>
        <w:tab w:val="num" w:pos="720"/>
        <w:tab w:val="left" w:pos="1080"/>
      </w:tabs>
      <w:spacing w:before="120" w:after="0" w:line="312" w:lineRule="auto"/>
      <w:ind w:left="0" w:firstLine="720"/>
    </w:pPr>
    <w:rPr>
      <w:color w:val="000000" w:themeColor="text1"/>
      <w:sz w:val="28"/>
      <w:lang w:val="en-US" w:eastAsia="ja-JP"/>
    </w:rPr>
  </w:style>
  <w:style w:type="paragraph" w:customStyle="1" w:styleId="Style22">
    <w:name w:val="Style2+"/>
    <w:basedOn w:val="ListParagraph"/>
    <w:pPr>
      <w:tabs>
        <w:tab w:val="num" w:pos="360"/>
        <w:tab w:val="num" w:pos="1440"/>
      </w:tabs>
      <w:spacing w:before="120" w:after="0" w:line="312" w:lineRule="auto"/>
      <w:ind w:left="0" w:firstLine="1080"/>
    </w:pPr>
    <w:rPr>
      <w:color w:val="auto"/>
      <w:sz w:val="28"/>
      <w:lang w:val="en-US" w:eastAsia="ja-JP"/>
    </w:rPr>
  </w:style>
  <w:style w:type="character" w:customStyle="1" w:styleId="Style1-Char">
    <w:name w:val="Style1- Char"/>
    <w:basedOn w:val="DefaultParagraphFont"/>
    <w:link w:val="Style1-"/>
    <w:rPr>
      <w:color w:val="000000" w:themeColor="text1"/>
      <w:sz w:val="28"/>
      <w:lang w:val="en-US" w:eastAsia="ja-JP"/>
    </w:rPr>
  </w:style>
  <w:style w:type="table" w:customStyle="1" w:styleId="InvoiceTable">
    <w:name w:val="Invoice Table"/>
    <w:basedOn w:val="TableNormal"/>
    <w:uiPriority w:val="99"/>
    <w:pPr>
      <w:spacing w:before="120" w:after="120" w:line="240" w:lineRule="auto"/>
    </w:pPr>
    <w:rPr>
      <w:color w:val="404040" w:themeColor="text1" w:themeTint="BF"/>
      <w:sz w:val="18"/>
      <w:szCs w:val="20"/>
      <w:lang w:val="en-US" w:eastAsia="ja-JP"/>
    </w:rPr>
    <w:tblP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CellMar>
        <w:left w:w="144" w:type="dxa"/>
        <w:right w:w="144" w:type="dxa"/>
      </w:tblCellMar>
    </w:tblPr>
    <w:tblStylePr w:type="firstRow">
      <w:pPr>
        <w:keepNext/>
        <w:wordWrap/>
      </w:pPr>
      <w:rPr>
        <w:b/>
      </w:rPr>
      <w:tblPr/>
      <w:tcPr>
        <w:shd w:val="clear" w:color="auto" w:fill="DBE5F1" w:themeFill="accent1" w:themeFillTint="33"/>
        <w:vAlign w:val="bottom"/>
      </w:tcPr>
    </w:tblStylePr>
    <w:tblStylePr w:type="lastRow">
      <w:pPr>
        <w:wordWrap/>
        <w:jc w:val="right"/>
      </w:pPr>
      <w:rPr>
        <w:b/>
        <w:color w:val="FFFFFF" w:themeColor="background1"/>
      </w:rPr>
      <w:tblPr/>
      <w:tcPr>
        <w:shd w:val="clear" w:color="auto" w:fill="4F81BD" w:themeFill="accent1"/>
      </w:tcPr>
    </w:tblStylePr>
  </w:style>
  <w:style w:type="paragraph" w:customStyle="1" w:styleId="phan0">
    <w:name w:val="phan"/>
    <w:basedOn w:val="Normal"/>
    <w:pPr>
      <w:spacing w:before="120" w:after="120" w:line="400" w:lineRule="atLeast"/>
      <w:ind w:firstLine="720"/>
      <w:jc w:val="center"/>
    </w:pPr>
    <w:rPr>
      <w:rFonts w:ascii=".VnTimeH" w:eastAsia="MS Mincho" w:hAnsi=".VnTimeH"/>
      <w:b/>
      <w:color w:val="auto"/>
      <w:sz w:val="32"/>
      <w:lang w:val="en-US"/>
    </w:rPr>
  </w:style>
  <w:style w:type="paragraph" w:customStyle="1" w:styleId="MUCNHO">
    <w:name w:val="MUCNHO"/>
    <w:basedOn w:val="Normal"/>
    <w:autoRedefine/>
    <w:pPr>
      <w:keepNext/>
      <w:spacing w:before="120" w:after="120" w:line="288" w:lineRule="auto"/>
      <w:ind w:hanging="24"/>
      <w:outlineLvl w:val="1"/>
    </w:pPr>
    <w:rPr>
      <w:rFonts w:eastAsia="MS Mincho"/>
      <w:b/>
      <w:noProof/>
      <w:color w:val="auto"/>
      <w:lang w:val="en-US"/>
    </w:rPr>
  </w:style>
  <w:style w:type="paragraph" w:customStyle="1" w:styleId="muclon0">
    <w:name w:val="muclon"/>
    <w:basedOn w:val="Normal"/>
    <w:pPr>
      <w:spacing w:before="120" w:after="120" w:line="400" w:lineRule="atLeast"/>
      <w:ind w:firstLine="720"/>
    </w:pPr>
    <w:rPr>
      <w:rFonts w:ascii=".VnTimeH" w:eastAsia="MS Mincho" w:hAnsi=".VnTimeH"/>
      <w:b/>
      <w:color w:val="auto"/>
      <w:sz w:val="24"/>
      <w:lang w:val="en-US"/>
    </w:rPr>
  </w:style>
  <w:style w:type="paragraph" w:customStyle="1" w:styleId="Heading2-Appendix">
    <w:name w:val="Heading 2-Appendix"/>
    <w:basedOn w:val="Heading2"/>
    <w:pPr>
      <w:keepLines w:val="0"/>
      <w:numPr>
        <w:ilvl w:val="0"/>
        <w:numId w:val="0"/>
      </w:numPr>
      <w:spacing w:line="240" w:lineRule="auto"/>
      <w:ind w:left="431" w:hanging="431"/>
      <w:jc w:val="left"/>
    </w:pPr>
    <w:rPr>
      <w:rFonts w:ascii=".VnBlack" w:eastAsia="MS Mincho" w:hAnsi=".VnBlack" w:cs="Times New Roman"/>
      <w:i/>
      <w:noProof/>
      <w:szCs w:val="28"/>
      <w:lang w:val="pl-PL"/>
    </w:rPr>
  </w:style>
  <w:style w:type="paragraph" w:customStyle="1" w:styleId="tieude">
    <w:name w:val="tieude"/>
    <w:basedOn w:val="BodyText"/>
    <w:pPr>
      <w:spacing w:before="120" w:after="360" w:line="288" w:lineRule="auto"/>
      <w:ind w:firstLine="720"/>
      <w:jc w:val="center"/>
    </w:pPr>
    <w:rPr>
      <w:rFonts w:ascii=".VnHelvetInsH" w:eastAsia="MS Mincho" w:hAnsi=".VnHelvetInsH"/>
      <w:color w:val="auto"/>
      <w:sz w:val="36"/>
      <w:szCs w:val="20"/>
      <w:lang w:val="en-US"/>
    </w:rPr>
  </w:style>
  <w:style w:type="character" w:customStyle="1" w:styleId="Heading4CharCharCharCharCharCharCharCharChar">
    <w:name w:val="Heading 4 Char Char Char Char Char Char Char Char Char"/>
    <w:rPr>
      <w:b/>
      <w:bCs/>
      <w:noProof w:val="0"/>
      <w:sz w:val="28"/>
      <w:szCs w:val="28"/>
      <w:lang w:val="en-US" w:eastAsia="en-US" w:bidi="ar-SA"/>
    </w:rPr>
  </w:style>
  <w:style w:type="character" w:customStyle="1" w:styleId="BlockLabelCharChar">
    <w:name w:val="Block Label Char Char"/>
    <w:rPr>
      <w:rFonts w:ascii=".VnTime" w:hAnsi=".VnTime"/>
      <w:b/>
      <w:bCs/>
      <w:i/>
      <w:iCs/>
      <w:sz w:val="26"/>
      <w:szCs w:val="26"/>
    </w:rPr>
  </w:style>
  <w:style w:type="paragraph" w:customStyle="1" w:styleId="innghieng">
    <w:name w:val="in nghieng"/>
    <w:basedOn w:val="Normal"/>
    <w:pPr>
      <w:spacing w:before="60" w:after="120" w:line="288" w:lineRule="auto"/>
      <w:ind w:firstLine="720"/>
    </w:pPr>
    <w:rPr>
      <w:rFonts w:ascii=".VnArial" w:eastAsia="MS Mincho" w:hAnsi=".VnArial"/>
      <w:b/>
      <w:bCs/>
      <w:i/>
      <w:iCs/>
      <w:color w:val="auto"/>
      <w:szCs w:val="24"/>
      <w:lang w:val="en-US"/>
    </w:rPr>
  </w:style>
  <w:style w:type="paragraph" w:customStyle="1" w:styleId="indung">
    <w:name w:val="in dung"/>
    <w:basedOn w:val="Normal"/>
    <w:pPr>
      <w:spacing w:before="60" w:after="120" w:line="288" w:lineRule="auto"/>
      <w:ind w:firstLine="720"/>
    </w:pPr>
    <w:rPr>
      <w:rFonts w:ascii=".VnArial" w:eastAsia="MS Mincho" w:hAnsi=".VnArial"/>
      <w:b/>
      <w:bCs/>
      <w:color w:val="auto"/>
      <w:sz w:val="28"/>
      <w:szCs w:val="24"/>
      <w:lang w:val="en-US"/>
    </w:rPr>
  </w:style>
  <w:style w:type="paragraph" w:customStyle="1" w:styleId="BodyText210">
    <w:name w:val="Body Text 21"/>
    <w:basedOn w:val="Normal"/>
    <w:pPr>
      <w:widowControl w:val="0"/>
      <w:spacing w:before="120" w:after="120" w:line="288" w:lineRule="auto"/>
      <w:ind w:firstLine="720"/>
    </w:pPr>
    <w:rPr>
      <w:rFonts w:ascii=".VnTime" w:eastAsia="MS Mincho" w:hAnsi=".VnTime"/>
      <w:color w:val="auto"/>
      <w:sz w:val="28"/>
      <w:lang w:val="en-US"/>
    </w:rPr>
  </w:style>
  <w:style w:type="paragraph" w:customStyle="1" w:styleId="StyleHeading114pt">
    <w:name w:val="Style Heading 1 + 14 pt"/>
    <w:basedOn w:val="Heading1"/>
    <w:autoRedefine/>
    <w:pPr>
      <w:keepNext w:val="0"/>
      <w:keepLines w:val="0"/>
      <w:numPr>
        <w:numId w:val="0"/>
      </w:numPr>
      <w:tabs>
        <w:tab w:val="left" w:pos="426"/>
        <w:tab w:val="left" w:pos="1134"/>
        <w:tab w:val="left" w:pos="1276"/>
        <w:tab w:val="left" w:pos="1701"/>
      </w:tabs>
      <w:spacing w:after="60" w:line="240" w:lineRule="auto"/>
      <w:ind w:left="432" w:hanging="432"/>
      <w:jc w:val="left"/>
    </w:pPr>
    <w:rPr>
      <w:rFonts w:ascii="Times New Roman" w:eastAsia="MS Mincho" w:hAnsi="Times New Roman" w:cs="Times New Roman"/>
      <w:bCs w:val="0"/>
      <w:noProof/>
      <w:sz w:val="28"/>
      <w:szCs w:val="28"/>
    </w:rPr>
  </w:style>
  <w:style w:type="paragraph" w:customStyle="1" w:styleId="StyleHeading114pt1">
    <w:name w:val="Style Heading 1 + 14 pt1"/>
    <w:basedOn w:val="Heading1"/>
    <w:autoRedefine/>
    <w:pPr>
      <w:keepNext w:val="0"/>
      <w:keepLines w:val="0"/>
      <w:numPr>
        <w:numId w:val="0"/>
      </w:numPr>
      <w:tabs>
        <w:tab w:val="left" w:pos="426"/>
        <w:tab w:val="left" w:pos="1134"/>
        <w:tab w:val="left" w:pos="1276"/>
        <w:tab w:val="left" w:pos="1701"/>
      </w:tabs>
      <w:spacing w:after="60" w:line="240" w:lineRule="auto"/>
      <w:ind w:left="432" w:hanging="432"/>
      <w:jc w:val="left"/>
    </w:pPr>
    <w:rPr>
      <w:rFonts w:ascii="Times New Roman" w:eastAsia="MS Mincho" w:hAnsi="Times New Roman" w:cs="Times New Roman"/>
      <w:bCs w:val="0"/>
      <w:noProof/>
      <w:sz w:val="28"/>
      <w:szCs w:val="28"/>
    </w:rPr>
  </w:style>
  <w:style w:type="paragraph" w:customStyle="1" w:styleId="BulletText1">
    <w:name w:val="Bullet Text 1"/>
    <w:basedOn w:val="Normal"/>
    <w:pPr>
      <w:tabs>
        <w:tab w:val="left" w:pos="187"/>
        <w:tab w:val="num" w:pos="720"/>
      </w:tabs>
      <w:spacing w:before="120" w:after="120" w:line="288" w:lineRule="auto"/>
      <w:ind w:left="720" w:hanging="720"/>
      <w:jc w:val="left"/>
    </w:pPr>
    <w:rPr>
      <w:rFonts w:eastAsia="MS Mincho"/>
      <w:color w:val="auto"/>
      <w:sz w:val="24"/>
      <w:lang w:val="en-US"/>
    </w:rPr>
  </w:style>
  <w:style w:type="paragraph" w:customStyle="1" w:styleId="StyleStyleHeading1TimesNewRomanCentered">
    <w:name w:val="Style Style Heading 1 + Times New Roman + Centered"/>
    <w:basedOn w:val="Normal"/>
    <w:pPr>
      <w:keepNext/>
      <w:keepLines/>
      <w:tabs>
        <w:tab w:val="num" w:pos="720"/>
      </w:tabs>
      <w:spacing w:before="240" w:after="480" w:line="288" w:lineRule="auto"/>
      <w:ind w:left="720" w:hanging="360"/>
      <w:jc w:val="left"/>
      <w:outlineLvl w:val="0"/>
    </w:pPr>
    <w:rPr>
      <w:rFonts w:eastAsia="MS Mincho"/>
      <w:b/>
      <w:bCs/>
      <w:color w:val="auto"/>
      <w:kern w:val="32"/>
      <w:sz w:val="32"/>
      <w:lang w:val="en-US"/>
    </w:rPr>
  </w:style>
  <w:style w:type="character" w:customStyle="1" w:styleId="Heading1CharCharChar">
    <w:name w:val="Heading 1 Char Char Char"/>
    <w:rPr>
      <w:rFonts w:ascii="Arial" w:hAnsi="Arial" w:cs="Arial"/>
      <w:b/>
      <w:bCs/>
      <w:kern w:val="32"/>
      <w:sz w:val="32"/>
      <w:szCs w:val="32"/>
      <w:lang w:val="en-US" w:eastAsia="en-US" w:bidi="ar-SA"/>
    </w:rPr>
  </w:style>
  <w:style w:type="paragraph" w:customStyle="1" w:styleId="t3">
    <w:name w:val="t3"/>
    <w:basedOn w:val="Body"/>
    <w:pPr>
      <w:spacing w:before="240" w:after="120" w:line="288" w:lineRule="auto"/>
      <w:ind w:firstLine="0"/>
    </w:pPr>
    <w:rPr>
      <w:rFonts w:eastAsia="MS Mincho"/>
      <w:b/>
    </w:rPr>
  </w:style>
  <w:style w:type="paragraph" w:customStyle="1" w:styleId="LietKe">
    <w:name w:val="Liet_Ke"/>
    <w:basedOn w:val="Normal"/>
    <w:pPr>
      <w:tabs>
        <w:tab w:val="num" w:pos="720"/>
      </w:tabs>
      <w:spacing w:before="120" w:after="120" w:line="288" w:lineRule="auto"/>
      <w:ind w:left="720" w:hanging="720"/>
    </w:pPr>
    <w:rPr>
      <w:rFonts w:eastAsia="MS Mincho"/>
      <w:color w:val="auto"/>
      <w:lang w:val="en-US" w:eastAsia="ja-JP"/>
    </w:rPr>
  </w:style>
  <w:style w:type="character" w:customStyle="1" w:styleId="LietKeChar">
    <w:name w:val="Liet_Ke Char"/>
    <w:rPr>
      <w:sz w:val="26"/>
      <w:lang w:eastAsia="ja-JP"/>
    </w:rPr>
  </w:style>
  <w:style w:type="paragraph" w:customStyle="1" w:styleId="MMTopic4">
    <w:name w:val="MM Topic 4"/>
    <w:basedOn w:val="Heading4"/>
    <w:pPr>
      <w:keepLines w:val="0"/>
      <w:numPr>
        <w:ilvl w:val="0"/>
        <w:numId w:val="0"/>
      </w:numPr>
      <w:ind w:left="1276" w:hanging="720"/>
    </w:pPr>
    <w:rPr>
      <w:rFonts w:ascii="Times New Roman" w:eastAsia="Times New Roman" w:hAnsi="Times New Roman" w:cs="Times New Roman"/>
      <w:i w:val="0"/>
      <w:iCs w:val="0"/>
      <w:color w:val="auto"/>
      <w:lang w:val="pt-BR"/>
    </w:rPr>
  </w:style>
  <w:style w:type="paragraph" w:customStyle="1" w:styleId="MMTopic5">
    <w:name w:val="MM Topic 5"/>
    <w:basedOn w:val="Heading5"/>
    <w:pPr>
      <w:keepNext w:val="0"/>
      <w:keepLines w:val="0"/>
      <w:numPr>
        <w:ilvl w:val="0"/>
        <w:numId w:val="0"/>
      </w:numPr>
      <w:spacing w:before="240" w:after="60" w:line="288" w:lineRule="auto"/>
      <w:jc w:val="left"/>
    </w:pPr>
    <w:rPr>
      <w:rFonts w:ascii="Times New Roman" w:eastAsia="Times New Roman" w:hAnsi="Times New Roman" w:cs="Times New Roman"/>
      <w:b/>
      <w:bCs/>
      <w:i/>
      <w:iCs/>
      <w:color w:val="auto"/>
      <w:lang w:val="en-US"/>
    </w:rPr>
  </w:style>
  <w:style w:type="paragraph" w:customStyle="1" w:styleId="MMTopic6">
    <w:name w:val="MM Topic 6"/>
    <w:basedOn w:val="Heading6"/>
    <w:pPr>
      <w:keepNext w:val="0"/>
      <w:keepLines w:val="0"/>
      <w:numPr>
        <w:ilvl w:val="0"/>
        <w:numId w:val="0"/>
      </w:numPr>
      <w:spacing w:before="240" w:after="60" w:line="288" w:lineRule="auto"/>
      <w:jc w:val="left"/>
    </w:pPr>
    <w:rPr>
      <w:rFonts w:ascii="Times New Roman" w:eastAsia="Times New Roman" w:hAnsi="Times New Roman" w:cs="Times New Roman"/>
      <w:b/>
      <w:bCs/>
      <w:i w:val="0"/>
      <w:iCs w:val="0"/>
      <w:color w:val="auto"/>
      <w:sz w:val="22"/>
      <w:szCs w:val="22"/>
      <w:lang w:val="en-US"/>
    </w:rPr>
  </w:style>
  <w:style w:type="paragraph" w:customStyle="1" w:styleId="MMTopic7">
    <w:name w:val="MM Topic 7"/>
    <w:basedOn w:val="Heading7"/>
    <w:pPr>
      <w:keepNext w:val="0"/>
      <w:keepLines w:val="0"/>
      <w:numPr>
        <w:ilvl w:val="0"/>
        <w:numId w:val="0"/>
      </w:numPr>
      <w:spacing w:before="240" w:after="60" w:line="288" w:lineRule="auto"/>
      <w:jc w:val="left"/>
    </w:pPr>
    <w:rPr>
      <w:rFonts w:ascii="Times New Roman" w:eastAsia="Times New Roman" w:hAnsi="Times New Roman" w:cs="Times New Roman"/>
      <w:i w:val="0"/>
      <w:iCs w:val="0"/>
      <w:color w:val="auto"/>
      <w:sz w:val="24"/>
      <w:szCs w:val="24"/>
      <w:lang w:val="en-US"/>
    </w:rPr>
  </w:style>
  <w:style w:type="paragraph" w:customStyle="1" w:styleId="MMTopic8">
    <w:name w:val="MM Topic 8"/>
    <w:basedOn w:val="Heading8"/>
    <w:pPr>
      <w:keepNext w:val="0"/>
      <w:keepLines w:val="0"/>
      <w:numPr>
        <w:ilvl w:val="0"/>
        <w:numId w:val="0"/>
      </w:numPr>
      <w:spacing w:before="240" w:after="60" w:line="240" w:lineRule="auto"/>
      <w:jc w:val="left"/>
    </w:pPr>
    <w:rPr>
      <w:rFonts w:ascii="Times New Roman" w:eastAsia="Times New Roman" w:hAnsi="Times New Roman" w:cs="Times New Roman"/>
      <w:i/>
      <w:iCs/>
      <w:color w:val="auto"/>
      <w:sz w:val="24"/>
      <w:szCs w:val="24"/>
      <w:lang w:val="en-US"/>
    </w:rPr>
  </w:style>
  <w:style w:type="paragraph" w:customStyle="1" w:styleId="MMTopic9">
    <w:name w:val="MM Topic 9"/>
    <w:basedOn w:val="Heading9"/>
    <w:pPr>
      <w:keepNext w:val="0"/>
      <w:keepLines w:val="0"/>
      <w:numPr>
        <w:ilvl w:val="0"/>
        <w:numId w:val="0"/>
      </w:numPr>
      <w:spacing w:before="240" w:after="60" w:line="240" w:lineRule="auto"/>
      <w:jc w:val="left"/>
    </w:pPr>
    <w:rPr>
      <w:rFonts w:ascii="Arial" w:eastAsia="Times New Roman" w:hAnsi="Arial" w:cs="Arial"/>
      <w:i w:val="0"/>
      <w:iCs w:val="0"/>
      <w:color w:val="auto"/>
      <w:sz w:val="22"/>
      <w:szCs w:val="22"/>
      <w:lang w:val="en-US"/>
    </w:rPr>
  </w:style>
  <w:style w:type="paragraph" w:customStyle="1" w:styleId="Bullet5">
    <w:name w:val="Bullet 5"/>
    <w:basedOn w:val="Normal"/>
    <w:pPr>
      <w:tabs>
        <w:tab w:val="num" w:pos="720"/>
      </w:tabs>
      <w:spacing w:before="120" w:after="120" w:line="288" w:lineRule="auto"/>
      <w:ind w:left="720" w:hanging="720"/>
    </w:pPr>
    <w:rPr>
      <w:color w:val="auto"/>
      <w:lang w:val="en-US"/>
    </w:rPr>
  </w:style>
  <w:style w:type="paragraph" w:customStyle="1" w:styleId="StyleNormal113ptFirstline0cmLinespacingsingle">
    <w:name w:val="Style Normal1 + 13 pt First line:  0 cm Line spacing:  single"/>
    <w:basedOn w:val="Normal"/>
    <w:pPr>
      <w:widowControl w:val="0"/>
      <w:spacing w:before="120" w:after="120" w:line="312" w:lineRule="auto"/>
      <w:ind w:firstLine="720"/>
    </w:pPr>
    <w:rPr>
      <w:color w:val="auto"/>
      <w:sz w:val="27"/>
      <w:lang w:val="en-US"/>
    </w:rPr>
  </w:style>
  <w:style w:type="paragraph" w:customStyle="1" w:styleId="mytbl">
    <w:name w:val="mytbl"/>
    <w:basedOn w:val="Normal"/>
    <w:autoRedefine/>
    <w:pPr>
      <w:spacing w:before="60" w:after="60" w:line="288" w:lineRule="auto"/>
      <w:ind w:firstLine="720"/>
      <w:jc w:val="left"/>
    </w:pPr>
    <w:rPr>
      <w:rFonts w:cs="Arial"/>
      <w:color w:val="auto"/>
      <w:sz w:val="28"/>
      <w:lang w:val="en-US"/>
    </w:rPr>
  </w:style>
  <w:style w:type="paragraph" w:customStyle="1" w:styleId="Heading312pt">
    <w:name w:val="Heading 3 + 12 pt"/>
    <w:aliases w:val="Bold + Left:  1.27 cm,First line:  0 cm + Not Bold"/>
    <w:basedOn w:val="Normal"/>
    <w:autoRedefine/>
    <w:pPr>
      <w:spacing w:before="120" w:after="120" w:line="288" w:lineRule="auto"/>
      <w:ind w:firstLine="720"/>
    </w:pPr>
    <w:rPr>
      <w:bCs/>
      <w:color w:val="auto"/>
      <w:sz w:val="28"/>
      <w:lang w:val="pt-BR"/>
    </w:rPr>
  </w:style>
  <w:style w:type="paragraph" w:customStyle="1" w:styleId="CharCharCharCharCharCharCharCharCharCharCharCharCharCharCharCharCharChar">
    <w:name w:val="Char Char Char Char Char Char Char Char Char Char Char Char Char Char Char Char Char Char"/>
    <w:basedOn w:val="Normal"/>
    <w:pPr>
      <w:spacing w:before="120" w:after="160" w:line="240" w:lineRule="exact"/>
      <w:ind w:firstLine="720"/>
      <w:jc w:val="left"/>
    </w:pPr>
    <w:rPr>
      <w:rFonts w:ascii="Verdana" w:eastAsia="MS Mincho" w:hAnsi="Verdana"/>
      <w:bCs/>
      <w:color w:val="auto"/>
      <w:lang w:val="en-US"/>
    </w:rPr>
  </w:style>
  <w:style w:type="paragraph" w:customStyle="1" w:styleId="CharChar13CharChar">
    <w:name w:val="Char Char13 Char Char"/>
    <w:basedOn w:val="Normal"/>
    <w:semiHidden/>
    <w:pPr>
      <w:pageBreakBefore/>
      <w:spacing w:before="100" w:beforeAutospacing="1" w:after="100" w:afterAutospacing="1" w:line="288" w:lineRule="auto"/>
      <w:ind w:firstLine="720"/>
      <w:jc w:val="left"/>
    </w:pPr>
    <w:rPr>
      <w:rFonts w:ascii="Tahoma" w:hAnsi="Tahoma"/>
      <w:color w:val="auto"/>
      <w:lang w:val="en-US"/>
    </w:rPr>
  </w:style>
  <w:style w:type="character" w:customStyle="1" w:styleId="btChar1">
    <w:name w:val="bt Char1"/>
    <w:aliases w:val="ändrad Char,body text Char,BODY TEXT Char,t Char, ändrad Char, ändrad Char Char Char Char Char Char Char, ändrad Char Char Char Char Char Char Char Char Char, ändrad Char Char Char,ändra Char"/>
    <w:rPr>
      <w:sz w:val="26"/>
      <w:szCs w:val="24"/>
      <w:lang w:val="en-US" w:eastAsia="en-US" w:bidi="ar-SA"/>
    </w:rPr>
  </w:style>
  <w:style w:type="paragraph" w:customStyle="1" w:styleId="and">
    <w:name w:val="a_nd"/>
    <w:basedOn w:val="Normal"/>
    <w:link w:val="andChar"/>
    <w:pPr>
      <w:spacing w:before="80" w:after="80" w:line="320" w:lineRule="exact"/>
      <w:ind w:firstLine="567"/>
    </w:pPr>
    <w:rPr>
      <w:iCs/>
      <w:color w:val="auto"/>
      <w:lang w:val="en-US"/>
    </w:rPr>
  </w:style>
  <w:style w:type="character" w:customStyle="1" w:styleId="andChar">
    <w:name w:val="a_nd Char"/>
    <w:link w:val="and"/>
    <w:rPr>
      <w:rFonts w:ascii="Times New Roman" w:eastAsia="Times New Roman" w:hAnsi="Times New Roman"/>
      <w:iCs/>
      <w:color w:val="auto"/>
      <w:sz w:val="26"/>
      <w:szCs w:val="26"/>
      <w:lang w:val="en-US"/>
    </w:rPr>
  </w:style>
  <w:style w:type="character" w:customStyle="1" w:styleId="Style13ptBlack">
    <w:name w:val="Style 13 pt Black"/>
    <w:rPr>
      <w:rFonts w:ascii="Times New Roman" w:hAnsi="Times New Roman"/>
      <w:color w:val="000000"/>
      <w:sz w:val="26"/>
      <w:szCs w:val="26"/>
    </w:rPr>
  </w:style>
  <w:style w:type="character" w:customStyle="1" w:styleId="texttime1">
    <w:name w:val="text_time1"/>
    <w:basedOn w:val="DefaultParagraphFont"/>
  </w:style>
  <w:style w:type="paragraph" w:customStyle="1" w:styleId="StyleHeading1JustifiedFirstline095cm">
    <w:name w:val="Style Heading 1 + Justified First line:  095 cm"/>
    <w:basedOn w:val="Heading1"/>
    <w:autoRedefine/>
    <w:pPr>
      <w:keepNext w:val="0"/>
      <w:keepLines w:val="0"/>
      <w:numPr>
        <w:numId w:val="0"/>
      </w:numPr>
      <w:tabs>
        <w:tab w:val="left" w:pos="426"/>
        <w:tab w:val="left" w:pos="1134"/>
        <w:tab w:val="left" w:pos="1276"/>
        <w:tab w:val="left" w:pos="1701"/>
      </w:tabs>
      <w:spacing w:after="60" w:line="240" w:lineRule="auto"/>
      <w:ind w:left="432" w:hanging="432"/>
      <w:jc w:val="left"/>
    </w:pPr>
    <w:rPr>
      <w:rFonts w:ascii="Times New Roman" w:eastAsia="Times New Roman" w:hAnsi="Times New Roman" w:cs="Times New Roman"/>
      <w:bCs w:val="0"/>
      <w:noProof/>
      <w:sz w:val="28"/>
      <w:szCs w:val="28"/>
      <w:lang w:val="pt-BR"/>
    </w:rPr>
  </w:style>
  <w:style w:type="character" w:customStyle="1" w:styleId="WW8Num5z0">
    <w:name w:val="WW8Num5z0"/>
    <w:rPr>
      <w:rFonts w:ascii="Times New Roman" w:eastAsia="Times New Roman" w:hAnsi="Times New Roman" w:cs="Times New Roman"/>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WW8Num5z3">
    <w:name w:val="WW8Num5z3"/>
    <w:rPr>
      <w:rFonts w:ascii="Symbol" w:hAnsi="Symbol"/>
    </w:rPr>
  </w:style>
  <w:style w:type="character" w:customStyle="1" w:styleId="WW8Num7z3">
    <w:name w:val="WW8Num7z3"/>
    <w:rPr>
      <w:rFonts w:ascii="Times New Roman" w:eastAsia="Times New Roman" w:hAnsi="Times New Roman" w:cs="Times New Roman"/>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1z3">
    <w:name w:val="WW8Num11z3"/>
    <w:rPr>
      <w:rFonts w:ascii="Symbol" w:hAnsi="Symbol"/>
    </w:rPr>
  </w:style>
  <w:style w:type="character" w:customStyle="1" w:styleId="WW8Num13z0">
    <w:name w:val="WW8Num13z0"/>
    <w:rPr>
      <w:rFonts w:ascii="Times New Roman" w:eastAsia="Times New Roman" w:hAnsi="Times New Roman" w:cs="Times New Roman"/>
    </w:rPr>
  </w:style>
  <w:style w:type="character" w:customStyle="1" w:styleId="WW8Num13z2">
    <w:name w:val="WW8Num13z2"/>
    <w:rPr>
      <w:rFonts w:ascii="Wingdings" w:hAnsi="Wingdings"/>
    </w:rPr>
  </w:style>
  <w:style w:type="character" w:customStyle="1" w:styleId="WW8Num13z3">
    <w:name w:val="WW8Num13z3"/>
    <w:rPr>
      <w:rFonts w:ascii="Symbol" w:hAnsi="Symbol"/>
    </w:rPr>
  </w:style>
  <w:style w:type="character" w:customStyle="1" w:styleId="WW8Num16z0">
    <w:name w:val="WW8Num16z0"/>
    <w:rPr>
      <w:rFonts w:ascii="Arial" w:hAnsi="Aria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8z3">
    <w:name w:val="WW8Num18z3"/>
    <w:rPr>
      <w:rFonts w:ascii="Symbol" w:hAnsi="Symbol"/>
    </w:rPr>
  </w:style>
  <w:style w:type="character" w:customStyle="1" w:styleId="WW8Num20z1">
    <w:name w:val="WW8Num20z1"/>
    <w:rPr>
      <w:rFonts w:ascii="Courier New" w:hAnsi="Courier New" w:cs="Courier New"/>
    </w:rPr>
  </w:style>
  <w:style w:type="character" w:customStyle="1" w:styleId="WW8Num21z1">
    <w:name w:val="WW8Num21z1"/>
    <w:rPr>
      <w:rFonts w:ascii="Courier New" w:hAnsi="Courier New" w:cs="Courier New"/>
    </w:rPr>
  </w:style>
  <w:style w:type="character" w:customStyle="1" w:styleId="WW8Num21z2">
    <w:name w:val="WW8Num21z2"/>
    <w:rPr>
      <w:rFonts w:ascii="Wingdings" w:hAnsi="Wingdings"/>
    </w:rPr>
  </w:style>
  <w:style w:type="character" w:customStyle="1" w:styleId="WW8Num21z3">
    <w:name w:val="WW8Num21z3"/>
    <w:rPr>
      <w:rFonts w:ascii="Symbol" w:hAnsi="Symbol"/>
    </w:rPr>
  </w:style>
  <w:style w:type="character" w:customStyle="1" w:styleId="WW8Num24z0">
    <w:name w:val="WW8Num24z0"/>
    <w:rPr>
      <w:rFonts w:ascii="Times New Roman" w:hAnsi="Times New Roman" w:cs="Times New Roman"/>
    </w:rPr>
  </w:style>
  <w:style w:type="character" w:customStyle="1" w:styleId="WW8Num24z1">
    <w:name w:val="WW8Num24z1"/>
    <w:rPr>
      <w:rFonts w:ascii="Courier New" w:hAnsi="Courier New" w:cs="Courier New"/>
    </w:rPr>
  </w:style>
  <w:style w:type="character" w:customStyle="1" w:styleId="WW8Num24z2">
    <w:name w:val="WW8Num24z2"/>
    <w:rPr>
      <w:rFonts w:ascii="Wingdings" w:hAnsi="Wingdings"/>
    </w:rPr>
  </w:style>
  <w:style w:type="character" w:customStyle="1" w:styleId="WW8Num24z3">
    <w:name w:val="WW8Num24z3"/>
    <w:rPr>
      <w:rFonts w:ascii="Symbol" w:hAnsi="Symbol"/>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rPr>
  </w:style>
  <w:style w:type="character" w:customStyle="1" w:styleId="WW8Num25z3">
    <w:name w:val="WW8Num25z3"/>
    <w:rPr>
      <w:rFonts w:ascii="Symbol" w:hAnsi="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8Num26z3">
    <w:name w:val="WW8Num26z3"/>
    <w:rPr>
      <w:rFonts w:ascii="Symbol" w:hAnsi="Symbol"/>
    </w:rPr>
  </w:style>
  <w:style w:type="character" w:customStyle="1" w:styleId="BlockTextChar">
    <w:name w:val="Block Text Char"/>
    <w:rPr>
      <w:sz w:val="24"/>
      <w:szCs w:val="24"/>
      <w:lang w:val="en-US" w:eastAsia="ar-SA" w:bidi="ar-SA"/>
    </w:rPr>
  </w:style>
  <w:style w:type="character" w:customStyle="1" w:styleId="newsdetailtitle1">
    <w:name w:val="newsdetail_title1"/>
    <w:rPr>
      <w:rFonts w:ascii="Arial" w:eastAsia="MS Mincho" w:hAnsi="Arial" w:cs="Arial"/>
      <w:b/>
      <w:bCs/>
      <w:i/>
      <w:color w:val="003399"/>
      <w:sz w:val="24"/>
      <w:szCs w:val="24"/>
      <w:lang w:val="pl-PL" w:eastAsia="ar-SA" w:bidi="ar-SA"/>
    </w:rPr>
  </w:style>
  <w:style w:type="paragraph" w:customStyle="1" w:styleId="Tiu">
    <w:name w:val="Tiêu đề"/>
    <w:basedOn w:val="Normal"/>
    <w:next w:val="BodyText"/>
    <w:pPr>
      <w:keepNext/>
      <w:suppressAutoHyphens/>
      <w:spacing w:before="240" w:after="120" w:line="288" w:lineRule="auto"/>
      <w:ind w:firstLine="720"/>
      <w:jc w:val="left"/>
    </w:pPr>
    <w:rPr>
      <w:rFonts w:ascii="Arial" w:eastAsia="MS Mincho" w:hAnsi="Arial" w:cs="Tahoma"/>
      <w:color w:val="auto"/>
      <w:sz w:val="28"/>
      <w:lang w:val="en-US" w:eastAsia="ar-SA"/>
    </w:rPr>
  </w:style>
  <w:style w:type="paragraph" w:customStyle="1" w:styleId="Ph">
    <w:name w:val="Phụ đề"/>
    <w:basedOn w:val="Normal"/>
    <w:pPr>
      <w:suppressLineNumbers/>
      <w:suppressAutoHyphens/>
      <w:spacing w:before="120" w:after="120" w:line="288" w:lineRule="auto"/>
      <w:ind w:firstLine="720"/>
      <w:jc w:val="left"/>
    </w:pPr>
    <w:rPr>
      <w:rFonts w:cs="Tahoma"/>
      <w:i/>
      <w:iCs/>
      <w:color w:val="auto"/>
      <w:sz w:val="24"/>
      <w:szCs w:val="24"/>
      <w:lang w:val="en-US" w:eastAsia="ar-SA"/>
    </w:rPr>
  </w:style>
  <w:style w:type="paragraph" w:customStyle="1" w:styleId="Chmc">
    <w:name w:val="Chỉ mục"/>
    <w:basedOn w:val="Normal"/>
    <w:pPr>
      <w:suppressLineNumbers/>
      <w:suppressAutoHyphens/>
      <w:spacing w:before="120" w:after="120" w:line="288" w:lineRule="auto"/>
      <w:ind w:firstLine="720"/>
      <w:jc w:val="left"/>
    </w:pPr>
    <w:rPr>
      <w:rFonts w:cs="Tahoma"/>
      <w:color w:val="auto"/>
      <w:szCs w:val="24"/>
      <w:lang w:val="en-US" w:eastAsia="ar-SA"/>
    </w:rPr>
  </w:style>
  <w:style w:type="paragraph" w:customStyle="1" w:styleId="KiuI">
    <w:name w:val="Kiểu I"/>
    <w:basedOn w:val="Normal"/>
    <w:pPr>
      <w:tabs>
        <w:tab w:val="left" w:pos="567"/>
        <w:tab w:val="left" w:leader="dot" w:pos="8789"/>
      </w:tabs>
      <w:suppressAutoHyphens/>
      <w:spacing w:before="120" w:after="120" w:line="360" w:lineRule="auto"/>
      <w:ind w:firstLine="720"/>
      <w:jc w:val="center"/>
    </w:pPr>
    <w:rPr>
      <w:rFonts w:ascii="Verdana" w:hAnsi="Verdana" w:cs="Arial"/>
      <w:b/>
      <w:caps/>
      <w:color w:val="auto"/>
      <w:sz w:val="28"/>
      <w:szCs w:val="24"/>
      <w:lang w:val="en-US" w:eastAsia="ar-SA"/>
    </w:rPr>
  </w:style>
  <w:style w:type="paragraph" w:customStyle="1" w:styleId="bthng1">
    <w:name w:val="bthường 1"/>
    <w:pPr>
      <w:suppressAutoHyphens/>
      <w:spacing w:before="120" w:after="120" w:line="288" w:lineRule="auto"/>
      <w:ind w:firstLine="720"/>
    </w:pPr>
    <w:rPr>
      <w:rFonts w:eastAsia="Arial"/>
      <w:bCs/>
      <w:color w:val="auto"/>
      <w:szCs w:val="20"/>
      <w:lang w:val="en-US" w:eastAsia="ar-SA"/>
    </w:rPr>
  </w:style>
  <w:style w:type="paragraph" w:customStyle="1" w:styleId="bt6">
    <w:name w:val="bt6"/>
    <w:basedOn w:val="bthng1"/>
    <w:pPr>
      <w:ind w:firstLine="0"/>
    </w:pPr>
    <w:rPr>
      <w:bCs w:val="0"/>
    </w:rPr>
  </w:style>
  <w:style w:type="paragraph" w:customStyle="1" w:styleId="Kiu3">
    <w:name w:val="Kiểu 3"/>
    <w:basedOn w:val="bthng1"/>
    <w:pPr>
      <w:tabs>
        <w:tab w:val="left" w:pos="1077"/>
      </w:tabs>
      <w:ind w:left="357"/>
    </w:pPr>
    <w:rPr>
      <w:rFonts w:ascii="Arial" w:hAnsi="Arial"/>
      <w:b/>
    </w:rPr>
  </w:style>
  <w:style w:type="paragraph" w:customStyle="1" w:styleId="Textbox0">
    <w:name w:val="Textbox"/>
    <w:basedOn w:val="Normal"/>
    <w:pPr>
      <w:suppressAutoHyphens/>
      <w:spacing w:before="240" w:after="120" w:line="288" w:lineRule="auto"/>
      <w:ind w:firstLine="720"/>
      <w:jc w:val="center"/>
    </w:pPr>
    <w:rPr>
      <w:color w:val="auto"/>
      <w:lang w:val="en-US" w:eastAsia="ar-SA"/>
    </w:rPr>
  </w:style>
  <w:style w:type="paragraph" w:customStyle="1" w:styleId="Kiu4">
    <w:name w:val="Kiểu 4"/>
    <w:basedOn w:val="bthng1"/>
    <w:pPr>
      <w:spacing w:before="60" w:after="60"/>
    </w:pPr>
    <w:rPr>
      <w:b/>
      <w:bCs w:val="0"/>
    </w:rPr>
  </w:style>
  <w:style w:type="paragraph" w:customStyle="1" w:styleId="Kiu2">
    <w:name w:val="Kiểu 2"/>
    <w:basedOn w:val="Normal"/>
    <w:pPr>
      <w:tabs>
        <w:tab w:val="num" w:pos="873"/>
      </w:tabs>
      <w:suppressAutoHyphens/>
      <w:spacing w:before="120" w:after="120" w:line="312" w:lineRule="auto"/>
      <w:ind w:left="873" w:hanging="360"/>
      <w:jc w:val="left"/>
    </w:pPr>
    <w:rPr>
      <w:rFonts w:ascii="Arial" w:hAnsi="Arial"/>
      <w:b/>
      <w:caps/>
      <w:color w:val="auto"/>
      <w:sz w:val="22"/>
      <w:szCs w:val="24"/>
      <w:lang w:val="en-US" w:eastAsia="ar-SA"/>
    </w:rPr>
  </w:style>
  <w:style w:type="paragraph" w:customStyle="1" w:styleId="vntxt1">
    <w:name w:val="vntxt1"/>
    <w:basedOn w:val="Normal"/>
    <w:pPr>
      <w:suppressAutoHyphens/>
      <w:spacing w:before="120" w:after="120" w:line="288" w:lineRule="auto"/>
      <w:ind w:firstLine="153"/>
    </w:pPr>
    <w:rPr>
      <w:color w:val="auto"/>
      <w:lang w:val="en-US" w:eastAsia="ar-SA"/>
    </w:rPr>
  </w:style>
  <w:style w:type="paragraph" w:customStyle="1" w:styleId="Bodyhd4">
    <w:name w:val="Body_hd_4"/>
    <w:basedOn w:val="Normal"/>
    <w:pPr>
      <w:suppressAutoHyphens/>
      <w:autoSpaceDE w:val="0"/>
      <w:spacing w:before="240" w:after="120" w:line="288" w:lineRule="auto"/>
      <w:ind w:firstLine="142"/>
    </w:pPr>
    <w:rPr>
      <w:color w:val="000000"/>
      <w:lang w:val="en-US" w:eastAsia="ar-SA"/>
    </w:rPr>
  </w:style>
  <w:style w:type="paragraph" w:customStyle="1" w:styleId="Bodydh5">
    <w:name w:val="Body_dh_5"/>
    <w:basedOn w:val="Normal"/>
    <w:pPr>
      <w:tabs>
        <w:tab w:val="left" w:pos="360"/>
      </w:tabs>
      <w:suppressAutoHyphens/>
      <w:spacing w:before="120" w:after="120" w:line="288" w:lineRule="auto"/>
      <w:ind w:firstLine="720"/>
    </w:pPr>
    <w:rPr>
      <w:rFonts w:ascii=".VnArial Narrow" w:hAnsi=".VnArial Narrow"/>
      <w:color w:val="000000"/>
      <w:lang w:val="en-US" w:eastAsia="ar-SA"/>
    </w:rPr>
  </w:style>
  <w:style w:type="paragraph" w:customStyle="1" w:styleId="BT">
    <w:name w:val="BT"/>
    <w:basedOn w:val="Normal"/>
    <w:pPr>
      <w:suppressAutoHyphens/>
      <w:spacing w:before="120" w:after="120" w:line="360" w:lineRule="auto"/>
      <w:ind w:firstLine="360"/>
    </w:pPr>
    <w:rPr>
      <w:rFonts w:ascii=".VnTime" w:hAnsi=".VnTime"/>
      <w:bCs/>
      <w:color w:val="auto"/>
      <w:lang w:val="en-US" w:eastAsia="ar-SA"/>
    </w:rPr>
  </w:style>
  <w:style w:type="paragraph" w:customStyle="1" w:styleId="BuletGDLA">
    <w:name w:val="BuletGDLA"/>
    <w:basedOn w:val="Normal"/>
    <w:pPr>
      <w:tabs>
        <w:tab w:val="num" w:pos="720"/>
      </w:tabs>
      <w:suppressAutoHyphens/>
      <w:spacing w:before="120" w:after="120" w:line="312" w:lineRule="auto"/>
      <w:ind w:left="720" w:hanging="720"/>
    </w:pPr>
    <w:rPr>
      <w:rFonts w:ascii=".VnTime" w:hAnsi=".VnTime"/>
      <w:color w:val="auto"/>
      <w:sz w:val="24"/>
      <w:szCs w:val="24"/>
      <w:lang w:val="en-US" w:eastAsia="ar-SA"/>
    </w:rPr>
  </w:style>
  <w:style w:type="paragraph" w:customStyle="1" w:styleId="UserNormal1">
    <w:name w:val="User Normal 1"/>
    <w:basedOn w:val="Normal"/>
    <w:pPr>
      <w:suppressAutoHyphens/>
      <w:spacing w:before="60" w:after="60" w:line="288" w:lineRule="auto"/>
      <w:ind w:firstLine="720"/>
    </w:pPr>
    <w:rPr>
      <w:rFonts w:ascii=".VnSouthern" w:hAnsi=".VnSouthern"/>
      <w:color w:val="auto"/>
      <w:sz w:val="24"/>
      <w:lang w:val="en-US" w:eastAsia="ar-SA"/>
    </w:rPr>
  </w:style>
  <w:style w:type="paragraph" w:customStyle="1" w:styleId="UserBullet3">
    <w:name w:val="User Bullet 3"/>
    <w:basedOn w:val="UserBullet2"/>
    <w:pPr>
      <w:tabs>
        <w:tab w:val="clear" w:pos="720"/>
        <w:tab w:val="num" w:pos="927"/>
        <w:tab w:val="left" w:pos="1440"/>
        <w:tab w:val="left" w:pos="1854"/>
        <w:tab w:val="left" w:pos="2520"/>
      </w:tabs>
      <w:ind w:left="720" w:hanging="851"/>
    </w:pPr>
  </w:style>
  <w:style w:type="paragraph" w:customStyle="1" w:styleId="DefaultParagraphFontParaChar">
    <w:name w:val="Default Paragraph Font Para Char"/>
    <w:basedOn w:val="Normal"/>
    <w:pPr>
      <w:suppressAutoHyphens/>
      <w:spacing w:before="60" w:after="60" w:line="304" w:lineRule="auto"/>
      <w:ind w:firstLine="720"/>
    </w:pPr>
    <w:rPr>
      <w:rFonts w:eastAsia="MS Mincho"/>
      <w:i/>
      <w:color w:val="auto"/>
      <w:sz w:val="28"/>
      <w:lang w:val="pl-PL" w:eastAsia="ar-SA"/>
    </w:rPr>
  </w:style>
  <w:style w:type="paragraph" w:customStyle="1" w:styleId="Text0">
    <w:name w:val="Text"/>
    <w:pPr>
      <w:suppressAutoHyphens/>
      <w:spacing w:before="120" w:after="120" w:line="288" w:lineRule="auto"/>
      <w:ind w:firstLine="720"/>
    </w:pPr>
    <w:rPr>
      <w:rFonts w:eastAsia="Arial"/>
      <w:color w:val="auto"/>
      <w:szCs w:val="20"/>
      <w:lang w:val="en-GB" w:eastAsia="ar-SA"/>
    </w:rPr>
  </w:style>
  <w:style w:type="paragraph" w:customStyle="1" w:styleId="Heading00">
    <w:name w:val="Heading 0"/>
    <w:basedOn w:val="Heading1"/>
    <w:pPr>
      <w:keepNext w:val="0"/>
      <w:keepLines w:val="0"/>
      <w:numPr>
        <w:numId w:val="0"/>
      </w:numPr>
      <w:tabs>
        <w:tab w:val="clear" w:pos="709"/>
        <w:tab w:val="left" w:pos="426"/>
        <w:tab w:val="left" w:pos="720"/>
        <w:tab w:val="left" w:pos="1134"/>
        <w:tab w:val="left" w:pos="1276"/>
        <w:tab w:val="left" w:pos="1701"/>
      </w:tabs>
      <w:suppressAutoHyphens/>
      <w:spacing w:after="60" w:line="312" w:lineRule="auto"/>
      <w:ind w:left="360" w:hanging="432"/>
      <w:jc w:val="left"/>
    </w:pPr>
    <w:rPr>
      <w:rFonts w:ascii=".VnArial NarrowH" w:eastAsia="Arial" w:hAnsi=".VnArial NarrowH" w:cs="Times New Roman"/>
      <w:noProof/>
      <w:kern w:val="1"/>
      <w:sz w:val="28"/>
      <w:szCs w:val="20"/>
      <w:lang w:eastAsia="ar-SA"/>
    </w:rPr>
  </w:style>
  <w:style w:type="paragraph" w:customStyle="1" w:styleId="n0">
    <w:name w:val="n"/>
    <w:basedOn w:val="Bodyhd4"/>
    <w:pPr>
      <w:autoSpaceDE/>
      <w:ind w:firstLine="720"/>
    </w:pPr>
    <w:rPr>
      <w:color w:val="auto"/>
    </w:rPr>
  </w:style>
  <w:style w:type="paragraph" w:customStyle="1" w:styleId="P0">
    <w:name w:val="P"/>
    <w:basedOn w:val="Heading4"/>
    <w:pPr>
      <w:keepLines w:val="0"/>
      <w:numPr>
        <w:ilvl w:val="0"/>
        <w:numId w:val="0"/>
      </w:numPr>
      <w:tabs>
        <w:tab w:val="num" w:pos="1080"/>
      </w:tabs>
      <w:suppressAutoHyphens/>
      <w:spacing w:before="0" w:line="360" w:lineRule="auto"/>
      <w:ind w:left="1276" w:firstLine="709"/>
      <w:jc w:val="center"/>
    </w:pPr>
    <w:rPr>
      <w:rFonts w:ascii=".VnTimeH" w:eastAsia="Arial" w:hAnsi=".VnTimeH" w:cs="Times New Roman"/>
      <w:i w:val="0"/>
      <w:iCs w:val="0"/>
      <w:color w:val="auto"/>
      <w:lang w:val="pt-BR" w:eastAsia="ar-SA"/>
    </w:rPr>
  </w:style>
  <w:style w:type="paragraph" w:customStyle="1" w:styleId="xl44">
    <w:name w:val="xl44"/>
    <w:basedOn w:val="Normal"/>
    <w:pPr>
      <w:pBdr>
        <w:left w:val="single" w:sz="4" w:space="0" w:color="000000"/>
        <w:bottom w:val="single" w:sz="4" w:space="0" w:color="000000"/>
        <w:right w:val="single" w:sz="4" w:space="0" w:color="000000"/>
      </w:pBdr>
      <w:suppressAutoHyphens/>
      <w:spacing w:before="280" w:after="280" w:line="288" w:lineRule="auto"/>
      <w:ind w:firstLine="720"/>
      <w:jc w:val="left"/>
      <w:textAlignment w:val="top"/>
    </w:pPr>
    <w:rPr>
      <w:rFonts w:ascii="Arial" w:hAnsi="Arial" w:cs="Arial"/>
      <w:color w:val="auto"/>
      <w:sz w:val="24"/>
      <w:szCs w:val="24"/>
      <w:lang w:val="en-US" w:eastAsia="ar-SA"/>
    </w:rPr>
  </w:style>
  <w:style w:type="paragraph" w:customStyle="1" w:styleId="xl166">
    <w:name w:val="xl166"/>
    <w:basedOn w:val="Normal"/>
    <w:pPr>
      <w:pBdr>
        <w:left w:val="single" w:sz="4" w:space="0" w:color="000000"/>
        <w:bottom w:val="single" w:sz="4" w:space="0" w:color="000000"/>
        <w:right w:val="single" w:sz="4" w:space="0" w:color="000000"/>
      </w:pBdr>
      <w:suppressAutoHyphens/>
      <w:spacing w:before="280" w:after="280" w:line="288" w:lineRule="auto"/>
      <w:ind w:firstLine="720"/>
      <w:jc w:val="left"/>
    </w:pPr>
    <w:rPr>
      <w:rFonts w:ascii="Arial" w:hAnsi="Arial" w:cs="Arial"/>
      <w:b/>
      <w:bCs/>
      <w:i/>
      <w:iCs/>
      <w:color w:val="auto"/>
      <w:sz w:val="24"/>
      <w:szCs w:val="24"/>
      <w:lang w:val="en-US" w:eastAsia="ar-SA"/>
    </w:rPr>
  </w:style>
  <w:style w:type="paragraph" w:customStyle="1" w:styleId="LVS2">
    <w:name w:val="LVS 2"/>
    <w:basedOn w:val="Normal"/>
    <w:pPr>
      <w:suppressAutoHyphens/>
      <w:spacing w:before="60" w:after="60" w:line="304" w:lineRule="auto"/>
      <w:ind w:firstLine="720"/>
    </w:pPr>
    <w:rPr>
      <w:b/>
      <w:bCs/>
      <w:color w:val="auto"/>
      <w:sz w:val="28"/>
      <w:lang w:val="en-US" w:eastAsia="ar-SA"/>
    </w:rPr>
  </w:style>
  <w:style w:type="paragraph" w:customStyle="1" w:styleId="StyleTitle20pt">
    <w:name w:val="Style Title + 20 pt"/>
    <w:basedOn w:val="Title"/>
    <w:pPr>
      <w:pBdr>
        <w:bottom w:val="none" w:sz="0" w:space="0" w:color="auto"/>
      </w:pBdr>
      <w:suppressAutoHyphens/>
      <w:spacing w:before="360" w:after="360" w:line="288" w:lineRule="auto"/>
      <w:ind w:firstLine="720"/>
      <w:contextualSpacing w:val="0"/>
      <w:jc w:val="center"/>
    </w:pPr>
    <w:rPr>
      <w:rFonts w:ascii="Times New Roman" w:eastAsia="Times New Roman" w:hAnsi="Times New Roman" w:cs="Times New Roman"/>
      <w:b/>
      <w:bCs/>
      <w:color w:val="auto"/>
      <w:spacing w:val="0"/>
      <w:kern w:val="1"/>
      <w:sz w:val="36"/>
      <w:szCs w:val="32"/>
      <w:lang w:val="en-US" w:eastAsia="ar-SA"/>
    </w:rPr>
  </w:style>
  <w:style w:type="paragraph" w:customStyle="1" w:styleId="LVS3">
    <w:name w:val="LVS 3"/>
    <w:basedOn w:val="Normal"/>
    <w:pPr>
      <w:suppressAutoHyphens/>
      <w:spacing w:before="60" w:after="60" w:line="304" w:lineRule="auto"/>
      <w:ind w:firstLine="720"/>
    </w:pPr>
    <w:rPr>
      <w:b/>
      <w:i/>
      <w:color w:val="auto"/>
      <w:sz w:val="28"/>
      <w:lang w:val="en-US" w:eastAsia="ar-SA"/>
    </w:rPr>
  </w:style>
  <w:style w:type="paragraph" w:customStyle="1" w:styleId="Tiubng">
    <w:name w:val="Tiêu đề bảng"/>
    <w:basedOn w:val="Nidungbng"/>
    <w:pPr>
      <w:widowControl/>
      <w:spacing w:line="288" w:lineRule="auto"/>
      <w:ind w:firstLine="720"/>
      <w:jc w:val="center"/>
    </w:pPr>
    <w:rPr>
      <w:rFonts w:eastAsia="Times New Roman"/>
      <w:b/>
      <w:bCs/>
      <w:kern w:val="0"/>
      <w:sz w:val="26"/>
      <w:szCs w:val="24"/>
    </w:rPr>
  </w:style>
  <w:style w:type="paragraph" w:customStyle="1" w:styleId="Nidung10">
    <w:name w:val="Nội dung 10"/>
    <w:basedOn w:val="Chmc"/>
    <w:pPr>
      <w:tabs>
        <w:tab w:val="right" w:leader="dot" w:pos="9972"/>
      </w:tabs>
      <w:ind w:left="2547"/>
    </w:pPr>
  </w:style>
  <w:style w:type="paragraph" w:customStyle="1" w:styleId="CharChar13CharCharCharChar">
    <w:name w:val="Char Char13 Char Char Char Char"/>
    <w:basedOn w:val="Normal"/>
    <w:semiHidden/>
    <w:pPr>
      <w:pageBreakBefore/>
      <w:spacing w:before="100" w:beforeAutospacing="1" w:after="100" w:afterAutospacing="1" w:line="288" w:lineRule="auto"/>
      <w:ind w:firstLine="720"/>
      <w:jc w:val="left"/>
    </w:pPr>
    <w:rPr>
      <w:rFonts w:ascii="Tahoma" w:hAnsi="Tahoma"/>
      <w:color w:val="auto"/>
      <w:lang w:val="en-US"/>
    </w:rPr>
  </w:style>
  <w:style w:type="paragraph" w:customStyle="1" w:styleId="Char3">
    <w:name w:val="Char3"/>
    <w:basedOn w:val="Normal"/>
    <w:pPr>
      <w:spacing w:before="60" w:after="160" w:line="240" w:lineRule="exact"/>
      <w:ind w:firstLine="720"/>
    </w:pPr>
    <w:rPr>
      <w:rFonts w:ascii="Verdana" w:hAnsi="Verdana"/>
      <w:color w:val="auto"/>
      <w:sz w:val="22"/>
      <w:lang w:val="en-ZA"/>
    </w:rPr>
  </w:style>
  <w:style w:type="paragraph" w:customStyle="1" w:styleId="KTK2">
    <w:name w:val="KTK2"/>
    <w:pPr>
      <w:spacing w:before="120" w:after="120" w:line="360" w:lineRule="auto"/>
      <w:ind w:firstLine="720"/>
    </w:pPr>
    <w:rPr>
      <w:b/>
      <w:bCs/>
      <w:color w:val="auto"/>
      <w:sz w:val="30"/>
      <w:szCs w:val="30"/>
      <w:lang w:val="nb-NO"/>
    </w:rPr>
  </w:style>
  <w:style w:type="paragraph" w:customStyle="1" w:styleId="KTK3">
    <w:name w:val="KTK3"/>
    <w:pPr>
      <w:spacing w:before="120" w:after="120" w:line="360" w:lineRule="auto"/>
      <w:ind w:left="284" w:firstLine="720"/>
    </w:pPr>
    <w:rPr>
      <w:b/>
      <w:bCs/>
      <w:color w:val="auto"/>
      <w:lang w:val="nb-NO"/>
    </w:rPr>
  </w:style>
  <w:style w:type="paragraph" w:customStyle="1" w:styleId="KTK4">
    <w:name w:val="KTK4"/>
    <w:pPr>
      <w:spacing w:before="120" w:after="120" w:line="360" w:lineRule="auto"/>
      <w:ind w:left="567" w:firstLine="720"/>
    </w:pPr>
    <w:rPr>
      <w:b/>
      <w:bCs/>
      <w:i/>
      <w:color w:val="auto"/>
      <w:lang w:val="nb-NO"/>
    </w:rPr>
  </w:style>
  <w:style w:type="character" w:customStyle="1" w:styleId="hl">
    <w:name w:val="hl"/>
    <w:basedOn w:val="DefaultParagraphFont"/>
  </w:style>
  <w:style w:type="character" w:customStyle="1" w:styleId="bodyChar0">
    <w:name w:val="body Char"/>
    <w:link w:val="body0"/>
    <w:locked/>
    <w:rPr>
      <w:rFonts w:ascii="Gill Sans" w:hAnsi="Gill Sans"/>
      <w:noProof/>
      <w:color w:val="auto"/>
      <w:sz w:val="20"/>
      <w:szCs w:val="20"/>
      <w:lang w:val="en-AU" w:eastAsia="en-AU"/>
    </w:rPr>
  </w:style>
  <w:style w:type="paragraph" w:customStyle="1" w:styleId="Bnhthng">
    <w:name w:val="Bình thường"/>
    <w:basedOn w:val="Normal"/>
    <w:link w:val="BnhthngChar"/>
    <w:pPr>
      <w:spacing w:before="80" w:after="80" w:line="288" w:lineRule="auto"/>
      <w:ind w:firstLine="720"/>
    </w:pPr>
    <w:rPr>
      <w:color w:val="auto"/>
      <w:sz w:val="27"/>
      <w:lang w:val="en-US"/>
    </w:rPr>
  </w:style>
  <w:style w:type="character" w:customStyle="1" w:styleId="BnhthngChar">
    <w:name w:val="Bình thường Char"/>
    <w:link w:val="Bnhthng"/>
    <w:rPr>
      <w:rFonts w:ascii="Times New Roman" w:eastAsia="Times New Roman" w:hAnsi="Times New Roman"/>
      <w:color w:val="auto"/>
      <w:sz w:val="27"/>
      <w:lang w:val="en-US"/>
    </w:rPr>
  </w:style>
  <w:style w:type="paragraph" w:customStyle="1" w:styleId="xl301">
    <w:name w:val="xl301"/>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pPr>
    <w:rPr>
      <w:b/>
      <w:bCs/>
      <w:color w:val="auto"/>
      <w:lang w:val="en-US"/>
    </w:rPr>
  </w:style>
  <w:style w:type="paragraph" w:customStyle="1" w:styleId="xl302">
    <w:name w:val="xl302"/>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pPr>
    <w:rPr>
      <w:b/>
      <w:bCs/>
      <w:color w:val="auto"/>
      <w:lang w:val="en-US"/>
    </w:rPr>
  </w:style>
  <w:style w:type="paragraph" w:customStyle="1" w:styleId="xl303">
    <w:name w:val="xl303"/>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pPr>
    <w:rPr>
      <w:color w:val="auto"/>
      <w:sz w:val="24"/>
      <w:szCs w:val="24"/>
      <w:lang w:val="en-US"/>
    </w:rPr>
  </w:style>
  <w:style w:type="paragraph" w:customStyle="1" w:styleId="xl304">
    <w:name w:val="xl304"/>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pPr>
    <w:rPr>
      <w:color w:val="auto"/>
      <w:sz w:val="24"/>
      <w:szCs w:val="24"/>
      <w:lang w:val="en-US"/>
    </w:rPr>
  </w:style>
  <w:style w:type="paragraph" w:customStyle="1" w:styleId="xl305">
    <w:name w:val="xl305"/>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textAlignment w:val="center"/>
    </w:pPr>
    <w:rPr>
      <w:b/>
      <w:bCs/>
      <w:color w:val="auto"/>
      <w:lang w:val="en-US"/>
    </w:rPr>
  </w:style>
  <w:style w:type="paragraph" w:customStyle="1" w:styleId="xl306">
    <w:name w:val="xl306"/>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pPr>
    <w:rPr>
      <w:color w:val="auto"/>
      <w:lang w:val="en-US"/>
    </w:rPr>
  </w:style>
  <w:style w:type="paragraph" w:customStyle="1" w:styleId="xl307">
    <w:name w:val="xl307"/>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textAlignment w:val="center"/>
    </w:pPr>
    <w:rPr>
      <w:b/>
      <w:bCs/>
      <w:color w:val="auto"/>
      <w:lang w:val="en-US"/>
    </w:rPr>
  </w:style>
  <w:style w:type="paragraph" w:customStyle="1" w:styleId="xl308">
    <w:name w:val="xl308"/>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right"/>
      <w:textAlignment w:val="center"/>
    </w:pPr>
    <w:rPr>
      <w:color w:val="auto"/>
      <w:lang w:val="en-US"/>
    </w:rPr>
  </w:style>
  <w:style w:type="paragraph" w:customStyle="1" w:styleId="xl309">
    <w:name w:val="xl30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left"/>
    </w:pPr>
    <w:rPr>
      <w:b/>
      <w:bCs/>
      <w:color w:val="auto"/>
      <w:sz w:val="24"/>
      <w:szCs w:val="24"/>
      <w:lang w:val="en-US"/>
    </w:rPr>
  </w:style>
  <w:style w:type="paragraph" w:customStyle="1" w:styleId="xl310">
    <w:name w:val="xl31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center"/>
      <w:textAlignment w:val="center"/>
    </w:pPr>
    <w:rPr>
      <w:color w:val="auto"/>
      <w:lang w:val="en-US"/>
    </w:rPr>
  </w:style>
  <w:style w:type="paragraph" w:customStyle="1" w:styleId="xl311">
    <w:name w:val="xl31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left"/>
      <w:textAlignment w:val="center"/>
    </w:pPr>
    <w:rPr>
      <w:color w:val="auto"/>
      <w:sz w:val="24"/>
      <w:szCs w:val="24"/>
      <w:lang w:val="en-US"/>
    </w:rPr>
  </w:style>
  <w:style w:type="paragraph" w:customStyle="1" w:styleId="xl312">
    <w:name w:val="xl31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right"/>
      <w:textAlignment w:val="center"/>
    </w:pPr>
    <w:rPr>
      <w:rFonts w:ascii=".VnTime" w:hAnsi=".VnTime"/>
      <w:color w:val="auto"/>
      <w:lang w:val="en-US"/>
    </w:rPr>
  </w:style>
  <w:style w:type="paragraph" w:customStyle="1" w:styleId="xl313">
    <w:name w:val="xl31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center"/>
      <w:textAlignment w:val="center"/>
    </w:pPr>
    <w:rPr>
      <w:b/>
      <w:bCs/>
      <w:color w:val="auto"/>
      <w:sz w:val="24"/>
      <w:szCs w:val="24"/>
      <w:lang w:val="en-US"/>
    </w:rPr>
  </w:style>
  <w:style w:type="paragraph" w:customStyle="1" w:styleId="xl314">
    <w:name w:val="xl31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center"/>
    </w:pPr>
    <w:rPr>
      <w:b/>
      <w:bCs/>
      <w:color w:val="auto"/>
      <w:sz w:val="24"/>
      <w:szCs w:val="24"/>
      <w:lang w:val="en-US"/>
    </w:rPr>
  </w:style>
  <w:style w:type="paragraph" w:customStyle="1" w:styleId="xl315">
    <w:name w:val="xl315"/>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pPr>
    <w:rPr>
      <w:b/>
      <w:bCs/>
      <w:color w:val="auto"/>
      <w:sz w:val="24"/>
      <w:szCs w:val="24"/>
      <w:lang w:val="en-US"/>
    </w:rPr>
  </w:style>
  <w:style w:type="paragraph" w:customStyle="1" w:styleId="xl316">
    <w:name w:val="xl316"/>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textAlignment w:val="center"/>
    </w:pPr>
    <w:rPr>
      <w:color w:val="auto"/>
      <w:sz w:val="24"/>
      <w:szCs w:val="24"/>
      <w:lang w:val="en-US"/>
    </w:rPr>
  </w:style>
  <w:style w:type="paragraph" w:customStyle="1" w:styleId="xl317">
    <w:name w:val="xl317"/>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right"/>
      <w:textAlignment w:val="center"/>
    </w:pPr>
    <w:rPr>
      <w:color w:val="auto"/>
      <w:lang w:val="en-US"/>
    </w:rPr>
  </w:style>
  <w:style w:type="paragraph" w:customStyle="1" w:styleId="xl318">
    <w:name w:val="xl318"/>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pPr>
    <w:rPr>
      <w:b/>
      <w:bCs/>
      <w:color w:val="auto"/>
      <w:lang w:val="en-US"/>
    </w:rPr>
  </w:style>
  <w:style w:type="paragraph" w:customStyle="1" w:styleId="xl319">
    <w:name w:val="xl319"/>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pPr>
    <w:rPr>
      <w:rFonts w:ascii="Arial" w:hAnsi="Arial" w:cs="Arial"/>
      <w:b/>
      <w:bCs/>
      <w:color w:val="auto"/>
      <w:lang w:val="en-US"/>
    </w:rPr>
  </w:style>
  <w:style w:type="paragraph" w:customStyle="1" w:styleId="xl320">
    <w:name w:val="xl320"/>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pPr>
    <w:rPr>
      <w:rFonts w:ascii="Arial" w:hAnsi="Arial" w:cs="Arial"/>
      <w:color w:val="auto"/>
      <w:lang w:val="en-US"/>
    </w:rPr>
  </w:style>
  <w:style w:type="paragraph" w:customStyle="1" w:styleId="xl321">
    <w:name w:val="xl321"/>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pPr>
    <w:rPr>
      <w:rFonts w:ascii=".VnTime" w:hAnsi=".VnTime"/>
      <w:color w:val="auto"/>
      <w:lang w:val="en-US"/>
    </w:rPr>
  </w:style>
  <w:style w:type="paragraph" w:customStyle="1" w:styleId="xl322">
    <w:name w:val="xl322"/>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right"/>
    </w:pPr>
    <w:rPr>
      <w:rFonts w:ascii=".VnTime" w:hAnsi=".VnTime"/>
      <w:color w:val="auto"/>
      <w:lang w:val="en-US"/>
    </w:rPr>
  </w:style>
  <w:style w:type="paragraph" w:customStyle="1" w:styleId="xl323">
    <w:name w:val="xl323"/>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pPr>
    <w:rPr>
      <w:color w:val="auto"/>
      <w:sz w:val="24"/>
      <w:szCs w:val="24"/>
      <w:lang w:val="en-US"/>
    </w:rPr>
  </w:style>
  <w:style w:type="paragraph" w:customStyle="1" w:styleId="xl324">
    <w:name w:val="xl324"/>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textAlignment w:val="center"/>
    </w:pPr>
    <w:rPr>
      <w:b/>
      <w:bCs/>
      <w:color w:val="auto"/>
      <w:sz w:val="24"/>
      <w:szCs w:val="24"/>
      <w:lang w:val="en-US"/>
    </w:rPr>
  </w:style>
  <w:style w:type="paragraph" w:customStyle="1" w:styleId="xl325">
    <w:name w:val="xl32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left"/>
      <w:textAlignment w:val="top"/>
    </w:pPr>
    <w:rPr>
      <w:color w:val="auto"/>
      <w:lang w:val="en-US"/>
    </w:rPr>
  </w:style>
  <w:style w:type="paragraph" w:customStyle="1" w:styleId="xl326">
    <w:name w:val="xl326"/>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textAlignment w:val="center"/>
    </w:pPr>
    <w:rPr>
      <w:color w:val="auto"/>
      <w:lang w:val="en-US"/>
    </w:rPr>
  </w:style>
  <w:style w:type="paragraph" w:customStyle="1" w:styleId="xl327">
    <w:name w:val="xl327"/>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textAlignment w:val="top"/>
    </w:pPr>
    <w:rPr>
      <w:b/>
      <w:bCs/>
      <w:color w:val="auto"/>
      <w:lang w:val="en-US"/>
    </w:rPr>
  </w:style>
  <w:style w:type="paragraph" w:customStyle="1" w:styleId="xl328">
    <w:name w:val="xl32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left"/>
      <w:textAlignment w:val="center"/>
    </w:pPr>
    <w:rPr>
      <w:b/>
      <w:bCs/>
      <w:color w:val="000000"/>
      <w:lang w:val="en-US"/>
    </w:rPr>
  </w:style>
  <w:style w:type="paragraph" w:customStyle="1" w:styleId="xl329">
    <w:name w:val="xl329"/>
    <w:basedOn w:val="Normal"/>
    <w:pPr>
      <w:pBdr>
        <w:top w:val="single" w:sz="4" w:space="0" w:color="auto"/>
        <w:left w:val="single" w:sz="4" w:space="0" w:color="auto"/>
        <w:bottom w:val="single" w:sz="4" w:space="0" w:color="auto"/>
      </w:pBdr>
      <w:shd w:val="clear" w:color="auto" w:fill="FFFFFF"/>
      <w:spacing w:before="100" w:beforeAutospacing="1" w:after="100" w:afterAutospacing="1" w:line="288" w:lineRule="auto"/>
      <w:ind w:firstLine="720"/>
      <w:jc w:val="center"/>
      <w:textAlignment w:val="center"/>
    </w:pPr>
    <w:rPr>
      <w:rFonts w:ascii=".VnTime" w:hAnsi=".VnTime"/>
      <w:b/>
      <w:bCs/>
      <w:color w:val="auto"/>
      <w:sz w:val="24"/>
      <w:szCs w:val="24"/>
      <w:lang w:val="en-US"/>
    </w:rPr>
  </w:style>
  <w:style w:type="paragraph" w:customStyle="1" w:styleId="xl330">
    <w:name w:val="xl33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center"/>
      <w:textAlignment w:val="center"/>
    </w:pPr>
    <w:rPr>
      <w:rFonts w:ascii=".VnTime" w:hAnsi=".VnTime"/>
      <w:b/>
      <w:bCs/>
      <w:color w:val="auto"/>
      <w:sz w:val="24"/>
      <w:szCs w:val="24"/>
      <w:lang w:val="en-US"/>
    </w:rPr>
  </w:style>
  <w:style w:type="paragraph" w:customStyle="1" w:styleId="xl331">
    <w:name w:val="xl331"/>
    <w:basedOn w:val="Normal"/>
    <w:pPr>
      <w:pBdr>
        <w:top w:val="single" w:sz="4" w:space="0" w:color="auto"/>
        <w:bottom w:val="single" w:sz="4" w:space="0" w:color="auto"/>
      </w:pBdr>
      <w:spacing w:before="100" w:beforeAutospacing="1" w:after="100" w:afterAutospacing="1" w:line="288" w:lineRule="auto"/>
      <w:ind w:firstLine="720"/>
      <w:jc w:val="center"/>
      <w:textAlignment w:val="center"/>
    </w:pPr>
    <w:rPr>
      <w:b/>
      <w:bCs/>
      <w:color w:val="auto"/>
      <w:sz w:val="24"/>
      <w:szCs w:val="24"/>
      <w:lang w:val="en-US"/>
    </w:rPr>
  </w:style>
  <w:style w:type="paragraph" w:customStyle="1" w:styleId="xl332">
    <w:name w:val="xl332"/>
    <w:basedOn w:val="Normal"/>
    <w:pPr>
      <w:pBdr>
        <w:top w:val="single" w:sz="4" w:space="0" w:color="auto"/>
        <w:bottom w:val="single" w:sz="4" w:space="0" w:color="auto"/>
        <w:right w:val="single" w:sz="4" w:space="0" w:color="auto"/>
      </w:pBdr>
      <w:spacing w:before="100" w:beforeAutospacing="1" w:after="100" w:afterAutospacing="1" w:line="288" w:lineRule="auto"/>
      <w:ind w:firstLine="720"/>
      <w:jc w:val="center"/>
      <w:textAlignment w:val="center"/>
    </w:pPr>
    <w:rPr>
      <w:b/>
      <w:bCs/>
      <w:color w:val="auto"/>
      <w:sz w:val="24"/>
      <w:szCs w:val="24"/>
      <w:lang w:val="en-US"/>
    </w:rPr>
  </w:style>
  <w:style w:type="paragraph" w:customStyle="1" w:styleId="xl333">
    <w:name w:val="xl333"/>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88" w:lineRule="auto"/>
      <w:ind w:firstLine="720"/>
      <w:jc w:val="left"/>
      <w:textAlignment w:val="center"/>
    </w:pPr>
    <w:rPr>
      <w:b/>
      <w:bCs/>
      <w:color w:val="auto"/>
      <w:lang w:val="en-US"/>
    </w:rPr>
  </w:style>
  <w:style w:type="paragraph" w:customStyle="1" w:styleId="xl334">
    <w:name w:val="xl334"/>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88" w:lineRule="auto"/>
      <w:ind w:firstLine="720"/>
      <w:jc w:val="center"/>
      <w:textAlignment w:val="center"/>
    </w:pPr>
    <w:rPr>
      <w:b/>
      <w:bCs/>
      <w:color w:val="auto"/>
      <w:lang w:val="en-US"/>
    </w:rPr>
  </w:style>
  <w:style w:type="paragraph" w:customStyle="1" w:styleId="xl335">
    <w:name w:val="xl335"/>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textAlignment w:val="center"/>
    </w:pPr>
    <w:rPr>
      <w:b/>
      <w:bCs/>
      <w:color w:val="auto"/>
      <w:lang w:val="en-US"/>
    </w:rPr>
  </w:style>
  <w:style w:type="paragraph" w:customStyle="1" w:styleId="xl336">
    <w:name w:val="xl336"/>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textAlignment w:val="center"/>
    </w:pPr>
    <w:rPr>
      <w:color w:val="0000FF"/>
      <w:sz w:val="24"/>
      <w:szCs w:val="24"/>
      <w:lang w:val="en-US"/>
    </w:rPr>
  </w:style>
  <w:style w:type="paragraph" w:customStyle="1" w:styleId="xl337">
    <w:name w:val="xl337"/>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textAlignment w:val="center"/>
    </w:pPr>
    <w:rPr>
      <w:b/>
      <w:bCs/>
      <w:color w:val="auto"/>
      <w:lang w:val="en-US"/>
    </w:rPr>
  </w:style>
  <w:style w:type="paragraph" w:customStyle="1" w:styleId="xl338">
    <w:name w:val="xl338"/>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textAlignment w:val="center"/>
    </w:pPr>
    <w:rPr>
      <w:color w:val="auto"/>
      <w:lang w:val="en-US"/>
    </w:rPr>
  </w:style>
  <w:style w:type="paragraph" w:customStyle="1" w:styleId="xl339">
    <w:name w:val="xl339"/>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textAlignment w:val="center"/>
    </w:pPr>
    <w:rPr>
      <w:color w:val="auto"/>
      <w:sz w:val="24"/>
      <w:szCs w:val="24"/>
      <w:lang w:val="en-US"/>
    </w:rPr>
  </w:style>
  <w:style w:type="paragraph" w:customStyle="1" w:styleId="xl340">
    <w:name w:val="xl340"/>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textAlignment w:val="center"/>
    </w:pPr>
    <w:rPr>
      <w:color w:val="auto"/>
      <w:sz w:val="24"/>
      <w:szCs w:val="24"/>
      <w:lang w:val="en-US"/>
    </w:rPr>
  </w:style>
  <w:style w:type="paragraph" w:customStyle="1" w:styleId="xl341">
    <w:name w:val="xl341"/>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textAlignment w:val="center"/>
    </w:pPr>
    <w:rPr>
      <w:b/>
      <w:bCs/>
      <w:color w:val="auto"/>
      <w:lang w:val="en-US"/>
    </w:rPr>
  </w:style>
  <w:style w:type="paragraph" w:customStyle="1" w:styleId="xl342">
    <w:name w:val="xl34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left"/>
      <w:textAlignment w:val="center"/>
    </w:pPr>
    <w:rPr>
      <w:b/>
      <w:bCs/>
      <w:color w:val="auto"/>
      <w:lang w:val="en-US"/>
    </w:rPr>
  </w:style>
  <w:style w:type="paragraph" w:customStyle="1" w:styleId="xl343">
    <w:name w:val="xl343"/>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pPr>
    <w:rPr>
      <w:b/>
      <w:bCs/>
      <w:color w:val="auto"/>
      <w:lang w:val="en-US"/>
    </w:rPr>
  </w:style>
  <w:style w:type="paragraph" w:customStyle="1" w:styleId="xl344">
    <w:name w:val="xl344"/>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pPr>
    <w:rPr>
      <w:rFonts w:ascii="Arial" w:hAnsi="Arial" w:cs="Arial"/>
      <w:b/>
      <w:bCs/>
      <w:color w:val="auto"/>
      <w:lang w:val="en-US"/>
    </w:rPr>
  </w:style>
  <w:style w:type="paragraph" w:customStyle="1" w:styleId="xl345">
    <w:name w:val="xl345"/>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pPr>
    <w:rPr>
      <w:rFonts w:ascii="Arial" w:hAnsi="Arial" w:cs="Arial"/>
      <w:color w:val="auto"/>
      <w:lang w:val="en-US"/>
    </w:rPr>
  </w:style>
  <w:style w:type="paragraph" w:customStyle="1" w:styleId="xl346">
    <w:name w:val="xl346"/>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pPr>
    <w:rPr>
      <w:rFonts w:ascii=".VnTime" w:hAnsi=".VnTime"/>
      <w:color w:val="auto"/>
      <w:lang w:val="en-US"/>
    </w:rPr>
  </w:style>
  <w:style w:type="paragraph" w:customStyle="1" w:styleId="xl347">
    <w:name w:val="xl347"/>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right"/>
    </w:pPr>
    <w:rPr>
      <w:rFonts w:ascii=".VnTime" w:hAnsi=".VnTime"/>
      <w:color w:val="auto"/>
      <w:lang w:val="en-US"/>
    </w:rPr>
  </w:style>
  <w:style w:type="paragraph" w:customStyle="1" w:styleId="xl348">
    <w:name w:val="xl348"/>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pPr>
    <w:rPr>
      <w:color w:val="auto"/>
      <w:sz w:val="24"/>
      <w:szCs w:val="24"/>
      <w:lang w:val="en-US"/>
    </w:rPr>
  </w:style>
  <w:style w:type="paragraph" w:customStyle="1" w:styleId="xl349">
    <w:name w:val="xl349"/>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textAlignment w:val="center"/>
    </w:pPr>
    <w:rPr>
      <w:color w:val="auto"/>
      <w:sz w:val="24"/>
      <w:szCs w:val="24"/>
      <w:lang w:val="en-US"/>
    </w:rPr>
  </w:style>
  <w:style w:type="paragraph" w:customStyle="1" w:styleId="xl350">
    <w:name w:val="xl350"/>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right"/>
      <w:textAlignment w:val="center"/>
    </w:pPr>
    <w:rPr>
      <w:rFonts w:ascii=".VnTime" w:hAnsi=".VnTime"/>
      <w:color w:val="auto"/>
      <w:lang w:val="en-US"/>
    </w:rPr>
  </w:style>
  <w:style w:type="paragraph" w:customStyle="1" w:styleId="xl351">
    <w:name w:val="xl351"/>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right"/>
      <w:textAlignment w:val="center"/>
    </w:pPr>
    <w:rPr>
      <w:color w:val="auto"/>
      <w:lang w:val="en-US"/>
    </w:rPr>
  </w:style>
  <w:style w:type="paragraph" w:customStyle="1" w:styleId="xl352">
    <w:name w:val="xl352"/>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pPr>
    <w:rPr>
      <w:rFonts w:ascii=".VnTime" w:hAnsi=".VnTime"/>
      <w:b/>
      <w:bCs/>
      <w:color w:val="auto"/>
      <w:lang w:val="en-US"/>
    </w:rPr>
  </w:style>
  <w:style w:type="paragraph" w:customStyle="1" w:styleId="xl353">
    <w:name w:val="xl353"/>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pPr>
    <w:rPr>
      <w:b/>
      <w:bCs/>
      <w:color w:val="auto"/>
      <w:sz w:val="24"/>
      <w:szCs w:val="24"/>
      <w:lang w:val="en-US"/>
    </w:rPr>
  </w:style>
  <w:style w:type="paragraph" w:customStyle="1" w:styleId="xl354">
    <w:name w:val="xl354"/>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pPr>
    <w:rPr>
      <w:color w:val="auto"/>
      <w:lang w:val="en-US"/>
    </w:rPr>
  </w:style>
  <w:style w:type="paragraph" w:customStyle="1" w:styleId="xl355">
    <w:name w:val="xl355"/>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right"/>
      <w:textAlignment w:val="center"/>
    </w:pPr>
    <w:rPr>
      <w:color w:val="auto"/>
      <w:lang w:val="en-US"/>
    </w:rPr>
  </w:style>
  <w:style w:type="paragraph" w:customStyle="1" w:styleId="xl356">
    <w:name w:val="xl356"/>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pPr>
    <w:rPr>
      <w:color w:val="auto"/>
      <w:sz w:val="24"/>
      <w:szCs w:val="24"/>
      <w:lang w:val="en-US"/>
    </w:rPr>
  </w:style>
  <w:style w:type="paragraph" w:customStyle="1" w:styleId="xl357">
    <w:name w:val="xl357"/>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right"/>
      <w:textAlignment w:val="center"/>
    </w:pPr>
    <w:rPr>
      <w:b/>
      <w:bCs/>
      <w:color w:val="auto"/>
      <w:lang w:val="en-US"/>
    </w:rPr>
  </w:style>
  <w:style w:type="paragraph" w:customStyle="1" w:styleId="xl358">
    <w:name w:val="xl358"/>
    <w:basedOn w:val="Normal"/>
    <w:pPr>
      <w:pBdr>
        <w:top w:val="single" w:sz="4" w:space="0" w:color="auto"/>
        <w:left w:val="single" w:sz="4" w:space="0" w:color="auto"/>
        <w:bottom w:val="single" w:sz="4" w:space="0" w:color="auto"/>
      </w:pBdr>
      <w:spacing w:before="100" w:beforeAutospacing="1" w:after="100" w:afterAutospacing="1" w:line="288" w:lineRule="auto"/>
      <w:ind w:firstLine="720"/>
      <w:jc w:val="left"/>
      <w:textAlignment w:val="center"/>
    </w:pPr>
    <w:rPr>
      <w:color w:val="auto"/>
      <w:sz w:val="24"/>
      <w:szCs w:val="24"/>
      <w:lang w:val="en-US"/>
    </w:rPr>
  </w:style>
  <w:style w:type="paragraph" w:customStyle="1" w:styleId="xl359">
    <w:name w:val="xl359"/>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textAlignment w:val="center"/>
    </w:pPr>
    <w:rPr>
      <w:rFonts w:ascii=".VnTime" w:hAnsi=".VnTime"/>
      <w:b/>
      <w:bCs/>
      <w:color w:val="auto"/>
      <w:sz w:val="24"/>
      <w:szCs w:val="24"/>
      <w:lang w:val="en-US"/>
    </w:rPr>
  </w:style>
  <w:style w:type="paragraph" w:customStyle="1" w:styleId="xl360">
    <w:name w:val="xl360"/>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textAlignment w:val="center"/>
    </w:pPr>
    <w:rPr>
      <w:rFonts w:ascii=".VnTime" w:hAnsi=".VnTime"/>
      <w:color w:val="auto"/>
      <w:lang w:val="en-US"/>
    </w:rPr>
  </w:style>
  <w:style w:type="paragraph" w:customStyle="1" w:styleId="xl361">
    <w:name w:val="xl361"/>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textAlignment w:val="center"/>
    </w:pPr>
    <w:rPr>
      <w:rFonts w:ascii=".VnTime" w:hAnsi=".VnTime"/>
      <w:color w:val="auto"/>
      <w:lang w:val="en-US"/>
    </w:rPr>
  </w:style>
  <w:style w:type="paragraph" w:customStyle="1" w:styleId="xl362">
    <w:name w:val="xl362"/>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textAlignment w:val="center"/>
    </w:pPr>
    <w:rPr>
      <w:rFonts w:ascii=".VnTime" w:hAnsi=".VnTime"/>
      <w:b/>
      <w:bCs/>
      <w:color w:val="auto"/>
      <w:sz w:val="24"/>
      <w:szCs w:val="24"/>
      <w:lang w:val="en-US"/>
    </w:rPr>
  </w:style>
  <w:style w:type="paragraph" w:customStyle="1" w:styleId="xl363">
    <w:name w:val="xl363"/>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textAlignment w:val="center"/>
    </w:pPr>
    <w:rPr>
      <w:b/>
      <w:bCs/>
      <w:color w:val="auto"/>
      <w:sz w:val="24"/>
      <w:szCs w:val="24"/>
      <w:lang w:val="en-US"/>
    </w:rPr>
  </w:style>
  <w:style w:type="paragraph" w:customStyle="1" w:styleId="xl364">
    <w:name w:val="xl364"/>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textAlignment w:val="center"/>
    </w:pPr>
    <w:rPr>
      <w:color w:val="auto"/>
      <w:lang w:val="en-US"/>
    </w:rPr>
  </w:style>
  <w:style w:type="paragraph" w:customStyle="1" w:styleId="xl365">
    <w:name w:val="xl365"/>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right"/>
      <w:textAlignment w:val="center"/>
    </w:pPr>
    <w:rPr>
      <w:b/>
      <w:bCs/>
      <w:color w:val="auto"/>
      <w:lang w:val="en-US"/>
    </w:rPr>
  </w:style>
  <w:style w:type="paragraph" w:customStyle="1" w:styleId="xl366">
    <w:name w:val="xl366"/>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pPr>
    <w:rPr>
      <w:color w:val="auto"/>
      <w:sz w:val="24"/>
      <w:szCs w:val="24"/>
      <w:lang w:val="en-US"/>
    </w:rPr>
  </w:style>
  <w:style w:type="paragraph" w:customStyle="1" w:styleId="xl367">
    <w:name w:val="xl367"/>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pPr>
    <w:rPr>
      <w:color w:val="auto"/>
      <w:sz w:val="24"/>
      <w:szCs w:val="24"/>
      <w:lang w:val="en-US"/>
    </w:rPr>
  </w:style>
  <w:style w:type="paragraph" w:customStyle="1" w:styleId="xl368">
    <w:name w:val="xl368"/>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textAlignment w:val="center"/>
    </w:pPr>
    <w:rPr>
      <w:color w:val="auto"/>
      <w:sz w:val="24"/>
      <w:szCs w:val="24"/>
      <w:lang w:val="en-US"/>
    </w:rPr>
  </w:style>
  <w:style w:type="paragraph" w:customStyle="1" w:styleId="xl369">
    <w:name w:val="xl369"/>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textAlignment w:val="center"/>
    </w:pPr>
    <w:rPr>
      <w:color w:val="auto"/>
      <w:lang w:val="en-US"/>
    </w:rPr>
  </w:style>
  <w:style w:type="paragraph" w:customStyle="1" w:styleId="xl370">
    <w:name w:val="xl370"/>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textAlignment w:val="center"/>
    </w:pPr>
    <w:rPr>
      <w:color w:val="auto"/>
      <w:lang w:val="en-US"/>
    </w:rPr>
  </w:style>
  <w:style w:type="paragraph" w:customStyle="1" w:styleId="xl371">
    <w:name w:val="xl371"/>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textAlignment w:val="center"/>
    </w:pPr>
    <w:rPr>
      <w:color w:val="auto"/>
      <w:sz w:val="24"/>
      <w:szCs w:val="24"/>
      <w:lang w:val="en-US"/>
    </w:rPr>
  </w:style>
  <w:style w:type="paragraph" w:customStyle="1" w:styleId="xl372">
    <w:name w:val="xl372"/>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textAlignment w:val="center"/>
    </w:pPr>
    <w:rPr>
      <w:color w:val="auto"/>
      <w:lang w:val="en-US"/>
    </w:rPr>
  </w:style>
  <w:style w:type="paragraph" w:customStyle="1" w:styleId="xl373">
    <w:name w:val="xl373"/>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textAlignment w:val="center"/>
    </w:pPr>
    <w:rPr>
      <w:color w:val="auto"/>
      <w:sz w:val="18"/>
      <w:szCs w:val="18"/>
      <w:lang w:val="en-US"/>
    </w:rPr>
  </w:style>
  <w:style w:type="paragraph" w:customStyle="1" w:styleId="xl374">
    <w:name w:val="xl374"/>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pPr>
    <w:rPr>
      <w:color w:val="auto"/>
      <w:sz w:val="24"/>
      <w:szCs w:val="24"/>
      <w:lang w:val="en-US"/>
    </w:rPr>
  </w:style>
  <w:style w:type="paragraph" w:customStyle="1" w:styleId="xl375">
    <w:name w:val="xl375"/>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textAlignment w:val="center"/>
    </w:pPr>
    <w:rPr>
      <w:color w:val="auto"/>
      <w:lang w:val="en-US"/>
    </w:rPr>
  </w:style>
  <w:style w:type="paragraph" w:customStyle="1" w:styleId="xl376">
    <w:name w:val="xl37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left"/>
      <w:textAlignment w:val="center"/>
    </w:pPr>
    <w:rPr>
      <w:color w:val="auto"/>
      <w:sz w:val="18"/>
      <w:szCs w:val="18"/>
      <w:lang w:val="en-US"/>
    </w:rPr>
  </w:style>
  <w:style w:type="paragraph" w:customStyle="1" w:styleId="xl377">
    <w:name w:val="xl377"/>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pPr>
    <w:rPr>
      <w:color w:val="auto"/>
      <w:lang w:val="en-US"/>
    </w:rPr>
  </w:style>
  <w:style w:type="paragraph" w:customStyle="1" w:styleId="xl378">
    <w:name w:val="xl37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left"/>
    </w:pPr>
    <w:rPr>
      <w:color w:val="auto"/>
      <w:lang w:val="en-US"/>
    </w:rPr>
  </w:style>
  <w:style w:type="paragraph" w:customStyle="1" w:styleId="xl379">
    <w:name w:val="xl379"/>
    <w:basedOn w:val="Normal"/>
    <w:pPr>
      <w:pBdr>
        <w:top w:val="single" w:sz="4" w:space="0" w:color="auto"/>
        <w:left w:val="single" w:sz="4" w:space="0" w:color="auto"/>
        <w:bottom w:val="single" w:sz="4" w:space="0" w:color="auto"/>
      </w:pBdr>
      <w:spacing w:before="100" w:beforeAutospacing="1" w:after="100" w:afterAutospacing="1" w:line="288" w:lineRule="auto"/>
      <w:ind w:firstLine="720"/>
      <w:jc w:val="center"/>
      <w:textAlignment w:val="center"/>
    </w:pPr>
    <w:rPr>
      <w:b/>
      <w:bCs/>
      <w:color w:val="auto"/>
      <w:sz w:val="24"/>
      <w:szCs w:val="24"/>
      <w:lang w:val="en-US"/>
    </w:rPr>
  </w:style>
  <w:style w:type="paragraph" w:customStyle="1" w:styleId="xl380">
    <w:name w:val="xl380"/>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textAlignment w:val="center"/>
    </w:pPr>
    <w:rPr>
      <w:b/>
      <w:bCs/>
      <w:color w:val="auto"/>
      <w:lang w:val="en-US"/>
    </w:rPr>
  </w:style>
  <w:style w:type="paragraph" w:customStyle="1" w:styleId="xl381">
    <w:name w:val="xl381"/>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textAlignment w:val="center"/>
    </w:pPr>
    <w:rPr>
      <w:rFonts w:ascii="Arial" w:hAnsi="Arial" w:cs="Arial"/>
      <w:color w:val="auto"/>
      <w:lang w:val="en-US"/>
    </w:rPr>
  </w:style>
  <w:style w:type="paragraph" w:customStyle="1" w:styleId="xl382">
    <w:name w:val="xl382"/>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textAlignment w:val="top"/>
    </w:pPr>
    <w:rPr>
      <w:color w:val="000000"/>
      <w:lang w:val="en-US"/>
    </w:rPr>
  </w:style>
  <w:style w:type="paragraph" w:customStyle="1" w:styleId="xl383">
    <w:name w:val="xl383"/>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textAlignment w:val="top"/>
    </w:pPr>
    <w:rPr>
      <w:color w:val="auto"/>
      <w:lang w:val="en-US"/>
    </w:rPr>
  </w:style>
  <w:style w:type="paragraph" w:customStyle="1" w:styleId="xl384">
    <w:name w:val="xl384"/>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textAlignment w:val="center"/>
    </w:pPr>
    <w:rPr>
      <w:color w:val="auto"/>
      <w:sz w:val="22"/>
      <w:szCs w:val="22"/>
      <w:lang w:val="en-US"/>
    </w:rPr>
  </w:style>
  <w:style w:type="paragraph" w:customStyle="1" w:styleId="xl385">
    <w:name w:val="xl385"/>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textAlignment w:val="center"/>
    </w:pPr>
    <w:rPr>
      <w:color w:val="auto"/>
      <w:sz w:val="24"/>
      <w:szCs w:val="24"/>
      <w:lang w:val="en-US"/>
    </w:rPr>
  </w:style>
  <w:style w:type="paragraph" w:customStyle="1" w:styleId="xl386">
    <w:name w:val="xl386"/>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textAlignment w:val="center"/>
    </w:pPr>
    <w:rPr>
      <w:color w:val="auto"/>
      <w:lang w:val="en-US"/>
    </w:rPr>
  </w:style>
  <w:style w:type="paragraph" w:customStyle="1" w:styleId="xl387">
    <w:name w:val="xl387"/>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right"/>
      <w:textAlignment w:val="center"/>
    </w:pPr>
    <w:rPr>
      <w:b/>
      <w:bCs/>
      <w:color w:val="auto"/>
      <w:lang w:val="en-US"/>
    </w:rPr>
  </w:style>
  <w:style w:type="paragraph" w:customStyle="1" w:styleId="xl388">
    <w:name w:val="xl38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right"/>
      <w:textAlignment w:val="center"/>
    </w:pPr>
    <w:rPr>
      <w:color w:val="auto"/>
      <w:lang w:val="en-US"/>
    </w:rPr>
  </w:style>
  <w:style w:type="paragraph" w:customStyle="1" w:styleId="xl389">
    <w:name w:val="xl38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right"/>
      <w:textAlignment w:val="center"/>
    </w:pPr>
    <w:rPr>
      <w:color w:val="auto"/>
      <w:lang w:val="en-US"/>
    </w:rPr>
  </w:style>
  <w:style w:type="paragraph" w:customStyle="1" w:styleId="xl390">
    <w:name w:val="xl39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right"/>
      <w:textAlignment w:val="center"/>
    </w:pPr>
    <w:rPr>
      <w:b/>
      <w:bCs/>
      <w:color w:val="auto"/>
      <w:lang w:val="en-US"/>
    </w:rPr>
  </w:style>
  <w:style w:type="paragraph" w:customStyle="1" w:styleId="xl391">
    <w:name w:val="xl39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right"/>
      <w:textAlignment w:val="center"/>
    </w:pPr>
    <w:rPr>
      <w:b/>
      <w:bCs/>
      <w:color w:val="auto"/>
      <w:lang w:val="en-US"/>
    </w:rPr>
  </w:style>
  <w:style w:type="paragraph" w:customStyle="1" w:styleId="xl392">
    <w:name w:val="xl39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right"/>
      <w:textAlignment w:val="center"/>
    </w:pPr>
    <w:rPr>
      <w:rFonts w:ascii=".VnTime" w:hAnsi=".VnTime"/>
      <w:b/>
      <w:bCs/>
      <w:color w:val="auto"/>
      <w:lang w:val="en-US"/>
    </w:rPr>
  </w:style>
  <w:style w:type="paragraph" w:customStyle="1" w:styleId="xl393">
    <w:name w:val="xl39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left"/>
      <w:textAlignment w:val="center"/>
    </w:pPr>
    <w:rPr>
      <w:color w:val="auto"/>
      <w:lang w:val="en-US"/>
    </w:rPr>
  </w:style>
  <w:style w:type="paragraph" w:customStyle="1" w:styleId="xl394">
    <w:name w:val="xl394"/>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left"/>
      <w:textAlignment w:val="center"/>
    </w:pPr>
    <w:rPr>
      <w:color w:val="auto"/>
      <w:sz w:val="22"/>
      <w:szCs w:val="22"/>
      <w:lang w:val="en-US"/>
    </w:rPr>
  </w:style>
  <w:style w:type="paragraph" w:customStyle="1" w:styleId="xl395">
    <w:name w:val="xl395"/>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center"/>
      <w:textAlignment w:val="center"/>
    </w:pPr>
    <w:rPr>
      <w:color w:val="auto"/>
      <w:lang w:val="en-US"/>
    </w:rPr>
  </w:style>
  <w:style w:type="paragraph" w:customStyle="1" w:styleId="xl396">
    <w:name w:val="xl396"/>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right"/>
      <w:textAlignment w:val="center"/>
    </w:pPr>
    <w:rPr>
      <w:color w:val="auto"/>
      <w:lang w:val="en-US"/>
    </w:rPr>
  </w:style>
  <w:style w:type="paragraph" w:customStyle="1" w:styleId="xl397">
    <w:name w:val="xl397"/>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right"/>
      <w:textAlignment w:val="center"/>
    </w:pPr>
    <w:rPr>
      <w:b/>
      <w:bCs/>
      <w:color w:val="auto"/>
      <w:lang w:val="en-US"/>
    </w:rPr>
  </w:style>
  <w:style w:type="paragraph" w:customStyle="1" w:styleId="xl398">
    <w:name w:val="xl398"/>
    <w:basedOn w:val="Normal"/>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right"/>
      <w:textAlignment w:val="center"/>
    </w:pPr>
    <w:rPr>
      <w:color w:val="FF0000"/>
      <w:lang w:val="en-US"/>
    </w:rPr>
  </w:style>
  <w:style w:type="paragraph" w:customStyle="1" w:styleId="xl399">
    <w:name w:val="xl399"/>
    <w:basedOn w:val="Normal"/>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88" w:lineRule="auto"/>
      <w:ind w:firstLine="720"/>
      <w:jc w:val="right"/>
      <w:textAlignment w:val="center"/>
    </w:pPr>
    <w:rPr>
      <w:b/>
      <w:bCs/>
      <w:color w:val="auto"/>
      <w:lang w:val="en-US"/>
    </w:rPr>
  </w:style>
  <w:style w:type="paragraph" w:customStyle="1" w:styleId="xl400">
    <w:name w:val="xl40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left"/>
      <w:textAlignment w:val="center"/>
    </w:pPr>
    <w:rPr>
      <w:color w:val="auto"/>
      <w:sz w:val="24"/>
      <w:szCs w:val="24"/>
      <w:lang w:val="en-US"/>
    </w:rPr>
  </w:style>
  <w:style w:type="paragraph" w:customStyle="1" w:styleId="xl401">
    <w:name w:val="xl40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right"/>
      <w:textAlignment w:val="center"/>
    </w:pPr>
    <w:rPr>
      <w:rFonts w:ascii=".VnTime" w:hAnsi=".VnTime"/>
      <w:color w:val="auto"/>
      <w:lang w:val="en-US"/>
    </w:rPr>
  </w:style>
  <w:style w:type="paragraph" w:customStyle="1" w:styleId="xl402">
    <w:name w:val="xl40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88" w:lineRule="auto"/>
      <w:ind w:firstLine="720"/>
      <w:jc w:val="right"/>
      <w:textAlignment w:val="center"/>
    </w:pPr>
    <w:rPr>
      <w:rFonts w:ascii=".VnTime" w:hAnsi=".VnTime"/>
      <w:b/>
      <w:bCs/>
      <w:color w:val="auto"/>
      <w:lang w:val="en-US"/>
    </w:rPr>
  </w:style>
  <w:style w:type="paragraph" w:customStyle="1" w:styleId="xl403">
    <w:name w:val="xl403"/>
    <w:basedOn w:val="Normal"/>
    <w:pPr>
      <w:pBdr>
        <w:top w:val="single" w:sz="4" w:space="0" w:color="auto"/>
        <w:left w:val="single" w:sz="4" w:space="0" w:color="auto"/>
        <w:bottom w:val="single" w:sz="4" w:space="0" w:color="auto"/>
      </w:pBdr>
      <w:shd w:val="clear" w:color="auto" w:fill="FFFFFF"/>
      <w:spacing w:before="100" w:beforeAutospacing="1" w:after="100" w:afterAutospacing="1" w:line="288" w:lineRule="auto"/>
      <w:ind w:firstLine="720"/>
      <w:jc w:val="center"/>
      <w:textAlignment w:val="center"/>
    </w:pPr>
    <w:rPr>
      <w:b/>
      <w:bCs/>
      <w:color w:val="auto"/>
      <w:lang w:val="en-US"/>
    </w:rPr>
  </w:style>
  <w:style w:type="paragraph" w:customStyle="1" w:styleId="xl404">
    <w:name w:val="xl404"/>
    <w:basedOn w:val="Normal"/>
    <w:pPr>
      <w:pBdr>
        <w:top w:val="single" w:sz="4" w:space="0" w:color="auto"/>
        <w:bottom w:val="single" w:sz="4" w:space="0" w:color="auto"/>
      </w:pBdr>
      <w:shd w:val="clear" w:color="auto" w:fill="FFFFFF"/>
      <w:spacing w:before="100" w:beforeAutospacing="1" w:after="100" w:afterAutospacing="1" w:line="288" w:lineRule="auto"/>
      <w:ind w:firstLine="720"/>
      <w:jc w:val="center"/>
      <w:textAlignment w:val="center"/>
    </w:pPr>
    <w:rPr>
      <w:b/>
      <w:bCs/>
      <w:color w:val="auto"/>
      <w:lang w:val="en-US"/>
    </w:rPr>
  </w:style>
  <w:style w:type="paragraph" w:customStyle="1" w:styleId="xl405">
    <w:name w:val="xl405"/>
    <w:basedOn w:val="Normal"/>
    <w:pPr>
      <w:pBdr>
        <w:top w:val="single" w:sz="4" w:space="0" w:color="auto"/>
        <w:bottom w:val="single" w:sz="4" w:space="0" w:color="auto"/>
        <w:right w:val="single" w:sz="4" w:space="0" w:color="auto"/>
      </w:pBdr>
      <w:shd w:val="clear" w:color="auto" w:fill="FFFFFF"/>
      <w:spacing w:before="100" w:beforeAutospacing="1" w:after="100" w:afterAutospacing="1" w:line="288" w:lineRule="auto"/>
      <w:ind w:firstLine="720"/>
      <w:jc w:val="center"/>
      <w:textAlignment w:val="center"/>
    </w:pPr>
    <w:rPr>
      <w:b/>
      <w:bCs/>
      <w:color w:val="auto"/>
      <w:lang w:val="en-US"/>
    </w:rPr>
  </w:style>
  <w:style w:type="paragraph" w:customStyle="1" w:styleId="xl406">
    <w:name w:val="xl406"/>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88" w:lineRule="auto"/>
      <w:ind w:firstLine="720"/>
      <w:jc w:val="center"/>
      <w:textAlignment w:val="center"/>
    </w:pPr>
    <w:rPr>
      <w:b/>
      <w:bCs/>
      <w:color w:val="auto"/>
      <w:sz w:val="24"/>
      <w:szCs w:val="24"/>
      <w:lang w:val="en-US"/>
    </w:rPr>
  </w:style>
  <w:style w:type="paragraph" w:customStyle="1" w:styleId="Daugach">
    <w:name w:val="Dau gach"/>
    <w:basedOn w:val="Normal"/>
    <w:pPr>
      <w:tabs>
        <w:tab w:val="num" w:pos="1250"/>
      </w:tabs>
      <w:spacing w:before="120" w:after="120" w:line="340" w:lineRule="exact"/>
      <w:ind w:left="1250" w:hanging="170"/>
    </w:pPr>
    <w:rPr>
      <w:color w:val="auto"/>
      <w:sz w:val="28"/>
      <w:lang w:val="it-IT"/>
    </w:rPr>
  </w:style>
  <w:style w:type="paragraph" w:customStyle="1" w:styleId="CharCharCharCharCharChar1CharCharCharChar">
    <w:name w:val="Char Char Char Char Char Char1 Char Char Char Char"/>
    <w:basedOn w:val="Normal"/>
    <w:pPr>
      <w:spacing w:before="120" w:after="160" w:line="240" w:lineRule="exact"/>
      <w:ind w:firstLine="720"/>
      <w:jc w:val="left"/>
    </w:pPr>
    <w:rPr>
      <w:rFonts w:ascii="Tahoma" w:hAnsi="Tahoma"/>
      <w:color w:val="auto"/>
      <w:lang w:val="en-US"/>
    </w:rPr>
  </w:style>
  <w:style w:type="paragraph" w:customStyle="1" w:styleId="StyleHeading3H3Title2H31H32H33H34H35ttulo3h3Heading31">
    <w:name w:val="Style Heading 3H3Title2H31H32H33H34H35título 3h:3Heading3.1"/>
    <w:basedOn w:val="Heading3"/>
    <w:autoRedefine/>
    <w:pPr>
      <w:keepLines w:val="0"/>
      <w:numPr>
        <w:ilvl w:val="0"/>
        <w:numId w:val="0"/>
      </w:numPr>
      <w:tabs>
        <w:tab w:val="num" w:pos="720"/>
      </w:tabs>
      <w:spacing w:after="240" w:line="312" w:lineRule="auto"/>
      <w:ind w:left="709" w:hanging="425"/>
    </w:pPr>
    <w:rPr>
      <w:rFonts w:ascii="Times New Roman" w:eastAsia="Times New Roman" w:hAnsi="Times New Roman" w:cs="Times New Roman"/>
      <w:color w:val="333300"/>
      <w:sz w:val="33"/>
      <w:szCs w:val="20"/>
      <w:lang w:val="pt-BR"/>
    </w:rPr>
  </w:style>
  <w:style w:type="paragraph" w:customStyle="1" w:styleId="TieuDeII">
    <w:name w:val="TieuDe II"/>
    <w:basedOn w:val="Normal"/>
    <w:link w:val="TieuDeIIChar"/>
    <w:pPr>
      <w:keepNext/>
      <w:spacing w:before="120" w:after="120" w:line="288" w:lineRule="auto"/>
      <w:ind w:left="360" w:hanging="360"/>
      <w:outlineLvl w:val="1"/>
    </w:pPr>
    <w:rPr>
      <w:b/>
      <w:bCs/>
      <w:color w:val="auto"/>
      <w:kern w:val="32"/>
      <w:lang w:val="en-US"/>
    </w:rPr>
  </w:style>
  <w:style w:type="character" w:customStyle="1" w:styleId="TieuDeIIChar">
    <w:name w:val="TieuDe II Char"/>
    <w:link w:val="TieuDeII"/>
    <w:locked/>
    <w:rPr>
      <w:rFonts w:ascii="Times New Roman" w:eastAsia="Times New Roman" w:hAnsi="Times New Roman"/>
      <w:b/>
      <w:bCs/>
      <w:color w:val="auto"/>
      <w:kern w:val="32"/>
      <w:sz w:val="26"/>
      <w:szCs w:val="26"/>
      <w:lang w:val="en-US"/>
    </w:rPr>
  </w:style>
  <w:style w:type="paragraph" w:customStyle="1" w:styleId="TieuDe30">
    <w:name w:val="TieuDe3"/>
    <w:basedOn w:val="TieuDeII"/>
    <w:autoRedefine/>
    <w:qFormat/>
    <w:pPr>
      <w:tabs>
        <w:tab w:val="left" w:pos="90"/>
        <w:tab w:val="num" w:pos="280"/>
        <w:tab w:val="num" w:pos="360"/>
        <w:tab w:val="num" w:pos="1440"/>
        <w:tab w:val="num" w:pos="2880"/>
      </w:tabs>
      <w:ind w:left="288" w:right="288" w:hanging="720"/>
      <w:outlineLvl w:val="2"/>
    </w:pPr>
    <w:rPr>
      <w:bCs w:val="0"/>
      <w:sz w:val="24"/>
    </w:rPr>
  </w:style>
  <w:style w:type="character" w:customStyle="1" w:styleId="object">
    <w:name w:val="object"/>
    <w:basedOn w:val="DefaultParagraphFont"/>
  </w:style>
  <w:style w:type="paragraph" w:customStyle="1" w:styleId="Bnhthng0">
    <w:name w:val="Bình thýờng"/>
    <w:basedOn w:val="Normal"/>
    <w:link w:val="BnhthngChar0"/>
    <w:pPr>
      <w:spacing w:before="80" w:after="80" w:line="288" w:lineRule="auto"/>
      <w:ind w:firstLine="720"/>
    </w:pPr>
    <w:rPr>
      <w:color w:val="auto"/>
      <w:sz w:val="27"/>
      <w:lang w:val="en-US"/>
    </w:rPr>
  </w:style>
  <w:style w:type="character" w:customStyle="1" w:styleId="BnhthngChar0">
    <w:name w:val="Bình thýờng Char"/>
    <w:link w:val="Bnhthng0"/>
    <w:locked/>
    <w:rPr>
      <w:rFonts w:ascii="Times New Roman" w:eastAsia="Times New Roman" w:hAnsi="Times New Roman"/>
      <w:color w:val="auto"/>
      <w:sz w:val="27"/>
      <w:lang w:val="en-US"/>
    </w:rPr>
  </w:style>
  <w:style w:type="paragraph" w:customStyle="1" w:styleId="StyleHeading3h3h31h31CharH3Title2H31H32H33H34H35ttul">
    <w:name w:val="Style Heading 3h3h31h31 CharH3Title2H31H32H33H34H35títul"/>
    <w:basedOn w:val="Heading3"/>
    <w:pPr>
      <w:keepLines w:val="0"/>
      <w:numPr>
        <w:ilvl w:val="0"/>
        <w:numId w:val="0"/>
      </w:numPr>
      <w:spacing w:line="240" w:lineRule="auto"/>
      <w:ind w:left="709" w:hanging="425"/>
    </w:pPr>
    <w:rPr>
      <w:rFonts w:ascii="Times New Roman" w:eastAsia="Times New Roman" w:hAnsi="Times New Roman" w:cs="Times New Roman"/>
      <w:color w:val="auto"/>
      <w:szCs w:val="20"/>
      <w:lang w:val="pt-BR"/>
    </w:rPr>
  </w:style>
  <w:style w:type="paragraph" w:customStyle="1" w:styleId="myTable">
    <w:name w:val="myTable"/>
    <w:basedOn w:val="Normal"/>
    <w:semiHidden/>
    <w:pPr>
      <w:pageBreakBefore/>
      <w:spacing w:before="60" w:after="60" w:line="288" w:lineRule="auto"/>
      <w:ind w:firstLine="720"/>
      <w:jc w:val="left"/>
    </w:pPr>
    <w:rPr>
      <w:rFonts w:ascii="Arial" w:hAnsi="Arial"/>
      <w:color w:val="auto"/>
      <w:lang w:val="en-US"/>
    </w:rPr>
  </w:style>
  <w:style w:type="paragraph" w:customStyle="1" w:styleId="mylist">
    <w:name w:val="mylist"/>
    <w:basedOn w:val="Title"/>
    <w:pPr>
      <w:pBdr>
        <w:bottom w:val="none" w:sz="0" w:space="0" w:color="auto"/>
      </w:pBdr>
      <w:tabs>
        <w:tab w:val="num" w:pos="720"/>
      </w:tabs>
      <w:spacing w:after="0" w:line="288" w:lineRule="auto"/>
      <w:ind w:left="720" w:hanging="720"/>
      <w:contextualSpacing w:val="0"/>
      <w:jc w:val="center"/>
      <w:outlineLvl w:val="0"/>
    </w:pPr>
    <w:rPr>
      <w:rFonts w:ascii="Times New Roman" w:eastAsia="Times New Roman" w:hAnsi="Times New Roman" w:cs="Times New Roman"/>
      <w:b/>
      <w:bCs/>
      <w:color w:val="auto"/>
      <w:spacing w:val="0"/>
      <w:sz w:val="28"/>
      <w:szCs w:val="32"/>
      <w:lang w:val="en-US"/>
    </w:rPr>
  </w:style>
  <w:style w:type="paragraph" w:customStyle="1" w:styleId="StyleHeading2l2H2h21ChapterNumberAppendixLetterchnh2Lev">
    <w:name w:val="Style Heading 2l2H2h21Chapter Number/Appendix Letterchnh2Lev"/>
    <w:basedOn w:val="Heading2"/>
    <w:pPr>
      <w:keepLines w:val="0"/>
      <w:numPr>
        <w:ilvl w:val="0"/>
        <w:numId w:val="0"/>
      </w:numPr>
      <w:tabs>
        <w:tab w:val="num" w:pos="0"/>
      </w:tabs>
      <w:spacing w:line="240" w:lineRule="auto"/>
      <w:ind w:left="431" w:firstLine="357"/>
    </w:pPr>
    <w:rPr>
      <w:rFonts w:ascii="Times New Roman" w:eastAsia="Times New Roman" w:hAnsi="Times New Roman" w:cs="Times New Roman"/>
      <w:i/>
      <w:noProof/>
      <w:sz w:val="32"/>
      <w:szCs w:val="20"/>
    </w:rPr>
  </w:style>
  <w:style w:type="paragraph" w:customStyle="1" w:styleId="StyleHeading2l2H2h21ChapterNumberAppendixLetterchnh2Lev1">
    <w:name w:val="Style Heading 2l2H2h21Chapter Number/Appendix Letterchnh2Lev.1"/>
    <w:basedOn w:val="Heading2"/>
    <w:pPr>
      <w:keepLines w:val="0"/>
      <w:numPr>
        <w:ilvl w:val="0"/>
        <w:numId w:val="0"/>
      </w:numPr>
      <w:tabs>
        <w:tab w:val="num" w:pos="0"/>
      </w:tabs>
      <w:spacing w:before="60" w:line="240" w:lineRule="auto"/>
      <w:ind w:left="431" w:firstLine="357"/>
    </w:pPr>
    <w:rPr>
      <w:rFonts w:ascii="Times New Roman" w:eastAsia="Times New Roman" w:hAnsi="Times New Roman" w:cs="Times New Roman"/>
      <w:i/>
      <w:noProof/>
      <w:sz w:val="32"/>
      <w:szCs w:val="20"/>
    </w:rPr>
  </w:style>
  <w:style w:type="paragraph" w:customStyle="1" w:styleId="NDLSTT">
    <w:name w:val="NDL_STT"/>
    <w:basedOn w:val="Normal"/>
    <w:pPr>
      <w:spacing w:before="60" w:after="60" w:line="288" w:lineRule="auto"/>
      <w:ind w:left="113" w:firstLine="720"/>
    </w:pPr>
    <w:rPr>
      <w:rFonts w:cs="Arial"/>
      <w:color w:val="auto"/>
      <w:sz w:val="24"/>
      <w:szCs w:val="24"/>
      <w:lang w:val="en-US"/>
    </w:rPr>
  </w:style>
  <w:style w:type="paragraph" w:customStyle="1" w:styleId="StyleHeading1Heading1ReportOnlyChapterHeading1ReportOnl">
    <w:name w:val="Style Heading 1Heading 1(Report Only)ChapterHeading 1(Report Onl"/>
    <w:basedOn w:val="Heading1"/>
    <w:pPr>
      <w:keepNext w:val="0"/>
      <w:keepLines w:val="0"/>
      <w:numPr>
        <w:numId w:val="0"/>
      </w:numPr>
      <w:tabs>
        <w:tab w:val="left" w:pos="426"/>
        <w:tab w:val="left" w:pos="1134"/>
        <w:tab w:val="left" w:pos="1276"/>
        <w:tab w:val="left" w:pos="1701"/>
      </w:tabs>
      <w:spacing w:after="60" w:line="240" w:lineRule="auto"/>
      <w:ind w:left="432" w:hanging="432"/>
      <w:jc w:val="left"/>
    </w:pPr>
    <w:rPr>
      <w:rFonts w:ascii="Times New Roman" w:eastAsia="Times New Roman" w:hAnsi="Times New Roman" w:cs="Times New Roman"/>
      <w:bCs w:val="0"/>
      <w:noProof/>
      <w:sz w:val="28"/>
      <w:szCs w:val="20"/>
    </w:rPr>
  </w:style>
  <w:style w:type="paragraph" w:customStyle="1" w:styleId="ReportInformation">
    <w:name w:val="Report Information"/>
    <w:basedOn w:val="Normal"/>
    <w:pPr>
      <w:spacing w:before="240" w:after="120" w:line="288" w:lineRule="auto"/>
      <w:ind w:firstLine="720"/>
      <w:jc w:val="center"/>
    </w:pPr>
    <w:rPr>
      <w:rFonts w:ascii="Arial" w:hAnsi="Arial"/>
      <w:b/>
      <w:color w:val="auto"/>
      <w:sz w:val="32"/>
      <w:lang w:val="en-GB" w:eastAsia="en-GB"/>
    </w:rPr>
  </w:style>
  <w:style w:type="paragraph" w:customStyle="1" w:styleId="mynormallist">
    <w:name w:val="mynormallist"/>
    <w:basedOn w:val="Normal"/>
    <w:link w:val="mynormallistChar"/>
    <w:pPr>
      <w:tabs>
        <w:tab w:val="num" w:pos="0"/>
      </w:tabs>
      <w:spacing w:before="120" w:after="120" w:line="288" w:lineRule="auto"/>
      <w:ind w:left="284" w:firstLine="73"/>
    </w:pPr>
    <w:rPr>
      <w:b/>
      <w:color w:val="auto"/>
      <w:sz w:val="28"/>
      <w:lang w:val="en-US"/>
    </w:rPr>
  </w:style>
  <w:style w:type="character" w:customStyle="1" w:styleId="mynormallistChar">
    <w:name w:val="mynormallist Char"/>
    <w:link w:val="mynormallist"/>
    <w:rPr>
      <w:rFonts w:ascii="Times New Roman" w:eastAsia="Times New Roman" w:hAnsi="Times New Roman"/>
      <w:b/>
      <w:color w:val="auto"/>
      <w:lang w:val="en-US"/>
    </w:rPr>
  </w:style>
  <w:style w:type="paragraph" w:customStyle="1" w:styleId="StyleHeading5Heading5unusedHeading5Heading51Heading52Head">
    <w:name w:val="Style Heading 5Heading 5(unused)Heading5Heading51Heading52Head"/>
    <w:basedOn w:val="Heading5"/>
    <w:pPr>
      <w:keepLines w:val="0"/>
      <w:numPr>
        <w:ilvl w:val="0"/>
        <w:numId w:val="0"/>
      </w:numPr>
      <w:tabs>
        <w:tab w:val="num" w:pos="1080"/>
      </w:tabs>
      <w:suppressAutoHyphens/>
      <w:spacing w:before="120" w:after="240" w:line="288" w:lineRule="auto"/>
      <w:ind w:left="999" w:firstLine="720"/>
    </w:pPr>
    <w:rPr>
      <w:rFonts w:ascii="Times New Roman" w:eastAsia="MS Mincho" w:hAnsi="Times New Roman" w:cs="Arial"/>
      <w:b/>
      <w:iCs/>
      <w:color w:val="auto"/>
      <w:sz w:val="28"/>
      <w:lang w:val="en-GB" w:eastAsia="ja-JP"/>
    </w:rPr>
  </w:style>
  <w:style w:type="paragraph" w:customStyle="1" w:styleId="HDa">
    <w:name w:val="HD_a"/>
    <w:basedOn w:val="Normal"/>
    <w:pPr>
      <w:spacing w:before="60" w:after="60" w:line="288" w:lineRule="auto"/>
      <w:ind w:firstLine="720"/>
    </w:pPr>
    <w:rPr>
      <w:b/>
      <w:i/>
      <w:color w:val="auto"/>
      <w:sz w:val="28"/>
      <w:lang w:val="nb-NO"/>
    </w:rPr>
  </w:style>
  <w:style w:type="paragraph" w:customStyle="1" w:styleId="CharCharChar2">
    <w:name w:val="Char Char Char2"/>
    <w:basedOn w:val="Normal"/>
    <w:pPr>
      <w:pageBreakBefore/>
      <w:spacing w:before="100" w:beforeAutospacing="1" w:after="100" w:afterAutospacing="1" w:line="288" w:lineRule="auto"/>
      <w:ind w:firstLine="720"/>
      <w:jc w:val="left"/>
    </w:pPr>
    <w:rPr>
      <w:rFonts w:ascii="Tahoma" w:hAnsi="Tahoma"/>
      <w:color w:val="auto"/>
      <w:lang w:val="en-US"/>
    </w:rPr>
  </w:style>
  <w:style w:type="character" w:customStyle="1" w:styleId="HD5">
    <w:name w:val="HD5"/>
    <w:rPr>
      <w:rFonts w:ascii="Times New Roman" w:hAnsi="Times New Roman"/>
      <w:b/>
      <w:bCs/>
      <w:i/>
      <w:iCs/>
      <w:sz w:val="28"/>
      <w:szCs w:val="28"/>
      <w:lang w:val="en-US" w:eastAsia="en-US" w:bidi="ar-SA"/>
    </w:rPr>
  </w:style>
  <w:style w:type="paragraph" w:customStyle="1" w:styleId="StyleHeading5NotBoldLeft0cmFirstline0cm">
    <w:name w:val="Style Heading 5 + Not Bold Left:  0 cm First line:  0 cm"/>
    <w:basedOn w:val="Heading5"/>
    <w:pPr>
      <w:keepNext w:val="0"/>
      <w:keepLines w:val="0"/>
      <w:numPr>
        <w:ilvl w:val="0"/>
        <w:numId w:val="0"/>
      </w:numPr>
      <w:tabs>
        <w:tab w:val="num" w:pos="3600"/>
      </w:tabs>
      <w:suppressAutoHyphens/>
      <w:spacing w:before="240" w:after="60" w:line="288" w:lineRule="auto"/>
      <w:ind w:left="999" w:hanging="431"/>
      <w:jc w:val="left"/>
    </w:pPr>
    <w:rPr>
      <w:rFonts w:ascii="Times New Roman" w:eastAsia="Times New Roman" w:hAnsi="Times New Roman" w:cs="Times New Roman"/>
      <w:b/>
      <w:iCs/>
      <w:color w:val="auto"/>
      <w:lang w:val="en-US" w:eastAsia="ar-SA"/>
    </w:rPr>
  </w:style>
  <w:style w:type="paragraph" w:customStyle="1" w:styleId="-p">
    <w:name w:val="- p"/>
    <w:basedOn w:val="ListParagraph"/>
    <w:qFormat/>
    <w:pPr>
      <w:tabs>
        <w:tab w:val="num" w:pos="720"/>
      </w:tabs>
      <w:spacing w:before="120" w:after="120" w:line="256" w:lineRule="auto"/>
      <w:ind w:left="1434" w:hanging="357"/>
    </w:pPr>
    <w:rPr>
      <w:rFonts w:eastAsia="Calibri"/>
      <w:b/>
      <w:i/>
      <w:color w:val="auto"/>
      <w:lang w:val="en-US"/>
    </w:rPr>
  </w:style>
  <w:style w:type="paragraph" w:customStyle="1" w:styleId="xl476">
    <w:name w:val="xl476"/>
    <w:basedOn w:val="Normal"/>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b/>
      <w:bCs/>
      <w:color w:val="auto"/>
      <w:lang w:val="en-US"/>
    </w:rPr>
  </w:style>
  <w:style w:type="character" w:customStyle="1" w:styleId="IntenseEmphasis2">
    <w:name w:val="Intense Emphasis2"/>
    <w:uiPriority w:val="21"/>
    <w:qFormat/>
    <w:rPr>
      <w:b/>
      <w:bCs/>
      <w:i/>
      <w:iCs/>
      <w:color w:val="4F81BD"/>
    </w:rPr>
  </w:style>
  <w:style w:type="character" w:customStyle="1" w:styleId="mw-headline">
    <w:name w:val="mw-headline"/>
  </w:style>
  <w:style w:type="paragraph" w:customStyle="1" w:styleId="1p">
    <w:name w:val="1.p"/>
    <w:basedOn w:val="Heading2"/>
    <w:next w:val="Heading2"/>
    <w:qFormat/>
    <w:pPr>
      <w:numPr>
        <w:ilvl w:val="0"/>
        <w:numId w:val="0"/>
      </w:numPr>
      <w:tabs>
        <w:tab w:val="num" w:pos="720"/>
      </w:tabs>
      <w:spacing w:line="259" w:lineRule="auto"/>
      <w:ind w:left="720" w:hanging="720"/>
      <w:jc w:val="left"/>
    </w:pPr>
    <w:rPr>
      <w:rFonts w:ascii="Times New Roman" w:eastAsia="MS Gothic" w:hAnsi="Times New Roman" w:cs="Times New Roman"/>
      <w:bCs w:val="0"/>
      <w:i/>
    </w:rPr>
  </w:style>
  <w:style w:type="paragraph" w:customStyle="1" w:styleId="Maintitle0">
    <w:name w:val="Main title"/>
    <w:basedOn w:val="Normal"/>
    <w:link w:val="MaintitleChar"/>
    <w:qFormat/>
    <w:pPr>
      <w:spacing w:after="120"/>
      <w:jc w:val="center"/>
    </w:pPr>
    <w:rPr>
      <w:rFonts w:eastAsia="Calibri"/>
      <w:b/>
      <w:color w:val="auto"/>
      <w:sz w:val="28"/>
      <w:lang w:val="en-US"/>
    </w:rPr>
  </w:style>
  <w:style w:type="character" w:customStyle="1" w:styleId="MaintitleChar">
    <w:name w:val="Main title Char"/>
    <w:link w:val="Maintitle0"/>
    <w:rPr>
      <w:rFonts w:ascii="Times New Roman" w:eastAsia="Calibri" w:hAnsi="Times New Roman"/>
      <w:b/>
      <w:color w:val="auto"/>
      <w:lang w:val="en-US"/>
    </w:rPr>
  </w:style>
  <w:style w:type="paragraph" w:customStyle="1" w:styleId="CusBullet1">
    <w:name w:val="Cus_Bullet 1"/>
    <w:basedOn w:val="ListParagraph"/>
    <w:link w:val="CusBullet1Char"/>
    <w:qFormat/>
    <w:pPr>
      <w:keepNext/>
      <w:keepLines/>
      <w:tabs>
        <w:tab w:val="num" w:pos="720"/>
      </w:tabs>
      <w:spacing w:before="120" w:after="60" w:line="264" w:lineRule="auto"/>
      <w:ind w:hanging="720"/>
      <w:contextualSpacing w:val="0"/>
    </w:pPr>
    <w:rPr>
      <w:rFonts w:eastAsiaTheme="minorEastAsia" w:cstheme="minorBidi"/>
      <w:color w:val="auto"/>
      <w:kern w:val="22"/>
      <w:szCs w:val="22"/>
      <w:lang w:val="en-US" w:eastAsia="ja-JP"/>
    </w:rPr>
  </w:style>
  <w:style w:type="character" w:customStyle="1" w:styleId="CusBullet1Char">
    <w:name w:val="Cus_Bullet 1 Char"/>
    <w:basedOn w:val="DefaultParagraphFont"/>
    <w:link w:val="CusBullet1"/>
    <w:rPr>
      <w:rFonts w:eastAsiaTheme="minorEastAsia" w:cstheme="minorBidi"/>
      <w:color w:val="auto"/>
      <w:kern w:val="22"/>
      <w:szCs w:val="22"/>
      <w:lang w:val="en-US" w:eastAsia="ja-JP"/>
    </w:rPr>
  </w:style>
  <w:style w:type="paragraph" w:customStyle="1" w:styleId="Style1Normal">
    <w:name w:val="Style1_Normal"/>
    <w:basedOn w:val="Normal"/>
    <w:link w:val="Style1NormalChar"/>
    <w:qFormat/>
    <w:pPr>
      <w:spacing w:before="120" w:after="0" w:line="312" w:lineRule="auto"/>
      <w:ind w:firstLine="720"/>
    </w:pPr>
    <w:rPr>
      <w:color w:val="auto"/>
      <w:sz w:val="28"/>
      <w:lang w:val="en-US"/>
    </w:rPr>
  </w:style>
  <w:style w:type="character" w:customStyle="1" w:styleId="Style1NormalChar">
    <w:name w:val="Style1_Normal Char"/>
    <w:basedOn w:val="DefaultParagraphFont"/>
    <w:link w:val="Style1Normal"/>
    <w:rPr>
      <w:rFonts w:ascii="Times New Roman" w:hAnsi="Times New Roman"/>
      <w:color w:val="auto"/>
      <w:lang w:val="en-US"/>
    </w:rPr>
  </w:style>
  <w:style w:type="paragraph" w:customStyle="1" w:styleId="h11">
    <w:name w:val="h:11"/>
    <w:basedOn w:val="Normal"/>
    <w:next w:val="Normal"/>
    <w:autoRedefine/>
    <w:uiPriority w:val="9"/>
    <w:qFormat/>
    <w:pPr>
      <w:keepNext/>
      <w:spacing w:after="0" w:line="240" w:lineRule="auto"/>
      <w:jc w:val="center"/>
      <w:outlineLvl w:val="0"/>
    </w:pPr>
    <w:rPr>
      <w:b/>
      <w:bCs/>
      <w:color w:val="auto"/>
      <w:sz w:val="28"/>
      <w:lang w:val="en-US"/>
    </w:rPr>
  </w:style>
  <w:style w:type="paragraph" w:customStyle="1" w:styleId="I21">
    <w:name w:val="I21"/>
    <w:basedOn w:val="Normal"/>
    <w:next w:val="Normal"/>
    <w:autoRedefine/>
    <w:uiPriority w:val="9"/>
    <w:unhideWhenUsed/>
    <w:qFormat/>
    <w:pPr>
      <w:keepNext/>
      <w:keepLines/>
      <w:spacing w:before="120" w:after="120" w:line="259" w:lineRule="auto"/>
      <w:ind w:left="567" w:hanging="573"/>
      <w:outlineLvl w:val="1"/>
    </w:pPr>
    <w:rPr>
      <w:b/>
      <w:bCs/>
      <w:color w:val="auto"/>
      <w:sz w:val="28"/>
      <w:lang w:val="en-US"/>
    </w:rPr>
  </w:style>
  <w:style w:type="character" w:customStyle="1" w:styleId="IntenseReference1">
    <w:name w:val="Intense Reference1"/>
    <w:basedOn w:val="DefaultParagraphFont"/>
    <w:uiPriority w:val="32"/>
    <w:qFormat/>
    <w:rPr>
      <w:b/>
      <w:bCs/>
      <w:smallCaps/>
      <w:color w:val="C0504D"/>
      <w:spacing w:val="5"/>
      <w:u w:val="single"/>
    </w:rPr>
  </w:style>
  <w:style w:type="character" w:customStyle="1" w:styleId="IntenseEmphasis1">
    <w:name w:val="Intense Emphasis1"/>
    <w:basedOn w:val="DefaultParagraphFont"/>
    <w:uiPriority w:val="21"/>
    <w:qFormat/>
    <w:rPr>
      <w:b/>
      <w:bCs/>
      <w:i/>
      <w:iCs/>
      <w:color w:val="4F81BD"/>
    </w:rPr>
  </w:style>
  <w:style w:type="paragraph" w:customStyle="1" w:styleId="6-Trchdncp1-udng">
    <w:name w:val="6 - Trích dẫn cấp 1 ( - đầu dòng)"/>
    <w:basedOn w:val="Normal"/>
    <w:pPr>
      <w:tabs>
        <w:tab w:val="num" w:pos="720"/>
        <w:tab w:val="left" w:pos="851"/>
      </w:tabs>
      <w:spacing w:before="120" w:after="0"/>
      <w:ind w:firstLine="567"/>
      <w:contextualSpacing/>
    </w:pPr>
    <w:rPr>
      <w:color w:val="auto"/>
    </w:rPr>
  </w:style>
  <w:style w:type="paragraph" w:customStyle="1" w:styleId="91Nidung1">
    <w:name w:val="9.1 Nội dung 1)"/>
    <w:basedOn w:val="Normal"/>
    <w:qFormat/>
    <w:pPr>
      <w:tabs>
        <w:tab w:val="num" w:pos="720"/>
        <w:tab w:val="left" w:pos="1134"/>
      </w:tabs>
      <w:adjustRightInd w:val="0"/>
      <w:spacing w:after="120"/>
      <w:ind w:left="720" w:hanging="720"/>
      <w:textAlignment w:val="baseline"/>
    </w:pPr>
    <w:rPr>
      <w:color w:val="auto"/>
      <w:sz w:val="28"/>
      <w:lang w:val="en-US"/>
    </w:rPr>
  </w:style>
  <w:style w:type="paragraph" w:customStyle="1" w:styleId="-bullet">
    <w:name w:val="- bullet"/>
    <w:basedOn w:val="Normal"/>
    <w:link w:val="-bulletChar"/>
    <w:autoRedefine/>
    <w:qFormat/>
    <w:pPr>
      <w:tabs>
        <w:tab w:val="num" w:pos="720"/>
      </w:tabs>
      <w:spacing w:after="0"/>
      <w:ind w:left="720" w:hanging="720"/>
    </w:pPr>
    <w:rPr>
      <w:bCs/>
      <w:color w:val="0D0D0D" w:themeColor="text1" w:themeTint="F2"/>
      <w:sz w:val="28"/>
      <w:lang w:val="da-DK"/>
    </w:rPr>
  </w:style>
  <w:style w:type="character" w:customStyle="1" w:styleId="-bulletChar">
    <w:name w:val="- bullet Char"/>
    <w:basedOn w:val="DefaultParagraphFont"/>
    <w:link w:val="-bullet"/>
    <w:rPr>
      <w:bCs/>
      <w:color w:val="0D0D0D" w:themeColor="text1" w:themeTint="F2"/>
      <w:sz w:val="28"/>
      <w:lang w:val="da-DK"/>
    </w:rPr>
  </w:style>
  <w:style w:type="character" w:customStyle="1" w:styleId="Bodytext11pt1">
    <w:name w:val="Body text + 11 pt1"/>
    <w:aliases w:val="Bold2,Spacing 0 pt5"/>
    <w:basedOn w:val="DefaultParagraphFont"/>
    <w:uiPriority w:val="99"/>
    <w:rPr>
      <w:rFonts w:ascii="Times New Roman" w:eastAsia="Times New Roman" w:hAnsi="Times New Roman" w:cs="Times New Roman"/>
      <w:b/>
      <w:bCs/>
      <w:spacing w:val="6"/>
      <w:kern w:val="1"/>
      <w:sz w:val="22"/>
      <w:szCs w:val="22"/>
      <w:u w:val="none"/>
    </w:rPr>
  </w:style>
  <w:style w:type="character" w:customStyle="1" w:styleId="Bodytext115pt">
    <w:name w:val="Body text + 11.5 pt"/>
    <w:aliases w:val="Spacing 0 pt3"/>
    <w:basedOn w:val="DefaultParagraphFont"/>
    <w:uiPriority w:val="99"/>
    <w:rPr>
      <w:rFonts w:ascii="Times New Roman" w:eastAsia="Times New Roman" w:hAnsi="Times New Roman" w:cs="Times New Roman"/>
      <w:spacing w:val="8"/>
      <w:kern w:val="1"/>
      <w:sz w:val="23"/>
      <w:szCs w:val="23"/>
      <w:u w:val="none"/>
    </w:rPr>
  </w:style>
  <w:style w:type="character" w:customStyle="1" w:styleId="Bodytext85pt">
    <w:name w:val="Body text + 8.5 pt"/>
    <w:aliases w:val="Bold1,Spacing 0 pt2"/>
    <w:basedOn w:val="DefaultParagraphFont"/>
    <w:uiPriority w:val="99"/>
    <w:rPr>
      <w:rFonts w:ascii="Times New Roman" w:eastAsia="Times New Roman" w:hAnsi="Times New Roman" w:cs="Times New Roman"/>
      <w:b/>
      <w:bCs/>
      <w:spacing w:val="0"/>
      <w:kern w:val="1"/>
      <w:sz w:val="17"/>
      <w:szCs w:val="17"/>
      <w:u w:val="none"/>
    </w:rPr>
  </w:style>
  <w:style w:type="paragraph" w:customStyle="1" w:styleId="Level2Textbullet">
    <w:name w:val="Level 2 Text bullet"/>
    <w:basedOn w:val="Normal"/>
    <w:pPr>
      <w:tabs>
        <w:tab w:val="num" w:pos="720"/>
      </w:tabs>
      <w:spacing w:before="100" w:after="0" w:line="360" w:lineRule="auto"/>
      <w:ind w:left="720" w:hanging="720"/>
    </w:pPr>
    <w:rPr>
      <w:rFonts w:ascii="Tahoma" w:hAnsi="Tahoma"/>
      <w:color w:val="auto"/>
      <w:sz w:val="20"/>
      <w:szCs w:val="20"/>
      <w:lang w:val="en-GB"/>
    </w:rPr>
  </w:style>
  <w:style w:type="character" w:customStyle="1" w:styleId="UnresolvedMention9">
    <w:name w:val="Unresolved Mention9"/>
    <w:basedOn w:val="DefaultParagraphFont"/>
    <w:uiPriority w:val="99"/>
    <w:semiHidden/>
    <w:unhideWhenUsed/>
    <w:rPr>
      <w:color w:val="605E5C"/>
      <w:shd w:val="clear" w:color="auto" w:fill="E1DFDD"/>
    </w:rPr>
  </w:style>
  <w:style w:type="character" w:customStyle="1" w:styleId="UnresolvedMention10">
    <w:name w:val="Unresolved Mention10"/>
    <w:basedOn w:val="DefaultParagraphFont"/>
    <w:uiPriority w:val="99"/>
    <w:semiHidden/>
    <w:unhideWhenUsed/>
    <w:rPr>
      <w:color w:val="605E5C"/>
      <w:shd w:val="clear" w:color="auto" w:fill="E1DFDD"/>
    </w:rPr>
  </w:style>
  <w:style w:type="character" w:customStyle="1" w:styleId="UnresolvedMention12">
    <w:name w:val="Unresolved Mention12"/>
    <w:basedOn w:val="DefaultParagraphFont"/>
    <w:uiPriority w:val="99"/>
    <w:semiHidden/>
    <w:unhideWhenUsed/>
    <w:rPr>
      <w:color w:val="605E5C"/>
      <w:shd w:val="clear" w:color="auto" w:fill="E1DFDD"/>
    </w:rPr>
  </w:style>
  <w:style w:type="character" w:customStyle="1" w:styleId="UnresolvedMention13">
    <w:name w:val="Unresolved Mention13"/>
    <w:basedOn w:val="DefaultParagraphFont"/>
    <w:uiPriority w:val="99"/>
    <w:semiHidden/>
    <w:unhideWhenUsed/>
    <w:rPr>
      <w:color w:val="605E5C"/>
      <w:shd w:val="clear" w:color="auto" w:fill="E1DFDD"/>
    </w:rPr>
  </w:style>
  <w:style w:type="character" w:customStyle="1" w:styleId="UnresolvedMention14">
    <w:name w:val="Unresolved Mention14"/>
    <w:basedOn w:val="DefaultParagraphFont"/>
    <w:uiPriority w:val="99"/>
    <w:semiHidden/>
    <w:unhideWhenUsed/>
    <w:rPr>
      <w:color w:val="605E5C"/>
      <w:shd w:val="clear" w:color="auto" w:fill="E1DFDD"/>
    </w:rPr>
  </w:style>
  <w:style w:type="character" w:customStyle="1" w:styleId="UnresolvedMention15">
    <w:name w:val="Unresolved Mention15"/>
    <w:basedOn w:val="DefaultParagraphFont"/>
    <w:uiPriority w:val="99"/>
    <w:semiHidden/>
    <w:unhideWhenUsed/>
    <w:rPr>
      <w:color w:val="605E5C"/>
      <w:shd w:val="clear" w:color="auto" w:fill="E1DFDD"/>
    </w:rPr>
  </w:style>
  <w:style w:type="character" w:customStyle="1" w:styleId="UnresolvedMention16">
    <w:name w:val="Unresolved Mention16"/>
    <w:basedOn w:val="DefaultParagraphFont"/>
    <w:uiPriority w:val="99"/>
    <w:semiHidden/>
    <w:unhideWhenUsed/>
    <w:rPr>
      <w:color w:val="605E5C"/>
      <w:shd w:val="clear" w:color="auto" w:fill="E1DFDD"/>
    </w:rPr>
  </w:style>
  <w:style w:type="character" w:customStyle="1" w:styleId="UnresolvedMention17">
    <w:name w:val="Unresolved Mention17"/>
    <w:basedOn w:val="DefaultParagraphFont"/>
    <w:uiPriority w:val="99"/>
    <w:semiHidden/>
    <w:unhideWhenUsed/>
    <w:rsid w:val="009F6CE6"/>
    <w:rPr>
      <w:color w:val="605E5C"/>
      <w:shd w:val="clear" w:color="auto" w:fill="E1DFDD"/>
    </w:rPr>
  </w:style>
  <w:style w:type="character" w:customStyle="1" w:styleId="UnresolvedMention19">
    <w:name w:val="Unresolved Mention19"/>
    <w:basedOn w:val="DefaultParagraphFont"/>
    <w:uiPriority w:val="99"/>
    <w:semiHidden/>
    <w:unhideWhenUsed/>
    <w:rsid w:val="00A376A7"/>
    <w:rPr>
      <w:color w:val="605E5C"/>
      <w:shd w:val="clear" w:color="auto" w:fill="E1DFDD"/>
    </w:rPr>
  </w:style>
  <w:style w:type="character" w:customStyle="1" w:styleId="UnresolvedMention20">
    <w:name w:val="Unresolved Mention20"/>
    <w:basedOn w:val="DefaultParagraphFont"/>
    <w:uiPriority w:val="99"/>
    <w:semiHidden/>
    <w:unhideWhenUsed/>
    <w:rsid w:val="00F10921"/>
    <w:rPr>
      <w:color w:val="605E5C"/>
      <w:shd w:val="clear" w:color="auto" w:fill="E1DFDD"/>
    </w:rPr>
  </w:style>
  <w:style w:type="character" w:customStyle="1" w:styleId="Bodytext4">
    <w:name w:val="Body text_"/>
    <w:link w:val="Bodytext14"/>
    <w:rsid w:val="00B752CD"/>
    <w:rPr>
      <w:sz w:val="25"/>
      <w:szCs w:val="25"/>
      <w:shd w:val="clear" w:color="auto" w:fill="FFFFFF"/>
    </w:rPr>
  </w:style>
  <w:style w:type="paragraph" w:customStyle="1" w:styleId="Bodytext14">
    <w:name w:val="Body text1"/>
    <w:basedOn w:val="Normal"/>
    <w:link w:val="Bodytext4"/>
    <w:rsid w:val="00B752CD"/>
    <w:pPr>
      <w:widowControl w:val="0"/>
      <w:shd w:val="clear" w:color="auto" w:fill="FFFFFF"/>
      <w:spacing w:before="60" w:after="60" w:line="295" w:lineRule="exact"/>
      <w:ind w:hanging="440"/>
      <w:jc w:val="center"/>
    </w:pPr>
    <w:rPr>
      <w:rFonts w:ascii="Arial" w:hAnsi="Arial"/>
      <w:color w:val="0000FF"/>
      <w:sz w:val="25"/>
      <w:szCs w:val="25"/>
    </w:rPr>
  </w:style>
  <w:style w:type="character" w:customStyle="1" w:styleId="UnresolvedMention21">
    <w:name w:val="Unresolved Mention21"/>
    <w:basedOn w:val="DefaultParagraphFont"/>
    <w:uiPriority w:val="99"/>
    <w:semiHidden/>
    <w:unhideWhenUsed/>
    <w:rsid w:val="00133B96"/>
    <w:rPr>
      <w:color w:val="605E5C"/>
      <w:shd w:val="clear" w:color="auto" w:fill="E1DFDD"/>
    </w:r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57" w:type="dxa"/>
        <w:left w:w="57" w:type="dxa"/>
        <w:bottom w:w="57" w:type="dxa"/>
        <w:right w:w="57"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0" w:type="dxa"/>
        <w:right w:w="0"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0" w:type="dxa"/>
        <w:right w:w="0"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top w:w="80" w:type="dxa"/>
        <w:left w:w="80" w:type="dxa"/>
        <w:bottom w:w="80" w:type="dxa"/>
        <w:right w:w="80"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emf"/><Relationship Id="rId117" Type="http://schemas.openxmlformats.org/officeDocument/2006/relationships/fontTable" Target="fontTable.xml"/><Relationship Id="rId21" Type="http://schemas.openxmlformats.org/officeDocument/2006/relationships/package" Target="embeddings/Microsoft_Visio_Drawing35.vsdx"/><Relationship Id="rId42" Type="http://schemas.openxmlformats.org/officeDocument/2006/relationships/image" Target="media/image17.emf"/><Relationship Id="rId47" Type="http://schemas.openxmlformats.org/officeDocument/2006/relationships/package" Target="embeddings/Microsoft_Visio_Drawing47.vsdx"/><Relationship Id="rId63" Type="http://schemas.openxmlformats.org/officeDocument/2006/relationships/package" Target="embeddings/Microsoft_Visio_Drawing28.vsdx"/><Relationship Id="rId68" Type="http://schemas.openxmlformats.org/officeDocument/2006/relationships/image" Target="media/image30.emf"/><Relationship Id="rId84" Type="http://schemas.openxmlformats.org/officeDocument/2006/relationships/image" Target="media/image38.emf"/><Relationship Id="rId89" Type="http://schemas.openxmlformats.org/officeDocument/2006/relationships/package" Target="embeddings/Microsoft_Visio_Drawing19.vsdx"/><Relationship Id="rId112" Type="http://schemas.openxmlformats.org/officeDocument/2006/relationships/image" Target="media/image52.emf"/><Relationship Id="rId16" Type="http://schemas.openxmlformats.org/officeDocument/2006/relationships/image" Target="media/image4.emf"/><Relationship Id="rId107" Type="http://schemas.openxmlformats.org/officeDocument/2006/relationships/package" Target="embeddings/Microsoft_Visio_Drawing8.vsdx"/><Relationship Id="rId11" Type="http://schemas.openxmlformats.org/officeDocument/2006/relationships/footer" Target="footer3.xml"/><Relationship Id="rId32" Type="http://schemas.openxmlformats.org/officeDocument/2006/relationships/image" Target="media/image12.emf"/><Relationship Id="rId37" Type="http://schemas.openxmlformats.org/officeDocument/2006/relationships/package" Target="embeddings/Microsoft_Visio_Drawing42.vsdx"/><Relationship Id="rId53" Type="http://schemas.openxmlformats.org/officeDocument/2006/relationships/package" Target="embeddings/Microsoft_Visio_Drawing23.vsdx"/><Relationship Id="rId58" Type="http://schemas.openxmlformats.org/officeDocument/2006/relationships/image" Target="media/image25.emf"/><Relationship Id="rId74" Type="http://schemas.openxmlformats.org/officeDocument/2006/relationships/image" Target="media/image33.emf"/><Relationship Id="rId79" Type="http://schemas.openxmlformats.org/officeDocument/2006/relationships/package" Target="embeddings/Microsoft_Visio_Drawing14.vsdx"/><Relationship Id="rId102" Type="http://schemas.openxmlformats.org/officeDocument/2006/relationships/image" Target="media/image47.emf"/><Relationship Id="rId5" Type="http://schemas.openxmlformats.org/officeDocument/2006/relationships/webSettings" Target="webSettings.xml"/><Relationship Id="rId90" Type="http://schemas.openxmlformats.org/officeDocument/2006/relationships/image" Target="media/image41.emf"/><Relationship Id="rId95" Type="http://schemas.openxmlformats.org/officeDocument/2006/relationships/package" Target="embeddings/Microsoft_Visio_Drawing2.vsdx"/><Relationship Id="rId22" Type="http://schemas.openxmlformats.org/officeDocument/2006/relationships/image" Target="media/image7.emf"/><Relationship Id="rId27" Type="http://schemas.openxmlformats.org/officeDocument/2006/relationships/package" Target="embeddings/Microsoft_Visio_Drawing36.vsdx"/><Relationship Id="rId43" Type="http://schemas.openxmlformats.org/officeDocument/2006/relationships/package" Target="embeddings/Microsoft_Visio_Drawing45.vsdx"/><Relationship Id="rId48" Type="http://schemas.openxmlformats.org/officeDocument/2006/relationships/image" Target="media/image20.emf"/><Relationship Id="rId64" Type="http://schemas.openxmlformats.org/officeDocument/2006/relationships/image" Target="media/image28.emf"/><Relationship Id="rId69" Type="http://schemas.openxmlformats.org/officeDocument/2006/relationships/package" Target="embeddings/Microsoft_Visio_Drawing31.vsdx"/><Relationship Id="rId113" Type="http://schemas.openxmlformats.org/officeDocument/2006/relationships/package" Target="embeddings/Microsoft_Visio_Drawing21.vsdx"/><Relationship Id="rId118" Type="http://schemas.openxmlformats.org/officeDocument/2006/relationships/theme" Target="theme/theme1.xml"/><Relationship Id="rId80" Type="http://schemas.openxmlformats.org/officeDocument/2006/relationships/image" Target="media/image36.emf"/><Relationship Id="rId85" Type="http://schemas.openxmlformats.org/officeDocument/2006/relationships/package" Target="embeddings/Microsoft_Visio_Drawing17.vsdx"/><Relationship Id="rId12" Type="http://schemas.openxmlformats.org/officeDocument/2006/relationships/image" Target="media/image1.png"/><Relationship Id="rId17" Type="http://schemas.openxmlformats.org/officeDocument/2006/relationships/oleObject" Target="embeddings/Microsoft_Visio_2003-2010_Drawing1.vsd"/><Relationship Id="rId33" Type="http://schemas.openxmlformats.org/officeDocument/2006/relationships/package" Target="embeddings/Microsoft_Visio_Drawing39.vsdx"/><Relationship Id="rId38" Type="http://schemas.openxmlformats.org/officeDocument/2006/relationships/image" Target="media/image15.emf"/><Relationship Id="rId59" Type="http://schemas.openxmlformats.org/officeDocument/2006/relationships/package" Target="embeddings/Microsoft_Visio_Drawing26.vsdx"/><Relationship Id="rId103" Type="http://schemas.openxmlformats.org/officeDocument/2006/relationships/package" Target="embeddings/Microsoft_Visio_Drawing6.vsdx"/><Relationship Id="rId108" Type="http://schemas.openxmlformats.org/officeDocument/2006/relationships/image" Target="media/image50.emf"/><Relationship Id="rId54" Type="http://schemas.openxmlformats.org/officeDocument/2006/relationships/image" Target="media/image23.emf"/><Relationship Id="rId70" Type="http://schemas.openxmlformats.org/officeDocument/2006/relationships/image" Target="media/image31.emf"/><Relationship Id="rId75" Type="http://schemas.openxmlformats.org/officeDocument/2006/relationships/package" Target="embeddings/Microsoft_Visio_Drawing12.vsdx"/><Relationship Id="rId91" Type="http://schemas.openxmlformats.org/officeDocument/2006/relationships/package" Target="embeddings/Microsoft_Visio_Drawing.vsdx"/><Relationship Id="rId96" Type="http://schemas.openxmlformats.org/officeDocument/2006/relationships/image" Target="media/image44.e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package" Target="embeddings/Microsoft_Visio_Drawing34.vsdx"/><Relationship Id="rId28" Type="http://schemas.openxmlformats.org/officeDocument/2006/relationships/image" Target="media/image10.emf"/><Relationship Id="rId49" Type="http://schemas.openxmlformats.org/officeDocument/2006/relationships/package" Target="embeddings/Microsoft_Visio_Drawing48.vsdx"/><Relationship Id="rId114" Type="http://schemas.openxmlformats.org/officeDocument/2006/relationships/hyperlink" Target="mailto:cntt@tphcm.gov.vn" TargetMode="External"/><Relationship Id="rId10" Type="http://schemas.openxmlformats.org/officeDocument/2006/relationships/footer" Target="footer2.xml"/><Relationship Id="rId31" Type="http://schemas.openxmlformats.org/officeDocument/2006/relationships/package" Target="embeddings/Microsoft_Visio_Drawing38.vsdx"/><Relationship Id="rId44" Type="http://schemas.openxmlformats.org/officeDocument/2006/relationships/image" Target="media/image18.emf"/><Relationship Id="rId52" Type="http://schemas.openxmlformats.org/officeDocument/2006/relationships/image" Target="media/image22.emf"/><Relationship Id="rId60" Type="http://schemas.openxmlformats.org/officeDocument/2006/relationships/image" Target="media/image26.emf"/><Relationship Id="rId65" Type="http://schemas.openxmlformats.org/officeDocument/2006/relationships/package" Target="embeddings/Microsoft_Visio_Drawing29.vsdx"/><Relationship Id="rId73" Type="http://schemas.openxmlformats.org/officeDocument/2006/relationships/package" Target="embeddings/Microsoft_Visio_Drawing11.vsdx"/><Relationship Id="rId78" Type="http://schemas.openxmlformats.org/officeDocument/2006/relationships/image" Target="media/image35.emf"/><Relationship Id="rId81" Type="http://schemas.openxmlformats.org/officeDocument/2006/relationships/package" Target="embeddings/Microsoft_Visio_Drawing15.vsdx"/><Relationship Id="rId86" Type="http://schemas.openxmlformats.org/officeDocument/2006/relationships/image" Target="media/image39.emf"/><Relationship Id="rId94" Type="http://schemas.openxmlformats.org/officeDocument/2006/relationships/image" Target="media/image43.emf"/><Relationship Id="rId99" Type="http://schemas.openxmlformats.org/officeDocument/2006/relationships/package" Target="embeddings/Microsoft_Visio_Drawing4.vsdx"/><Relationship Id="rId101" Type="http://schemas.openxmlformats.org/officeDocument/2006/relationships/package" Target="embeddings/Microsoft_Visio_Drawing5.vsdx"/><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jpg"/><Relationship Id="rId18" Type="http://schemas.openxmlformats.org/officeDocument/2006/relationships/image" Target="media/image5.emf"/><Relationship Id="rId39" Type="http://schemas.openxmlformats.org/officeDocument/2006/relationships/package" Target="embeddings/Microsoft_Visio_Drawing43.vsdx"/><Relationship Id="rId109" Type="http://schemas.openxmlformats.org/officeDocument/2006/relationships/package" Target="embeddings/Microsoft_Visio_Drawing9.vsdx"/><Relationship Id="rId34" Type="http://schemas.openxmlformats.org/officeDocument/2006/relationships/image" Target="media/image13.emf"/><Relationship Id="rId50" Type="http://schemas.openxmlformats.org/officeDocument/2006/relationships/image" Target="media/image21.emf"/><Relationship Id="rId55" Type="http://schemas.openxmlformats.org/officeDocument/2006/relationships/package" Target="embeddings/Microsoft_Visio_Drawing24.vsdx"/><Relationship Id="rId76" Type="http://schemas.openxmlformats.org/officeDocument/2006/relationships/image" Target="media/image34.emf"/><Relationship Id="rId97" Type="http://schemas.openxmlformats.org/officeDocument/2006/relationships/package" Target="embeddings/Microsoft_Visio_Drawing3.vsdx"/><Relationship Id="rId104" Type="http://schemas.openxmlformats.org/officeDocument/2006/relationships/image" Target="media/image48.emf"/><Relationship Id="rId7" Type="http://schemas.openxmlformats.org/officeDocument/2006/relationships/endnotes" Target="endnotes.xml"/><Relationship Id="rId71" Type="http://schemas.openxmlformats.org/officeDocument/2006/relationships/package" Target="embeddings/Microsoft_Visio_Drawing10.vsdx"/><Relationship Id="rId92" Type="http://schemas.openxmlformats.org/officeDocument/2006/relationships/image" Target="media/image42.emf"/><Relationship Id="rId2" Type="http://schemas.openxmlformats.org/officeDocument/2006/relationships/numbering" Target="numbering.xml"/><Relationship Id="rId29" Type="http://schemas.openxmlformats.org/officeDocument/2006/relationships/package" Target="embeddings/Microsoft_Visio_Drawing40.vsdx"/><Relationship Id="rId24" Type="http://schemas.openxmlformats.org/officeDocument/2006/relationships/image" Target="media/image8.emf"/><Relationship Id="rId40" Type="http://schemas.openxmlformats.org/officeDocument/2006/relationships/image" Target="media/image16.emf"/><Relationship Id="rId45" Type="http://schemas.openxmlformats.org/officeDocument/2006/relationships/package" Target="embeddings/Microsoft_Visio_Drawing46.vsdx"/><Relationship Id="rId66" Type="http://schemas.openxmlformats.org/officeDocument/2006/relationships/image" Target="media/image29.emf"/><Relationship Id="rId87" Type="http://schemas.openxmlformats.org/officeDocument/2006/relationships/package" Target="embeddings/Microsoft_Visio_Drawing18.vsdx"/><Relationship Id="rId110" Type="http://schemas.openxmlformats.org/officeDocument/2006/relationships/image" Target="media/image51.emf"/><Relationship Id="rId115" Type="http://schemas.openxmlformats.org/officeDocument/2006/relationships/footer" Target="footer4.xml"/><Relationship Id="rId61" Type="http://schemas.openxmlformats.org/officeDocument/2006/relationships/package" Target="embeddings/Microsoft_Visio_Drawing27.vsdx"/><Relationship Id="rId82" Type="http://schemas.openxmlformats.org/officeDocument/2006/relationships/image" Target="media/image37.emf"/><Relationship Id="rId19" Type="http://schemas.openxmlformats.org/officeDocument/2006/relationships/package" Target="embeddings/Microsoft_Visio_Drawing33.vsdx"/><Relationship Id="rId14" Type="http://schemas.openxmlformats.org/officeDocument/2006/relationships/image" Target="media/image3.emf"/><Relationship Id="rId30" Type="http://schemas.openxmlformats.org/officeDocument/2006/relationships/image" Target="media/image11.emf"/><Relationship Id="rId35" Type="http://schemas.openxmlformats.org/officeDocument/2006/relationships/package" Target="embeddings/Microsoft_Visio_Drawing41.vsdx"/><Relationship Id="rId56" Type="http://schemas.openxmlformats.org/officeDocument/2006/relationships/image" Target="media/image24.emf"/><Relationship Id="rId77" Type="http://schemas.openxmlformats.org/officeDocument/2006/relationships/package" Target="embeddings/Microsoft_Visio_Drawing13.vsdx"/><Relationship Id="rId100" Type="http://schemas.openxmlformats.org/officeDocument/2006/relationships/image" Target="media/image46.emf"/><Relationship Id="rId105" Type="http://schemas.openxmlformats.org/officeDocument/2006/relationships/package" Target="embeddings/Microsoft_Visio_Drawing7.vsdx"/><Relationship Id="rId8" Type="http://schemas.openxmlformats.org/officeDocument/2006/relationships/header" Target="header1.xml"/><Relationship Id="rId51" Type="http://schemas.openxmlformats.org/officeDocument/2006/relationships/package" Target="embeddings/Microsoft_Visio_Drawing22.vsdx"/><Relationship Id="rId72" Type="http://schemas.openxmlformats.org/officeDocument/2006/relationships/image" Target="media/image32.emf"/><Relationship Id="rId93" Type="http://schemas.openxmlformats.org/officeDocument/2006/relationships/package" Target="embeddings/Microsoft_Visio_Drawing1.vsdx"/><Relationship Id="rId98" Type="http://schemas.openxmlformats.org/officeDocument/2006/relationships/image" Target="media/image45.emf"/><Relationship Id="rId3" Type="http://schemas.openxmlformats.org/officeDocument/2006/relationships/styles" Target="styles.xml"/><Relationship Id="rId25" Type="http://schemas.openxmlformats.org/officeDocument/2006/relationships/package" Target="embeddings/Microsoft_Visio_Drawing37.vsdx"/><Relationship Id="rId46" Type="http://schemas.openxmlformats.org/officeDocument/2006/relationships/image" Target="media/image19.emf"/><Relationship Id="rId67" Type="http://schemas.openxmlformats.org/officeDocument/2006/relationships/package" Target="embeddings/Microsoft_Visio_Drawing30.vsdx"/><Relationship Id="rId116" Type="http://schemas.openxmlformats.org/officeDocument/2006/relationships/footer" Target="footer5.xml"/><Relationship Id="rId20" Type="http://schemas.openxmlformats.org/officeDocument/2006/relationships/image" Target="media/image6.emf"/><Relationship Id="rId41" Type="http://schemas.openxmlformats.org/officeDocument/2006/relationships/package" Target="embeddings/Microsoft_Visio_Drawing44.vsdx"/><Relationship Id="rId62" Type="http://schemas.openxmlformats.org/officeDocument/2006/relationships/image" Target="media/image27.emf"/><Relationship Id="rId83" Type="http://schemas.openxmlformats.org/officeDocument/2006/relationships/package" Target="embeddings/Microsoft_Visio_Drawing16.vsdx"/><Relationship Id="rId88" Type="http://schemas.openxmlformats.org/officeDocument/2006/relationships/image" Target="media/image40.emf"/><Relationship Id="rId111" Type="http://schemas.openxmlformats.org/officeDocument/2006/relationships/package" Target="embeddings/Microsoft_Visio_Drawing20.vsdx"/><Relationship Id="rId15" Type="http://schemas.openxmlformats.org/officeDocument/2006/relationships/package" Target="embeddings/Microsoft_Visio_Drawing32.vsdx"/><Relationship Id="rId36" Type="http://schemas.openxmlformats.org/officeDocument/2006/relationships/image" Target="media/image14.emf"/><Relationship Id="rId57" Type="http://schemas.openxmlformats.org/officeDocument/2006/relationships/package" Target="embeddings/Microsoft_Visio_Drawing25.vsdx"/><Relationship Id="rId106" Type="http://schemas.openxmlformats.org/officeDocument/2006/relationships/image" Target="media/image4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XJNoxf/JxDZyyhvs3oqnGdlwxow==">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20408</Words>
  <Characters>116326</Characters>
  <Application>Microsoft Office Word</Application>
  <DocSecurity>0</DocSecurity>
  <Lines>969</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LanPHM</dc:creator>
  <cp:lastModifiedBy>Phan Nguyễn Lâm Hà</cp:lastModifiedBy>
  <cp:revision>3</cp:revision>
  <dcterms:created xsi:type="dcterms:W3CDTF">2022-05-24T03:12:00Z</dcterms:created>
  <dcterms:modified xsi:type="dcterms:W3CDTF">2023-06-06T16:09:00Z</dcterms:modified>
</cp:coreProperties>
</file>